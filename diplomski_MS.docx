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586DC">
      <w:pPr>
        <w:widowControl w:val="0"/>
        <w:pBdr>
          <w:top w:val="none" w:color="000000" w:sz="0" w:space="0"/>
          <w:left w:val="none" w:color="000000" w:sz="0" w:space="0"/>
          <w:bottom w:val="none" w:color="000000" w:sz="0" w:space="0"/>
          <w:right w:val="none" w:color="000000" w:sz="0" w:space="0"/>
          <w:between w:val="none" w:color="000000" w:sz="0" w:space="0"/>
        </w:pBdr>
        <w:spacing w:line="276" w:lineRule="auto"/>
        <w:rPr>
          <w:rFonts w:ascii="Arial" w:hAnsi="Arial" w:eastAsia="Arial" w:cs="Arial"/>
          <w:color w:val="000000"/>
          <w:sz w:val="22"/>
          <w:szCs w:val="22"/>
          <w:lang w:val="sr-Cyrl-RS"/>
          <w:rPrChange w:id="5" w:author="Milan Stojkov" w:date="2026-10-02T11:00:00Z">
            <w:rPr>
              <w:rFonts w:ascii="Arial" w:hAnsi="Arial" w:eastAsia="Arial" w:cs="Arial"/>
              <w:color w:val="000000"/>
              <w:sz w:val="22"/>
              <w:szCs w:val="22"/>
            </w:rPr>
          </w:rPrChange>
        </w:rPr>
      </w:pPr>
    </w:p>
    <w:p w14:paraId="3B4FE365">
      <w:pPr>
        <w:spacing w:before="144" w:line="237" w:lineRule="auto"/>
        <w:ind w:left="1657" w:right="1655" w:firstLine="0"/>
        <w:jc w:val="center"/>
        <w:rPr>
          <w:ins w:id="6" w:author="Milica Radić" w:date="2026-10-02T19:13:32Z"/>
          <w:rFonts w:ascii="Arial" w:hAnsi="Arial" w:cs="Arial"/>
          <w:b/>
          <w:sz w:val="32"/>
          <w:rPrChange w:id="7" w:author="Milica Radić" w:date="2026-10-03T21:38:41Z">
            <w:rPr>
              <w:ins w:id="8" w:author="Milica Radić" w:date="2026-10-02T19:13:32Z"/>
              <w:rFonts w:ascii="Palatino Linotype" w:hAnsi="Palatino Linotype"/>
              <w:b/>
              <w:sz w:val="32"/>
            </w:rPr>
          </w:rPrChange>
        </w:rPr>
      </w:pPr>
      <w:ins w:id="9" w:author="Milica Radić" w:date="2026-10-02T19:13:32Z">
        <w:r>
          <w:rPr>
            <w:rFonts w:ascii="Arial" w:hAnsi="Arial" w:cs="Arial"/>
            <w:b/>
            <w:sz w:val="32"/>
            <w:rPrChange w:id="12" w:author="Milica Radić" w:date="2026-10-03T21:38:41Z">
              <w:rPr>
                <w:rFonts w:ascii="Palatino Linotype" w:hAnsi="Palatino Linotype"/>
                <w:b/>
                <w:sz w:val="32"/>
              </w:rPr>
            </w:rPrChange>
          </w:rPr>
          <w:drawing>
            <wp:anchor distT="0" distB="0" distL="0" distR="0" simplePos="0" relativeHeight="251659264" behindDoc="0" locked="0" layoutInCell="1" allowOverlap="1">
              <wp:simplePos x="0" y="0"/>
              <wp:positionH relativeFrom="page">
                <wp:posOffset>719455</wp:posOffset>
              </wp:positionH>
              <wp:positionV relativeFrom="paragraph">
                <wp:posOffset>127000</wp:posOffset>
              </wp:positionV>
              <wp:extent cx="635000" cy="640715"/>
              <wp:effectExtent l="0" t="0" r="0" b="6985"/>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8" cstate="print"/>
                      <a:stretch>
                        <a:fillRect/>
                      </a:stretch>
                    </pic:blipFill>
                    <pic:spPr>
                      <a:xfrm>
                        <a:off x="0" y="0"/>
                        <a:ext cx="635040" cy="640614"/>
                      </a:xfrm>
                      <a:prstGeom prst="rect">
                        <a:avLst/>
                      </a:prstGeom>
                    </pic:spPr>
                  </pic:pic>
                </a:graphicData>
              </a:graphic>
            </wp:anchor>
          </w:drawing>
        </w:r>
      </w:ins>
      <w:ins w:id="13" w:author="Milica Radić" w:date="2026-10-02T19:13:32Z">
        <w:r>
          <w:rPr>
            <w:rFonts w:ascii="Arial" w:hAnsi="Arial" w:cs="Arial"/>
            <w:b/>
            <w:sz w:val="32"/>
            <w:rPrChange w:id="16" w:author="Milica Radić" w:date="2026-10-03T21:38:41Z">
              <w:rPr>
                <w:rFonts w:ascii="Palatino Linotype" w:hAnsi="Palatino Linotype"/>
                <w:b/>
                <w:sz w:val="32"/>
              </w:rPr>
            </w:rPrChange>
          </w:rPr>
          <w:drawing>
            <wp:anchor distT="0" distB="0" distL="0" distR="0" simplePos="0" relativeHeight="251659264" behindDoc="0" locked="0" layoutInCell="1" allowOverlap="1">
              <wp:simplePos x="0" y="0"/>
              <wp:positionH relativeFrom="page">
                <wp:posOffset>4980940</wp:posOffset>
              </wp:positionH>
              <wp:positionV relativeFrom="paragraph">
                <wp:posOffset>127000</wp:posOffset>
              </wp:positionV>
              <wp:extent cx="635000" cy="697230"/>
              <wp:effectExtent l="0" t="0" r="0" b="12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9" cstate="print"/>
                      <a:stretch>
                        <a:fillRect/>
                      </a:stretch>
                    </pic:blipFill>
                    <pic:spPr>
                      <a:xfrm>
                        <a:off x="0" y="0"/>
                        <a:ext cx="635040" cy="697056"/>
                      </a:xfrm>
                      <a:prstGeom prst="rect">
                        <a:avLst/>
                      </a:prstGeom>
                    </pic:spPr>
                  </pic:pic>
                </a:graphicData>
              </a:graphic>
            </wp:anchor>
          </w:drawing>
        </w:r>
      </w:ins>
      <w:ins w:id="17" w:author="Milica Radić" w:date="2026-10-02T19:13:32Z">
        <w:r>
          <w:rPr>
            <w:rFonts w:ascii="Arial" w:hAnsi="Arial" w:cs="Arial"/>
            <w:spacing w:val="-12"/>
            <w:sz w:val="32"/>
            <w:rPrChange w:id="18" w:author="Milica Radić" w:date="2026-10-03T21:38:41Z">
              <w:rPr>
                <w:spacing w:val="-12"/>
                <w:sz w:val="32"/>
              </w:rPr>
            </w:rPrChange>
          </w:rPr>
          <w:t>УНИВЕРЗИТЕТ</w:t>
        </w:r>
      </w:ins>
      <w:ins w:id="19" w:author="Milica Radić" w:date="2026-10-02T19:13:32Z">
        <w:r>
          <w:rPr>
            <w:rFonts w:ascii="Arial" w:hAnsi="Arial" w:cs="Arial"/>
            <w:spacing w:val="-8"/>
            <w:sz w:val="32"/>
            <w:rPrChange w:id="20" w:author="Milica Radić" w:date="2026-10-03T21:38:41Z">
              <w:rPr>
                <w:spacing w:val="-8"/>
                <w:sz w:val="32"/>
              </w:rPr>
            </w:rPrChange>
          </w:rPr>
          <w:t xml:space="preserve"> </w:t>
        </w:r>
      </w:ins>
      <w:ins w:id="21" w:author="Milica Radić" w:date="2026-10-02T19:13:32Z">
        <w:r>
          <w:rPr>
            <w:rFonts w:ascii="Arial" w:hAnsi="Arial" w:cs="Arial"/>
            <w:spacing w:val="-12"/>
            <w:sz w:val="32"/>
            <w:rPrChange w:id="22" w:author="Milica Radić" w:date="2026-10-03T21:38:41Z">
              <w:rPr>
                <w:spacing w:val="-12"/>
                <w:sz w:val="32"/>
              </w:rPr>
            </w:rPrChange>
          </w:rPr>
          <w:t>У</w:t>
        </w:r>
      </w:ins>
      <w:ins w:id="23" w:author="Milica Radić" w:date="2026-10-02T19:13:32Z">
        <w:r>
          <w:rPr>
            <w:rFonts w:ascii="Arial" w:hAnsi="Arial" w:cs="Arial"/>
            <w:spacing w:val="-8"/>
            <w:sz w:val="32"/>
            <w:rPrChange w:id="24" w:author="Milica Radić" w:date="2026-10-03T21:38:41Z">
              <w:rPr>
                <w:spacing w:val="-8"/>
                <w:sz w:val="32"/>
              </w:rPr>
            </w:rPrChange>
          </w:rPr>
          <w:t xml:space="preserve"> </w:t>
        </w:r>
      </w:ins>
      <w:ins w:id="25" w:author="Milica Radić" w:date="2026-10-02T19:13:32Z">
        <w:r>
          <w:rPr>
            <w:rFonts w:ascii="Arial" w:hAnsi="Arial" w:cs="Arial"/>
            <w:spacing w:val="-12"/>
            <w:sz w:val="32"/>
            <w:rPrChange w:id="26" w:author="Milica Radić" w:date="2026-10-03T21:38:41Z">
              <w:rPr>
                <w:spacing w:val="-12"/>
                <w:sz w:val="32"/>
              </w:rPr>
            </w:rPrChange>
          </w:rPr>
          <w:t>НОВОМ</w:t>
        </w:r>
      </w:ins>
      <w:ins w:id="27" w:author="Milica Radić" w:date="2026-10-02T19:13:32Z">
        <w:r>
          <w:rPr>
            <w:rFonts w:ascii="Arial" w:hAnsi="Arial" w:cs="Arial"/>
            <w:spacing w:val="-8"/>
            <w:sz w:val="32"/>
            <w:rPrChange w:id="28" w:author="Milica Radić" w:date="2026-10-03T21:38:41Z">
              <w:rPr>
                <w:spacing w:val="-8"/>
                <w:sz w:val="32"/>
              </w:rPr>
            </w:rPrChange>
          </w:rPr>
          <w:t xml:space="preserve"> </w:t>
        </w:r>
      </w:ins>
      <w:ins w:id="29" w:author="Milica Radić" w:date="2026-10-02T19:13:32Z">
        <w:r>
          <w:rPr>
            <w:rFonts w:ascii="Arial" w:hAnsi="Arial" w:cs="Arial"/>
            <w:spacing w:val="-12"/>
            <w:sz w:val="32"/>
            <w:rPrChange w:id="30" w:author="Milica Radić" w:date="2026-10-03T21:38:41Z">
              <w:rPr>
                <w:spacing w:val="-12"/>
                <w:sz w:val="32"/>
              </w:rPr>
            </w:rPrChange>
          </w:rPr>
          <w:t xml:space="preserve">САДУ </w:t>
        </w:r>
      </w:ins>
      <w:ins w:id="31" w:author="Milica Radić" w:date="2026-10-02T19:13:32Z">
        <w:r>
          <w:rPr>
            <w:rFonts w:ascii="Arial" w:hAnsi="Arial" w:cs="Arial"/>
            <w:b/>
            <w:sz w:val="32"/>
            <w:rPrChange w:id="32" w:author="Milica Radić" w:date="2026-10-03T21:38:41Z">
              <w:rPr>
                <w:rFonts w:ascii="Palatino Linotype" w:hAnsi="Palatino Linotype"/>
                <w:b/>
                <w:sz w:val="32"/>
              </w:rPr>
            </w:rPrChange>
          </w:rPr>
          <w:t>ФАКУЛТЕТ ТЕХНИЧКИХ НАУКА</w:t>
        </w:r>
      </w:ins>
      <w:ins w:id="33" w:author="Milica Radić" w:date="2026-10-02T19:13:32Z">
        <w:r>
          <w:rPr>
            <w:rFonts w:ascii="Arial" w:hAnsi="Arial" w:cs="Arial"/>
            <w:b/>
            <w:spacing w:val="-17"/>
            <w:sz w:val="32"/>
            <w:rPrChange w:id="34" w:author="Milica Radić" w:date="2026-10-03T21:38:41Z">
              <w:rPr>
                <w:rFonts w:ascii="Palatino Linotype" w:hAnsi="Palatino Linotype"/>
                <w:b/>
                <w:spacing w:val="-17"/>
                <w:sz w:val="32"/>
              </w:rPr>
            </w:rPrChange>
          </w:rPr>
          <w:t xml:space="preserve"> </w:t>
        </w:r>
      </w:ins>
      <w:ins w:id="35" w:author="Milica Radić" w:date="2026-10-02T19:13:32Z">
        <w:r>
          <w:rPr>
            <w:rFonts w:ascii="Arial" w:hAnsi="Arial" w:cs="Arial"/>
            <w:b/>
            <w:sz w:val="32"/>
            <w:rPrChange w:id="36" w:author="Milica Radić" w:date="2026-10-03T21:38:41Z">
              <w:rPr>
                <w:rFonts w:ascii="Palatino Linotype" w:hAnsi="Palatino Linotype"/>
                <w:b/>
                <w:sz w:val="32"/>
              </w:rPr>
            </w:rPrChange>
          </w:rPr>
          <w:t>У</w:t>
        </w:r>
      </w:ins>
      <w:ins w:id="37" w:author="Milica Radić" w:date="2026-10-02T19:13:32Z">
        <w:r>
          <w:rPr>
            <w:rFonts w:ascii="Arial" w:hAnsi="Arial" w:cs="Arial"/>
            <w:b/>
            <w:spacing w:val="-17"/>
            <w:sz w:val="32"/>
            <w:rPrChange w:id="38" w:author="Milica Radić" w:date="2026-10-03T21:38:41Z">
              <w:rPr>
                <w:rFonts w:ascii="Palatino Linotype" w:hAnsi="Palatino Linotype"/>
                <w:b/>
                <w:spacing w:val="-17"/>
                <w:sz w:val="32"/>
              </w:rPr>
            </w:rPrChange>
          </w:rPr>
          <w:t xml:space="preserve"> </w:t>
        </w:r>
      </w:ins>
      <w:ins w:id="39" w:author="Milica Radić" w:date="2026-10-02T19:13:32Z">
        <w:r>
          <w:rPr>
            <w:rFonts w:ascii="Arial" w:hAnsi="Arial" w:cs="Arial"/>
            <w:b/>
            <w:sz w:val="32"/>
            <w:rPrChange w:id="40" w:author="Milica Radić" w:date="2026-10-03T21:38:41Z">
              <w:rPr>
                <w:rFonts w:ascii="Palatino Linotype" w:hAnsi="Palatino Linotype"/>
                <w:b/>
                <w:sz w:val="32"/>
              </w:rPr>
            </w:rPrChange>
          </w:rPr>
          <w:t>НОВОМ</w:t>
        </w:r>
      </w:ins>
      <w:ins w:id="41" w:author="Milica Radić" w:date="2026-10-02T19:13:32Z">
        <w:r>
          <w:rPr>
            <w:rFonts w:ascii="Arial" w:hAnsi="Arial" w:cs="Arial"/>
            <w:b/>
            <w:spacing w:val="-17"/>
            <w:sz w:val="32"/>
            <w:rPrChange w:id="42" w:author="Milica Radić" w:date="2026-10-03T21:38:41Z">
              <w:rPr>
                <w:rFonts w:ascii="Palatino Linotype" w:hAnsi="Palatino Linotype"/>
                <w:b/>
                <w:spacing w:val="-17"/>
                <w:sz w:val="32"/>
              </w:rPr>
            </w:rPrChange>
          </w:rPr>
          <w:t xml:space="preserve"> </w:t>
        </w:r>
      </w:ins>
      <w:ins w:id="43" w:author="Milica Radić" w:date="2026-10-02T19:13:32Z">
        <w:r>
          <w:rPr>
            <w:rFonts w:ascii="Arial" w:hAnsi="Arial" w:cs="Arial"/>
            <w:b/>
            <w:sz w:val="32"/>
            <w:rPrChange w:id="44" w:author="Milica Radić" w:date="2026-10-03T21:38:41Z">
              <w:rPr>
                <w:rFonts w:ascii="Palatino Linotype" w:hAnsi="Palatino Linotype"/>
                <w:b/>
                <w:sz w:val="32"/>
              </w:rPr>
            </w:rPrChange>
          </w:rPr>
          <w:t>САДУ</w:t>
        </w:r>
      </w:ins>
    </w:p>
    <w:p w14:paraId="630F0A43">
      <w:pPr>
        <w:pStyle w:val="10"/>
        <w:spacing w:before="13"/>
        <w:rPr>
          <w:ins w:id="45" w:author="Milica Radić" w:date="2026-10-02T19:13:32Z"/>
          <w:rFonts w:ascii="Palatino Linotype"/>
          <w:b/>
          <w:sz w:val="12"/>
        </w:rPr>
      </w:pPr>
      <w:ins w:id="46" w:author="Milica Radić" w:date="2026-10-02T19:13:32Z">
        <w:r>
          <w:rPr>
            <w:rFonts w:ascii="Palatino Linotype"/>
            <w:b/>
            <w:sz w:val="12"/>
          </w:rPr>
          <mc:AlternateContent>
            <mc:Choice Requires="wps">
              <w:drawing>
                <wp:anchor distT="0" distB="0" distL="0" distR="0" simplePos="0" relativeHeight="251661312" behindDoc="1" locked="0" layoutInCell="1" allowOverlap="1">
                  <wp:simplePos x="0" y="0"/>
                  <wp:positionH relativeFrom="page">
                    <wp:posOffset>719455</wp:posOffset>
                  </wp:positionH>
                  <wp:positionV relativeFrom="paragraph">
                    <wp:posOffset>126365</wp:posOffset>
                  </wp:positionV>
                  <wp:extent cx="4896485" cy="1270"/>
                  <wp:effectExtent l="0" t="6350" r="5715" b="5080"/>
                  <wp:wrapTopAndBottom/>
                  <wp:docPr id="3" name="Graphic 3"/>
                  <wp:cNvGraphicFramePr/>
                  <a:graphic xmlns:a="http://schemas.openxmlformats.org/drawingml/2006/main">
                    <a:graphicData uri="http://schemas.microsoft.com/office/word/2010/wordprocessingShape">
                      <wps:wsp>
                        <wps:cNvSpPr/>
                        <wps:spPr>
                          <a:xfrm>
                            <a:off x="0" y="0"/>
                            <a:ext cx="4896485" cy="1270"/>
                          </a:xfrm>
                          <a:custGeom>
                            <a:avLst/>
                            <a:gdLst/>
                            <a:ahLst/>
                            <a:cxnLst/>
                            <a:rect l="l" t="t" r="r" b="b"/>
                            <a:pathLst>
                              <a:path w="4896485">
                                <a:moveTo>
                                  <a:pt x="0" y="0"/>
                                </a:moveTo>
                                <a:lnTo>
                                  <a:pt x="4895999" y="0"/>
                                </a:lnTo>
                              </a:path>
                            </a:pathLst>
                          </a:custGeom>
                          <a:ln w="12700">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56.65pt;margin-top:9.95pt;height:0.1pt;width:385.55pt;mso-position-horizontal-relative:page;mso-wrap-distance-bottom:0pt;mso-wrap-distance-top:0pt;z-index:-251655168;mso-width-relative:page;mso-height-relative:page;" filled="f" stroked="t" coordsize="4896485,1" o:gfxdata="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rraIDXAAAACQEAAA8AAAAA&#10;AAAAAQAgAAAAIgAAAGRycy9kb3ducmV2LnhtbFBLAQIUABQAAAAIAIdO4kBdEADSFQIAAHsEAAAO&#10;AAAAAAAAAAEAIAAAACYBAABkcnMvZTJvRG9jLnhtbFBLBQYAAAAABgAGAFkBAACtBQAAAAA=&#10;" path="m0,0l4895999,0e">
                  <v:fill on="f" focussize="0,0"/>
                  <v:stroke weight="1pt" color="#000000" joinstyle="round"/>
                  <v:imagedata o:title=""/>
                  <o:lock v:ext="edit" aspectratio="f"/>
                  <v:textbox inset="0mm,0mm,0mm,0mm"/>
                  <w10:wrap type="topAndBottom"/>
                </v:shape>
              </w:pict>
            </mc:Fallback>
          </mc:AlternateContent>
        </w:r>
      </w:ins>
    </w:p>
    <w:p w14:paraId="6C192371">
      <w:pPr>
        <w:pStyle w:val="10"/>
        <w:rPr>
          <w:ins w:id="48" w:author="Milica Radić" w:date="2026-10-02T19:13:32Z"/>
          <w:rFonts w:ascii="Palatino Linotype"/>
          <w:b/>
          <w:sz w:val="40"/>
        </w:rPr>
      </w:pPr>
      <w:r>
        <w:commentReference w:id="0"/>
      </w:r>
    </w:p>
    <w:p w14:paraId="3502A7B2">
      <w:pPr>
        <w:spacing w:before="60"/>
        <w:rPr>
          <w:del w:id="49" w:author="Milica Radić" w:date="2026-10-02T19:13:32Z"/>
          <w:rFonts w:ascii="Arial" w:hAnsi="Arial" w:eastAsia="Arial" w:cs="Arial"/>
          <w:sz w:val="12"/>
          <w:szCs w:val="12"/>
          <w:lang w:val="sr-Cyrl-RS"/>
          <w:rPrChange w:id="50" w:author="Milan Stojkov" w:date="2026-10-02T11:00:00Z">
            <w:rPr>
              <w:del w:id="51" w:author="Milica Radić" w:date="2026-10-02T19:13:32Z"/>
              <w:rFonts w:ascii="Arial" w:hAnsi="Arial" w:eastAsia="Arial" w:cs="Arial"/>
              <w:sz w:val="12"/>
              <w:szCs w:val="12"/>
            </w:rPr>
          </w:rPrChange>
        </w:rPr>
      </w:pPr>
    </w:p>
    <w:tbl>
      <w:tblPr>
        <w:tblStyle w:val="43"/>
        <w:tblW w:w="9923" w:type="dxa"/>
        <w:tblInd w:w="0" w:type="dxa"/>
        <w:tblBorders>
          <w:top w:val="none" w:color="auto" w:sz="0"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6521"/>
        <w:gridCol w:w="1701"/>
      </w:tblGrid>
      <w:tr w14:paraId="2560ED56">
        <w:tblPrEx>
          <w:tblBorders>
            <w:top w:val="none" w:color="auto" w:sz="0"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1" w:hRule="atLeast"/>
          <w:del w:id="52" w:author="Milica Radić" w:date="2026-10-02T19:13:32Z"/>
        </w:trPr>
        <w:tc>
          <w:tcPr>
            <w:tcW w:w="1701" w:type="dxa"/>
            <w:tcBorders>
              <w:top w:val="nil"/>
              <w:left w:val="nil"/>
              <w:bottom w:val="single" w:color="000000" w:sz="4" w:space="0"/>
              <w:right w:val="nil"/>
            </w:tcBorders>
            <w:tcMar>
              <w:top w:w="0" w:type="dxa"/>
              <w:left w:w="108" w:type="dxa"/>
              <w:bottom w:w="0" w:type="dxa"/>
              <w:right w:w="108" w:type="dxa"/>
            </w:tcMar>
          </w:tcPr>
          <w:p w14:paraId="22627F6B">
            <w:pPr>
              <w:spacing w:before="240"/>
              <w:jc w:val="center"/>
              <w:rPr>
                <w:del w:id="53" w:author="Milica Radić" w:date="2026-10-02T19:13:32Z"/>
                <w:rFonts w:ascii="Arial" w:hAnsi="Arial" w:eastAsia="Arial" w:cs="Arial"/>
                <w:sz w:val="20"/>
                <w:szCs w:val="20"/>
                <w:lang w:val="sr-Cyrl-RS"/>
                <w:rPrChange w:id="54" w:author="Milan Stojkov" w:date="2026-10-02T11:00:00Z">
                  <w:rPr>
                    <w:del w:id="55" w:author="Milica Radić" w:date="2026-10-02T19:13:32Z"/>
                    <w:rFonts w:ascii="Arial" w:hAnsi="Arial" w:eastAsia="Arial" w:cs="Arial"/>
                    <w:sz w:val="20"/>
                    <w:szCs w:val="20"/>
                  </w:rPr>
                </w:rPrChange>
              </w:rPr>
            </w:pPr>
            <w:del w:id="56" w:author="Milica Radić" w:date="2026-10-02T19:13:32Z"/>
            <w:del w:id="57" w:author="Milica Radić" w:date="2026-10-02T19:13:32Z"/>
            <w:del w:id="58" w:author="Milica Radić" w:date="2026-10-02T19:13:32Z"/>
            <w:del w:id="59" w:author="Milica Radić" w:date="2026-10-02T19:13:32Z">
              <w:r>
                <w:rPr>
                  <w:rFonts w:ascii="Arial" w:hAnsi="Arial" w:eastAsia="Arial" w:cs="Arial"/>
                  <w:sz w:val="20"/>
                  <w:szCs w:val="20"/>
                  <w:lang w:val="sr-Cyrl-RS"/>
                </w:rPr>
                <w:object>
                  <v:shape id="_x0000_i1025" o:spt="75" type="#_x0000_t75" style="height:64.05pt;width:64.05pt;" o:ole="t" fillcolor="#000011" filled="f" o:preferrelative="t" stroked="f" coordsize="21600,21600">
                    <v:path/>
                    <v:fill on="f" focussize="0,0"/>
                    <v:stroke on="f" joinstyle="miter"/>
                    <v:imagedata r:id="rId21" o:title=""/>
                    <o:lock v:ext="edit" aspectratio="t"/>
                    <w10:wrap type="none"/>
                    <w10:anchorlock/>
                  </v:shape>
                  <o:OLEObject Type="Embed" ProgID="CorelDraw.Graphic.7" ShapeID="_x0000_i1025" DrawAspect="Content" ObjectID="_1468075725" r:id="rId20">
                    <o:LockedField>false</o:LockedField>
                  </o:OLEObject>
                </w:object>
              </w:r>
            </w:del>
            <w:del w:id="61" w:author="Milica Radić" w:date="2026-10-02T19:13:32Z"/>
          </w:p>
        </w:tc>
        <w:tc>
          <w:tcPr>
            <w:tcW w:w="6521" w:type="dxa"/>
            <w:tcBorders>
              <w:top w:val="nil"/>
              <w:left w:val="nil"/>
              <w:bottom w:val="single" w:color="000000" w:sz="4" w:space="0"/>
              <w:right w:val="nil"/>
            </w:tcBorders>
            <w:tcMar>
              <w:top w:w="0" w:type="dxa"/>
              <w:left w:w="108" w:type="dxa"/>
              <w:bottom w:w="0" w:type="dxa"/>
              <w:right w:w="108" w:type="dxa"/>
            </w:tcMar>
            <w:vAlign w:val="center"/>
          </w:tcPr>
          <w:p w14:paraId="37BEEA10">
            <w:pPr>
              <w:pBdr>
                <w:top w:val="none" w:color="auto" w:sz="0" w:space="0"/>
                <w:left w:val="none" w:color="auto" w:sz="0" w:space="0"/>
                <w:bottom w:val="none" w:color="auto" w:sz="0" w:space="0"/>
                <w:right w:val="none" w:color="auto" w:sz="0" w:space="0"/>
                <w:between w:val="none" w:color="auto" w:sz="0" w:space="0"/>
              </w:pBdr>
              <w:jc w:val="center"/>
              <w:rPr>
                <w:del w:id="62" w:author="Milica Radić" w:date="2026-10-02T19:13:32Z"/>
                <w:rFonts w:ascii="Arial" w:hAnsi="Arial" w:eastAsia="Arial" w:cs="Arial"/>
                <w:color w:val="000000"/>
                <w:sz w:val="32"/>
                <w:szCs w:val="32"/>
                <w:lang w:val="sr-Cyrl-RS"/>
                <w:rPrChange w:id="63" w:author="Milan Stojkov" w:date="2026-10-02T11:00:00Z">
                  <w:rPr>
                    <w:del w:id="64" w:author="Milica Radić" w:date="2026-10-02T19:13:32Z"/>
                    <w:rFonts w:ascii="Arial" w:hAnsi="Arial" w:eastAsia="Arial" w:cs="Arial"/>
                    <w:color w:val="000000"/>
                    <w:sz w:val="32"/>
                    <w:szCs w:val="32"/>
                  </w:rPr>
                </w:rPrChange>
              </w:rPr>
            </w:pPr>
            <w:del w:id="65" w:author="Milica Radić" w:date="2026-10-02T19:13:32Z">
              <w:r>
                <w:rPr>
                  <w:rFonts w:ascii="Arial" w:hAnsi="Arial" w:eastAsia="Arial" w:cs="Arial"/>
                  <w:color w:val="000000"/>
                  <w:sz w:val="32"/>
                  <w:szCs w:val="32"/>
                  <w:lang w:val="sr-Cyrl-RS"/>
                  <w:rPrChange w:id="66" w:author="Milan Stojkov" w:date="2026-10-02T11:00:00Z">
                    <w:rPr>
                      <w:rFonts w:ascii="Arial" w:hAnsi="Arial" w:eastAsia="Arial" w:cs="Arial"/>
                      <w:color w:val="000000"/>
                      <w:sz w:val="32"/>
                      <w:szCs w:val="32"/>
                    </w:rPr>
                  </w:rPrChange>
                </w:rPr>
                <w:delText>УНИВЕРЗИТЕТ У НОВОМ САДУ</w:delText>
              </w:r>
            </w:del>
          </w:p>
          <w:p w14:paraId="32263883">
            <w:pPr>
              <w:pBdr>
                <w:top w:val="none" w:color="auto" w:sz="0" w:space="0"/>
                <w:left w:val="none" w:color="auto" w:sz="0" w:space="0"/>
                <w:bottom w:val="none" w:color="auto" w:sz="0" w:space="0"/>
                <w:right w:val="none" w:color="auto" w:sz="0" w:space="0"/>
                <w:between w:val="none" w:color="auto" w:sz="0" w:space="0"/>
              </w:pBdr>
              <w:spacing w:before="120"/>
              <w:jc w:val="center"/>
              <w:rPr>
                <w:del w:id="67" w:author="Milica Radić" w:date="2026-10-02T19:13:32Z"/>
                <w:rFonts w:ascii="Arial" w:hAnsi="Arial" w:eastAsia="Arial" w:cs="Arial"/>
                <w:b/>
                <w:bCs/>
                <w:color w:val="000000"/>
                <w:sz w:val="32"/>
                <w:szCs w:val="32"/>
                <w:lang w:val="sr-Cyrl-RS"/>
                <w:rPrChange w:id="68" w:author="Milan Stojkov" w:date="2026-10-02T11:00:00Z">
                  <w:rPr>
                    <w:del w:id="69" w:author="Milica Radić" w:date="2026-10-02T19:13:32Z"/>
                    <w:rFonts w:ascii="Arial" w:hAnsi="Arial" w:eastAsia="Arial" w:cs="Arial"/>
                    <w:b/>
                    <w:bCs/>
                    <w:color w:val="000000"/>
                    <w:sz w:val="32"/>
                    <w:szCs w:val="32"/>
                  </w:rPr>
                </w:rPrChange>
              </w:rPr>
            </w:pPr>
            <w:del w:id="70" w:author="Milica Radić" w:date="2026-10-02T19:13:32Z">
              <w:r>
                <w:rPr>
                  <w:rFonts w:ascii="Arial" w:hAnsi="Arial" w:eastAsia="Arial" w:cs="Arial"/>
                  <w:b/>
                  <w:bCs/>
                  <w:color w:val="000000"/>
                  <w:sz w:val="32"/>
                  <w:szCs w:val="32"/>
                  <w:lang w:val="sr-Cyrl-RS"/>
                  <w:rPrChange w:id="71" w:author="Milan Stojkov" w:date="2026-10-02T11:00:00Z">
                    <w:rPr>
                      <w:rFonts w:ascii="Arial" w:hAnsi="Arial" w:eastAsia="Arial" w:cs="Arial"/>
                      <w:b/>
                      <w:bCs/>
                      <w:color w:val="000000"/>
                      <w:sz w:val="32"/>
                      <w:szCs w:val="32"/>
                    </w:rPr>
                  </w:rPrChange>
                </w:rPr>
                <w:delText>ФАКУЛТЕТ ТЕХНИЧКИХ НАУКА У НОВОМ САДУ</w:delText>
              </w:r>
            </w:del>
          </w:p>
        </w:tc>
        <w:tc>
          <w:tcPr>
            <w:tcW w:w="1701" w:type="dxa"/>
            <w:tcBorders>
              <w:top w:val="nil"/>
              <w:left w:val="nil"/>
              <w:bottom w:val="single" w:color="000000" w:sz="4" w:space="0"/>
              <w:right w:val="nil"/>
            </w:tcBorders>
            <w:tcMar>
              <w:top w:w="0" w:type="dxa"/>
              <w:left w:w="108" w:type="dxa"/>
              <w:bottom w:w="0" w:type="dxa"/>
              <w:right w:w="108" w:type="dxa"/>
            </w:tcMar>
            <w:vAlign w:val="center"/>
          </w:tcPr>
          <w:p w14:paraId="7F52C51D">
            <w:pPr>
              <w:pBdr>
                <w:top w:val="none" w:color="auto" w:sz="0" w:space="0"/>
                <w:left w:val="none" w:color="auto" w:sz="0" w:space="0"/>
                <w:bottom w:val="none" w:color="auto" w:sz="0" w:space="0"/>
                <w:right w:val="none" w:color="auto" w:sz="0" w:space="0"/>
                <w:between w:val="none" w:color="auto" w:sz="0" w:space="0"/>
              </w:pBdr>
              <w:jc w:val="center"/>
              <w:rPr>
                <w:del w:id="72" w:author="Milica Radić" w:date="2026-10-02T19:13:32Z"/>
                <w:rFonts w:ascii="Arial" w:hAnsi="Arial" w:eastAsia="Arial" w:cs="Arial"/>
                <w:color w:val="000000"/>
                <w:lang w:val="sr-Cyrl-RS"/>
                <w:rPrChange w:id="73" w:author="Milan Stojkov" w:date="2026-10-02T11:00:00Z">
                  <w:rPr>
                    <w:del w:id="74" w:author="Milica Radić" w:date="2026-10-02T19:13:32Z"/>
                    <w:rFonts w:ascii="Arial" w:hAnsi="Arial" w:eastAsia="Arial" w:cs="Arial"/>
                    <w:color w:val="000000"/>
                  </w:rPr>
                </w:rPrChange>
              </w:rPr>
            </w:pPr>
            <w:del w:id="75" w:author="Milica Radić" w:date="2026-10-02T19:13:32Z">
              <w:r>
                <w:rPr>
                  <w:color w:val="000000"/>
                  <w:lang w:val="sr-Cyrl-RS"/>
                  <w:rPrChange w:id="78" w:author="Milan Stojkov" w:date="2026-10-02T11:00:00Z">
                    <w:rPr>
                      <w:color w:val="000000"/>
                    </w:rPr>
                  </w:rPrChange>
                </w:rPr>
                <w:drawing>
                  <wp:inline distT="0" distB="0" distL="114300" distR="114300">
                    <wp:extent cx="779780" cy="861695"/>
                    <wp:effectExtent l="0" t="0" r="0" b="0"/>
                    <wp:docPr id="249180198" name="image13.png"/>
                    <wp:cNvGraphicFramePr/>
                    <a:graphic xmlns:a="http://schemas.openxmlformats.org/drawingml/2006/main">
                      <a:graphicData uri="http://schemas.openxmlformats.org/drawingml/2006/picture">
                        <pic:pic xmlns:pic="http://schemas.openxmlformats.org/drawingml/2006/picture">
                          <pic:nvPicPr>
                            <pic:cNvPr id="249180198" name="image13.png"/>
                            <pic:cNvPicPr preferRelativeResize="0"/>
                          </pic:nvPicPr>
                          <pic:blipFill>
                            <a:blip r:embed="rId22"/>
                            <a:srcRect/>
                            <a:stretch>
                              <a:fillRect/>
                            </a:stretch>
                          </pic:blipFill>
                          <pic:spPr>
                            <a:xfrm>
                              <a:off x="0" y="0"/>
                              <a:ext cx="779780" cy="861695"/>
                            </a:xfrm>
                            <a:prstGeom prst="rect">
                              <a:avLst/>
                            </a:prstGeom>
                          </pic:spPr>
                        </pic:pic>
                      </a:graphicData>
                    </a:graphic>
                  </wp:inline>
                </w:drawing>
              </w:r>
            </w:del>
          </w:p>
        </w:tc>
      </w:tr>
    </w:tbl>
    <w:p w14:paraId="127DC334">
      <w:pPr>
        <w:spacing w:before="60"/>
        <w:rPr>
          <w:del w:id="79" w:author="Milica Radić" w:date="2026-10-02T19:13:32Z"/>
          <w:rFonts w:ascii="Arial" w:hAnsi="Arial" w:eastAsia="Arial" w:cs="Arial"/>
          <w:sz w:val="40"/>
          <w:szCs w:val="40"/>
          <w:lang w:val="sr-Cyrl-RS"/>
        </w:rPr>
      </w:pPr>
    </w:p>
    <w:p w14:paraId="7DB655E3">
      <w:pPr>
        <w:spacing w:before="60"/>
        <w:rPr>
          <w:rFonts w:ascii="Arial" w:hAnsi="Arial" w:eastAsia="Arial" w:cs="Arial"/>
          <w:sz w:val="40"/>
          <w:szCs w:val="40"/>
          <w:lang w:val="sr-Cyrl-RS"/>
        </w:rPr>
      </w:pPr>
    </w:p>
    <w:p w14:paraId="5709E7EA">
      <w:pPr>
        <w:spacing w:before="60"/>
        <w:rPr>
          <w:rFonts w:ascii="Arial" w:hAnsi="Arial" w:eastAsia="Arial" w:cs="Arial"/>
          <w:sz w:val="40"/>
          <w:szCs w:val="40"/>
          <w:lang w:val="sr-Cyrl-RS"/>
        </w:rPr>
      </w:pPr>
    </w:p>
    <w:p w14:paraId="3212DEFD">
      <w:pPr>
        <w:spacing w:before="60"/>
        <w:jc w:val="center"/>
        <w:rPr>
          <w:rFonts w:ascii="Arial" w:hAnsi="Arial" w:eastAsia="Arial" w:cs="Arial"/>
          <w:sz w:val="40"/>
          <w:szCs w:val="40"/>
          <w:lang w:val="sr-Cyrl-RS"/>
        </w:rPr>
      </w:pPr>
      <w:commentRangeStart w:id="1"/>
      <w:r>
        <w:rPr>
          <w:rFonts w:ascii="Arial" w:hAnsi="Arial" w:eastAsia="Arial" w:cs="Arial"/>
          <w:color w:val="000000"/>
          <w:sz w:val="40"/>
          <w:szCs w:val="40"/>
          <w:lang w:val="sr-Cyrl-RS"/>
        </w:rPr>
        <w:t>Милица Радић</w:t>
      </w:r>
      <w:commentRangeEnd w:id="1"/>
      <w:r>
        <w:rPr>
          <w:rStyle w:val="12"/>
          <w:rFonts w:ascii="Arial" w:hAnsi="Arial" w:eastAsia="Arial" w:cs="Arial"/>
          <w:sz w:val="40"/>
          <w:szCs w:val="40"/>
          <w:lang w:val="sr-Cyrl-RS"/>
        </w:rPr>
        <w:commentReference w:id="1"/>
      </w:r>
    </w:p>
    <w:p w14:paraId="190167BB">
      <w:pPr>
        <w:spacing w:before="60"/>
        <w:rPr>
          <w:rFonts w:ascii="Arial" w:hAnsi="Arial" w:eastAsia="Arial" w:cs="Arial"/>
          <w:sz w:val="40"/>
          <w:szCs w:val="40"/>
          <w:lang w:val="sr-Cyrl-RS"/>
        </w:rPr>
      </w:pPr>
    </w:p>
    <w:p w14:paraId="65F51FE9">
      <w:pPr>
        <w:spacing w:before="60"/>
        <w:rPr>
          <w:rFonts w:ascii="Arial" w:hAnsi="Arial" w:eastAsia="Arial" w:cs="Arial"/>
          <w:sz w:val="40"/>
          <w:szCs w:val="40"/>
          <w:lang w:val="en-US"/>
        </w:rPr>
      </w:pPr>
    </w:p>
    <w:p w14:paraId="07D62994">
      <w:pPr>
        <w:spacing w:before="60"/>
        <w:jc w:val="center"/>
        <w:rPr>
          <w:rFonts w:ascii="Arial" w:hAnsi="Arial" w:eastAsia="Arial" w:cs="Arial"/>
          <w:b/>
          <w:bCs/>
          <w:color w:val="000000"/>
          <w:sz w:val="50"/>
          <w:szCs w:val="50"/>
          <w:lang w:val="sr-Cyrl-RS"/>
          <w:rPrChange w:id="80" w:author="Milan Stojkov" w:date="2026-10-02T13:10:00Z">
            <w:rPr>
              <w:rFonts w:ascii="Arial" w:hAnsi="Arial" w:eastAsia="Arial" w:cs="Arial"/>
              <w:b/>
              <w:bCs/>
              <w:color w:val="000000"/>
              <w:sz w:val="50"/>
              <w:szCs w:val="50"/>
            </w:rPr>
          </w:rPrChange>
        </w:rPr>
      </w:pPr>
      <w:ins w:id="81" w:author="Milan Stojkov" w:date="2026-10-02T10:56:00Z">
        <w:commentRangeStart w:id="2"/>
        <w:r>
          <w:rPr>
            <w:rFonts w:ascii="Arial" w:hAnsi="Arial" w:eastAsia="Arial" w:cs="Arial"/>
            <w:b/>
            <w:bCs/>
            <w:i/>
            <w:iCs/>
            <w:color w:val="000000"/>
            <w:sz w:val="50"/>
            <w:szCs w:val="50"/>
            <w:lang w:val="sr-Cyrl-RS"/>
            <w:rPrChange w:id="82" w:author="Milan Stojkov" w:date="2026-10-02T11:00:00Z">
              <w:rPr>
                <w:rFonts w:ascii="Arial" w:hAnsi="Arial" w:eastAsia="Arial" w:cs="Arial"/>
                <w:b/>
                <w:bCs/>
                <w:i/>
                <w:iCs/>
                <w:color w:val="000000"/>
                <w:sz w:val="50"/>
                <w:szCs w:val="50"/>
              </w:rPr>
            </w:rPrChange>
          </w:rPr>
          <w:t>G</w:t>
        </w:r>
      </w:ins>
      <w:r>
        <w:rPr>
          <w:rFonts w:ascii="Arial" w:hAnsi="Arial" w:eastAsia="Arial" w:cs="Arial"/>
          <w:b/>
          <w:bCs/>
          <w:i/>
          <w:iCs/>
          <w:color w:val="000000"/>
          <w:sz w:val="50"/>
          <w:szCs w:val="50"/>
          <w:lang w:val="sr-Cyrl-RS"/>
          <w:rPrChange w:id="83" w:author="Milan Stojkov" w:date="2026-10-02T11:00:00Z">
            <w:rPr>
              <w:rFonts w:ascii="Arial" w:hAnsi="Arial" w:eastAsia="Arial" w:cs="Arial"/>
              <w:b/>
              <w:bCs/>
              <w:i/>
              <w:iCs/>
              <w:color w:val="000000"/>
              <w:sz w:val="50"/>
              <w:szCs w:val="50"/>
            </w:rPr>
          </w:rPrChange>
        </w:rPr>
        <w:t xml:space="preserve">ossip overlay </w:t>
      </w:r>
      <w:r>
        <w:rPr>
          <w:rFonts w:ascii="Arial" w:hAnsi="Arial" w:eastAsia="Arial" w:cs="Arial"/>
          <w:b/>
          <w:bCs/>
          <w:color w:val="000000"/>
          <w:sz w:val="50"/>
          <w:szCs w:val="50"/>
          <w:lang w:val="sr-Cyrl-RS"/>
          <w:rPrChange w:id="84" w:author="Milan Stojkov" w:date="2026-10-02T11:00:00Z">
            <w:rPr>
              <w:rFonts w:ascii="Arial" w:hAnsi="Arial" w:eastAsia="Arial" w:cs="Arial"/>
              <w:b/>
              <w:bCs/>
              <w:color w:val="000000"/>
              <w:sz w:val="50"/>
              <w:szCs w:val="50"/>
            </w:rPr>
          </w:rPrChange>
        </w:rPr>
        <w:t>систем</w:t>
      </w:r>
      <w:r>
        <w:rPr>
          <w:rFonts w:ascii="Arial" w:hAnsi="Arial" w:eastAsia="Arial" w:cs="Arial"/>
          <w:b/>
          <w:bCs/>
          <w:color w:val="000000"/>
          <w:sz w:val="50"/>
          <w:szCs w:val="50"/>
          <w:lang w:val="sr-Cyrl-RS"/>
          <w:rPrChange w:id="85" w:author="Milan Stojkov" w:date="2026-10-02T11:00:00Z">
            <w:rPr>
              <w:rFonts w:ascii="Arial" w:hAnsi="Arial" w:eastAsia="Arial" w:cs="Arial"/>
              <w:b/>
              <w:bCs/>
              <w:color w:val="000000"/>
              <w:sz w:val="50"/>
              <w:szCs w:val="50"/>
            </w:rPr>
          </w:rPrChange>
        </w:rPr>
        <w:t xml:space="preserve"> за дистрибуирану агрегацију у присуству комбинованих мрежних и </w:t>
      </w:r>
      <w:r>
        <w:rPr>
          <w:rFonts w:ascii="Arial" w:hAnsi="Arial" w:eastAsia="Arial" w:cs="Arial"/>
          <w:b/>
          <w:bCs/>
          <w:i/>
          <w:iCs/>
          <w:color w:val="000000"/>
          <w:sz w:val="50"/>
          <w:szCs w:val="50"/>
          <w:lang w:val="sr-Cyrl-RS"/>
          <w:rPrChange w:id="86" w:author="Milan Stojkov" w:date="2026-10-02T11:00:00Z">
            <w:rPr>
              <w:rFonts w:ascii="Arial" w:hAnsi="Arial" w:eastAsia="Arial" w:cs="Arial"/>
              <w:b/>
              <w:bCs/>
              <w:i/>
              <w:iCs/>
              <w:color w:val="000000"/>
              <w:sz w:val="50"/>
              <w:szCs w:val="50"/>
            </w:rPr>
          </w:rPrChange>
        </w:rPr>
        <w:t xml:space="preserve">Byzantine </w:t>
      </w:r>
      <w:r>
        <w:rPr>
          <w:rFonts w:ascii="Arial" w:hAnsi="Arial" w:eastAsia="Arial" w:cs="Arial"/>
          <w:b/>
          <w:bCs/>
          <w:color w:val="000000"/>
          <w:sz w:val="50"/>
          <w:szCs w:val="50"/>
          <w:lang w:val="sr-Cyrl-RS"/>
          <w:rPrChange w:id="87" w:author="Milan Stojkov" w:date="2026-10-02T11:00:00Z">
            <w:rPr>
              <w:rFonts w:ascii="Arial" w:hAnsi="Arial" w:eastAsia="Arial" w:cs="Arial"/>
              <w:b/>
              <w:bCs/>
              <w:color w:val="000000"/>
              <w:sz w:val="50"/>
              <w:szCs w:val="50"/>
            </w:rPr>
          </w:rPrChange>
        </w:rPr>
        <w:t>напада</w:t>
      </w:r>
      <w:commentRangeEnd w:id="2"/>
      <w:r>
        <w:rPr>
          <w:rStyle w:val="12"/>
          <w:rFonts w:ascii="Arial" w:hAnsi="Arial" w:eastAsia="Arial" w:cs="Arial"/>
          <w:b/>
          <w:bCs/>
          <w:color w:val="000000"/>
          <w:sz w:val="50"/>
          <w:szCs w:val="50"/>
          <w:lang w:val="sr-Cyrl-RS"/>
          <w:rPrChange w:id="88" w:author="Milan Stojkov" w:date="2026-10-02T13:10:00Z">
            <w:rPr>
              <w:rStyle w:val="12"/>
              <w:rFonts w:ascii="Arial" w:hAnsi="Arial" w:eastAsia="Arial" w:cs="Arial"/>
              <w:b/>
              <w:bCs/>
              <w:color w:val="000000"/>
              <w:sz w:val="50"/>
              <w:szCs w:val="50"/>
            </w:rPr>
          </w:rPrChange>
        </w:rPr>
        <w:commentReference w:id="2"/>
      </w:r>
    </w:p>
    <w:p w14:paraId="3E05D6E0">
      <w:pPr>
        <w:spacing w:before="60"/>
        <w:jc w:val="center"/>
        <w:rPr>
          <w:rFonts w:ascii="Arial" w:hAnsi="Arial" w:eastAsia="Arial" w:cs="Arial"/>
          <w:b/>
          <w:bCs/>
          <w:color w:val="000000"/>
          <w:sz w:val="50"/>
          <w:szCs w:val="50"/>
          <w:lang w:val="sr-Cyrl-RS"/>
          <w:rPrChange w:id="89" w:author="Milan Stojkov" w:date="2026-10-02T11:00:00Z">
            <w:rPr>
              <w:rFonts w:ascii="Arial" w:hAnsi="Arial" w:eastAsia="Arial" w:cs="Arial"/>
              <w:b/>
              <w:bCs/>
              <w:color w:val="000000"/>
              <w:sz w:val="50"/>
              <w:szCs w:val="50"/>
            </w:rPr>
          </w:rPrChange>
        </w:rPr>
      </w:pPr>
    </w:p>
    <w:p w14:paraId="01112D7D">
      <w:pPr>
        <w:spacing w:before="60"/>
        <w:jc w:val="center"/>
        <w:rPr>
          <w:rFonts w:ascii="Arial" w:hAnsi="Arial" w:eastAsia="Arial" w:cs="Arial"/>
          <w:sz w:val="40"/>
          <w:szCs w:val="40"/>
          <w:lang w:val="sr-Cyrl-RS"/>
          <w:rPrChange w:id="90" w:author="Milan Stojkov" w:date="2026-10-02T11:00:00Z">
            <w:rPr>
              <w:rFonts w:ascii="Arial" w:hAnsi="Arial" w:eastAsia="Arial" w:cs="Arial"/>
              <w:sz w:val="40"/>
              <w:szCs w:val="40"/>
            </w:rPr>
          </w:rPrChange>
        </w:rPr>
      </w:pPr>
      <w:r>
        <w:rPr>
          <w:rFonts w:ascii="Arial" w:hAnsi="Arial" w:eastAsia="Arial" w:cs="Arial"/>
          <w:sz w:val="40"/>
          <w:szCs w:val="40"/>
          <w:lang w:val="sr-Cyrl-RS"/>
          <w:rPrChange w:id="91" w:author="Milan Stojkov" w:date="2026-10-02T11:00:00Z">
            <w:rPr>
              <w:rFonts w:ascii="Arial" w:hAnsi="Arial" w:eastAsia="Arial" w:cs="Arial"/>
              <w:sz w:val="40"/>
              <w:szCs w:val="40"/>
            </w:rPr>
          </w:rPrChange>
        </w:rPr>
        <w:t>ЗАВРШНИ РАД</w:t>
      </w:r>
    </w:p>
    <w:p w14:paraId="0B0ACD49">
      <w:pPr>
        <w:spacing w:before="60"/>
        <w:jc w:val="center"/>
        <w:rPr>
          <w:del w:id="92" w:author="Milica Radić" w:date="2026-10-02T19:13:40Z"/>
          <w:rFonts w:ascii="Arial" w:hAnsi="Arial" w:eastAsia="Arial" w:cs="Arial"/>
          <w:sz w:val="40"/>
          <w:szCs w:val="40"/>
          <w:lang w:val="sr-Cyrl-RS"/>
          <w:rPrChange w:id="93" w:author="Milan Stojkov" w:date="2026-10-02T11:00:00Z">
            <w:rPr>
              <w:del w:id="94" w:author="Milica Radić" w:date="2026-10-02T19:13:40Z"/>
              <w:rFonts w:ascii="Arial" w:hAnsi="Arial" w:eastAsia="Arial" w:cs="Arial"/>
              <w:sz w:val="40"/>
              <w:szCs w:val="40"/>
            </w:rPr>
          </w:rPrChange>
        </w:rPr>
      </w:pPr>
      <w:r>
        <w:rPr>
          <w:rFonts w:ascii="Arial" w:hAnsi="Arial" w:eastAsia="Arial" w:cs="Arial"/>
          <w:sz w:val="40"/>
          <w:szCs w:val="40"/>
          <w:lang w:val="sr-Cyrl-RS"/>
          <w:rPrChange w:id="95" w:author="Milan Stojkov" w:date="2026-10-02T11:00:00Z">
            <w:rPr>
              <w:rFonts w:ascii="Arial" w:hAnsi="Arial" w:eastAsia="Arial" w:cs="Arial"/>
              <w:sz w:val="40"/>
              <w:szCs w:val="40"/>
            </w:rPr>
          </w:rPrChange>
        </w:rPr>
        <w:t>- Основне академске студије -</w:t>
      </w:r>
    </w:p>
    <w:p w14:paraId="5BFF0535">
      <w:pPr>
        <w:spacing w:before="60"/>
        <w:jc w:val="center"/>
        <w:rPr>
          <w:del w:id="97" w:author="Milica Radić" w:date="2026-10-02T19:13:39Z"/>
          <w:rFonts w:ascii="Arial" w:hAnsi="Arial" w:eastAsia="Arial" w:cs="Arial"/>
          <w:sz w:val="40"/>
          <w:szCs w:val="40"/>
          <w:lang w:val="sr-Cyrl-RS"/>
          <w:rPrChange w:id="98" w:author="Milan Stojkov" w:date="2026-10-02T11:00:00Z">
            <w:rPr>
              <w:del w:id="99" w:author="Milica Radić" w:date="2026-10-02T19:13:39Z"/>
              <w:rFonts w:ascii="Arial" w:hAnsi="Arial" w:eastAsia="Arial" w:cs="Arial"/>
              <w:sz w:val="40"/>
              <w:szCs w:val="40"/>
            </w:rPr>
          </w:rPrChange>
        </w:rPr>
        <w:pPrChange w:id="96" w:author="Milica Radić" w:date="2026-10-02T19:13:40Z">
          <w:pPr>
            <w:spacing w:before="60"/>
          </w:pPr>
        </w:pPrChange>
      </w:pPr>
    </w:p>
    <w:p w14:paraId="45CD2DED">
      <w:pPr>
        <w:spacing w:before="60"/>
        <w:jc w:val="center"/>
        <w:rPr>
          <w:del w:id="101" w:author="Milica Radić" w:date="2026-10-02T19:13:38Z"/>
          <w:rFonts w:ascii="Arial" w:hAnsi="Arial" w:eastAsia="Arial" w:cs="Arial"/>
          <w:sz w:val="40"/>
          <w:szCs w:val="40"/>
          <w:lang w:val="sr-Cyrl-RS"/>
          <w:rPrChange w:id="102" w:author="Milan Stojkov" w:date="2026-10-02T11:00:00Z">
            <w:rPr>
              <w:del w:id="103" w:author="Milica Radić" w:date="2026-10-02T19:13:38Z"/>
              <w:rFonts w:ascii="Arial" w:hAnsi="Arial" w:eastAsia="Arial" w:cs="Arial"/>
              <w:sz w:val="40"/>
              <w:szCs w:val="40"/>
            </w:rPr>
          </w:rPrChange>
        </w:rPr>
        <w:pPrChange w:id="100" w:author="Milica Radić" w:date="2026-10-02T19:13:40Z">
          <w:pPr>
            <w:spacing w:before="60"/>
          </w:pPr>
        </w:pPrChange>
      </w:pPr>
    </w:p>
    <w:p w14:paraId="385E71AA">
      <w:pPr>
        <w:spacing w:before="60"/>
        <w:jc w:val="center"/>
        <w:rPr>
          <w:rFonts w:ascii="Arial" w:hAnsi="Arial" w:eastAsia="Arial" w:cs="Arial"/>
          <w:sz w:val="40"/>
          <w:szCs w:val="40"/>
          <w:lang w:val="sr-Cyrl-RS"/>
          <w:rPrChange w:id="105" w:author="Milan Stojkov" w:date="2026-10-02T11:00:00Z">
            <w:rPr>
              <w:rFonts w:ascii="Arial" w:hAnsi="Arial" w:eastAsia="Arial" w:cs="Arial"/>
              <w:sz w:val="40"/>
              <w:szCs w:val="40"/>
            </w:rPr>
          </w:rPrChange>
        </w:rPr>
        <w:pPrChange w:id="104" w:author="Milica Radić" w:date="2026-10-02T19:13:40Z">
          <w:pPr>
            <w:spacing w:before="60"/>
          </w:pPr>
        </w:pPrChange>
      </w:pPr>
    </w:p>
    <w:p w14:paraId="2CE454BE">
      <w:pPr>
        <w:spacing w:before="60"/>
        <w:rPr>
          <w:del w:id="106" w:author="Milica Radić" w:date="2026-10-02T19:13:48Z"/>
          <w:rFonts w:ascii="Arial" w:hAnsi="Arial" w:eastAsia="Arial" w:cs="Arial"/>
          <w:sz w:val="40"/>
          <w:szCs w:val="40"/>
          <w:lang w:val="sr-Cyrl-RS"/>
          <w:rPrChange w:id="107" w:author="Milan Stojkov" w:date="2026-10-02T11:00:00Z">
            <w:rPr>
              <w:del w:id="108" w:author="Milica Radić" w:date="2026-10-02T19:13:48Z"/>
              <w:rFonts w:ascii="Arial" w:hAnsi="Arial" w:eastAsia="Arial" w:cs="Arial"/>
              <w:sz w:val="40"/>
              <w:szCs w:val="40"/>
            </w:rPr>
          </w:rPrChange>
        </w:rPr>
      </w:pPr>
    </w:p>
    <w:p w14:paraId="4E93D37D">
      <w:pPr>
        <w:spacing w:before="60"/>
        <w:rPr>
          <w:del w:id="109" w:author="Milica Radić" w:date="2026-10-02T19:13:46Z"/>
          <w:rFonts w:ascii="Arial" w:hAnsi="Arial" w:eastAsia="Arial" w:cs="Arial"/>
          <w:sz w:val="40"/>
          <w:szCs w:val="40"/>
          <w:lang w:val="sr-Cyrl-RS"/>
          <w:rPrChange w:id="110" w:author="Milan Stojkov" w:date="2026-10-02T11:00:00Z">
            <w:rPr>
              <w:del w:id="111" w:author="Milica Radić" w:date="2026-10-02T19:13:46Z"/>
              <w:rFonts w:ascii="Arial" w:hAnsi="Arial" w:eastAsia="Arial" w:cs="Arial"/>
              <w:sz w:val="40"/>
              <w:szCs w:val="40"/>
            </w:rPr>
          </w:rPrChange>
        </w:rPr>
      </w:pPr>
    </w:p>
    <w:p w14:paraId="182553C8">
      <w:pPr>
        <w:jc w:val="both"/>
        <w:rPr>
          <w:del w:id="113" w:author="Milica Radić" w:date="2026-10-03T21:46:10Z"/>
          <w:rFonts w:ascii="Arial" w:hAnsi="Arial" w:eastAsia="Arial" w:cs="Arial"/>
          <w:sz w:val="40"/>
          <w:szCs w:val="40"/>
          <w:lang w:val="sr-Cyrl-RS"/>
          <w:rPrChange w:id="114" w:author="Milan Stojkov" w:date="2026-10-02T11:00:00Z">
            <w:rPr>
              <w:del w:id="115" w:author="Milica Radić" w:date="2026-10-03T21:46:10Z"/>
              <w:rFonts w:ascii="Arial" w:hAnsi="Arial" w:eastAsia="Arial" w:cs="Arial"/>
              <w:sz w:val="40"/>
              <w:szCs w:val="40"/>
            </w:rPr>
          </w:rPrChange>
        </w:rPr>
        <w:pPrChange w:id="112" w:author="Milica Radić" w:date="2026-10-02T19:13:45Z">
          <w:pPr>
            <w:jc w:val="center"/>
          </w:pPr>
        </w:pPrChange>
      </w:pPr>
    </w:p>
    <w:p w14:paraId="6B0BCC50">
      <w:pPr>
        <w:jc w:val="both"/>
        <w:rPr>
          <w:del w:id="117" w:author="Milica Radić" w:date="2026-10-03T21:46:08Z"/>
          <w:rFonts w:ascii="Arial" w:hAnsi="Arial" w:eastAsia="Arial" w:cs="Arial"/>
          <w:sz w:val="40"/>
          <w:szCs w:val="40"/>
          <w:lang w:val="sr-Cyrl-RS"/>
          <w:rPrChange w:id="118" w:author="Milan Stojkov" w:date="2026-10-02T11:00:00Z">
            <w:rPr>
              <w:del w:id="119" w:author="Milica Radić" w:date="2026-10-03T21:46:08Z"/>
              <w:rFonts w:ascii="Arial" w:hAnsi="Arial" w:eastAsia="Arial" w:cs="Arial"/>
              <w:sz w:val="40"/>
              <w:szCs w:val="40"/>
            </w:rPr>
          </w:rPrChange>
        </w:rPr>
        <w:pPrChange w:id="116" w:author="Milica Radić" w:date="2026-10-03T21:46:09Z">
          <w:pPr>
            <w:jc w:val="center"/>
          </w:pPr>
        </w:pPrChange>
      </w:pPr>
    </w:p>
    <w:p w14:paraId="708BE9BD">
      <w:pPr>
        <w:jc w:val="both"/>
        <w:rPr>
          <w:ins w:id="121" w:author="Milica Radić" w:date="2026-10-03T21:37:24Z"/>
          <w:rFonts w:ascii="Arial" w:hAnsi="Arial" w:eastAsia="Arial" w:cs="Arial"/>
          <w:sz w:val="32"/>
          <w:szCs w:val="32"/>
          <w:lang w:val="sr-Cyrl-RS"/>
        </w:rPr>
        <w:pPrChange w:id="120" w:author="Milica Radić" w:date="2026-10-03T21:46:07Z">
          <w:pPr>
            <w:jc w:val="center"/>
          </w:pPr>
        </w:pPrChange>
      </w:pPr>
    </w:p>
    <w:p w14:paraId="540E7ADB">
      <w:pPr>
        <w:jc w:val="center"/>
        <w:rPr>
          <w:ins w:id="122" w:author="Milica Radić" w:date="2026-10-03T21:46:20Z"/>
          <w:rFonts w:ascii="Arial" w:hAnsi="Arial" w:eastAsia="Arial" w:cs="Arial"/>
          <w:sz w:val="32"/>
          <w:szCs w:val="32"/>
          <w:lang w:val="sr-Cyrl-RS"/>
        </w:rPr>
      </w:pPr>
    </w:p>
    <w:p w14:paraId="4994C2E1">
      <w:pPr>
        <w:jc w:val="both"/>
        <w:rPr>
          <w:ins w:id="124" w:author="Milica Radić" w:date="2026-10-03T21:37:25Z"/>
          <w:rFonts w:ascii="Arial" w:hAnsi="Arial" w:eastAsia="Arial" w:cs="Arial"/>
          <w:sz w:val="32"/>
          <w:szCs w:val="32"/>
          <w:lang w:val="sr-Cyrl-RS"/>
        </w:rPr>
        <w:pPrChange w:id="123" w:author="Milica Radić" w:date="2026-10-03T21:46:21Z">
          <w:pPr>
            <w:jc w:val="center"/>
          </w:pPr>
        </w:pPrChange>
      </w:pPr>
    </w:p>
    <w:p w14:paraId="1F10CA32">
      <w:pPr>
        <w:jc w:val="center"/>
        <w:rPr>
          <w:rFonts w:ascii="Arial" w:hAnsi="Arial" w:eastAsia="Arial" w:cs="Arial"/>
          <w:sz w:val="32"/>
          <w:szCs w:val="32"/>
          <w:lang w:val="sr-Cyrl-RS"/>
          <w:rPrChange w:id="125" w:author="Milan Stojkov" w:date="2026-10-02T11:00:00Z">
            <w:rPr>
              <w:rFonts w:ascii="Arial" w:hAnsi="Arial" w:eastAsia="Arial" w:cs="Arial"/>
              <w:sz w:val="32"/>
              <w:szCs w:val="32"/>
            </w:rPr>
          </w:rPrChange>
        </w:rPr>
      </w:pPr>
    </w:p>
    <w:p w14:paraId="1A53C899">
      <w:pPr>
        <w:jc w:val="center"/>
        <w:rPr>
          <w:rFonts w:ascii="Arial" w:hAnsi="Arial" w:eastAsia="Arial" w:cs="Arial"/>
          <w:sz w:val="32"/>
          <w:szCs w:val="32"/>
          <w:lang w:val="sr-Cyrl-RS"/>
          <w:rPrChange w:id="126" w:author="Milan Stojkov" w:date="2026-10-02T11:00:00Z">
            <w:rPr>
              <w:rFonts w:ascii="Arial" w:hAnsi="Arial" w:eastAsia="Arial" w:cs="Arial"/>
              <w:sz w:val="32"/>
              <w:szCs w:val="32"/>
            </w:rPr>
          </w:rPrChange>
        </w:rPr>
      </w:pPr>
      <w:r>
        <w:rPr>
          <w:rFonts w:ascii="Arial" w:hAnsi="Arial" w:eastAsia="Arial" w:cs="Arial"/>
          <w:sz w:val="32"/>
          <w:szCs w:val="32"/>
          <w:lang w:val="sr-Cyrl-RS"/>
          <w:rPrChange w:id="127" w:author="Milan Stojkov" w:date="2026-10-02T11:00:00Z">
            <w:rPr>
              <w:rFonts w:ascii="Arial" w:hAnsi="Arial" w:eastAsia="Arial" w:cs="Arial"/>
              <w:sz w:val="32"/>
              <w:szCs w:val="32"/>
            </w:rPr>
          </w:rPrChange>
        </w:rPr>
        <w:t>Нови Сад, 2026</w:t>
      </w:r>
    </w:p>
    <w:p w14:paraId="5C7A8947">
      <w:pPr>
        <w:rPr>
          <w:ins w:id="128" w:author="Milica Radić" w:date="2026-10-03T22:02:43Z"/>
          <w:sz w:val="20"/>
          <w:szCs w:val="20"/>
          <w:lang w:val="sr-Cyrl-RS"/>
        </w:rPr>
      </w:pPr>
      <w:ins w:id="129" w:author="Milica Radić" w:date="2026-10-03T22:02:43Z">
        <w:r>
          <w:rPr>
            <w:sz w:val="20"/>
            <w:szCs w:val="20"/>
            <w:lang w:val="sr-Cyrl-RS"/>
          </w:rPr>
          <w:br w:type="page"/>
        </w:r>
      </w:ins>
    </w:p>
    <w:p w14:paraId="1B688034">
      <w:pPr>
        <w:rPr>
          <w:ins w:id="130" w:author="Milica Radić" w:date="2026-10-03T22:02:45Z"/>
          <w:sz w:val="20"/>
          <w:szCs w:val="20"/>
          <w:lang w:val="sr-Cyrl-RS"/>
        </w:rPr>
      </w:pPr>
      <w:ins w:id="131" w:author="Milica Radić" w:date="2026-10-03T22:02:45Z">
        <w:r>
          <w:rPr>
            <w:sz w:val="20"/>
            <w:szCs w:val="20"/>
            <w:lang w:val="sr-Cyrl-RS"/>
          </w:rPr>
          <w:br w:type="page"/>
        </w:r>
      </w:ins>
    </w:p>
    <w:tbl>
      <w:tblPr>
        <w:tblStyle w:val="9"/>
        <w:tblW w:w="9923" w:type="dxa"/>
        <w:tblInd w:w="45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138"/>
        <w:gridCol w:w="5006"/>
        <w:gridCol w:w="1820"/>
      </w:tblGrid>
      <w:tr w14:paraId="1B2F6B4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70" w:hRule="atLeast"/>
          <w:ins w:id="132" w:author="Milica Radić" w:date="2026-10-04T13:52:04Z"/>
        </w:trPr>
        <w:tc>
          <w:tcPr>
            <w:tcW w:w="1138" w:type="dxa"/>
            <w:vMerge w:val="restart"/>
          </w:tcPr>
          <w:p w14:paraId="4F309259">
            <w:pPr>
              <w:pStyle w:val="125"/>
              <w:spacing w:before="0"/>
              <w:ind w:left="75"/>
              <w:rPr>
                <w:ins w:id="133" w:author="Milica Radić" w:date="2026-10-04T13:52:04Z"/>
                <w:rFonts w:ascii="Times New Roman"/>
                <w:sz w:val="20"/>
              </w:rPr>
            </w:pPr>
            <w:ins w:id="134" w:author="Milica Radić" w:date="2026-10-04T13:52:04Z">
              <w:r>
                <w:rPr>
                  <w:rFonts w:ascii="Times New Roman"/>
                  <w:sz w:val="20"/>
                </w:rPr>
                <w:drawing>
                  <wp:inline distT="0" distB="0" distL="0" distR="0">
                    <wp:extent cx="624205" cy="690245"/>
                    <wp:effectExtent l="0" t="0" r="10795" b="8255"/>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3" cstate="print"/>
                            <a:stretch>
                              <a:fillRect/>
                            </a:stretch>
                          </pic:blipFill>
                          <pic:spPr>
                            <a:xfrm>
                              <a:off x="0" y="0"/>
                              <a:ext cx="624432" cy="690752"/>
                            </a:xfrm>
                            <a:prstGeom prst="rect">
                              <a:avLst/>
                            </a:prstGeom>
                          </pic:spPr>
                        </pic:pic>
                      </a:graphicData>
                    </a:graphic>
                  </wp:inline>
                </w:drawing>
              </w:r>
            </w:ins>
          </w:p>
        </w:tc>
        <w:tc>
          <w:tcPr>
            <w:tcW w:w="5006" w:type="dxa"/>
            <w:vMerge w:val="restart"/>
          </w:tcPr>
          <w:p w14:paraId="4D97C150">
            <w:pPr>
              <w:pStyle w:val="125"/>
              <w:spacing w:before="93"/>
              <w:ind w:left="27"/>
              <w:jc w:val="center"/>
              <w:rPr>
                <w:ins w:id="136" w:author="Milica Radić" w:date="2026-10-04T13:52:04Z"/>
                <w:b/>
                <w:sz w:val="16"/>
              </w:rPr>
            </w:pPr>
            <w:ins w:id="137" w:author="Milica Radić" w:date="2026-10-04T13:52:04Z">
              <w:r>
                <w:rPr>
                  <w:spacing w:val="-6"/>
                  <w:sz w:val="16"/>
                </w:rPr>
                <w:t>УНИВЕРЗИТЕТ У</w:t>
              </w:r>
            </w:ins>
            <w:ins w:id="138" w:author="Milica Radić" w:date="2026-10-04T13:52:04Z">
              <w:r>
                <w:rPr>
                  <w:spacing w:val="-5"/>
                  <w:sz w:val="16"/>
                </w:rPr>
                <w:t xml:space="preserve"> </w:t>
              </w:r>
            </w:ins>
            <w:ins w:id="139" w:author="Milica Radić" w:date="2026-10-04T13:52:04Z">
              <w:r>
                <w:rPr>
                  <w:spacing w:val="-6"/>
                  <w:sz w:val="16"/>
                </w:rPr>
                <w:t>НОВОМ</w:t>
              </w:r>
            </w:ins>
            <w:ins w:id="140" w:author="Milica Radić" w:date="2026-10-04T13:52:04Z">
              <w:r>
                <w:rPr>
                  <w:spacing w:val="-5"/>
                  <w:sz w:val="16"/>
                </w:rPr>
                <w:t xml:space="preserve"> </w:t>
              </w:r>
            </w:ins>
            <w:ins w:id="141" w:author="Milica Radić" w:date="2026-10-04T13:52:04Z">
              <w:r>
                <w:rPr>
                  <w:spacing w:val="-6"/>
                  <w:sz w:val="16"/>
                </w:rPr>
                <w:t>САДУ</w:t>
              </w:r>
            </w:ins>
            <w:ins w:id="142" w:author="Milica Radić" w:date="2026-10-04T13:52:04Z">
              <w:r>
                <w:rPr>
                  <w:spacing w:val="5"/>
                  <w:sz w:val="16"/>
                </w:rPr>
                <w:t xml:space="preserve"> </w:t>
              </w:r>
            </w:ins>
            <w:ins w:id="143" w:author="Milica Radić" w:date="2026-10-04T13:52:04Z">
              <w:r>
                <w:rPr>
                  <w:spacing w:val="-6"/>
                  <w:sz w:val="13"/>
                </w:rPr>
                <w:t>●</w:t>
              </w:r>
            </w:ins>
            <w:ins w:id="144" w:author="Milica Radić" w:date="2026-10-04T13:52:04Z">
              <w:r>
                <w:rPr>
                  <w:spacing w:val="19"/>
                  <w:sz w:val="13"/>
                </w:rPr>
                <w:t xml:space="preserve"> </w:t>
              </w:r>
            </w:ins>
            <w:ins w:id="145" w:author="Milica Radić" w:date="2026-10-04T13:52:04Z">
              <w:r>
                <w:rPr>
                  <w:b/>
                  <w:spacing w:val="-6"/>
                  <w:sz w:val="16"/>
                </w:rPr>
                <w:t>ФАКУЛТЕТ</w:t>
              </w:r>
            </w:ins>
            <w:ins w:id="146" w:author="Milica Radić" w:date="2026-10-04T13:52:04Z">
              <w:r>
                <w:rPr>
                  <w:b/>
                  <w:spacing w:val="-4"/>
                  <w:sz w:val="16"/>
                </w:rPr>
                <w:t xml:space="preserve"> </w:t>
              </w:r>
            </w:ins>
            <w:ins w:id="147" w:author="Milica Radić" w:date="2026-10-04T13:52:04Z">
              <w:r>
                <w:rPr>
                  <w:b/>
                  <w:spacing w:val="-6"/>
                  <w:sz w:val="16"/>
                </w:rPr>
                <w:t>ТЕХНИЧКИХ</w:t>
              </w:r>
            </w:ins>
            <w:ins w:id="148" w:author="Milica Radić" w:date="2026-10-04T13:52:04Z">
              <w:r>
                <w:rPr>
                  <w:b/>
                  <w:spacing w:val="-5"/>
                  <w:sz w:val="16"/>
                </w:rPr>
                <w:t xml:space="preserve"> </w:t>
              </w:r>
            </w:ins>
            <w:ins w:id="149" w:author="Milica Radić" w:date="2026-10-04T13:52:04Z">
              <w:r>
                <w:rPr>
                  <w:b/>
                  <w:spacing w:val="-6"/>
                  <w:sz w:val="16"/>
                </w:rPr>
                <w:t>НАУКА</w:t>
              </w:r>
            </w:ins>
          </w:p>
          <w:p w14:paraId="19EAFBEA">
            <w:pPr>
              <w:pStyle w:val="125"/>
              <w:spacing w:before="17"/>
              <w:ind w:left="27" w:right="1"/>
              <w:jc w:val="center"/>
              <w:rPr>
                <w:ins w:id="150" w:author="Milica Radić" w:date="2026-10-04T13:52:04Z"/>
                <w:sz w:val="16"/>
              </w:rPr>
            </w:pPr>
            <w:ins w:id="151" w:author="Milica Radić" w:date="2026-10-04T13:52:04Z">
              <w:r>
                <w:rPr>
                  <w:sz w:val="16"/>
                </w:rPr>
                <w:t>2</w:t>
              </w:r>
            </w:ins>
            <w:ins w:id="152" w:author="Milica Radić" w:date="2026-10-04T13:52:04Z">
              <w:r>
                <w:rPr>
                  <w:spacing w:val="-24"/>
                  <w:sz w:val="16"/>
                </w:rPr>
                <w:t xml:space="preserve"> </w:t>
              </w:r>
            </w:ins>
            <w:ins w:id="153" w:author="Milica Radić" w:date="2026-10-04T13:52:04Z">
              <w:r>
                <w:rPr>
                  <w:sz w:val="16"/>
                </w:rPr>
                <w:t>1</w:t>
              </w:r>
            </w:ins>
            <w:ins w:id="154" w:author="Milica Radić" w:date="2026-10-04T13:52:04Z">
              <w:r>
                <w:rPr>
                  <w:spacing w:val="-23"/>
                  <w:sz w:val="16"/>
                </w:rPr>
                <w:t xml:space="preserve"> </w:t>
              </w:r>
            </w:ins>
            <w:ins w:id="155" w:author="Milica Radić" w:date="2026-10-04T13:52:04Z">
              <w:r>
                <w:rPr>
                  <w:sz w:val="16"/>
                </w:rPr>
                <w:t>0</w:t>
              </w:r>
            </w:ins>
            <w:ins w:id="156" w:author="Milica Radić" w:date="2026-10-04T13:52:04Z">
              <w:r>
                <w:rPr>
                  <w:spacing w:val="-23"/>
                  <w:sz w:val="16"/>
                </w:rPr>
                <w:t xml:space="preserve"> </w:t>
              </w:r>
            </w:ins>
            <w:ins w:id="157" w:author="Milica Radić" w:date="2026-10-04T13:52:04Z">
              <w:r>
                <w:rPr>
                  <w:sz w:val="16"/>
                </w:rPr>
                <w:t>0</w:t>
              </w:r>
            </w:ins>
            <w:ins w:id="158" w:author="Milica Radić" w:date="2026-10-04T13:52:04Z">
              <w:r>
                <w:rPr>
                  <w:spacing w:val="-23"/>
                  <w:sz w:val="16"/>
                </w:rPr>
                <w:t xml:space="preserve"> </w:t>
              </w:r>
            </w:ins>
            <w:ins w:id="159" w:author="Milica Radić" w:date="2026-10-04T13:52:04Z">
              <w:r>
                <w:rPr>
                  <w:sz w:val="16"/>
                </w:rPr>
                <w:t>0</w:t>
              </w:r>
            </w:ins>
            <w:ins w:id="160" w:author="Milica Radić" w:date="2026-10-04T13:52:04Z">
              <w:r>
                <w:rPr>
                  <w:spacing w:val="45"/>
                  <w:sz w:val="16"/>
                </w:rPr>
                <w:t xml:space="preserve"> </w:t>
              </w:r>
            </w:ins>
            <w:ins w:id="161" w:author="Milica Radić" w:date="2026-10-04T13:52:04Z">
              <w:r>
                <w:rPr>
                  <w:sz w:val="16"/>
                </w:rPr>
                <w:t>Н</w:t>
              </w:r>
            </w:ins>
            <w:ins w:id="162" w:author="Milica Radić" w:date="2026-10-04T13:52:04Z">
              <w:r>
                <w:rPr>
                  <w:spacing w:val="-23"/>
                  <w:sz w:val="16"/>
                </w:rPr>
                <w:t xml:space="preserve"> </w:t>
              </w:r>
            </w:ins>
            <w:ins w:id="163" w:author="Milica Radić" w:date="2026-10-04T13:52:04Z">
              <w:r>
                <w:rPr>
                  <w:sz w:val="16"/>
                </w:rPr>
                <w:t>О</w:t>
              </w:r>
            </w:ins>
            <w:ins w:id="164" w:author="Milica Radić" w:date="2026-10-04T13:52:04Z">
              <w:r>
                <w:rPr>
                  <w:spacing w:val="-24"/>
                  <w:sz w:val="16"/>
                </w:rPr>
                <w:t xml:space="preserve"> </w:t>
              </w:r>
            </w:ins>
            <w:ins w:id="165" w:author="Milica Radić" w:date="2026-10-04T13:52:04Z">
              <w:r>
                <w:rPr>
                  <w:sz w:val="16"/>
                </w:rPr>
                <w:t>В</w:t>
              </w:r>
            </w:ins>
            <w:ins w:id="166" w:author="Milica Radić" w:date="2026-10-04T13:52:04Z">
              <w:r>
                <w:rPr>
                  <w:spacing w:val="-23"/>
                  <w:sz w:val="16"/>
                </w:rPr>
                <w:t xml:space="preserve"> </w:t>
              </w:r>
            </w:ins>
            <w:ins w:id="167" w:author="Milica Radić" w:date="2026-10-04T13:52:04Z">
              <w:r>
                <w:rPr>
                  <w:sz w:val="16"/>
                </w:rPr>
                <w:t>И</w:t>
              </w:r>
            </w:ins>
            <w:ins w:id="168" w:author="Milica Radić" w:date="2026-10-04T13:52:04Z">
              <w:r>
                <w:rPr>
                  <w:spacing w:val="43"/>
                  <w:sz w:val="16"/>
                </w:rPr>
                <w:t xml:space="preserve"> </w:t>
              </w:r>
            </w:ins>
            <w:ins w:id="169" w:author="Milica Radić" w:date="2026-10-04T13:52:04Z">
              <w:r>
                <w:rPr>
                  <w:sz w:val="16"/>
                </w:rPr>
                <w:t>СА</w:t>
              </w:r>
            </w:ins>
            <w:ins w:id="170" w:author="Milica Radić" w:date="2026-10-04T13:52:04Z">
              <w:r>
                <w:rPr>
                  <w:spacing w:val="-17"/>
                  <w:sz w:val="16"/>
                </w:rPr>
                <w:t xml:space="preserve"> </w:t>
              </w:r>
            </w:ins>
            <w:ins w:id="171" w:author="Milica Radić" w:date="2026-10-04T13:52:04Z">
              <w:r>
                <w:rPr>
                  <w:sz w:val="16"/>
                </w:rPr>
                <w:t>Д</w:t>
              </w:r>
            </w:ins>
            <w:ins w:id="172" w:author="Milica Radić" w:date="2026-10-04T13:52:04Z">
              <w:r>
                <w:rPr>
                  <w:spacing w:val="-25"/>
                  <w:sz w:val="16"/>
                </w:rPr>
                <w:t xml:space="preserve"> </w:t>
              </w:r>
            </w:ins>
            <w:ins w:id="173" w:author="Milica Radić" w:date="2026-10-04T13:52:04Z">
              <w:r>
                <w:rPr>
                  <w:sz w:val="16"/>
                </w:rPr>
                <w:t>,</w:t>
              </w:r>
            </w:ins>
            <w:ins w:id="174" w:author="Milica Radić" w:date="2026-10-04T13:52:04Z">
              <w:r>
                <w:rPr>
                  <w:spacing w:val="45"/>
                  <w:sz w:val="16"/>
                </w:rPr>
                <w:t xml:space="preserve"> </w:t>
              </w:r>
            </w:ins>
            <w:ins w:id="175" w:author="Milica Radić" w:date="2026-10-04T13:52:04Z">
              <w:r>
                <w:rPr>
                  <w:sz w:val="16"/>
                </w:rPr>
                <w:t>Тр</w:t>
              </w:r>
            </w:ins>
            <w:ins w:id="176" w:author="Milica Radić" w:date="2026-10-04T13:52:04Z">
              <w:r>
                <w:rPr>
                  <w:spacing w:val="-23"/>
                  <w:sz w:val="16"/>
                </w:rPr>
                <w:t xml:space="preserve"> </w:t>
              </w:r>
            </w:ins>
            <w:ins w:id="177" w:author="Milica Radić" w:date="2026-10-04T13:52:04Z">
              <w:r>
                <w:rPr>
                  <w:sz w:val="16"/>
                </w:rPr>
                <w:t>г</w:t>
              </w:r>
            </w:ins>
            <w:ins w:id="178" w:author="Milica Radić" w:date="2026-10-04T13:52:04Z">
              <w:r>
                <w:rPr>
                  <w:spacing w:val="44"/>
                  <w:sz w:val="16"/>
                </w:rPr>
                <w:t xml:space="preserve"> </w:t>
              </w:r>
            </w:ins>
            <w:ins w:id="179" w:author="Milica Radić" w:date="2026-10-04T13:52:04Z">
              <w:r>
                <w:rPr>
                  <w:sz w:val="16"/>
                </w:rPr>
                <w:t>Д</w:t>
              </w:r>
            </w:ins>
            <w:ins w:id="180" w:author="Milica Radić" w:date="2026-10-04T13:52:04Z">
              <w:r>
                <w:rPr>
                  <w:spacing w:val="-21"/>
                  <w:sz w:val="16"/>
                </w:rPr>
                <w:t xml:space="preserve"> </w:t>
              </w:r>
            </w:ins>
            <w:ins w:id="181" w:author="Milica Radić" w:date="2026-10-04T13:52:04Z">
              <w:r>
                <w:rPr>
                  <w:sz w:val="16"/>
                </w:rPr>
                <w:t>о</w:t>
              </w:r>
            </w:ins>
            <w:ins w:id="182" w:author="Milica Radić" w:date="2026-10-04T13:52:04Z">
              <w:r>
                <w:rPr>
                  <w:spacing w:val="-23"/>
                  <w:sz w:val="16"/>
                </w:rPr>
                <w:t xml:space="preserve"> </w:t>
              </w:r>
            </w:ins>
            <w:ins w:id="183" w:author="Milica Radić" w:date="2026-10-04T13:52:04Z">
              <w:r>
                <w:rPr>
                  <w:sz w:val="16"/>
                </w:rPr>
                <w:t>с</w:t>
              </w:r>
            </w:ins>
            <w:ins w:id="184" w:author="Milica Radić" w:date="2026-10-04T13:52:04Z">
              <w:r>
                <w:rPr>
                  <w:spacing w:val="-23"/>
                  <w:sz w:val="16"/>
                </w:rPr>
                <w:t xml:space="preserve"> </w:t>
              </w:r>
            </w:ins>
            <w:ins w:id="185" w:author="Milica Radić" w:date="2026-10-04T13:52:04Z">
              <w:r>
                <w:rPr>
                  <w:sz w:val="16"/>
                </w:rPr>
                <w:t>и</w:t>
              </w:r>
            </w:ins>
            <w:ins w:id="186" w:author="Milica Radić" w:date="2026-10-04T13:52:04Z">
              <w:r>
                <w:rPr>
                  <w:spacing w:val="-23"/>
                  <w:sz w:val="16"/>
                </w:rPr>
                <w:t xml:space="preserve"> </w:t>
              </w:r>
            </w:ins>
            <w:ins w:id="187" w:author="Milica Radić" w:date="2026-10-04T13:52:04Z">
              <w:r>
                <w:rPr>
                  <w:sz w:val="16"/>
                </w:rPr>
                <w:t>те</w:t>
              </w:r>
            </w:ins>
            <w:ins w:id="188" w:author="Milica Radić" w:date="2026-10-04T13:52:04Z">
              <w:r>
                <w:rPr>
                  <w:spacing w:val="-23"/>
                  <w:sz w:val="16"/>
                </w:rPr>
                <w:t xml:space="preserve"> </w:t>
              </w:r>
            </w:ins>
            <w:ins w:id="189" w:author="Milica Radić" w:date="2026-10-04T13:52:04Z">
              <w:r>
                <w:rPr>
                  <w:sz w:val="16"/>
                </w:rPr>
                <w:t>ј</w:t>
              </w:r>
            </w:ins>
            <w:ins w:id="190" w:author="Milica Radić" w:date="2026-10-04T13:52:04Z">
              <w:r>
                <w:rPr>
                  <w:spacing w:val="-25"/>
                  <w:sz w:val="16"/>
                </w:rPr>
                <w:t xml:space="preserve"> </w:t>
              </w:r>
            </w:ins>
            <w:ins w:id="191" w:author="Milica Radić" w:date="2026-10-04T13:52:04Z">
              <w:r>
                <w:rPr>
                  <w:sz w:val="16"/>
                </w:rPr>
                <w:t>а</w:t>
              </w:r>
            </w:ins>
            <w:ins w:id="192" w:author="Milica Radić" w:date="2026-10-04T13:52:04Z">
              <w:r>
                <w:rPr>
                  <w:spacing w:val="45"/>
                  <w:sz w:val="16"/>
                </w:rPr>
                <w:t xml:space="preserve"> </w:t>
              </w:r>
            </w:ins>
            <w:ins w:id="193" w:author="Milica Radić" w:date="2026-10-04T13:52:04Z">
              <w:r>
                <w:rPr>
                  <w:sz w:val="16"/>
                </w:rPr>
                <w:t>О</w:t>
              </w:r>
            </w:ins>
            <w:ins w:id="194" w:author="Milica Radić" w:date="2026-10-04T13:52:04Z">
              <w:r>
                <w:rPr>
                  <w:spacing w:val="-24"/>
                  <w:sz w:val="16"/>
                </w:rPr>
                <w:t xml:space="preserve"> </w:t>
              </w:r>
            </w:ins>
            <w:ins w:id="195" w:author="Milica Radić" w:date="2026-10-04T13:52:04Z">
              <w:r>
                <w:rPr>
                  <w:sz w:val="16"/>
                </w:rPr>
                <w:t>б</w:t>
              </w:r>
            </w:ins>
            <w:ins w:id="196" w:author="Milica Radić" w:date="2026-10-04T13:52:04Z">
              <w:r>
                <w:rPr>
                  <w:spacing w:val="-23"/>
                  <w:sz w:val="16"/>
                </w:rPr>
                <w:t xml:space="preserve"> </w:t>
              </w:r>
            </w:ins>
            <w:ins w:id="197" w:author="Milica Radić" w:date="2026-10-04T13:52:04Z">
              <w:r>
                <w:rPr>
                  <w:sz w:val="16"/>
                </w:rPr>
                <w:t>р</w:t>
              </w:r>
            </w:ins>
            <w:ins w:id="198" w:author="Milica Radić" w:date="2026-10-04T13:52:04Z">
              <w:r>
                <w:rPr>
                  <w:spacing w:val="-23"/>
                  <w:sz w:val="16"/>
                </w:rPr>
                <w:t xml:space="preserve"> </w:t>
              </w:r>
            </w:ins>
            <w:ins w:id="199" w:author="Milica Radić" w:date="2026-10-04T13:52:04Z">
              <w:r>
                <w:rPr>
                  <w:sz w:val="16"/>
                </w:rPr>
                <w:t>а</w:t>
              </w:r>
            </w:ins>
            <w:ins w:id="200" w:author="Milica Radić" w:date="2026-10-04T13:52:04Z">
              <w:r>
                <w:rPr>
                  <w:spacing w:val="-23"/>
                  <w:sz w:val="16"/>
                </w:rPr>
                <w:t xml:space="preserve"> </w:t>
              </w:r>
            </w:ins>
            <w:ins w:id="201" w:author="Milica Radić" w:date="2026-10-04T13:52:04Z">
              <w:r>
                <w:rPr>
                  <w:sz w:val="16"/>
                </w:rPr>
                <w:t>д</w:t>
              </w:r>
            </w:ins>
            <w:ins w:id="202" w:author="Milica Radić" w:date="2026-10-04T13:52:04Z">
              <w:r>
                <w:rPr>
                  <w:spacing w:val="-23"/>
                  <w:sz w:val="16"/>
                </w:rPr>
                <w:t xml:space="preserve"> </w:t>
              </w:r>
            </w:ins>
            <w:ins w:id="203" w:author="Milica Radić" w:date="2026-10-04T13:52:04Z">
              <w:r>
                <w:rPr>
                  <w:sz w:val="16"/>
                </w:rPr>
                <w:t>о</w:t>
              </w:r>
            </w:ins>
            <w:ins w:id="204" w:author="Milica Radić" w:date="2026-10-04T13:52:04Z">
              <w:r>
                <w:rPr>
                  <w:spacing w:val="-23"/>
                  <w:sz w:val="16"/>
                </w:rPr>
                <w:t xml:space="preserve"> </w:t>
              </w:r>
            </w:ins>
            <w:ins w:id="205" w:author="Milica Radić" w:date="2026-10-04T13:52:04Z">
              <w:r>
                <w:rPr>
                  <w:sz w:val="16"/>
                </w:rPr>
                <w:t>в</w:t>
              </w:r>
            </w:ins>
            <w:ins w:id="206" w:author="Milica Radić" w:date="2026-10-04T13:52:04Z">
              <w:r>
                <w:rPr>
                  <w:spacing w:val="-23"/>
                  <w:sz w:val="16"/>
                </w:rPr>
                <w:t xml:space="preserve"> </w:t>
              </w:r>
            </w:ins>
            <w:ins w:id="207" w:author="Milica Radić" w:date="2026-10-04T13:52:04Z">
              <w:r>
                <w:rPr>
                  <w:sz w:val="16"/>
                </w:rPr>
                <w:t>и</w:t>
              </w:r>
            </w:ins>
            <w:ins w:id="208" w:author="Milica Radić" w:date="2026-10-04T13:52:04Z">
              <w:r>
                <w:rPr>
                  <w:spacing w:val="-17"/>
                  <w:sz w:val="16"/>
                </w:rPr>
                <w:t xml:space="preserve"> </w:t>
              </w:r>
            </w:ins>
            <w:ins w:id="209" w:author="Milica Radić" w:date="2026-10-04T13:52:04Z">
              <w:r>
                <w:rPr>
                  <w:sz w:val="16"/>
                </w:rPr>
                <w:t>ћ</w:t>
              </w:r>
            </w:ins>
            <w:ins w:id="210" w:author="Milica Radić" w:date="2026-10-04T13:52:04Z">
              <w:r>
                <w:rPr>
                  <w:spacing w:val="-23"/>
                  <w:sz w:val="16"/>
                </w:rPr>
                <w:t xml:space="preserve"> </w:t>
              </w:r>
            </w:ins>
            <w:ins w:id="211" w:author="Milica Radić" w:date="2026-10-04T13:52:04Z">
              <w:r>
                <w:rPr>
                  <w:sz w:val="16"/>
                </w:rPr>
                <w:t>а</w:t>
              </w:r>
            </w:ins>
            <w:ins w:id="212" w:author="Milica Radić" w:date="2026-10-04T13:52:04Z">
              <w:r>
                <w:rPr>
                  <w:spacing w:val="44"/>
                  <w:sz w:val="16"/>
                </w:rPr>
                <w:t xml:space="preserve"> </w:t>
              </w:r>
            </w:ins>
            <w:ins w:id="213" w:author="Milica Radić" w:date="2026-10-04T13:52:04Z">
              <w:r>
                <w:rPr>
                  <w:spacing w:val="-10"/>
                  <w:sz w:val="16"/>
                </w:rPr>
                <w:t>6</w:t>
              </w:r>
            </w:ins>
          </w:p>
        </w:tc>
        <w:tc>
          <w:tcPr>
            <w:tcW w:w="1820" w:type="dxa"/>
          </w:tcPr>
          <w:p w14:paraId="3CF4C310">
            <w:pPr>
              <w:pStyle w:val="125"/>
              <w:spacing w:before="45"/>
              <w:ind w:left="112"/>
              <w:rPr>
                <w:ins w:id="214" w:author="Milica Radić" w:date="2026-10-04T13:52:04Z"/>
                <w:sz w:val="16"/>
              </w:rPr>
            </w:pPr>
            <w:ins w:id="215" w:author="Milica Radić" w:date="2026-10-04T13:52:04Z">
              <w:r>
                <w:rPr>
                  <w:spacing w:val="-2"/>
                  <w:sz w:val="16"/>
                </w:rPr>
                <w:t>Број:</w:t>
              </w:r>
            </w:ins>
          </w:p>
        </w:tc>
      </w:tr>
      <w:tr w14:paraId="5067104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71" w:hRule="atLeast"/>
          <w:ins w:id="216" w:author="Milica Radić" w:date="2026-10-04T13:52:04Z"/>
        </w:trPr>
        <w:tc>
          <w:tcPr>
            <w:tcW w:w="1138" w:type="dxa"/>
            <w:vMerge w:val="continue"/>
            <w:tcBorders>
              <w:top w:val="nil"/>
            </w:tcBorders>
          </w:tcPr>
          <w:p w14:paraId="12F7DA54">
            <w:pPr>
              <w:rPr>
                <w:ins w:id="217" w:author="Milica Radić" w:date="2026-10-04T13:52:04Z"/>
                <w:sz w:val="2"/>
                <w:szCs w:val="2"/>
              </w:rPr>
            </w:pPr>
          </w:p>
        </w:tc>
        <w:tc>
          <w:tcPr>
            <w:tcW w:w="5006" w:type="dxa"/>
            <w:vMerge w:val="continue"/>
            <w:tcBorders>
              <w:top w:val="nil"/>
            </w:tcBorders>
          </w:tcPr>
          <w:p w14:paraId="7D58D41C">
            <w:pPr>
              <w:rPr>
                <w:ins w:id="218" w:author="Milica Radić" w:date="2026-10-04T13:52:04Z"/>
                <w:sz w:val="2"/>
                <w:szCs w:val="2"/>
              </w:rPr>
            </w:pPr>
          </w:p>
        </w:tc>
        <w:tc>
          <w:tcPr>
            <w:tcW w:w="1820" w:type="dxa"/>
          </w:tcPr>
          <w:p w14:paraId="36703040">
            <w:pPr>
              <w:pStyle w:val="125"/>
              <w:spacing w:before="0"/>
              <w:ind w:left="0"/>
              <w:rPr>
                <w:ins w:id="219" w:author="Milica Radić" w:date="2026-10-04T13:52:04Z"/>
                <w:rFonts w:ascii="Times New Roman"/>
                <w:sz w:val="14"/>
              </w:rPr>
            </w:pPr>
          </w:p>
        </w:tc>
      </w:tr>
      <w:tr w14:paraId="1D11ADD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70" w:hRule="atLeast"/>
          <w:ins w:id="220" w:author="Milica Radić" w:date="2026-10-04T13:52:04Z"/>
        </w:trPr>
        <w:tc>
          <w:tcPr>
            <w:tcW w:w="1138" w:type="dxa"/>
            <w:vMerge w:val="continue"/>
            <w:tcBorders>
              <w:top w:val="nil"/>
            </w:tcBorders>
          </w:tcPr>
          <w:p w14:paraId="59B0C00B">
            <w:pPr>
              <w:rPr>
                <w:ins w:id="221" w:author="Milica Radić" w:date="2026-10-04T13:52:04Z"/>
                <w:sz w:val="2"/>
                <w:szCs w:val="2"/>
              </w:rPr>
            </w:pPr>
          </w:p>
        </w:tc>
        <w:tc>
          <w:tcPr>
            <w:tcW w:w="5006" w:type="dxa"/>
            <w:vMerge w:val="restart"/>
            <w:shd w:val="clear" w:color="auto" w:fill="E4E4E4"/>
          </w:tcPr>
          <w:p w14:paraId="3932836D">
            <w:pPr>
              <w:pStyle w:val="125"/>
              <w:spacing w:before="160"/>
              <w:ind w:left="950"/>
              <w:rPr>
                <w:ins w:id="222" w:author="Milica Radić" w:date="2026-10-04T13:52:04Z"/>
                <w:b/>
                <w:sz w:val="22"/>
              </w:rPr>
            </w:pPr>
            <w:ins w:id="223" w:author="Milica Radić" w:date="2026-10-04T13:52:04Z">
              <w:r>
                <w:rPr>
                  <w:b/>
                  <w:sz w:val="22"/>
                </w:rPr>
                <w:t>ЗАДАТАК</w:t>
              </w:r>
            </w:ins>
            <w:ins w:id="224" w:author="Milica Radić" w:date="2026-10-04T13:52:04Z">
              <w:r>
                <w:rPr>
                  <w:b/>
                  <w:spacing w:val="-11"/>
                  <w:sz w:val="22"/>
                </w:rPr>
                <w:t xml:space="preserve"> </w:t>
              </w:r>
            </w:ins>
            <w:ins w:id="225" w:author="Milica Radić" w:date="2026-10-04T13:52:04Z">
              <w:r>
                <w:rPr>
                  <w:b/>
                  <w:sz w:val="22"/>
                </w:rPr>
                <w:t>ЗА</w:t>
              </w:r>
            </w:ins>
            <w:ins w:id="226" w:author="Milica Radić" w:date="2026-10-04T13:52:04Z">
              <w:r>
                <w:rPr>
                  <w:b/>
                  <w:spacing w:val="-8"/>
                  <w:sz w:val="22"/>
                </w:rPr>
                <w:t xml:space="preserve"> </w:t>
              </w:r>
            </w:ins>
            <w:ins w:id="227" w:author="Milica Radić" w:date="2026-10-04T13:52:04Z">
              <w:r>
                <w:rPr>
                  <w:b/>
                  <w:sz w:val="22"/>
                </w:rPr>
                <w:t>ЗАВРШНИ</w:t>
              </w:r>
            </w:ins>
            <w:ins w:id="228" w:author="Milica Radić" w:date="2026-10-04T13:52:04Z">
              <w:r>
                <w:rPr>
                  <w:b/>
                  <w:spacing w:val="-8"/>
                  <w:sz w:val="22"/>
                </w:rPr>
                <w:t xml:space="preserve"> </w:t>
              </w:r>
            </w:ins>
            <w:ins w:id="229" w:author="Milica Radić" w:date="2026-10-04T13:52:04Z">
              <w:r>
                <w:rPr>
                  <w:b/>
                  <w:spacing w:val="-5"/>
                  <w:sz w:val="22"/>
                </w:rPr>
                <w:t>РАД</w:t>
              </w:r>
            </w:ins>
          </w:p>
        </w:tc>
        <w:tc>
          <w:tcPr>
            <w:tcW w:w="1820" w:type="dxa"/>
          </w:tcPr>
          <w:p w14:paraId="15247314">
            <w:pPr>
              <w:pStyle w:val="125"/>
              <w:spacing w:before="45"/>
              <w:ind w:left="112"/>
              <w:rPr>
                <w:ins w:id="230" w:author="Milica Radić" w:date="2026-10-04T13:52:04Z"/>
                <w:sz w:val="16"/>
              </w:rPr>
            </w:pPr>
            <w:ins w:id="231" w:author="Milica Radić" w:date="2026-10-04T13:52:04Z">
              <w:r>
                <w:rPr>
                  <w:spacing w:val="-2"/>
                  <w:sz w:val="16"/>
                </w:rPr>
                <w:t>Датум:</w:t>
              </w:r>
            </w:ins>
          </w:p>
        </w:tc>
      </w:tr>
      <w:tr w14:paraId="738972F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71" w:hRule="atLeast"/>
          <w:ins w:id="232" w:author="Milica Radić" w:date="2026-10-04T13:52:04Z"/>
        </w:trPr>
        <w:tc>
          <w:tcPr>
            <w:tcW w:w="1138" w:type="dxa"/>
            <w:vMerge w:val="continue"/>
            <w:tcBorders>
              <w:top w:val="nil"/>
            </w:tcBorders>
          </w:tcPr>
          <w:p w14:paraId="6D4C7F6F">
            <w:pPr>
              <w:rPr>
                <w:ins w:id="233" w:author="Milica Radić" w:date="2026-10-04T13:52:04Z"/>
                <w:sz w:val="2"/>
                <w:szCs w:val="2"/>
              </w:rPr>
            </w:pPr>
          </w:p>
        </w:tc>
        <w:tc>
          <w:tcPr>
            <w:tcW w:w="5006" w:type="dxa"/>
            <w:vMerge w:val="continue"/>
            <w:tcBorders>
              <w:top w:val="nil"/>
            </w:tcBorders>
            <w:shd w:val="clear" w:color="auto" w:fill="E4E4E4"/>
          </w:tcPr>
          <w:p w14:paraId="2FFD8B3A">
            <w:pPr>
              <w:rPr>
                <w:ins w:id="234" w:author="Milica Radić" w:date="2026-10-04T13:52:04Z"/>
                <w:sz w:val="2"/>
                <w:szCs w:val="2"/>
              </w:rPr>
            </w:pPr>
          </w:p>
        </w:tc>
        <w:tc>
          <w:tcPr>
            <w:tcW w:w="1820" w:type="dxa"/>
          </w:tcPr>
          <w:p w14:paraId="2E8BF2CF">
            <w:pPr>
              <w:pStyle w:val="125"/>
              <w:spacing w:before="0"/>
              <w:ind w:left="0"/>
              <w:rPr>
                <w:ins w:id="235" w:author="Milica Radić" w:date="2026-10-04T13:52:04Z"/>
                <w:rFonts w:ascii="Times New Roman"/>
                <w:sz w:val="14"/>
              </w:rPr>
            </w:pPr>
          </w:p>
        </w:tc>
      </w:tr>
    </w:tbl>
    <w:p w14:paraId="276D96B0">
      <w:pPr>
        <w:pBdr>
          <w:top w:val="none" w:color="auto" w:sz="0" w:space="0"/>
          <w:left w:val="none" w:color="auto" w:sz="0" w:space="0"/>
          <w:bottom w:val="none" w:color="auto" w:sz="0" w:space="0"/>
          <w:right w:val="none" w:color="auto" w:sz="0" w:space="0"/>
          <w:between w:val="none" w:color="auto" w:sz="0" w:space="0"/>
        </w:pBdr>
        <w:spacing w:before="60"/>
        <w:jc w:val="right"/>
        <w:rPr>
          <w:ins w:id="236" w:author="Milica Radić" w:date="2026-10-04T13:52:04Z"/>
          <w:rFonts w:ascii="Arial" w:hAnsi="Arial" w:eastAsia="Arial" w:cs="Arial"/>
          <w:color w:val="000000"/>
          <w:sz w:val="2"/>
          <w:szCs w:val="2"/>
          <w:lang w:val="sr-Cyrl-RS"/>
        </w:rPr>
      </w:pPr>
    </w:p>
    <w:p w14:paraId="1A5681F1">
      <w:pPr>
        <w:spacing w:before="0" w:after="54"/>
        <w:ind w:left="4640" w:right="0" w:firstLine="0"/>
        <w:jc w:val="left"/>
        <w:rPr>
          <w:ins w:id="237" w:author="Milica Radić" w:date="2026-10-04T13:52:04Z"/>
          <w:rFonts w:ascii="Calibri" w:hAnsi="Calibri"/>
          <w:sz w:val="16"/>
        </w:rPr>
      </w:pPr>
      <w:ins w:id="238" w:author="Milica Radić" w:date="2026-10-04T13:52:04Z">
        <w:r>
          <w:rPr>
            <w:rFonts w:ascii="Arial" w:hAnsi="Arial"/>
            <w:i/>
            <w:sz w:val="16"/>
          </w:rPr>
          <w:t>(Податке</w:t>
        </w:r>
      </w:ins>
      <w:ins w:id="239" w:author="Milica Radić" w:date="2026-10-04T13:52:04Z">
        <w:r>
          <w:rPr>
            <w:rFonts w:ascii="Arial" w:hAnsi="Arial"/>
            <w:i/>
            <w:spacing w:val="-5"/>
            <w:sz w:val="16"/>
          </w:rPr>
          <w:t xml:space="preserve"> </w:t>
        </w:r>
      </w:ins>
      <w:ins w:id="240" w:author="Milica Radić" w:date="2026-10-04T13:52:04Z">
        <w:r>
          <w:rPr>
            <w:rFonts w:ascii="Arial" w:hAnsi="Arial"/>
            <w:i/>
            <w:sz w:val="16"/>
          </w:rPr>
          <w:t>уноси</w:t>
        </w:r>
      </w:ins>
      <w:ins w:id="241" w:author="Milica Radić" w:date="2026-10-04T13:52:04Z">
        <w:r>
          <w:rPr>
            <w:rFonts w:ascii="Arial" w:hAnsi="Arial"/>
            <w:i/>
            <w:spacing w:val="-5"/>
            <w:sz w:val="16"/>
          </w:rPr>
          <w:t xml:space="preserve"> </w:t>
        </w:r>
      </w:ins>
      <w:ins w:id="242" w:author="Milica Radić" w:date="2026-10-04T13:52:04Z">
        <w:r>
          <w:rPr>
            <w:rFonts w:ascii="Arial" w:hAnsi="Arial"/>
            <w:i/>
            <w:sz w:val="16"/>
          </w:rPr>
          <w:t>предметни</w:t>
        </w:r>
      </w:ins>
      <w:ins w:id="243" w:author="Milica Radić" w:date="2026-10-04T13:52:04Z">
        <w:r>
          <w:rPr>
            <w:rFonts w:ascii="Arial" w:hAnsi="Arial"/>
            <w:i/>
            <w:spacing w:val="-6"/>
            <w:sz w:val="16"/>
          </w:rPr>
          <w:t xml:space="preserve"> </w:t>
        </w:r>
      </w:ins>
      <w:ins w:id="244" w:author="Milica Radić" w:date="2026-10-04T13:52:04Z">
        <w:r>
          <w:rPr>
            <w:rFonts w:ascii="Arial" w:hAnsi="Arial"/>
            <w:i/>
            <w:sz w:val="16"/>
          </w:rPr>
          <w:t>наставник</w:t>
        </w:r>
      </w:ins>
      <w:ins w:id="245" w:author="Milica Radić" w:date="2026-10-04T13:52:04Z">
        <w:r>
          <w:rPr>
            <w:rFonts w:ascii="Arial" w:hAnsi="Arial"/>
            <w:i/>
            <w:spacing w:val="-5"/>
            <w:sz w:val="16"/>
          </w:rPr>
          <w:t xml:space="preserve"> </w:t>
        </w:r>
      </w:ins>
      <w:ins w:id="246" w:author="Milica Radić" w:date="2026-10-04T13:52:04Z">
        <w:r>
          <w:rPr>
            <w:rFonts w:ascii="Arial" w:hAnsi="Arial"/>
            <w:i/>
            <w:sz w:val="16"/>
          </w:rPr>
          <w:t>-</w:t>
        </w:r>
      </w:ins>
      <w:ins w:id="247" w:author="Milica Radić" w:date="2026-10-04T13:52:04Z">
        <w:r>
          <w:rPr>
            <w:rFonts w:ascii="Arial" w:hAnsi="Arial"/>
            <w:i/>
            <w:spacing w:val="-5"/>
            <w:sz w:val="16"/>
          </w:rPr>
          <w:t xml:space="preserve"> </w:t>
        </w:r>
      </w:ins>
      <w:ins w:id="248" w:author="Milica Radić" w:date="2026-10-04T13:52:04Z">
        <w:r>
          <w:rPr>
            <w:rFonts w:ascii="Arial" w:hAnsi="Arial"/>
            <w:i/>
            <w:spacing w:val="-2"/>
            <w:sz w:val="16"/>
          </w:rPr>
          <w:t>ментор</w:t>
        </w:r>
      </w:ins>
      <w:ins w:id="249" w:author="Milica Radić" w:date="2026-10-04T13:52:04Z">
        <w:r>
          <w:rPr>
            <w:rFonts w:ascii="Calibri" w:hAnsi="Calibri"/>
            <w:spacing w:val="-2"/>
            <w:sz w:val="16"/>
          </w:rPr>
          <w:t>)</w:t>
        </w:r>
      </w:ins>
    </w:p>
    <w:p w14:paraId="2CA356C6">
      <w:pPr>
        <w:pBdr>
          <w:top w:val="none" w:color="auto" w:sz="0" w:space="0"/>
          <w:left w:val="none" w:color="auto" w:sz="0" w:space="0"/>
          <w:bottom w:val="none" w:color="auto" w:sz="0" w:space="0"/>
          <w:right w:val="none" w:color="auto" w:sz="0" w:space="0"/>
          <w:between w:val="none" w:color="auto" w:sz="0" w:space="0"/>
        </w:pBdr>
        <w:spacing w:before="60"/>
        <w:jc w:val="right"/>
        <w:rPr>
          <w:ins w:id="250" w:author="Milica Radić" w:date="2026-10-04T13:52:04Z"/>
          <w:rFonts w:ascii="Arial" w:hAnsi="Arial" w:eastAsia="Arial" w:cs="Arial"/>
          <w:color w:val="000000"/>
          <w:sz w:val="2"/>
          <w:szCs w:val="2"/>
          <w:lang w:val="sr-Cyrl-RS"/>
        </w:rPr>
      </w:pPr>
    </w:p>
    <w:p w14:paraId="74A271BA">
      <w:pPr>
        <w:pBdr>
          <w:top w:val="none" w:color="auto" w:sz="0" w:space="0"/>
          <w:left w:val="none" w:color="auto" w:sz="0" w:space="0"/>
          <w:bottom w:val="none" w:color="auto" w:sz="0" w:space="0"/>
          <w:right w:val="none" w:color="auto" w:sz="0" w:space="0"/>
          <w:between w:val="none" w:color="auto" w:sz="0" w:space="0"/>
        </w:pBdr>
        <w:spacing w:before="60"/>
        <w:jc w:val="right"/>
        <w:rPr>
          <w:ins w:id="251" w:author="Milica Radić" w:date="2026-10-04T13:52:04Z"/>
          <w:rFonts w:ascii="Arial" w:hAnsi="Arial" w:eastAsia="Arial" w:cs="Arial"/>
          <w:color w:val="000000"/>
          <w:sz w:val="2"/>
          <w:szCs w:val="2"/>
          <w:lang w:val="sr-Cyrl-RS"/>
        </w:rPr>
      </w:pPr>
    </w:p>
    <w:tbl>
      <w:tblPr>
        <w:tblStyle w:val="9"/>
        <w:tblW w:w="0" w:type="auto"/>
        <w:tblInd w:w="45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372"/>
        <w:gridCol w:w="3520"/>
        <w:gridCol w:w="1252"/>
        <w:gridCol w:w="1820"/>
      </w:tblGrid>
      <w:tr w14:paraId="40D9AF4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1" w:hRule="atLeast"/>
          <w:ins w:id="252" w:author="Milica Radić" w:date="2026-10-04T13:52:04Z"/>
        </w:trPr>
        <w:tc>
          <w:tcPr>
            <w:tcW w:w="1372" w:type="dxa"/>
            <w:tcBorders>
              <w:bottom w:val="single" w:color="000000" w:sz="4" w:space="0"/>
              <w:right w:val="single" w:color="000000" w:sz="4" w:space="0"/>
            </w:tcBorders>
          </w:tcPr>
          <w:p w14:paraId="78C863FA">
            <w:pPr>
              <w:pStyle w:val="125"/>
              <w:spacing w:before="73" w:line="180" w:lineRule="atLeast"/>
              <w:ind w:left="85" w:right="556"/>
              <w:rPr>
                <w:ins w:id="253" w:author="Milica Radić" w:date="2026-10-04T13:52:04Z"/>
                <w:sz w:val="16"/>
                <w:szCs w:val="16"/>
              </w:rPr>
            </w:pPr>
            <w:ins w:id="254" w:author="Milica Radić" w:date="2026-10-04T13:52:04Z">
              <w:r>
                <w:rPr>
                  <w:spacing w:val="-4"/>
                  <w:sz w:val="16"/>
                  <w:szCs w:val="16"/>
                </w:rPr>
                <w:t xml:space="preserve">Студијски </w:t>
              </w:r>
            </w:ins>
            <w:ins w:id="255" w:author="Milica Radić" w:date="2026-10-04T13:52:04Z">
              <w:r>
                <w:rPr>
                  <w:spacing w:val="-2"/>
                  <w:sz w:val="16"/>
                  <w:szCs w:val="16"/>
                </w:rPr>
                <w:t>програм:</w:t>
              </w:r>
            </w:ins>
          </w:p>
        </w:tc>
        <w:tc>
          <w:tcPr>
            <w:tcW w:w="6592" w:type="dxa"/>
            <w:gridSpan w:val="3"/>
            <w:tcBorders>
              <w:left w:val="single" w:color="000000" w:sz="4" w:space="0"/>
              <w:bottom w:val="single" w:color="000000" w:sz="4" w:space="0"/>
            </w:tcBorders>
          </w:tcPr>
          <w:p w14:paraId="563CFC24">
            <w:pPr>
              <w:pStyle w:val="125"/>
              <w:spacing w:before="138"/>
              <w:ind w:left="159"/>
              <w:rPr>
                <w:ins w:id="256" w:author="Milica Radić" w:date="2026-10-04T13:52:04Z"/>
                <w:sz w:val="16"/>
                <w:szCs w:val="16"/>
              </w:rPr>
            </w:pPr>
            <w:ins w:id="257" w:author="Milica Radić" w:date="2026-10-04T13:52:04Z">
              <w:r>
                <w:rPr>
                  <w:sz w:val="16"/>
                  <w:szCs w:val="16"/>
                </w:rPr>
                <w:t>Софтверско</w:t>
              </w:r>
            </w:ins>
            <w:ins w:id="258" w:author="Milica Radić" w:date="2026-10-04T13:52:04Z">
              <w:r>
                <w:rPr>
                  <w:spacing w:val="-2"/>
                  <w:sz w:val="16"/>
                  <w:szCs w:val="16"/>
                </w:rPr>
                <w:t xml:space="preserve"> </w:t>
              </w:r>
            </w:ins>
            <w:ins w:id="259" w:author="Milica Radić" w:date="2026-10-04T13:52:04Z">
              <w:r>
                <w:rPr>
                  <w:sz w:val="16"/>
                  <w:szCs w:val="16"/>
                </w:rPr>
                <w:t>инжењерство</w:t>
              </w:r>
            </w:ins>
            <w:ins w:id="260" w:author="Milica Radić" w:date="2026-10-04T13:52:04Z">
              <w:r>
                <w:rPr>
                  <w:spacing w:val="-2"/>
                  <w:sz w:val="16"/>
                  <w:szCs w:val="16"/>
                </w:rPr>
                <w:t xml:space="preserve"> </w:t>
              </w:r>
            </w:ins>
            <w:ins w:id="261" w:author="Milica Radić" w:date="2026-10-04T13:52:04Z">
              <w:r>
                <w:rPr>
                  <w:sz w:val="16"/>
                  <w:szCs w:val="16"/>
                </w:rPr>
                <w:t>и</w:t>
              </w:r>
            </w:ins>
            <w:ins w:id="262" w:author="Milica Radić" w:date="2026-10-04T13:52:04Z">
              <w:r>
                <w:rPr>
                  <w:spacing w:val="-2"/>
                  <w:sz w:val="16"/>
                  <w:szCs w:val="16"/>
                </w:rPr>
                <w:t xml:space="preserve"> </w:t>
              </w:r>
            </w:ins>
            <w:ins w:id="263" w:author="Milica Radić" w:date="2026-10-04T13:52:04Z">
              <w:r>
                <w:rPr>
                  <w:sz w:val="16"/>
                  <w:szCs w:val="16"/>
                </w:rPr>
                <w:t>информационе</w:t>
              </w:r>
            </w:ins>
            <w:ins w:id="264" w:author="Milica Radić" w:date="2026-10-04T13:52:04Z">
              <w:r>
                <w:rPr>
                  <w:spacing w:val="-1"/>
                  <w:sz w:val="16"/>
                  <w:szCs w:val="16"/>
                </w:rPr>
                <w:t xml:space="preserve"> </w:t>
              </w:r>
            </w:ins>
            <w:ins w:id="265" w:author="Milica Radić" w:date="2026-10-04T13:52:04Z">
              <w:r>
                <w:rPr>
                  <w:spacing w:val="-2"/>
                  <w:sz w:val="16"/>
                  <w:szCs w:val="16"/>
                </w:rPr>
                <w:t>технологије</w:t>
              </w:r>
            </w:ins>
          </w:p>
        </w:tc>
      </w:tr>
      <w:tr w14:paraId="666BCB4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11" w:hRule="atLeast"/>
          <w:ins w:id="266" w:author="Milica Radić" w:date="2026-10-04T13:52:04Z"/>
        </w:trPr>
        <w:tc>
          <w:tcPr>
            <w:tcW w:w="1372" w:type="dxa"/>
            <w:tcBorders>
              <w:top w:val="single" w:color="000000" w:sz="4" w:space="0"/>
              <w:bottom w:val="single" w:color="000000" w:sz="4" w:space="0"/>
              <w:right w:val="single" w:color="000000" w:sz="4" w:space="0"/>
            </w:tcBorders>
          </w:tcPr>
          <w:p w14:paraId="68C31837">
            <w:pPr>
              <w:pStyle w:val="125"/>
              <w:spacing w:before="63"/>
              <w:ind w:left="85"/>
              <w:rPr>
                <w:ins w:id="267" w:author="Milica Radić" w:date="2026-10-04T13:52:04Z"/>
                <w:sz w:val="16"/>
                <w:szCs w:val="16"/>
              </w:rPr>
            </w:pPr>
            <w:ins w:id="268" w:author="Milica Radić" w:date="2026-10-04T13:52:04Z">
              <w:r>
                <w:rPr>
                  <w:spacing w:val="-2"/>
                  <w:sz w:val="16"/>
                  <w:szCs w:val="16"/>
                </w:rPr>
                <w:t>Студент:</w:t>
              </w:r>
            </w:ins>
          </w:p>
        </w:tc>
        <w:tc>
          <w:tcPr>
            <w:tcW w:w="3520" w:type="dxa"/>
            <w:tcBorders>
              <w:top w:val="single" w:color="000000" w:sz="4" w:space="0"/>
              <w:left w:val="single" w:color="000000" w:sz="4" w:space="0"/>
              <w:bottom w:val="single" w:color="000000" w:sz="4" w:space="0"/>
              <w:right w:val="single" w:color="000000" w:sz="4" w:space="0"/>
            </w:tcBorders>
          </w:tcPr>
          <w:p w14:paraId="60E0D06A">
            <w:pPr>
              <w:pStyle w:val="125"/>
              <w:spacing w:before="79"/>
              <w:ind w:left="159"/>
              <w:rPr>
                <w:ins w:id="269" w:author="Milica Radić" w:date="2026-10-04T13:52:04Z"/>
                <w:rFonts w:hint="default"/>
                <w:sz w:val="16"/>
                <w:szCs w:val="16"/>
                <w:lang w:val="sr-Cyrl-RS"/>
              </w:rPr>
            </w:pPr>
            <w:ins w:id="270" w:author="Milica Radić" w:date="2026-10-04T13:52:04Z">
              <w:r>
                <w:rPr>
                  <w:sz w:val="16"/>
                  <w:szCs w:val="16"/>
                  <w:lang w:val="sr-Cyrl-RS"/>
                </w:rPr>
                <w:t>Милица</w:t>
              </w:r>
            </w:ins>
            <w:ins w:id="271" w:author="Milica Radić" w:date="2026-10-04T13:52:04Z">
              <w:r>
                <w:rPr>
                  <w:rFonts w:hint="default"/>
                  <w:sz w:val="16"/>
                  <w:szCs w:val="16"/>
                  <w:lang w:val="sr-Cyrl-RS"/>
                </w:rPr>
                <w:t xml:space="preserve"> Радић</w:t>
              </w:r>
            </w:ins>
          </w:p>
        </w:tc>
        <w:tc>
          <w:tcPr>
            <w:tcW w:w="1252" w:type="dxa"/>
            <w:tcBorders>
              <w:top w:val="single" w:color="000000" w:sz="4" w:space="0"/>
              <w:left w:val="single" w:color="000000" w:sz="4" w:space="0"/>
              <w:bottom w:val="single" w:color="000000" w:sz="4" w:space="0"/>
              <w:right w:val="single" w:color="000000" w:sz="4" w:space="0"/>
            </w:tcBorders>
          </w:tcPr>
          <w:p w14:paraId="0E47D484">
            <w:pPr>
              <w:pStyle w:val="125"/>
              <w:spacing w:before="63"/>
              <w:ind w:left="95"/>
              <w:rPr>
                <w:ins w:id="272" w:author="Milica Radić" w:date="2026-10-04T13:52:04Z"/>
                <w:sz w:val="16"/>
                <w:szCs w:val="16"/>
              </w:rPr>
            </w:pPr>
            <w:ins w:id="273" w:author="Milica Radić" w:date="2026-10-04T13:52:04Z">
              <w:r>
                <w:rPr>
                  <w:sz w:val="16"/>
                  <w:szCs w:val="16"/>
                </w:rPr>
                <w:t>Број</w:t>
              </w:r>
            </w:ins>
            <w:ins w:id="274" w:author="Milica Radić" w:date="2026-10-04T13:52:04Z">
              <w:r>
                <w:rPr>
                  <w:spacing w:val="-4"/>
                  <w:sz w:val="16"/>
                  <w:szCs w:val="16"/>
                </w:rPr>
                <w:t xml:space="preserve"> </w:t>
              </w:r>
            </w:ins>
            <w:ins w:id="275" w:author="Milica Radić" w:date="2026-10-04T13:52:04Z">
              <w:r>
                <w:rPr>
                  <w:spacing w:val="-2"/>
                  <w:sz w:val="16"/>
                  <w:szCs w:val="16"/>
                </w:rPr>
                <w:t>индекса:</w:t>
              </w:r>
            </w:ins>
          </w:p>
        </w:tc>
        <w:tc>
          <w:tcPr>
            <w:tcW w:w="1820" w:type="dxa"/>
            <w:tcBorders>
              <w:top w:val="single" w:color="000000" w:sz="4" w:space="0"/>
              <w:left w:val="single" w:color="000000" w:sz="4" w:space="0"/>
              <w:bottom w:val="single" w:color="000000" w:sz="4" w:space="0"/>
            </w:tcBorders>
          </w:tcPr>
          <w:p w14:paraId="7F7EFDE1">
            <w:pPr>
              <w:pStyle w:val="125"/>
              <w:spacing w:before="79"/>
              <w:ind w:left="183"/>
              <w:rPr>
                <w:ins w:id="276" w:author="Milica Radić" w:date="2026-10-04T13:52:04Z"/>
                <w:rFonts w:hint="default"/>
                <w:sz w:val="16"/>
                <w:szCs w:val="16"/>
                <w:lang w:val="sr-Cyrl-RS"/>
              </w:rPr>
            </w:pPr>
            <w:ins w:id="277" w:author="Milica Radić" w:date="2026-10-04T13:52:04Z">
              <w:r>
                <w:rPr>
                  <w:rFonts w:hint="default"/>
                  <w:sz w:val="16"/>
                  <w:szCs w:val="16"/>
                  <w:lang w:val="en-US"/>
                </w:rPr>
                <w:t>SV26/2022</w:t>
              </w:r>
            </w:ins>
          </w:p>
        </w:tc>
      </w:tr>
      <w:tr w14:paraId="171EFBE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94" w:hRule="atLeast"/>
          <w:ins w:id="278" w:author="Milica Radić" w:date="2026-10-04T13:52:04Z"/>
        </w:trPr>
        <w:tc>
          <w:tcPr>
            <w:tcW w:w="1372" w:type="dxa"/>
            <w:tcBorders>
              <w:top w:val="single" w:color="000000" w:sz="4" w:space="0"/>
              <w:bottom w:val="single" w:color="000000" w:sz="4" w:space="0"/>
              <w:right w:val="single" w:color="000000" w:sz="4" w:space="0"/>
            </w:tcBorders>
          </w:tcPr>
          <w:p w14:paraId="3F3A1577">
            <w:pPr>
              <w:pStyle w:val="125"/>
              <w:spacing w:before="6" w:line="180" w:lineRule="atLeast"/>
              <w:ind w:left="85"/>
              <w:rPr>
                <w:ins w:id="279" w:author="Milica Radić" w:date="2026-10-04T13:52:04Z"/>
                <w:sz w:val="16"/>
                <w:szCs w:val="16"/>
              </w:rPr>
            </w:pPr>
            <w:ins w:id="280" w:author="Milica Radić" w:date="2026-10-04T13:52:04Z">
              <w:r>
                <w:rPr>
                  <w:sz w:val="16"/>
                  <w:szCs w:val="16"/>
                </w:rPr>
                <w:t>Степен</w:t>
              </w:r>
            </w:ins>
            <w:ins w:id="281" w:author="Milica Radić" w:date="2026-10-04T13:52:04Z">
              <w:r>
                <w:rPr>
                  <w:spacing w:val="-12"/>
                  <w:sz w:val="16"/>
                  <w:szCs w:val="16"/>
                </w:rPr>
                <w:t xml:space="preserve"> </w:t>
              </w:r>
            </w:ins>
            <w:ins w:id="282" w:author="Milica Radić" w:date="2026-10-04T13:52:04Z">
              <w:r>
                <w:rPr>
                  <w:sz w:val="16"/>
                  <w:szCs w:val="16"/>
                </w:rPr>
                <w:t>и</w:t>
              </w:r>
            </w:ins>
            <w:ins w:id="283" w:author="Milica Radić" w:date="2026-10-04T13:52:04Z">
              <w:r>
                <w:rPr>
                  <w:spacing w:val="-11"/>
                  <w:sz w:val="16"/>
                  <w:szCs w:val="16"/>
                </w:rPr>
                <w:t xml:space="preserve"> </w:t>
              </w:r>
            </w:ins>
            <w:ins w:id="284" w:author="Milica Radić" w:date="2026-10-04T13:52:04Z">
              <w:r>
                <w:rPr>
                  <w:sz w:val="16"/>
                  <w:szCs w:val="16"/>
                </w:rPr>
                <w:t xml:space="preserve">врста </w:t>
              </w:r>
            </w:ins>
            <w:ins w:id="285" w:author="Milica Radić" w:date="2026-10-04T13:52:04Z">
              <w:r>
                <w:rPr>
                  <w:spacing w:val="-2"/>
                  <w:sz w:val="16"/>
                  <w:szCs w:val="16"/>
                </w:rPr>
                <w:t>студија:</w:t>
              </w:r>
            </w:ins>
          </w:p>
        </w:tc>
        <w:tc>
          <w:tcPr>
            <w:tcW w:w="6592" w:type="dxa"/>
            <w:gridSpan w:val="3"/>
            <w:tcBorders>
              <w:top w:val="single" w:color="000000" w:sz="4" w:space="0"/>
              <w:left w:val="single" w:color="000000" w:sz="4" w:space="0"/>
              <w:bottom w:val="single" w:color="000000" w:sz="4" w:space="0"/>
            </w:tcBorders>
          </w:tcPr>
          <w:p w14:paraId="6D3FD2B9">
            <w:pPr>
              <w:pStyle w:val="125"/>
              <w:spacing w:before="112"/>
              <w:ind w:left="159"/>
              <w:rPr>
                <w:ins w:id="286" w:author="Milica Radić" w:date="2026-10-04T13:52:04Z"/>
                <w:rFonts w:hint="default"/>
                <w:sz w:val="16"/>
                <w:szCs w:val="16"/>
                <w:lang w:val="sr-Cyrl-RS"/>
              </w:rPr>
            </w:pPr>
            <w:ins w:id="287" w:author="Milica Radić" w:date="2026-10-04T13:52:04Z">
              <w:r>
                <w:rPr>
                  <w:sz w:val="16"/>
                  <w:szCs w:val="16"/>
                  <w:lang w:val="sr-Cyrl-RS"/>
                </w:rPr>
                <w:t>ОСНОВНЕ</w:t>
              </w:r>
            </w:ins>
            <w:ins w:id="288" w:author="Milica Radić" w:date="2026-10-04T13:52:04Z">
              <w:r>
                <w:rPr>
                  <w:rFonts w:hint="default"/>
                  <w:sz w:val="16"/>
                  <w:szCs w:val="16"/>
                  <w:lang w:val="sr-Cyrl-RS"/>
                </w:rPr>
                <w:t xml:space="preserve"> АКАДЕМСКЕ СТУДИЈЕ</w:t>
              </w:r>
            </w:ins>
          </w:p>
        </w:tc>
      </w:tr>
      <w:tr w14:paraId="442CB3B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11" w:hRule="atLeast"/>
          <w:ins w:id="289" w:author="Milica Radić" w:date="2026-10-04T13:52:04Z"/>
        </w:trPr>
        <w:tc>
          <w:tcPr>
            <w:tcW w:w="1372" w:type="dxa"/>
            <w:tcBorders>
              <w:top w:val="single" w:color="000000" w:sz="4" w:space="0"/>
              <w:bottom w:val="single" w:color="000000" w:sz="4" w:space="0"/>
              <w:right w:val="single" w:color="000000" w:sz="4" w:space="0"/>
            </w:tcBorders>
          </w:tcPr>
          <w:p w14:paraId="1F7B9D7B">
            <w:pPr>
              <w:pStyle w:val="125"/>
              <w:spacing w:before="64"/>
              <w:ind w:left="85"/>
              <w:rPr>
                <w:ins w:id="290" w:author="Milica Radić" w:date="2026-10-04T13:52:04Z"/>
                <w:sz w:val="16"/>
                <w:szCs w:val="16"/>
              </w:rPr>
            </w:pPr>
            <w:ins w:id="291" w:author="Milica Radić" w:date="2026-10-04T13:52:04Z">
              <w:r>
                <w:rPr>
                  <w:spacing w:val="-2"/>
                  <w:sz w:val="16"/>
                  <w:szCs w:val="16"/>
                </w:rPr>
                <w:t>Област:</w:t>
              </w:r>
            </w:ins>
          </w:p>
        </w:tc>
        <w:tc>
          <w:tcPr>
            <w:tcW w:w="6592" w:type="dxa"/>
            <w:gridSpan w:val="3"/>
            <w:tcBorders>
              <w:top w:val="single" w:color="000000" w:sz="4" w:space="0"/>
              <w:left w:val="single" w:color="000000" w:sz="4" w:space="0"/>
              <w:bottom w:val="single" w:color="000000" w:sz="4" w:space="0"/>
            </w:tcBorders>
          </w:tcPr>
          <w:p w14:paraId="0DA1DB44">
            <w:pPr>
              <w:pStyle w:val="125"/>
              <w:spacing w:before="67"/>
              <w:ind w:left="159"/>
              <w:rPr>
                <w:ins w:id="292" w:author="Milica Radić" w:date="2026-10-04T13:52:04Z"/>
                <w:sz w:val="16"/>
                <w:szCs w:val="16"/>
              </w:rPr>
            </w:pPr>
            <w:ins w:id="293" w:author="Milica Radić" w:date="2026-10-04T13:52:04Z">
              <w:r>
                <w:rPr>
                  <w:sz w:val="16"/>
                  <w:szCs w:val="16"/>
                </w:rPr>
                <w:t>Електротехничко</w:t>
              </w:r>
            </w:ins>
            <w:ins w:id="294" w:author="Milica Radić" w:date="2026-10-04T13:52:04Z">
              <w:r>
                <w:rPr>
                  <w:spacing w:val="-4"/>
                  <w:sz w:val="16"/>
                  <w:szCs w:val="16"/>
                </w:rPr>
                <w:t xml:space="preserve"> </w:t>
              </w:r>
            </w:ins>
            <w:ins w:id="295" w:author="Milica Radić" w:date="2026-10-04T13:52:04Z">
              <w:r>
                <w:rPr>
                  <w:sz w:val="16"/>
                  <w:szCs w:val="16"/>
                </w:rPr>
                <w:t>и</w:t>
              </w:r>
            </w:ins>
            <w:ins w:id="296" w:author="Milica Radić" w:date="2026-10-04T13:52:04Z">
              <w:r>
                <w:rPr>
                  <w:spacing w:val="-4"/>
                  <w:sz w:val="16"/>
                  <w:szCs w:val="16"/>
                </w:rPr>
                <w:t xml:space="preserve"> </w:t>
              </w:r>
            </w:ins>
            <w:ins w:id="297" w:author="Milica Radić" w:date="2026-10-04T13:52:04Z">
              <w:r>
                <w:rPr>
                  <w:sz w:val="16"/>
                  <w:szCs w:val="16"/>
                </w:rPr>
                <w:t>рачунарско</w:t>
              </w:r>
            </w:ins>
            <w:ins w:id="298" w:author="Milica Radić" w:date="2026-10-04T13:52:04Z">
              <w:r>
                <w:rPr>
                  <w:spacing w:val="-3"/>
                  <w:sz w:val="16"/>
                  <w:szCs w:val="16"/>
                </w:rPr>
                <w:t xml:space="preserve"> </w:t>
              </w:r>
            </w:ins>
            <w:ins w:id="299" w:author="Milica Radić" w:date="2026-10-04T13:52:04Z">
              <w:r>
                <w:rPr>
                  <w:spacing w:val="-2"/>
                  <w:sz w:val="16"/>
                  <w:szCs w:val="16"/>
                </w:rPr>
                <w:t>инжењерство</w:t>
              </w:r>
            </w:ins>
          </w:p>
        </w:tc>
      </w:tr>
      <w:tr w14:paraId="0A0B1BA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09" w:hRule="atLeast"/>
          <w:ins w:id="300" w:author="Milica Radić" w:date="2026-10-04T13:52:04Z"/>
        </w:trPr>
        <w:tc>
          <w:tcPr>
            <w:tcW w:w="1372" w:type="dxa"/>
            <w:tcBorders>
              <w:top w:val="single" w:color="000000" w:sz="4" w:space="0"/>
              <w:right w:val="single" w:color="000000" w:sz="4" w:space="0"/>
            </w:tcBorders>
          </w:tcPr>
          <w:p w14:paraId="02E958DC">
            <w:pPr>
              <w:pStyle w:val="125"/>
              <w:spacing w:before="64"/>
              <w:ind w:left="85"/>
              <w:rPr>
                <w:ins w:id="301" w:author="Milica Radić" w:date="2026-10-04T13:52:04Z"/>
                <w:sz w:val="16"/>
                <w:szCs w:val="16"/>
              </w:rPr>
            </w:pPr>
            <w:ins w:id="302" w:author="Milica Radić" w:date="2026-10-04T13:52:04Z">
              <w:r>
                <w:rPr>
                  <w:spacing w:val="-2"/>
                  <w:sz w:val="16"/>
                  <w:szCs w:val="16"/>
                </w:rPr>
                <w:t>Ментор:</w:t>
              </w:r>
            </w:ins>
          </w:p>
        </w:tc>
        <w:tc>
          <w:tcPr>
            <w:tcW w:w="6592" w:type="dxa"/>
            <w:gridSpan w:val="3"/>
            <w:tcBorders>
              <w:top w:val="single" w:color="000000" w:sz="4" w:space="0"/>
              <w:left w:val="single" w:color="000000" w:sz="4" w:space="0"/>
            </w:tcBorders>
          </w:tcPr>
          <w:p w14:paraId="037944B0">
            <w:pPr>
              <w:pStyle w:val="125"/>
              <w:spacing w:before="74"/>
              <w:ind w:left="159"/>
              <w:rPr>
                <w:ins w:id="303" w:author="Milica Radić" w:date="2026-10-04T13:52:04Z"/>
                <w:sz w:val="16"/>
                <w:szCs w:val="16"/>
              </w:rPr>
            </w:pPr>
            <w:ins w:id="304" w:author="Milica Radić" w:date="2026-10-04T13:52:04Z">
              <w:r>
                <w:rPr>
                  <w:rFonts w:hint="default"/>
                  <w:sz w:val="16"/>
                  <w:szCs w:val="16"/>
                </w:rPr>
                <w:t>др Милан Стојков, доцент</w:t>
              </w:r>
            </w:ins>
          </w:p>
        </w:tc>
      </w:tr>
      <w:tr w14:paraId="209428B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997" w:hRule="atLeast"/>
          <w:ins w:id="305" w:author="Milica Radić" w:date="2026-10-04T13:52:04Z"/>
        </w:trPr>
        <w:tc>
          <w:tcPr>
            <w:tcW w:w="7964" w:type="dxa"/>
            <w:gridSpan w:val="4"/>
            <w:shd w:val="clear" w:color="auto" w:fill="F1F1F1"/>
          </w:tcPr>
          <w:p w14:paraId="2CACF5DA">
            <w:pPr>
              <w:pStyle w:val="125"/>
              <w:spacing w:before="0"/>
              <w:ind w:left="112" w:right="-29" w:firstLine="8"/>
              <w:rPr>
                <w:ins w:id="306" w:author="Milica Radić" w:date="2026-10-04T13:52:04Z"/>
                <w:sz w:val="16"/>
                <w:szCs w:val="16"/>
              </w:rPr>
            </w:pPr>
            <w:ins w:id="307" w:author="Milica Radić" w:date="2026-10-04T13:52:04Z">
              <w:r>
                <w:rPr>
                  <w:sz w:val="16"/>
                  <w:szCs w:val="16"/>
                </w:rPr>
                <w:t>НА</w:t>
              </w:r>
            </w:ins>
            <w:ins w:id="308" w:author="Milica Radić" w:date="2026-10-04T13:52:04Z">
              <w:r>
                <w:rPr>
                  <w:spacing w:val="-7"/>
                  <w:sz w:val="16"/>
                  <w:szCs w:val="16"/>
                </w:rPr>
                <w:t xml:space="preserve"> </w:t>
              </w:r>
            </w:ins>
            <w:ins w:id="309" w:author="Milica Radić" w:date="2026-10-04T13:52:04Z">
              <w:r>
                <w:rPr>
                  <w:sz w:val="16"/>
                  <w:szCs w:val="16"/>
                </w:rPr>
                <w:t>ОСНОВУ</w:t>
              </w:r>
            </w:ins>
            <w:ins w:id="310" w:author="Milica Radić" w:date="2026-10-04T13:52:04Z">
              <w:r>
                <w:rPr>
                  <w:spacing w:val="-8"/>
                  <w:sz w:val="16"/>
                  <w:szCs w:val="16"/>
                </w:rPr>
                <w:t xml:space="preserve"> </w:t>
              </w:r>
            </w:ins>
            <w:ins w:id="311" w:author="Milica Radić" w:date="2026-10-04T13:52:04Z">
              <w:r>
                <w:rPr>
                  <w:sz w:val="16"/>
                  <w:szCs w:val="16"/>
                </w:rPr>
                <w:t>ПОДНЕТЕ</w:t>
              </w:r>
            </w:ins>
            <w:ins w:id="312" w:author="Milica Radić" w:date="2026-10-04T13:52:04Z">
              <w:r>
                <w:rPr>
                  <w:spacing w:val="-7"/>
                  <w:sz w:val="16"/>
                  <w:szCs w:val="16"/>
                </w:rPr>
                <w:t xml:space="preserve"> </w:t>
              </w:r>
            </w:ins>
            <w:ins w:id="313" w:author="Milica Radić" w:date="2026-10-04T13:52:04Z">
              <w:r>
                <w:rPr>
                  <w:sz w:val="16"/>
                  <w:szCs w:val="16"/>
                </w:rPr>
                <w:t>ПРИЈАВЕ,</w:t>
              </w:r>
            </w:ins>
            <w:ins w:id="314" w:author="Milica Radić" w:date="2026-10-04T13:52:04Z">
              <w:r>
                <w:rPr>
                  <w:spacing w:val="-8"/>
                  <w:sz w:val="16"/>
                  <w:szCs w:val="16"/>
                </w:rPr>
                <w:t xml:space="preserve"> </w:t>
              </w:r>
            </w:ins>
            <w:ins w:id="315" w:author="Milica Radić" w:date="2026-10-04T13:52:04Z">
              <w:r>
                <w:rPr>
                  <w:sz w:val="16"/>
                  <w:szCs w:val="16"/>
                </w:rPr>
                <w:t>ПРИЛОЖЕНЕ</w:t>
              </w:r>
            </w:ins>
            <w:ins w:id="316" w:author="Milica Radić" w:date="2026-10-04T13:52:04Z">
              <w:r>
                <w:rPr>
                  <w:spacing w:val="-7"/>
                  <w:sz w:val="16"/>
                  <w:szCs w:val="16"/>
                </w:rPr>
                <w:t xml:space="preserve"> </w:t>
              </w:r>
            </w:ins>
            <w:ins w:id="317" w:author="Milica Radić" w:date="2026-10-04T13:52:04Z">
              <w:r>
                <w:rPr>
                  <w:sz w:val="16"/>
                  <w:szCs w:val="16"/>
                </w:rPr>
                <w:t>ДОКУМЕНТАЦИЈЕ</w:t>
              </w:r>
            </w:ins>
            <w:ins w:id="318" w:author="Milica Radić" w:date="2026-10-04T13:52:04Z">
              <w:r>
                <w:rPr>
                  <w:spacing w:val="-7"/>
                  <w:sz w:val="16"/>
                  <w:szCs w:val="16"/>
                </w:rPr>
                <w:t xml:space="preserve"> </w:t>
              </w:r>
            </w:ins>
            <w:ins w:id="319" w:author="Milica Radić" w:date="2026-10-04T13:52:04Z">
              <w:r>
                <w:rPr>
                  <w:sz w:val="16"/>
                  <w:szCs w:val="16"/>
                </w:rPr>
                <w:t>И</w:t>
              </w:r>
            </w:ins>
            <w:ins w:id="320" w:author="Milica Radić" w:date="2026-10-04T13:52:04Z">
              <w:r>
                <w:rPr>
                  <w:spacing w:val="-7"/>
                  <w:sz w:val="16"/>
                  <w:szCs w:val="16"/>
                </w:rPr>
                <w:t xml:space="preserve"> </w:t>
              </w:r>
            </w:ins>
            <w:ins w:id="321" w:author="Milica Radić" w:date="2026-10-04T13:52:04Z">
              <w:r>
                <w:rPr>
                  <w:sz w:val="16"/>
                  <w:szCs w:val="16"/>
                </w:rPr>
                <w:t>ОДРЕДБИ</w:t>
              </w:r>
            </w:ins>
            <w:ins w:id="322" w:author="Milica Radić" w:date="2026-10-04T13:52:04Z">
              <w:r>
                <w:rPr>
                  <w:spacing w:val="-8"/>
                  <w:sz w:val="16"/>
                  <w:szCs w:val="16"/>
                </w:rPr>
                <w:t xml:space="preserve"> </w:t>
              </w:r>
            </w:ins>
            <w:ins w:id="323" w:author="Milica Radić" w:date="2026-10-04T13:52:04Z">
              <w:r>
                <w:rPr>
                  <w:sz w:val="16"/>
                  <w:szCs w:val="16"/>
                </w:rPr>
                <w:t>СТАТУТА</w:t>
              </w:r>
            </w:ins>
            <w:ins w:id="324" w:author="Milica Radić" w:date="2026-10-04T13:52:04Z">
              <w:r>
                <w:rPr>
                  <w:spacing w:val="-7"/>
                  <w:sz w:val="16"/>
                  <w:szCs w:val="16"/>
                </w:rPr>
                <w:t xml:space="preserve"> </w:t>
              </w:r>
            </w:ins>
            <w:ins w:id="325" w:author="Milica Radić" w:date="2026-10-04T13:52:04Z">
              <w:r>
                <w:rPr>
                  <w:sz w:val="16"/>
                  <w:szCs w:val="16"/>
                </w:rPr>
                <w:t>ФАКУЛТЕТА ИЗДАЈЕ СЕ ЗАДАТАК ЗА</w:t>
              </w:r>
            </w:ins>
            <w:ins w:id="326" w:author="Milica Radić" w:date="2026-10-04T13:52:04Z">
              <w:r>
                <w:rPr>
                  <w:spacing w:val="40"/>
                  <w:sz w:val="16"/>
                  <w:szCs w:val="16"/>
                </w:rPr>
                <w:t xml:space="preserve"> </w:t>
              </w:r>
            </w:ins>
            <w:ins w:id="327" w:author="Milica Radić" w:date="2026-10-04T13:52:04Z">
              <w:r>
                <w:rPr>
                  <w:sz w:val="16"/>
                  <w:szCs w:val="16"/>
                </w:rPr>
                <w:t>ЗАВРШНИ РАД, СА СЛЕДЕЋИМ ЕЛЕМЕНТИМА:</w:t>
              </w:r>
            </w:ins>
          </w:p>
          <w:p w14:paraId="41535817">
            <w:pPr>
              <w:pStyle w:val="125"/>
              <w:numPr>
                <w:ilvl w:val="0"/>
                <w:numId w:val="2"/>
              </w:numPr>
              <w:tabs>
                <w:tab w:val="left" w:pos="663"/>
              </w:tabs>
              <w:spacing w:before="0" w:after="0" w:line="240" w:lineRule="auto"/>
              <w:ind w:left="663" w:right="0" w:hanging="289"/>
              <w:jc w:val="left"/>
              <w:rPr>
                <w:ins w:id="328" w:author="Milica Radić" w:date="2026-10-04T13:52:04Z"/>
                <w:sz w:val="16"/>
                <w:szCs w:val="16"/>
              </w:rPr>
            </w:pPr>
            <w:ins w:id="329" w:author="Milica Radić" w:date="2026-10-04T13:52:04Z">
              <w:r>
                <w:rPr>
                  <w:sz w:val="16"/>
                  <w:szCs w:val="16"/>
                </w:rPr>
                <w:t>проблем</w:t>
              </w:r>
            </w:ins>
            <w:ins w:id="330" w:author="Milica Radić" w:date="2026-10-04T13:52:04Z">
              <w:r>
                <w:rPr>
                  <w:spacing w:val="-8"/>
                  <w:sz w:val="16"/>
                  <w:szCs w:val="16"/>
                </w:rPr>
                <w:t xml:space="preserve"> </w:t>
              </w:r>
            </w:ins>
            <w:ins w:id="331" w:author="Milica Radić" w:date="2026-10-04T13:52:04Z">
              <w:r>
                <w:rPr>
                  <w:sz w:val="16"/>
                  <w:szCs w:val="16"/>
                </w:rPr>
                <w:t>–</w:t>
              </w:r>
            </w:ins>
            <w:ins w:id="332" w:author="Milica Radić" w:date="2026-10-04T13:52:04Z">
              <w:r>
                <w:rPr>
                  <w:spacing w:val="-5"/>
                  <w:sz w:val="16"/>
                  <w:szCs w:val="16"/>
                </w:rPr>
                <w:t xml:space="preserve"> </w:t>
              </w:r>
            </w:ins>
            <w:ins w:id="333" w:author="Milica Radić" w:date="2026-10-04T13:52:04Z">
              <w:r>
                <w:rPr>
                  <w:sz w:val="16"/>
                  <w:szCs w:val="16"/>
                </w:rPr>
                <w:t>тема</w:t>
              </w:r>
            </w:ins>
            <w:ins w:id="334" w:author="Milica Radić" w:date="2026-10-04T13:52:04Z">
              <w:r>
                <w:rPr>
                  <w:spacing w:val="-5"/>
                  <w:sz w:val="16"/>
                  <w:szCs w:val="16"/>
                </w:rPr>
                <w:t xml:space="preserve"> </w:t>
              </w:r>
            </w:ins>
            <w:ins w:id="335" w:author="Milica Radić" w:date="2026-10-04T13:52:04Z">
              <w:r>
                <w:rPr>
                  <w:spacing w:val="-4"/>
                  <w:sz w:val="16"/>
                  <w:szCs w:val="16"/>
                </w:rPr>
                <w:t>рада;</w:t>
              </w:r>
            </w:ins>
          </w:p>
          <w:p w14:paraId="5A6FC0E5">
            <w:pPr>
              <w:pStyle w:val="125"/>
              <w:numPr>
                <w:ilvl w:val="0"/>
                <w:numId w:val="2"/>
              </w:numPr>
              <w:tabs>
                <w:tab w:val="left" w:pos="663"/>
              </w:tabs>
              <w:spacing w:before="0" w:after="0" w:line="240" w:lineRule="auto"/>
              <w:ind w:left="663" w:right="69" w:hanging="289"/>
              <w:jc w:val="left"/>
              <w:rPr>
                <w:ins w:id="336" w:author="Milica Radić" w:date="2026-10-04T13:52:04Z"/>
                <w:sz w:val="16"/>
                <w:szCs w:val="16"/>
              </w:rPr>
            </w:pPr>
            <w:ins w:id="337" w:author="Milica Radić" w:date="2026-10-04T13:52:04Z">
              <w:r>
                <w:rPr>
                  <w:sz w:val="16"/>
                  <w:szCs w:val="16"/>
                </w:rPr>
                <w:t>начин решавања проблема и начин практичне провере резултата рада, ако је таква провера</w:t>
              </w:r>
            </w:ins>
            <w:ins w:id="338" w:author="Milica Radić" w:date="2026-10-04T13:52:04Z">
              <w:r>
                <w:rPr>
                  <w:spacing w:val="40"/>
                  <w:sz w:val="16"/>
                  <w:szCs w:val="16"/>
                </w:rPr>
                <w:t xml:space="preserve"> </w:t>
              </w:r>
            </w:ins>
            <w:ins w:id="339" w:author="Milica Radić" w:date="2026-10-04T13:52:04Z">
              <w:r>
                <w:rPr>
                  <w:spacing w:val="-2"/>
                  <w:sz w:val="16"/>
                  <w:szCs w:val="16"/>
                </w:rPr>
                <w:t>неопходна;</w:t>
              </w:r>
            </w:ins>
          </w:p>
        </w:tc>
      </w:tr>
    </w:tbl>
    <w:p w14:paraId="1B4348B0">
      <w:pPr>
        <w:rPr>
          <w:del w:id="340" w:author="Milica Radić" w:date="2026-10-03T21:37:58Z"/>
          <w:sz w:val="20"/>
          <w:szCs w:val="20"/>
          <w:lang w:val="sr-Cyrl-RS"/>
        </w:rPr>
        <w:sectPr>
          <w:headerReference r:id="rId5" w:type="default"/>
          <w:footerReference r:id="rId6" w:type="default"/>
          <w:pgSz w:w="9979" w:h="14169"/>
          <w:pgMar w:top="1440" w:right="706" w:bottom="1440" w:left="706" w:header="720" w:footer="720" w:gutter="0"/>
          <w:pgNumType w:start="1"/>
          <w:cols w:space="0" w:num="1"/>
          <w:rtlGutter w:val="0"/>
          <w:docGrid w:linePitch="0" w:charSpace="0"/>
        </w:sectPr>
      </w:pPr>
      <w:r>
        <w:rPr>
          <w:sz w:val="20"/>
          <w:szCs w:val="20"/>
          <w:lang w:val="sr-Cyrl-RS"/>
          <w:rPrChange w:id="341" w:author="Milan Stojkov" w:date="2026-10-02T11:00:00Z">
            <w:rPr>
              <w:sz w:val="20"/>
              <w:szCs w:val="20"/>
            </w:rPr>
          </w:rPrChange>
        </w:rPr>
        <w:t xml:space="preserve"> </w:t>
      </w:r>
      <w:del w:id="342" w:author="Milica Radić" w:date="2026-10-03T21:37:57Z">
        <w:r>
          <w:rPr>
            <w:sz w:val="20"/>
            <w:szCs w:val="20"/>
            <w:lang w:val="sr-Cyrl-RS"/>
            <w:rPrChange w:id="343" w:author="Milan Stojkov" w:date="2026-10-02T11:00:00Z">
              <w:rPr>
                <w:sz w:val="20"/>
                <w:szCs w:val="20"/>
              </w:rPr>
            </w:rPrChange>
          </w:rPr>
          <w:delText xml:space="preserve"> </w:delText>
        </w:r>
      </w:del>
      <w:del w:id="344" w:author="Milica Radić" w:date="2026-10-03T21:37:56Z">
        <w:r>
          <w:rPr>
            <w:sz w:val="20"/>
            <w:szCs w:val="20"/>
            <w:lang w:val="sr-Cyrl-RS"/>
            <w:rPrChange w:id="345" w:author="Milan Stojkov" w:date="2026-10-02T11:00:00Z">
              <w:rPr>
                <w:sz w:val="20"/>
                <w:szCs w:val="20"/>
              </w:rPr>
            </w:rPrChange>
          </w:rPr>
          <w:delText xml:space="preserve"> </w:delText>
        </w:r>
      </w:del>
    </w:p>
    <w:p w14:paraId="2F9DDE37">
      <w:pPr>
        <w:widowControl/>
        <w:pBdr>
          <w:top w:val="none" w:color="auto" w:sz="0" w:space="0"/>
          <w:left w:val="none" w:color="auto" w:sz="0" w:space="0"/>
          <w:bottom w:val="none" w:color="auto" w:sz="0" w:space="0"/>
          <w:right w:val="none" w:color="auto" w:sz="0" w:space="0"/>
          <w:between w:val="none" w:color="auto" w:sz="0" w:space="0"/>
        </w:pBdr>
        <w:spacing w:line="240" w:lineRule="auto"/>
        <w:rPr>
          <w:del w:id="347" w:author="Milica Radić" w:date="2026-10-03T21:46:14Z"/>
          <w:sz w:val="20"/>
          <w:szCs w:val="20"/>
          <w:lang w:val="sr-Cyrl-RS"/>
          <w:rPrChange w:id="348" w:author="Milan Stojkov" w:date="2026-10-02T11:00:00Z">
            <w:rPr>
              <w:del w:id="349" w:author="Milica Radić" w:date="2026-10-03T21:46:14Z"/>
              <w:sz w:val="20"/>
              <w:szCs w:val="20"/>
            </w:rPr>
          </w:rPrChange>
        </w:rPr>
        <w:pPrChange w:id="346" w:author="Milica Radić" w:date="2026-10-03T21:37:58Z">
          <w:pPr>
            <w:widowControl w:val="0"/>
            <w:pBdr>
              <w:top w:val="none" w:color="auto" w:sz="0" w:space="0"/>
              <w:left w:val="none" w:color="auto" w:sz="0" w:space="0"/>
              <w:bottom w:val="none" w:color="auto" w:sz="0" w:space="0"/>
              <w:right w:val="none" w:color="auto" w:sz="0" w:space="0"/>
              <w:between w:val="none" w:color="auto" w:sz="0" w:space="0"/>
            </w:pBdr>
            <w:spacing w:line="276" w:lineRule="auto"/>
          </w:pPr>
        </w:pPrChange>
      </w:pPr>
    </w:p>
    <w:tbl>
      <w:tblPr>
        <w:tblStyle w:val="44"/>
        <w:tblW w:w="992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18"/>
        <w:gridCol w:w="6237"/>
        <w:gridCol w:w="2268"/>
      </w:tblGrid>
      <w:tr w14:paraId="022499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45" w:hRule="atLeast"/>
          <w:del w:id="350" w:author="Milica Radić" w:date="2026-10-02T19:07:34Z"/>
        </w:trPr>
        <w:tc>
          <w:tcPr>
            <w:tcW w:w="1418" w:type="dxa"/>
            <w:vMerge w:val="restart"/>
            <w:tcBorders>
              <w:top w:val="single" w:color="000000" w:sz="12" w:space="0"/>
              <w:left w:val="single" w:color="000000" w:sz="12" w:space="0"/>
              <w:bottom w:val="nil"/>
              <w:right w:val="nil"/>
            </w:tcBorders>
            <w:tcMar>
              <w:top w:w="0" w:type="dxa"/>
              <w:left w:w="0" w:type="dxa"/>
              <w:bottom w:w="0" w:type="dxa"/>
              <w:right w:w="0" w:type="dxa"/>
            </w:tcMar>
            <w:vAlign w:val="center"/>
          </w:tcPr>
          <w:p w14:paraId="1069EB33">
            <w:pPr>
              <w:jc w:val="center"/>
              <w:rPr>
                <w:del w:id="351" w:author="Milica Radić" w:date="2026-10-02T19:07:34Z"/>
                <w:rFonts w:ascii="Arial" w:hAnsi="Arial" w:eastAsia="Arial" w:cs="Arial"/>
                <w:sz w:val="20"/>
                <w:szCs w:val="20"/>
                <w:lang w:val="sr-Cyrl-RS"/>
                <w:rPrChange w:id="352" w:author="Milan Stojkov" w:date="2026-10-02T11:00:00Z">
                  <w:rPr>
                    <w:del w:id="353" w:author="Milica Radić" w:date="2026-10-02T19:07:34Z"/>
                    <w:rFonts w:ascii="Arial" w:hAnsi="Arial" w:eastAsia="Arial" w:cs="Arial"/>
                    <w:sz w:val="20"/>
                    <w:szCs w:val="20"/>
                  </w:rPr>
                </w:rPrChange>
              </w:rPr>
            </w:pPr>
            <w:del w:id="354" w:author="Milica Radić" w:date="2026-10-02T19:07:34Z">
              <w:r>
                <w:rPr>
                  <w:rFonts w:ascii="Times" w:hAnsi="Times" w:eastAsia="Times" w:cs="Times"/>
                  <w:sz w:val="28"/>
                  <w:szCs w:val="28"/>
                  <w:lang w:val="sr-Cyrl-RS"/>
                  <w:rPrChange w:id="357" w:author="Milan Stojkov" w:date="2026-10-02T11:00:00Z">
                    <w:rPr>
                      <w:rFonts w:ascii="Times" w:hAnsi="Times" w:eastAsia="Times" w:cs="Times"/>
                      <w:sz w:val="28"/>
                      <w:szCs w:val="28"/>
                    </w:rPr>
                  </w:rPrChange>
                </w:rPr>
                <w:drawing>
                  <wp:inline distT="0" distB="0" distL="114300" distR="114300">
                    <wp:extent cx="770255" cy="868680"/>
                    <wp:effectExtent l="0" t="0" r="0" b="0"/>
                    <wp:docPr id="249180197" name="image13.png"/>
                    <wp:cNvGraphicFramePr/>
                    <a:graphic xmlns:a="http://schemas.openxmlformats.org/drawingml/2006/main">
                      <a:graphicData uri="http://schemas.openxmlformats.org/drawingml/2006/picture">
                        <pic:pic xmlns:pic="http://schemas.openxmlformats.org/drawingml/2006/picture">
                          <pic:nvPicPr>
                            <pic:cNvPr id="249180197" name="image13.png"/>
                            <pic:cNvPicPr preferRelativeResize="0"/>
                          </pic:nvPicPr>
                          <pic:blipFill>
                            <a:blip r:embed="rId22"/>
                            <a:srcRect/>
                            <a:stretch>
                              <a:fillRect/>
                            </a:stretch>
                          </pic:blipFill>
                          <pic:spPr>
                            <a:xfrm>
                              <a:off x="0" y="0"/>
                              <a:ext cx="770255" cy="868680"/>
                            </a:xfrm>
                            <a:prstGeom prst="rect">
                              <a:avLst/>
                            </a:prstGeom>
                          </pic:spPr>
                        </pic:pic>
                      </a:graphicData>
                    </a:graphic>
                  </wp:inline>
                </w:drawing>
              </w:r>
            </w:del>
          </w:p>
        </w:tc>
        <w:tc>
          <w:tcPr>
            <w:tcW w:w="6237" w:type="dxa"/>
            <w:vMerge w:val="restart"/>
            <w:tcBorders>
              <w:top w:val="single" w:color="000000" w:sz="12" w:space="0"/>
              <w:left w:val="single" w:color="000000" w:sz="12" w:space="0"/>
              <w:bottom w:val="nil"/>
              <w:right w:val="single" w:color="000000" w:sz="12" w:space="0"/>
            </w:tcBorders>
            <w:tcMar>
              <w:top w:w="0" w:type="dxa"/>
              <w:left w:w="0" w:type="dxa"/>
              <w:bottom w:w="0" w:type="dxa"/>
              <w:right w:w="0" w:type="dxa"/>
            </w:tcMar>
          </w:tcPr>
          <w:p w14:paraId="4A70CFE1">
            <w:pPr>
              <w:spacing w:before="120"/>
              <w:ind w:left="57" w:right="57"/>
              <w:jc w:val="center"/>
              <w:rPr>
                <w:del w:id="358" w:author="Milica Radić" w:date="2026-10-02T19:07:34Z"/>
                <w:rFonts w:ascii="Arial" w:hAnsi="Arial" w:eastAsia="Arial" w:cs="Arial"/>
                <w:sz w:val="20"/>
                <w:szCs w:val="20"/>
                <w:lang w:val="sr-Cyrl-RS"/>
                <w:rPrChange w:id="359" w:author="Milan Stojkov" w:date="2026-10-02T11:00:00Z">
                  <w:rPr>
                    <w:del w:id="360" w:author="Milica Radić" w:date="2026-10-02T19:07:34Z"/>
                    <w:rFonts w:ascii="Arial" w:hAnsi="Arial" w:eastAsia="Arial" w:cs="Arial"/>
                    <w:sz w:val="20"/>
                    <w:szCs w:val="20"/>
                  </w:rPr>
                </w:rPrChange>
              </w:rPr>
            </w:pPr>
            <w:del w:id="361" w:author="Milica Radić" w:date="2026-10-02T19:07:34Z">
              <w:r>
                <w:rPr>
                  <w:rFonts w:ascii="Arial" w:hAnsi="Arial" w:eastAsia="Arial" w:cs="Arial"/>
                  <w:sz w:val="20"/>
                  <w:szCs w:val="20"/>
                  <w:lang w:val="sr-Cyrl-RS"/>
                  <w:rPrChange w:id="362" w:author="Milan Stojkov" w:date="2026-10-02T11:00:00Z">
                    <w:rPr>
                      <w:rFonts w:ascii="Arial" w:hAnsi="Arial" w:eastAsia="Arial" w:cs="Arial"/>
                      <w:sz w:val="20"/>
                      <w:szCs w:val="20"/>
                    </w:rPr>
                  </w:rPrChange>
                </w:rPr>
                <w:delText xml:space="preserve">УНИВЕРЗИТЕТ У НОВОМ САДУ </w:delText>
              </w:r>
            </w:del>
            <w:del w:id="363" w:author="Milica Radić" w:date="2026-10-02T19:07:34Z">
              <w:r>
                <w:rPr>
                  <w:rFonts w:ascii="Wingdings" w:hAnsi="Wingdings" w:eastAsia="Wingdings" w:cs="Wingdings"/>
                  <w:sz w:val="16"/>
                  <w:szCs w:val="16"/>
                  <w:lang w:val="sr-Cyrl-RS"/>
                  <w:rPrChange w:id="364" w:author="Milan Stojkov" w:date="2026-10-02T11:00:00Z">
                    <w:rPr>
                      <w:rFonts w:ascii="Wingdings" w:hAnsi="Wingdings" w:eastAsia="Wingdings" w:cs="Wingdings"/>
                      <w:sz w:val="16"/>
                      <w:szCs w:val="16"/>
                    </w:rPr>
                  </w:rPrChange>
                </w:rPr>
                <w:delText>●</w:delText>
              </w:r>
            </w:del>
            <w:del w:id="365" w:author="Milica Radić" w:date="2026-10-02T19:07:34Z">
              <w:r>
                <w:rPr>
                  <w:rFonts w:ascii="Arial" w:hAnsi="Arial" w:eastAsia="Arial" w:cs="Arial"/>
                  <w:sz w:val="20"/>
                  <w:szCs w:val="20"/>
                  <w:lang w:val="sr-Cyrl-RS"/>
                  <w:rPrChange w:id="366" w:author="Milan Stojkov" w:date="2026-10-02T11:00:00Z">
                    <w:rPr>
                      <w:rFonts w:ascii="Arial" w:hAnsi="Arial" w:eastAsia="Arial" w:cs="Arial"/>
                      <w:sz w:val="20"/>
                      <w:szCs w:val="20"/>
                    </w:rPr>
                  </w:rPrChange>
                </w:rPr>
                <w:delText xml:space="preserve"> </w:delText>
              </w:r>
            </w:del>
            <w:del w:id="367" w:author="Milica Radić" w:date="2026-10-02T19:07:34Z">
              <w:r>
                <w:rPr>
                  <w:rFonts w:ascii="Arial" w:hAnsi="Arial" w:eastAsia="Arial" w:cs="Arial"/>
                  <w:b/>
                  <w:bCs/>
                  <w:sz w:val="20"/>
                  <w:szCs w:val="20"/>
                  <w:lang w:val="sr-Cyrl-RS"/>
                  <w:rPrChange w:id="368" w:author="Milan Stojkov" w:date="2026-10-02T11:00:00Z">
                    <w:rPr>
                      <w:rFonts w:ascii="Arial" w:hAnsi="Arial" w:eastAsia="Arial" w:cs="Arial"/>
                      <w:b/>
                      <w:bCs/>
                      <w:sz w:val="20"/>
                      <w:szCs w:val="20"/>
                    </w:rPr>
                  </w:rPrChange>
                </w:rPr>
                <w:delText>ФАКУЛТЕТ ТЕХНИЧКИХ НАУКА</w:delText>
              </w:r>
            </w:del>
            <w:del w:id="369" w:author="Milica Radić" w:date="2026-10-02T19:07:34Z">
              <w:r>
                <w:rPr>
                  <w:rFonts w:ascii="Arial" w:hAnsi="Arial" w:eastAsia="Arial" w:cs="Arial"/>
                  <w:sz w:val="20"/>
                  <w:szCs w:val="20"/>
                  <w:lang w:val="sr-Cyrl-RS"/>
                  <w:rPrChange w:id="370" w:author="Milan Stojkov" w:date="2026-10-02T11:00:00Z">
                    <w:rPr>
                      <w:rFonts w:ascii="Arial" w:hAnsi="Arial" w:eastAsia="Arial" w:cs="Arial"/>
                      <w:sz w:val="20"/>
                      <w:szCs w:val="20"/>
                    </w:rPr>
                  </w:rPrChange>
                </w:rPr>
                <w:delText xml:space="preserve"> </w:delText>
              </w:r>
            </w:del>
          </w:p>
          <w:p w14:paraId="64E3C819">
            <w:pPr>
              <w:spacing w:before="20"/>
              <w:ind w:left="142" w:right="142"/>
              <w:jc w:val="center"/>
              <w:rPr>
                <w:del w:id="371" w:author="Milica Radić" w:date="2026-10-02T19:07:34Z"/>
                <w:rFonts w:ascii="Arial" w:hAnsi="Arial" w:eastAsia="Arial" w:cs="Arial"/>
                <w:sz w:val="20"/>
                <w:szCs w:val="20"/>
                <w:lang w:val="sr-Cyrl-RS"/>
                <w:rPrChange w:id="372" w:author="Milan Stojkov" w:date="2026-10-02T11:00:00Z">
                  <w:rPr>
                    <w:del w:id="373" w:author="Milica Radić" w:date="2026-10-02T19:07:34Z"/>
                    <w:rFonts w:ascii="Arial" w:hAnsi="Arial" w:eastAsia="Arial" w:cs="Arial"/>
                    <w:sz w:val="20"/>
                    <w:szCs w:val="20"/>
                  </w:rPr>
                </w:rPrChange>
              </w:rPr>
            </w:pPr>
            <w:del w:id="374" w:author="Milica Radić" w:date="2026-10-02T19:07:34Z">
              <w:r>
                <w:rPr>
                  <w:rFonts w:ascii="Arial" w:hAnsi="Arial" w:eastAsia="Arial" w:cs="Arial"/>
                  <w:sz w:val="20"/>
                  <w:szCs w:val="20"/>
                  <w:lang w:val="sr-Cyrl-RS"/>
                  <w:rPrChange w:id="375" w:author="Milan Stojkov" w:date="2026-10-02T11:00:00Z">
                    <w:rPr>
                      <w:rFonts w:ascii="Arial" w:hAnsi="Arial" w:eastAsia="Arial" w:cs="Arial"/>
                      <w:sz w:val="20"/>
                      <w:szCs w:val="20"/>
                    </w:rPr>
                  </w:rPrChange>
                </w:rPr>
                <w:delText>21000 НОВИ САД, Трг Доситеја Обрадовића 6</w:delText>
              </w:r>
            </w:del>
          </w:p>
        </w:tc>
        <w:tc>
          <w:tcPr>
            <w:tcW w:w="2268" w:type="dxa"/>
            <w:tcBorders>
              <w:top w:val="single" w:color="000000" w:sz="12" w:space="0"/>
              <w:left w:val="nil"/>
              <w:bottom w:val="single" w:color="000000" w:sz="4" w:space="0"/>
              <w:right w:val="single" w:color="000000" w:sz="12" w:space="0"/>
            </w:tcBorders>
            <w:tcMar>
              <w:top w:w="0" w:type="dxa"/>
              <w:left w:w="0" w:type="dxa"/>
              <w:bottom w:w="0" w:type="dxa"/>
              <w:right w:w="0" w:type="dxa"/>
            </w:tcMar>
          </w:tcPr>
          <w:p w14:paraId="11804D5D">
            <w:pPr>
              <w:spacing w:before="60"/>
              <w:ind w:left="142" w:right="142"/>
              <w:rPr>
                <w:del w:id="376" w:author="Milica Radić" w:date="2026-10-02T19:07:34Z"/>
                <w:rFonts w:ascii="Arial" w:hAnsi="Arial" w:eastAsia="Arial" w:cs="Arial"/>
                <w:sz w:val="20"/>
                <w:szCs w:val="20"/>
                <w:lang w:val="sr-Cyrl-RS"/>
                <w:rPrChange w:id="377" w:author="Milan Stojkov" w:date="2026-10-02T11:00:00Z">
                  <w:rPr>
                    <w:del w:id="378" w:author="Milica Radić" w:date="2026-10-02T19:07:34Z"/>
                    <w:rFonts w:ascii="Arial" w:hAnsi="Arial" w:eastAsia="Arial" w:cs="Arial"/>
                    <w:sz w:val="20"/>
                    <w:szCs w:val="20"/>
                  </w:rPr>
                </w:rPrChange>
              </w:rPr>
            </w:pPr>
            <w:del w:id="379" w:author="Milica Radić" w:date="2026-10-02T19:07:34Z">
              <w:r>
                <w:rPr>
                  <w:rFonts w:ascii="Arial" w:hAnsi="Arial" w:eastAsia="Arial" w:cs="Arial"/>
                  <w:sz w:val="20"/>
                  <w:szCs w:val="20"/>
                  <w:lang w:val="sr-Cyrl-RS"/>
                  <w:rPrChange w:id="380" w:author="Milan Stojkov" w:date="2026-10-02T11:00:00Z">
                    <w:rPr>
                      <w:rFonts w:ascii="Arial" w:hAnsi="Arial" w:eastAsia="Arial" w:cs="Arial"/>
                      <w:sz w:val="20"/>
                      <w:szCs w:val="20"/>
                    </w:rPr>
                  </w:rPrChange>
                </w:rPr>
                <w:delText>Број:</w:delText>
              </w:r>
            </w:del>
          </w:p>
        </w:tc>
      </w:tr>
      <w:tr w14:paraId="42EF3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45" w:hRule="atLeast"/>
          <w:del w:id="381" w:author="Milica Radić" w:date="2026-10-02T19:07:34Z"/>
        </w:trPr>
        <w:tc>
          <w:tcPr>
            <w:tcW w:w="1418" w:type="dxa"/>
            <w:vMerge w:val="continue"/>
            <w:tcBorders>
              <w:top w:val="single" w:color="000000" w:sz="12" w:space="0"/>
              <w:left w:val="single" w:color="000000" w:sz="12" w:space="0"/>
              <w:bottom w:val="nil"/>
              <w:right w:val="nil"/>
            </w:tcBorders>
            <w:tcMar>
              <w:top w:w="0" w:type="dxa"/>
              <w:left w:w="0" w:type="dxa"/>
              <w:bottom w:w="0" w:type="dxa"/>
              <w:right w:w="0" w:type="dxa"/>
            </w:tcMar>
            <w:vAlign w:val="center"/>
          </w:tcPr>
          <w:p w14:paraId="51326C05">
            <w:pPr>
              <w:widowControl w:val="0"/>
              <w:pBdr>
                <w:top w:val="none" w:color="auto" w:sz="0" w:space="0"/>
                <w:left w:val="none" w:color="auto" w:sz="0" w:space="0"/>
                <w:bottom w:val="none" w:color="auto" w:sz="0" w:space="0"/>
                <w:right w:val="none" w:color="auto" w:sz="0" w:space="0"/>
                <w:between w:val="none" w:color="auto" w:sz="0" w:space="0"/>
              </w:pBdr>
              <w:spacing w:line="276" w:lineRule="auto"/>
              <w:rPr>
                <w:del w:id="382" w:author="Milica Radić" w:date="2026-10-02T19:07:34Z"/>
                <w:rFonts w:ascii="Arial" w:hAnsi="Arial" w:eastAsia="Arial" w:cs="Arial"/>
                <w:sz w:val="20"/>
                <w:szCs w:val="20"/>
                <w:lang w:val="sr-Cyrl-RS"/>
                <w:rPrChange w:id="383" w:author="Milan Stojkov" w:date="2026-10-02T11:00:00Z">
                  <w:rPr>
                    <w:del w:id="384" w:author="Milica Radić" w:date="2026-10-02T19:07:34Z"/>
                    <w:rFonts w:ascii="Arial" w:hAnsi="Arial" w:eastAsia="Arial" w:cs="Arial"/>
                    <w:sz w:val="20"/>
                    <w:szCs w:val="20"/>
                  </w:rPr>
                </w:rPrChange>
              </w:rPr>
            </w:pPr>
          </w:p>
        </w:tc>
        <w:tc>
          <w:tcPr>
            <w:tcW w:w="6237" w:type="dxa"/>
            <w:vMerge w:val="continue"/>
            <w:tcBorders>
              <w:top w:val="single" w:color="000000" w:sz="12" w:space="0"/>
              <w:left w:val="single" w:color="000000" w:sz="12" w:space="0"/>
              <w:bottom w:val="nil"/>
              <w:right w:val="single" w:color="000000" w:sz="12" w:space="0"/>
            </w:tcBorders>
            <w:tcMar>
              <w:top w:w="0" w:type="dxa"/>
              <w:left w:w="0" w:type="dxa"/>
              <w:bottom w:w="0" w:type="dxa"/>
              <w:right w:w="0" w:type="dxa"/>
            </w:tcMar>
          </w:tcPr>
          <w:p w14:paraId="1666E1E0">
            <w:pPr>
              <w:widowControl w:val="0"/>
              <w:pBdr>
                <w:top w:val="none" w:color="auto" w:sz="0" w:space="0"/>
                <w:left w:val="none" w:color="auto" w:sz="0" w:space="0"/>
                <w:bottom w:val="none" w:color="auto" w:sz="0" w:space="0"/>
                <w:right w:val="none" w:color="auto" w:sz="0" w:space="0"/>
                <w:between w:val="none" w:color="auto" w:sz="0" w:space="0"/>
              </w:pBdr>
              <w:spacing w:line="276" w:lineRule="auto"/>
              <w:rPr>
                <w:del w:id="385" w:author="Milica Radić" w:date="2026-10-02T19:07:34Z"/>
                <w:rFonts w:ascii="Arial" w:hAnsi="Arial" w:eastAsia="Arial" w:cs="Arial"/>
                <w:sz w:val="20"/>
                <w:szCs w:val="20"/>
                <w:lang w:val="sr-Cyrl-RS"/>
                <w:rPrChange w:id="386" w:author="Milan Stojkov" w:date="2026-10-02T11:00:00Z">
                  <w:rPr>
                    <w:del w:id="387" w:author="Milica Radić" w:date="2026-10-02T19:07:34Z"/>
                    <w:rFonts w:ascii="Arial" w:hAnsi="Arial" w:eastAsia="Arial" w:cs="Arial"/>
                    <w:sz w:val="20"/>
                    <w:szCs w:val="20"/>
                  </w:rPr>
                </w:rPrChange>
              </w:rPr>
            </w:pPr>
          </w:p>
        </w:tc>
        <w:tc>
          <w:tcPr>
            <w:tcW w:w="2268" w:type="dxa"/>
            <w:tcBorders>
              <w:top w:val="single" w:color="000000" w:sz="4" w:space="0"/>
              <w:left w:val="nil"/>
              <w:bottom w:val="single" w:color="000000" w:sz="12" w:space="0"/>
              <w:right w:val="single" w:color="000000" w:sz="12" w:space="0"/>
            </w:tcBorders>
            <w:tcMar>
              <w:top w:w="0" w:type="dxa"/>
              <w:left w:w="0" w:type="dxa"/>
              <w:bottom w:w="0" w:type="dxa"/>
              <w:right w:w="0" w:type="dxa"/>
            </w:tcMar>
          </w:tcPr>
          <w:p w14:paraId="03F401A1">
            <w:pPr>
              <w:spacing w:before="60"/>
              <w:ind w:left="142" w:right="142"/>
              <w:rPr>
                <w:del w:id="388" w:author="Milica Radić" w:date="2026-10-02T19:07:34Z"/>
                <w:rFonts w:ascii="Arial" w:hAnsi="Arial" w:eastAsia="Arial" w:cs="Arial"/>
                <w:sz w:val="20"/>
                <w:szCs w:val="20"/>
                <w:lang w:val="sr-Cyrl-RS"/>
                <w:rPrChange w:id="389" w:author="Milan Stojkov" w:date="2026-10-02T11:00:00Z">
                  <w:rPr>
                    <w:del w:id="390" w:author="Milica Radić" w:date="2026-10-02T19:07:34Z"/>
                    <w:rFonts w:ascii="Arial" w:hAnsi="Arial" w:eastAsia="Arial" w:cs="Arial"/>
                    <w:sz w:val="20"/>
                    <w:szCs w:val="20"/>
                  </w:rPr>
                </w:rPrChange>
              </w:rPr>
            </w:pPr>
          </w:p>
        </w:tc>
      </w:tr>
      <w:tr w14:paraId="7A99D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45" w:hRule="atLeast"/>
          <w:del w:id="391" w:author="Milica Radić" w:date="2026-10-02T19:07:34Z"/>
        </w:trPr>
        <w:tc>
          <w:tcPr>
            <w:tcW w:w="1418" w:type="dxa"/>
            <w:vMerge w:val="continue"/>
            <w:tcBorders>
              <w:top w:val="single" w:color="000000" w:sz="12" w:space="0"/>
              <w:left w:val="single" w:color="000000" w:sz="12" w:space="0"/>
              <w:bottom w:val="nil"/>
              <w:right w:val="nil"/>
            </w:tcBorders>
            <w:tcMar>
              <w:top w:w="0" w:type="dxa"/>
              <w:left w:w="0" w:type="dxa"/>
              <w:bottom w:w="0" w:type="dxa"/>
              <w:right w:w="0" w:type="dxa"/>
            </w:tcMar>
            <w:vAlign w:val="center"/>
          </w:tcPr>
          <w:p w14:paraId="6E9AB55D">
            <w:pPr>
              <w:widowControl w:val="0"/>
              <w:pBdr>
                <w:top w:val="none" w:color="auto" w:sz="0" w:space="0"/>
                <w:left w:val="none" w:color="auto" w:sz="0" w:space="0"/>
                <w:bottom w:val="none" w:color="auto" w:sz="0" w:space="0"/>
                <w:right w:val="none" w:color="auto" w:sz="0" w:space="0"/>
                <w:between w:val="none" w:color="auto" w:sz="0" w:space="0"/>
              </w:pBdr>
              <w:spacing w:line="276" w:lineRule="auto"/>
              <w:rPr>
                <w:del w:id="392" w:author="Milica Radić" w:date="2026-10-02T19:07:34Z"/>
                <w:rFonts w:ascii="Arial" w:hAnsi="Arial" w:eastAsia="Arial" w:cs="Arial"/>
                <w:sz w:val="20"/>
                <w:szCs w:val="20"/>
                <w:lang w:val="sr-Cyrl-RS"/>
                <w:rPrChange w:id="393" w:author="Milan Stojkov" w:date="2026-10-02T11:00:00Z">
                  <w:rPr>
                    <w:del w:id="394" w:author="Milica Radić" w:date="2026-10-02T19:07:34Z"/>
                    <w:rFonts w:ascii="Arial" w:hAnsi="Arial" w:eastAsia="Arial" w:cs="Arial"/>
                    <w:sz w:val="20"/>
                    <w:szCs w:val="20"/>
                  </w:rPr>
                </w:rPrChange>
              </w:rPr>
            </w:pPr>
          </w:p>
        </w:tc>
        <w:tc>
          <w:tcPr>
            <w:tcW w:w="6237" w:type="dxa"/>
            <w:vMerge w:val="restart"/>
            <w:tcBorders>
              <w:top w:val="nil"/>
              <w:left w:val="single" w:color="000000" w:sz="12" w:space="0"/>
              <w:bottom w:val="nil"/>
              <w:right w:val="single" w:color="000000" w:sz="12" w:space="0"/>
            </w:tcBorders>
            <w:shd w:val="clear" w:color="auto" w:fill="E6E6E6"/>
            <w:tcMar>
              <w:top w:w="0" w:type="dxa"/>
              <w:left w:w="0" w:type="dxa"/>
              <w:bottom w:w="0" w:type="dxa"/>
              <w:right w:w="0" w:type="dxa"/>
            </w:tcMar>
            <w:vAlign w:val="center"/>
          </w:tcPr>
          <w:p w14:paraId="402CA440">
            <w:pPr>
              <w:ind w:left="142" w:right="142"/>
              <w:jc w:val="center"/>
              <w:rPr>
                <w:del w:id="395" w:author="Milica Radić" w:date="2026-10-02T19:07:34Z"/>
                <w:rFonts w:ascii="Arial" w:hAnsi="Arial" w:eastAsia="Arial" w:cs="Arial"/>
                <w:b/>
                <w:bCs/>
                <w:sz w:val="28"/>
                <w:szCs w:val="28"/>
                <w:lang w:val="sr-Cyrl-RS"/>
                <w:rPrChange w:id="396" w:author="Milan Stojkov" w:date="2026-10-02T11:00:00Z">
                  <w:rPr>
                    <w:del w:id="397" w:author="Milica Radić" w:date="2026-10-02T19:07:34Z"/>
                    <w:rFonts w:ascii="Arial" w:hAnsi="Arial" w:eastAsia="Arial" w:cs="Arial"/>
                    <w:b/>
                    <w:bCs/>
                    <w:sz w:val="28"/>
                    <w:szCs w:val="28"/>
                  </w:rPr>
                </w:rPrChange>
              </w:rPr>
            </w:pPr>
            <w:del w:id="398" w:author="Milica Radić" w:date="2026-10-02T19:07:34Z">
              <w:r>
                <w:rPr>
                  <w:rFonts w:ascii="Arial" w:hAnsi="Arial" w:eastAsia="Arial" w:cs="Arial"/>
                  <w:b/>
                  <w:bCs/>
                  <w:sz w:val="28"/>
                  <w:szCs w:val="28"/>
                  <w:lang w:val="sr-Cyrl-RS"/>
                  <w:rPrChange w:id="399" w:author="Milan Stojkov" w:date="2026-10-02T11:00:00Z">
                    <w:rPr>
                      <w:rFonts w:ascii="Arial" w:hAnsi="Arial" w:eastAsia="Arial" w:cs="Arial"/>
                      <w:b/>
                      <w:bCs/>
                      <w:sz w:val="28"/>
                      <w:szCs w:val="28"/>
                    </w:rPr>
                  </w:rPrChange>
                </w:rPr>
                <w:delText>ЗАДАТАК ЗА ЗАВРШНИ РАД</w:delText>
              </w:r>
            </w:del>
          </w:p>
        </w:tc>
        <w:tc>
          <w:tcPr>
            <w:tcW w:w="2268" w:type="dxa"/>
            <w:tcBorders>
              <w:top w:val="single" w:color="000000" w:sz="12" w:space="0"/>
              <w:left w:val="nil"/>
              <w:bottom w:val="single" w:color="000000" w:sz="8" w:space="0"/>
              <w:right w:val="single" w:color="000000" w:sz="12" w:space="0"/>
            </w:tcBorders>
            <w:tcMar>
              <w:top w:w="0" w:type="dxa"/>
              <w:left w:w="0" w:type="dxa"/>
              <w:bottom w:w="0" w:type="dxa"/>
              <w:right w:w="0" w:type="dxa"/>
            </w:tcMar>
          </w:tcPr>
          <w:p w14:paraId="0BA601A5">
            <w:pPr>
              <w:spacing w:before="60"/>
              <w:ind w:left="142" w:right="142"/>
              <w:rPr>
                <w:del w:id="400" w:author="Milica Radić" w:date="2026-10-02T19:07:34Z"/>
                <w:rFonts w:ascii="Arial" w:hAnsi="Arial" w:eastAsia="Arial" w:cs="Arial"/>
                <w:sz w:val="20"/>
                <w:szCs w:val="20"/>
                <w:lang w:val="sr-Cyrl-RS"/>
                <w:rPrChange w:id="401" w:author="Milan Stojkov" w:date="2026-10-02T11:00:00Z">
                  <w:rPr>
                    <w:del w:id="402" w:author="Milica Radić" w:date="2026-10-02T19:07:34Z"/>
                    <w:rFonts w:ascii="Arial" w:hAnsi="Arial" w:eastAsia="Arial" w:cs="Arial"/>
                    <w:sz w:val="20"/>
                    <w:szCs w:val="20"/>
                  </w:rPr>
                </w:rPrChange>
              </w:rPr>
            </w:pPr>
            <w:del w:id="403" w:author="Milica Radić" w:date="2026-10-02T19:07:34Z">
              <w:r>
                <w:rPr>
                  <w:rFonts w:ascii="Arial" w:hAnsi="Arial" w:eastAsia="Arial" w:cs="Arial"/>
                  <w:sz w:val="20"/>
                  <w:szCs w:val="20"/>
                  <w:lang w:val="sr-Cyrl-RS"/>
                  <w:rPrChange w:id="404" w:author="Milan Stojkov" w:date="2026-10-02T11:00:00Z">
                    <w:rPr>
                      <w:rFonts w:ascii="Arial" w:hAnsi="Arial" w:eastAsia="Arial" w:cs="Arial"/>
                      <w:sz w:val="20"/>
                      <w:szCs w:val="20"/>
                    </w:rPr>
                  </w:rPrChange>
                </w:rPr>
                <w:delText>Датум:</w:delText>
              </w:r>
            </w:del>
          </w:p>
        </w:tc>
      </w:tr>
      <w:tr w14:paraId="4A56D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45" w:hRule="atLeast"/>
          <w:del w:id="405" w:author="Milica Radić" w:date="2026-10-02T19:07:34Z"/>
        </w:trPr>
        <w:tc>
          <w:tcPr>
            <w:tcW w:w="1418" w:type="dxa"/>
            <w:vMerge w:val="continue"/>
            <w:tcBorders>
              <w:top w:val="single" w:color="000000" w:sz="12" w:space="0"/>
              <w:left w:val="single" w:color="000000" w:sz="12" w:space="0"/>
              <w:bottom w:val="nil"/>
              <w:right w:val="nil"/>
            </w:tcBorders>
            <w:tcMar>
              <w:top w:w="0" w:type="dxa"/>
              <w:left w:w="0" w:type="dxa"/>
              <w:bottom w:w="0" w:type="dxa"/>
              <w:right w:w="0" w:type="dxa"/>
            </w:tcMar>
            <w:vAlign w:val="center"/>
          </w:tcPr>
          <w:p w14:paraId="7B727FF5">
            <w:pPr>
              <w:widowControl w:val="0"/>
              <w:pBdr>
                <w:top w:val="none" w:color="auto" w:sz="0" w:space="0"/>
                <w:left w:val="none" w:color="auto" w:sz="0" w:space="0"/>
                <w:bottom w:val="none" w:color="auto" w:sz="0" w:space="0"/>
                <w:right w:val="none" w:color="auto" w:sz="0" w:space="0"/>
                <w:between w:val="none" w:color="auto" w:sz="0" w:space="0"/>
              </w:pBdr>
              <w:spacing w:line="276" w:lineRule="auto"/>
              <w:rPr>
                <w:del w:id="406" w:author="Milica Radić" w:date="2026-10-02T19:07:34Z"/>
                <w:rFonts w:ascii="Arial" w:hAnsi="Arial" w:eastAsia="Arial" w:cs="Arial"/>
                <w:sz w:val="20"/>
                <w:szCs w:val="20"/>
                <w:lang w:val="sr-Cyrl-RS"/>
                <w:rPrChange w:id="407" w:author="Milan Stojkov" w:date="2026-10-02T11:00:00Z">
                  <w:rPr>
                    <w:del w:id="408" w:author="Milica Radić" w:date="2026-10-02T19:07:34Z"/>
                    <w:rFonts w:ascii="Arial" w:hAnsi="Arial" w:eastAsia="Arial" w:cs="Arial"/>
                    <w:sz w:val="20"/>
                    <w:szCs w:val="20"/>
                  </w:rPr>
                </w:rPrChange>
              </w:rPr>
            </w:pPr>
          </w:p>
        </w:tc>
        <w:tc>
          <w:tcPr>
            <w:tcW w:w="6237" w:type="dxa"/>
            <w:vMerge w:val="continue"/>
            <w:tcBorders>
              <w:top w:val="nil"/>
              <w:left w:val="single" w:color="000000" w:sz="12" w:space="0"/>
              <w:bottom w:val="nil"/>
              <w:right w:val="single" w:color="000000" w:sz="12" w:space="0"/>
            </w:tcBorders>
            <w:shd w:val="clear" w:color="auto" w:fill="E6E6E6"/>
            <w:tcMar>
              <w:top w:w="0" w:type="dxa"/>
              <w:left w:w="0" w:type="dxa"/>
              <w:bottom w:w="0" w:type="dxa"/>
              <w:right w:w="0" w:type="dxa"/>
            </w:tcMar>
            <w:vAlign w:val="center"/>
          </w:tcPr>
          <w:p w14:paraId="72A3E3CB">
            <w:pPr>
              <w:widowControl w:val="0"/>
              <w:pBdr>
                <w:top w:val="none" w:color="auto" w:sz="0" w:space="0"/>
                <w:left w:val="none" w:color="auto" w:sz="0" w:space="0"/>
                <w:bottom w:val="none" w:color="auto" w:sz="0" w:space="0"/>
                <w:right w:val="none" w:color="auto" w:sz="0" w:space="0"/>
                <w:between w:val="none" w:color="auto" w:sz="0" w:space="0"/>
              </w:pBdr>
              <w:spacing w:line="276" w:lineRule="auto"/>
              <w:rPr>
                <w:del w:id="409" w:author="Milica Radić" w:date="2026-10-02T19:07:34Z"/>
                <w:rFonts w:ascii="Arial" w:hAnsi="Arial" w:eastAsia="Arial" w:cs="Arial"/>
                <w:sz w:val="20"/>
                <w:szCs w:val="20"/>
                <w:lang w:val="sr-Cyrl-RS"/>
                <w:rPrChange w:id="410" w:author="Milan Stojkov" w:date="2026-10-02T11:00:00Z">
                  <w:rPr>
                    <w:del w:id="411" w:author="Milica Radić" w:date="2026-10-02T19:07:34Z"/>
                    <w:rFonts w:ascii="Arial" w:hAnsi="Arial" w:eastAsia="Arial" w:cs="Arial"/>
                    <w:sz w:val="20"/>
                    <w:szCs w:val="20"/>
                  </w:rPr>
                </w:rPrChange>
              </w:rPr>
            </w:pPr>
          </w:p>
        </w:tc>
        <w:tc>
          <w:tcPr>
            <w:tcW w:w="2268" w:type="dxa"/>
            <w:tcBorders>
              <w:top w:val="single" w:color="000000" w:sz="8" w:space="0"/>
              <w:left w:val="nil"/>
              <w:bottom w:val="single" w:color="000000" w:sz="12" w:space="0"/>
              <w:right w:val="single" w:color="000000" w:sz="12" w:space="0"/>
            </w:tcBorders>
            <w:tcMar>
              <w:top w:w="0" w:type="dxa"/>
              <w:left w:w="0" w:type="dxa"/>
              <w:bottom w:w="0" w:type="dxa"/>
              <w:right w:w="0" w:type="dxa"/>
            </w:tcMar>
          </w:tcPr>
          <w:p w14:paraId="1466E473">
            <w:pPr>
              <w:spacing w:before="60"/>
              <w:ind w:left="142" w:right="142"/>
              <w:rPr>
                <w:del w:id="412" w:author="Milica Radić" w:date="2026-10-02T19:07:34Z"/>
                <w:rFonts w:ascii="Arial" w:hAnsi="Arial" w:eastAsia="Arial" w:cs="Arial"/>
                <w:sz w:val="20"/>
                <w:szCs w:val="20"/>
                <w:lang w:val="sr-Cyrl-RS"/>
                <w:rPrChange w:id="413" w:author="Milan Stojkov" w:date="2026-10-02T11:00:00Z">
                  <w:rPr>
                    <w:del w:id="414" w:author="Milica Radić" w:date="2026-10-02T19:07:34Z"/>
                    <w:rFonts w:ascii="Arial" w:hAnsi="Arial" w:eastAsia="Arial" w:cs="Arial"/>
                    <w:sz w:val="20"/>
                    <w:szCs w:val="20"/>
                  </w:rPr>
                </w:rPrChange>
              </w:rPr>
            </w:pPr>
          </w:p>
        </w:tc>
      </w:tr>
    </w:tbl>
    <w:p w14:paraId="7FFA4A59">
      <w:pPr>
        <w:pBdr>
          <w:top w:val="none" w:color="auto" w:sz="0" w:space="0"/>
          <w:left w:val="none" w:color="auto" w:sz="0" w:space="0"/>
          <w:bottom w:val="none" w:color="auto" w:sz="0" w:space="0"/>
          <w:right w:val="none" w:color="auto" w:sz="0" w:space="0"/>
          <w:between w:val="none" w:color="auto" w:sz="0" w:space="0"/>
        </w:pBdr>
        <w:spacing w:before="120" w:after="60"/>
        <w:jc w:val="right"/>
        <w:rPr>
          <w:del w:id="415" w:author="Milica Radić" w:date="2026-10-02T19:07:34Z"/>
          <w:rFonts w:ascii="Arial" w:hAnsi="Arial" w:eastAsia="Arial" w:cs="Arial"/>
          <w:i/>
          <w:iCs/>
          <w:color w:val="000000"/>
          <w:sz w:val="20"/>
          <w:szCs w:val="20"/>
          <w:lang w:val="sr-Cyrl-RS"/>
          <w:rPrChange w:id="416" w:author="Milan Stojkov" w:date="2026-10-02T11:00:00Z">
            <w:rPr>
              <w:del w:id="417" w:author="Milica Radić" w:date="2026-10-02T19:07:34Z"/>
              <w:rFonts w:ascii="Arial" w:hAnsi="Arial" w:eastAsia="Arial" w:cs="Arial"/>
              <w:i/>
              <w:iCs/>
              <w:color w:val="000000"/>
              <w:sz w:val="20"/>
              <w:szCs w:val="20"/>
            </w:rPr>
          </w:rPrChange>
        </w:rPr>
      </w:pPr>
      <w:del w:id="418" w:author="Milica Radić" w:date="2026-10-02T19:07:34Z">
        <w:r>
          <w:rPr>
            <w:rFonts w:ascii="Arial" w:hAnsi="Arial" w:eastAsia="Arial" w:cs="Arial"/>
            <w:i/>
            <w:iCs/>
            <w:color w:val="000000"/>
            <w:sz w:val="20"/>
            <w:szCs w:val="20"/>
            <w:lang w:val="sr-Cyrl-RS"/>
            <w:rPrChange w:id="419" w:author="Milan Stojkov" w:date="2026-10-02T11:00:00Z">
              <w:rPr>
                <w:rFonts w:ascii="Arial" w:hAnsi="Arial" w:eastAsia="Arial" w:cs="Arial"/>
                <w:i/>
                <w:iCs/>
                <w:color w:val="000000"/>
                <w:sz w:val="20"/>
                <w:szCs w:val="20"/>
              </w:rPr>
            </w:rPrChange>
          </w:rPr>
          <w:delText>(Податке уноси предметни наставник - ментор)</w:delText>
        </w:r>
      </w:del>
    </w:p>
    <w:tbl>
      <w:tblPr>
        <w:tblStyle w:val="45"/>
        <w:tblW w:w="9923"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710"/>
        <w:gridCol w:w="4386"/>
        <w:gridCol w:w="1559"/>
        <w:gridCol w:w="2268"/>
      </w:tblGrid>
      <w:tr w14:paraId="7211755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474" w:hRule="atLeast"/>
          <w:tblHeader/>
          <w:del w:id="420" w:author="Milica Radić" w:date="2026-10-02T19:07:34Z"/>
        </w:trPr>
        <w:tc>
          <w:tcPr>
            <w:tcW w:w="1710" w:type="dxa"/>
            <w:tcBorders>
              <w:top w:val="single" w:color="000000" w:sz="12" w:space="0"/>
              <w:left w:val="single" w:color="000000" w:sz="12" w:space="0"/>
              <w:bottom w:val="single" w:color="000000" w:sz="4" w:space="0"/>
              <w:right w:val="single" w:color="000000" w:sz="4" w:space="0"/>
            </w:tcBorders>
            <w:tcMar>
              <w:top w:w="0" w:type="dxa"/>
              <w:left w:w="108" w:type="dxa"/>
              <w:bottom w:w="0" w:type="dxa"/>
              <w:right w:w="108" w:type="dxa"/>
            </w:tcMar>
          </w:tcPr>
          <w:p w14:paraId="4003304B">
            <w:pPr>
              <w:spacing w:before="120"/>
              <w:rPr>
                <w:del w:id="421" w:author="Milica Radić" w:date="2026-10-02T19:07:34Z"/>
                <w:rFonts w:ascii="Arial" w:hAnsi="Arial" w:eastAsia="Arial" w:cs="Arial"/>
                <w:sz w:val="20"/>
                <w:szCs w:val="20"/>
                <w:lang w:val="sr-Cyrl-RS"/>
                <w:rPrChange w:id="422" w:author="Milan Stojkov" w:date="2026-10-02T11:00:00Z">
                  <w:rPr>
                    <w:del w:id="423" w:author="Milica Radić" w:date="2026-10-02T19:07:34Z"/>
                    <w:rFonts w:ascii="Arial" w:hAnsi="Arial" w:eastAsia="Arial" w:cs="Arial"/>
                    <w:sz w:val="20"/>
                    <w:szCs w:val="20"/>
                  </w:rPr>
                </w:rPrChange>
              </w:rPr>
            </w:pPr>
            <w:del w:id="424" w:author="Milica Radić" w:date="2026-10-02T19:07:34Z">
              <w:r>
                <w:rPr>
                  <w:rFonts w:ascii="Arial" w:hAnsi="Arial" w:eastAsia="Arial" w:cs="Arial"/>
                  <w:sz w:val="20"/>
                  <w:szCs w:val="20"/>
                  <w:lang w:val="sr-Cyrl-RS"/>
                  <w:rPrChange w:id="425" w:author="Milan Stojkov" w:date="2026-10-02T11:00:00Z">
                    <w:rPr>
                      <w:rFonts w:ascii="Arial" w:hAnsi="Arial" w:eastAsia="Arial" w:cs="Arial"/>
                      <w:sz w:val="20"/>
                      <w:szCs w:val="20"/>
                    </w:rPr>
                  </w:rPrChange>
                </w:rPr>
                <w:delText>Студијски програм:</w:delText>
              </w:r>
            </w:del>
          </w:p>
        </w:tc>
        <w:tc>
          <w:tcPr>
            <w:tcW w:w="8213" w:type="dxa"/>
            <w:gridSpan w:val="3"/>
            <w:tcBorders>
              <w:top w:val="single" w:color="000000" w:sz="12" w:space="0"/>
              <w:left w:val="single" w:color="000000" w:sz="4" w:space="0"/>
              <w:bottom w:val="single" w:color="000000" w:sz="4" w:space="0"/>
              <w:right w:val="single" w:color="000000" w:sz="12" w:space="0"/>
            </w:tcBorders>
            <w:tcMar>
              <w:top w:w="0" w:type="dxa"/>
              <w:left w:w="108" w:type="dxa"/>
              <w:bottom w:w="0" w:type="dxa"/>
              <w:right w:w="108" w:type="dxa"/>
            </w:tcMar>
          </w:tcPr>
          <w:p w14:paraId="55607FBE">
            <w:pPr>
              <w:spacing w:before="120"/>
              <w:rPr>
                <w:del w:id="426" w:author="Milica Radić" w:date="2026-10-02T19:07:34Z"/>
                <w:rFonts w:ascii="Arial" w:hAnsi="Arial" w:eastAsia="Arial" w:cs="Arial"/>
                <w:sz w:val="26"/>
                <w:szCs w:val="26"/>
                <w:lang w:val="sr-Cyrl-RS"/>
                <w:rPrChange w:id="427" w:author="Milan Stojkov" w:date="2026-10-02T11:00:00Z">
                  <w:rPr>
                    <w:del w:id="428" w:author="Milica Radić" w:date="2026-10-02T19:07:34Z"/>
                    <w:rFonts w:ascii="Arial" w:hAnsi="Arial" w:eastAsia="Arial" w:cs="Arial"/>
                    <w:sz w:val="26"/>
                    <w:szCs w:val="26"/>
                  </w:rPr>
                </w:rPrChange>
              </w:rPr>
            </w:pPr>
            <w:del w:id="429" w:author="Milica Radić" w:date="2026-10-02T19:07:34Z">
              <w:r>
                <w:rPr>
                  <w:rFonts w:ascii="Arial" w:hAnsi="Arial" w:eastAsia="Arial" w:cs="Arial"/>
                  <w:sz w:val="26"/>
                  <w:szCs w:val="26"/>
                  <w:lang w:val="sr-Cyrl-RS"/>
                  <w:rPrChange w:id="430" w:author="Milan Stojkov" w:date="2026-10-02T11:00:00Z">
                    <w:rPr>
                      <w:rFonts w:ascii="Arial" w:hAnsi="Arial" w:eastAsia="Arial" w:cs="Arial"/>
                      <w:sz w:val="26"/>
                      <w:szCs w:val="26"/>
                    </w:rPr>
                  </w:rPrChange>
                </w:rPr>
                <w:delText>Софтверско инжењерство и информационе технологије</w:delText>
              </w:r>
            </w:del>
          </w:p>
        </w:tc>
      </w:tr>
      <w:tr w14:paraId="0BCADA7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400" w:hRule="atLeast"/>
          <w:del w:id="431" w:author="Milica Radić" w:date="2026-10-02T19:07:34Z"/>
        </w:trPr>
        <w:tc>
          <w:tcPr>
            <w:tcW w:w="1710" w:type="dxa"/>
            <w:tcBorders>
              <w:top w:val="single" w:color="000000" w:sz="4" w:space="0"/>
              <w:left w:val="single" w:color="000000" w:sz="12" w:space="0"/>
              <w:bottom w:val="single" w:color="000000" w:sz="4" w:space="0"/>
              <w:right w:val="single" w:color="000000" w:sz="4" w:space="0"/>
            </w:tcBorders>
            <w:tcMar>
              <w:top w:w="0" w:type="dxa"/>
              <w:left w:w="108" w:type="dxa"/>
              <w:bottom w:w="0" w:type="dxa"/>
              <w:right w:w="108" w:type="dxa"/>
            </w:tcMar>
            <w:vAlign w:val="center"/>
          </w:tcPr>
          <w:p w14:paraId="22CF51DD">
            <w:pPr>
              <w:rPr>
                <w:del w:id="432" w:author="Milica Radić" w:date="2026-10-02T19:07:34Z"/>
                <w:rFonts w:ascii="Arial" w:hAnsi="Arial" w:eastAsia="Arial" w:cs="Arial"/>
                <w:sz w:val="20"/>
                <w:szCs w:val="20"/>
                <w:lang w:val="sr-Cyrl-RS"/>
                <w:rPrChange w:id="433" w:author="Milan Stojkov" w:date="2026-10-02T11:00:00Z">
                  <w:rPr>
                    <w:del w:id="434" w:author="Milica Radić" w:date="2026-10-02T19:07:34Z"/>
                    <w:rFonts w:ascii="Arial" w:hAnsi="Arial" w:eastAsia="Arial" w:cs="Arial"/>
                    <w:sz w:val="20"/>
                    <w:szCs w:val="20"/>
                  </w:rPr>
                </w:rPrChange>
              </w:rPr>
            </w:pPr>
            <w:del w:id="435" w:author="Milica Radić" w:date="2026-10-02T19:07:34Z">
              <w:r>
                <w:rPr>
                  <w:rFonts w:ascii="Arial" w:hAnsi="Arial" w:eastAsia="Arial" w:cs="Arial"/>
                  <w:sz w:val="20"/>
                  <w:szCs w:val="20"/>
                  <w:lang w:val="sr-Cyrl-RS"/>
                  <w:rPrChange w:id="436" w:author="Milan Stojkov" w:date="2026-10-02T11:00:00Z">
                    <w:rPr>
                      <w:rFonts w:ascii="Arial" w:hAnsi="Arial" w:eastAsia="Arial" w:cs="Arial"/>
                      <w:sz w:val="20"/>
                      <w:szCs w:val="20"/>
                    </w:rPr>
                  </w:rPrChange>
                </w:rPr>
                <w:delText>Студент:</w:delText>
              </w:r>
            </w:del>
          </w:p>
        </w:tc>
        <w:tc>
          <w:tcPr>
            <w:tcW w:w="438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6845B3D">
            <w:pPr>
              <w:rPr>
                <w:del w:id="437" w:author="Milica Radić" w:date="2026-10-02T19:07:34Z"/>
                <w:rFonts w:ascii="Arial" w:hAnsi="Arial" w:eastAsia="Arial" w:cs="Arial"/>
                <w:sz w:val="20"/>
                <w:szCs w:val="20"/>
                <w:lang w:val="sr-Cyrl-RS"/>
                <w:rPrChange w:id="438" w:author="Milan Stojkov" w:date="2026-10-02T11:00:00Z">
                  <w:rPr>
                    <w:del w:id="439" w:author="Milica Radić" w:date="2026-10-02T19:07:34Z"/>
                    <w:rFonts w:ascii="Arial" w:hAnsi="Arial" w:eastAsia="Arial" w:cs="Arial"/>
                    <w:sz w:val="20"/>
                    <w:szCs w:val="20"/>
                  </w:rPr>
                </w:rPrChange>
              </w:rPr>
            </w:pPr>
            <w:del w:id="440" w:author="Milica Radić" w:date="2026-10-02T19:07:34Z">
              <w:r>
                <w:rPr>
                  <w:rFonts w:ascii="Arial" w:hAnsi="Arial" w:eastAsia="Arial" w:cs="Arial"/>
                  <w:sz w:val="20"/>
                  <w:szCs w:val="20"/>
                  <w:lang w:val="sr-Cyrl-RS"/>
                  <w:rPrChange w:id="441" w:author="Milan Stojkov" w:date="2026-10-02T11:00:00Z">
                    <w:rPr>
                      <w:rFonts w:ascii="Arial" w:hAnsi="Arial" w:eastAsia="Arial" w:cs="Arial"/>
                      <w:sz w:val="20"/>
                      <w:szCs w:val="20"/>
                    </w:rPr>
                  </w:rPrChange>
                </w:rPr>
                <w:delText>Милица Радић</w:delText>
              </w:r>
            </w:del>
          </w:p>
        </w:tc>
        <w:tc>
          <w:tcPr>
            <w:tcW w:w="15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EACDF5F">
            <w:pPr>
              <w:rPr>
                <w:del w:id="442" w:author="Milica Radić" w:date="2026-10-02T19:07:34Z"/>
                <w:rFonts w:ascii="Arial" w:hAnsi="Arial" w:eastAsia="Arial" w:cs="Arial"/>
                <w:sz w:val="20"/>
                <w:szCs w:val="20"/>
                <w:lang w:val="sr-Cyrl-RS"/>
                <w:rPrChange w:id="443" w:author="Milan Stojkov" w:date="2026-10-02T11:00:00Z">
                  <w:rPr>
                    <w:del w:id="444" w:author="Milica Radić" w:date="2026-10-02T19:07:34Z"/>
                    <w:rFonts w:ascii="Arial" w:hAnsi="Arial" w:eastAsia="Arial" w:cs="Arial"/>
                    <w:sz w:val="20"/>
                    <w:szCs w:val="20"/>
                  </w:rPr>
                </w:rPrChange>
              </w:rPr>
            </w:pPr>
            <w:del w:id="445" w:author="Milica Radić" w:date="2026-10-02T19:07:34Z">
              <w:r>
                <w:rPr>
                  <w:rFonts w:ascii="Arial" w:hAnsi="Arial" w:eastAsia="Arial" w:cs="Arial"/>
                  <w:sz w:val="20"/>
                  <w:szCs w:val="20"/>
                  <w:lang w:val="sr-Cyrl-RS"/>
                  <w:rPrChange w:id="446" w:author="Milan Stojkov" w:date="2026-10-02T11:00:00Z">
                    <w:rPr>
                      <w:rFonts w:ascii="Arial" w:hAnsi="Arial" w:eastAsia="Arial" w:cs="Arial"/>
                      <w:sz w:val="20"/>
                      <w:szCs w:val="20"/>
                    </w:rPr>
                  </w:rPrChange>
                </w:rPr>
                <w:delText>Број индекса:</w:delText>
              </w:r>
            </w:del>
          </w:p>
        </w:tc>
        <w:tc>
          <w:tcPr>
            <w:tcW w:w="2268" w:type="dxa"/>
            <w:tcBorders>
              <w:top w:val="single" w:color="000000" w:sz="4" w:space="0"/>
              <w:left w:val="single" w:color="000000" w:sz="4" w:space="0"/>
              <w:bottom w:val="single" w:color="000000" w:sz="4" w:space="0"/>
              <w:right w:val="single" w:color="000000" w:sz="12" w:space="0"/>
            </w:tcBorders>
            <w:tcMar>
              <w:top w:w="0" w:type="dxa"/>
              <w:left w:w="108" w:type="dxa"/>
              <w:bottom w:w="0" w:type="dxa"/>
              <w:right w:w="108" w:type="dxa"/>
            </w:tcMar>
            <w:vAlign w:val="center"/>
          </w:tcPr>
          <w:p w14:paraId="6901F96E">
            <w:pPr>
              <w:rPr>
                <w:del w:id="447" w:author="Milica Radić" w:date="2026-10-02T19:07:34Z"/>
                <w:rFonts w:ascii="Arial" w:hAnsi="Arial" w:eastAsia="Arial" w:cs="Arial"/>
                <w:sz w:val="20"/>
                <w:szCs w:val="20"/>
                <w:lang w:val="sr-Cyrl-RS"/>
                <w:rPrChange w:id="448" w:author="Milan Stojkov" w:date="2026-10-02T11:00:00Z">
                  <w:rPr>
                    <w:del w:id="449" w:author="Milica Radić" w:date="2026-10-02T19:07:34Z"/>
                    <w:rFonts w:ascii="Arial" w:hAnsi="Arial" w:eastAsia="Arial" w:cs="Arial"/>
                    <w:sz w:val="20"/>
                    <w:szCs w:val="20"/>
                  </w:rPr>
                </w:rPrChange>
              </w:rPr>
            </w:pPr>
            <w:del w:id="450" w:author="Milica Radić" w:date="2026-10-02T19:07:34Z">
              <w:r>
                <w:rPr>
                  <w:rFonts w:ascii="Arial" w:hAnsi="Arial" w:eastAsia="Arial" w:cs="Arial"/>
                  <w:sz w:val="20"/>
                  <w:szCs w:val="20"/>
                  <w:lang w:val="sr-Cyrl-RS"/>
                  <w:rPrChange w:id="451" w:author="Milan Stojkov" w:date="2026-10-02T11:00:00Z">
                    <w:rPr>
                      <w:rFonts w:ascii="Arial" w:hAnsi="Arial" w:eastAsia="Arial" w:cs="Arial"/>
                      <w:sz w:val="20"/>
                      <w:szCs w:val="20"/>
                    </w:rPr>
                  </w:rPrChange>
                </w:rPr>
                <w:delText>SV26/2022</w:delText>
              </w:r>
            </w:del>
          </w:p>
        </w:tc>
      </w:tr>
      <w:tr w14:paraId="73D7D3F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505" w:hRule="atLeast"/>
          <w:del w:id="452" w:author="Milica Radić" w:date="2026-10-02T19:07:34Z"/>
        </w:trPr>
        <w:tc>
          <w:tcPr>
            <w:tcW w:w="1710" w:type="dxa"/>
            <w:tcBorders>
              <w:top w:val="single" w:color="000000" w:sz="4" w:space="0"/>
              <w:left w:val="single" w:color="000000" w:sz="12" w:space="0"/>
              <w:bottom w:val="single" w:color="000000" w:sz="4" w:space="0"/>
              <w:right w:val="single" w:color="000000" w:sz="4" w:space="0"/>
            </w:tcBorders>
            <w:tcMar>
              <w:top w:w="0" w:type="dxa"/>
              <w:left w:w="108" w:type="dxa"/>
              <w:bottom w:w="0" w:type="dxa"/>
              <w:right w:w="108" w:type="dxa"/>
            </w:tcMar>
            <w:vAlign w:val="center"/>
          </w:tcPr>
          <w:p w14:paraId="002BB11F">
            <w:pPr>
              <w:rPr>
                <w:del w:id="453" w:author="Milica Radić" w:date="2026-10-02T19:07:34Z"/>
                <w:rFonts w:ascii="Arial" w:hAnsi="Arial" w:eastAsia="Arial" w:cs="Arial"/>
                <w:sz w:val="20"/>
                <w:szCs w:val="20"/>
                <w:lang w:val="sr-Cyrl-RS"/>
                <w:rPrChange w:id="454" w:author="Milan Stojkov" w:date="2026-10-02T11:00:00Z">
                  <w:rPr>
                    <w:del w:id="455" w:author="Milica Radić" w:date="2026-10-02T19:07:34Z"/>
                    <w:rFonts w:ascii="Arial" w:hAnsi="Arial" w:eastAsia="Arial" w:cs="Arial"/>
                    <w:sz w:val="20"/>
                    <w:szCs w:val="20"/>
                  </w:rPr>
                </w:rPrChange>
              </w:rPr>
            </w:pPr>
            <w:del w:id="456" w:author="Milica Radić" w:date="2026-10-02T19:07:34Z">
              <w:r>
                <w:rPr>
                  <w:rFonts w:ascii="Arial" w:hAnsi="Arial" w:eastAsia="Arial" w:cs="Arial"/>
                  <w:sz w:val="20"/>
                  <w:szCs w:val="20"/>
                  <w:lang w:val="sr-Cyrl-RS"/>
                  <w:rPrChange w:id="457" w:author="Milan Stojkov" w:date="2026-10-02T11:00:00Z">
                    <w:rPr>
                      <w:rFonts w:ascii="Arial" w:hAnsi="Arial" w:eastAsia="Arial" w:cs="Arial"/>
                      <w:sz w:val="20"/>
                      <w:szCs w:val="20"/>
                    </w:rPr>
                  </w:rPrChange>
                </w:rPr>
                <w:delText>Степен и врста студија:</w:delText>
              </w:r>
            </w:del>
          </w:p>
        </w:tc>
        <w:tc>
          <w:tcPr>
            <w:tcW w:w="8213" w:type="dxa"/>
            <w:gridSpan w:val="3"/>
            <w:tcBorders>
              <w:top w:val="single" w:color="000000" w:sz="4" w:space="0"/>
              <w:left w:val="single" w:color="000000" w:sz="4" w:space="0"/>
              <w:bottom w:val="single" w:color="000000" w:sz="4" w:space="0"/>
              <w:right w:val="single" w:color="000000" w:sz="12" w:space="0"/>
            </w:tcBorders>
            <w:tcMar>
              <w:top w:w="0" w:type="dxa"/>
              <w:left w:w="108" w:type="dxa"/>
              <w:bottom w:w="0" w:type="dxa"/>
              <w:right w:w="108" w:type="dxa"/>
            </w:tcMar>
            <w:vAlign w:val="center"/>
          </w:tcPr>
          <w:p w14:paraId="273693FB">
            <w:pPr>
              <w:rPr>
                <w:del w:id="458" w:author="Milica Radić" w:date="2026-10-02T19:07:34Z"/>
                <w:rFonts w:ascii="Arial" w:hAnsi="Arial" w:eastAsia="Arial" w:cs="Arial"/>
                <w:sz w:val="20"/>
                <w:szCs w:val="20"/>
                <w:lang w:val="sr-Cyrl-RS"/>
                <w:rPrChange w:id="459" w:author="Milan Stojkov" w:date="2026-10-02T11:00:00Z">
                  <w:rPr>
                    <w:del w:id="460" w:author="Milica Radić" w:date="2026-10-02T19:07:34Z"/>
                    <w:rFonts w:ascii="Arial" w:hAnsi="Arial" w:eastAsia="Arial" w:cs="Arial"/>
                    <w:sz w:val="20"/>
                    <w:szCs w:val="20"/>
                  </w:rPr>
                </w:rPrChange>
              </w:rPr>
            </w:pPr>
            <w:del w:id="461" w:author="Milica Radić" w:date="2026-10-02T19:07:34Z">
              <w:r>
                <w:rPr>
                  <w:rFonts w:ascii="Arial" w:hAnsi="Arial" w:eastAsia="Arial" w:cs="Arial"/>
                  <w:sz w:val="20"/>
                  <w:szCs w:val="20"/>
                  <w:lang w:val="sr-Cyrl-RS"/>
                  <w:rPrChange w:id="462" w:author="Milan Stojkov" w:date="2026-10-02T11:00:00Z">
                    <w:rPr>
                      <w:rFonts w:ascii="Arial" w:hAnsi="Arial" w:eastAsia="Arial" w:cs="Arial"/>
                      <w:sz w:val="20"/>
                      <w:szCs w:val="20"/>
                    </w:rPr>
                  </w:rPrChange>
                </w:rPr>
                <w:delText>ОСНОВНЕ АКАДЕМСКЕ СТУДИЈЕ</w:delText>
              </w:r>
            </w:del>
          </w:p>
        </w:tc>
      </w:tr>
      <w:tr w14:paraId="00A8B18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400" w:hRule="atLeast"/>
          <w:del w:id="463" w:author="Milica Radić" w:date="2026-10-02T19:07:34Z"/>
        </w:trPr>
        <w:tc>
          <w:tcPr>
            <w:tcW w:w="1710" w:type="dxa"/>
            <w:tcBorders>
              <w:top w:val="single" w:color="000000" w:sz="4" w:space="0"/>
              <w:left w:val="single" w:color="000000" w:sz="12" w:space="0"/>
              <w:bottom w:val="nil"/>
              <w:right w:val="single" w:color="000000" w:sz="4" w:space="0"/>
            </w:tcBorders>
            <w:tcMar>
              <w:top w:w="0" w:type="dxa"/>
              <w:left w:w="108" w:type="dxa"/>
              <w:bottom w:w="0" w:type="dxa"/>
              <w:right w:w="108" w:type="dxa"/>
            </w:tcMar>
            <w:vAlign w:val="center"/>
          </w:tcPr>
          <w:p w14:paraId="39EC3D91">
            <w:pPr>
              <w:rPr>
                <w:del w:id="464" w:author="Milica Radić" w:date="2026-10-02T19:07:34Z"/>
                <w:rFonts w:ascii="Arial" w:hAnsi="Arial" w:eastAsia="Arial" w:cs="Arial"/>
                <w:sz w:val="20"/>
                <w:szCs w:val="20"/>
                <w:lang w:val="sr-Cyrl-RS"/>
                <w:rPrChange w:id="465" w:author="Milan Stojkov" w:date="2026-10-02T11:00:00Z">
                  <w:rPr>
                    <w:del w:id="466" w:author="Milica Radić" w:date="2026-10-02T19:07:34Z"/>
                    <w:rFonts w:ascii="Arial" w:hAnsi="Arial" w:eastAsia="Arial" w:cs="Arial"/>
                    <w:sz w:val="20"/>
                    <w:szCs w:val="20"/>
                  </w:rPr>
                </w:rPrChange>
              </w:rPr>
            </w:pPr>
            <w:del w:id="467" w:author="Milica Radić" w:date="2026-10-02T19:07:34Z">
              <w:r>
                <w:rPr>
                  <w:rFonts w:ascii="Arial" w:hAnsi="Arial" w:eastAsia="Arial" w:cs="Arial"/>
                  <w:sz w:val="20"/>
                  <w:szCs w:val="20"/>
                  <w:lang w:val="sr-Cyrl-RS"/>
                  <w:rPrChange w:id="468" w:author="Milan Stojkov" w:date="2026-10-02T11:00:00Z">
                    <w:rPr>
                      <w:rFonts w:ascii="Arial" w:hAnsi="Arial" w:eastAsia="Arial" w:cs="Arial"/>
                      <w:sz w:val="20"/>
                      <w:szCs w:val="20"/>
                    </w:rPr>
                  </w:rPrChange>
                </w:rPr>
                <w:delText>Област:</w:delText>
              </w:r>
            </w:del>
          </w:p>
        </w:tc>
        <w:tc>
          <w:tcPr>
            <w:tcW w:w="8213" w:type="dxa"/>
            <w:gridSpan w:val="3"/>
            <w:tcBorders>
              <w:top w:val="single" w:color="000000" w:sz="4" w:space="0"/>
              <w:left w:val="single" w:color="000000" w:sz="4" w:space="0"/>
              <w:bottom w:val="nil"/>
              <w:right w:val="single" w:color="000000" w:sz="12" w:space="0"/>
            </w:tcBorders>
            <w:tcMar>
              <w:top w:w="0" w:type="dxa"/>
              <w:left w:w="108" w:type="dxa"/>
              <w:bottom w:w="0" w:type="dxa"/>
              <w:right w:w="108" w:type="dxa"/>
            </w:tcMar>
            <w:vAlign w:val="center"/>
          </w:tcPr>
          <w:p w14:paraId="3702C768">
            <w:pPr>
              <w:rPr>
                <w:del w:id="469" w:author="Milica Radić" w:date="2026-10-02T19:07:34Z"/>
                <w:rFonts w:ascii="Arial" w:hAnsi="Arial" w:eastAsia="Arial" w:cs="Arial"/>
                <w:sz w:val="20"/>
                <w:szCs w:val="20"/>
                <w:lang w:val="sr-Cyrl-RS"/>
                <w:rPrChange w:id="470" w:author="Milan Stojkov" w:date="2026-10-02T11:00:00Z">
                  <w:rPr>
                    <w:del w:id="471" w:author="Milica Radić" w:date="2026-10-02T19:07:34Z"/>
                    <w:rFonts w:ascii="Arial" w:hAnsi="Arial" w:eastAsia="Arial" w:cs="Arial"/>
                    <w:sz w:val="20"/>
                    <w:szCs w:val="20"/>
                  </w:rPr>
                </w:rPrChange>
              </w:rPr>
            </w:pPr>
            <w:del w:id="472" w:author="Milica Radić" w:date="2026-10-02T19:07:34Z">
              <w:r>
                <w:rPr>
                  <w:rFonts w:ascii="Arial" w:hAnsi="Arial" w:eastAsia="Arial" w:cs="Arial"/>
                  <w:sz w:val="20"/>
                  <w:szCs w:val="20"/>
                  <w:lang w:val="sr-Cyrl-RS"/>
                  <w:rPrChange w:id="473" w:author="Milan Stojkov" w:date="2026-10-02T11:00:00Z">
                    <w:rPr>
                      <w:rFonts w:ascii="Arial" w:hAnsi="Arial" w:eastAsia="Arial" w:cs="Arial"/>
                      <w:sz w:val="20"/>
                      <w:szCs w:val="20"/>
                    </w:rPr>
                  </w:rPrChange>
                </w:rPr>
                <w:delText>Електротехничко и рачунарско инжењерство</w:delText>
              </w:r>
            </w:del>
          </w:p>
        </w:tc>
      </w:tr>
      <w:tr w14:paraId="61403BA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400" w:hRule="atLeast"/>
          <w:del w:id="474" w:author="Milica Radić" w:date="2026-10-02T19:07:34Z"/>
        </w:trPr>
        <w:tc>
          <w:tcPr>
            <w:tcW w:w="1710" w:type="dxa"/>
            <w:tcBorders>
              <w:top w:val="single" w:color="000000" w:sz="4" w:space="0"/>
              <w:left w:val="single" w:color="000000" w:sz="12" w:space="0"/>
              <w:bottom w:val="single" w:color="000000" w:sz="12" w:space="0"/>
              <w:right w:val="single" w:color="000000" w:sz="4" w:space="0"/>
            </w:tcBorders>
            <w:tcMar>
              <w:top w:w="0" w:type="dxa"/>
              <w:left w:w="108" w:type="dxa"/>
              <w:bottom w:w="0" w:type="dxa"/>
              <w:right w:w="108" w:type="dxa"/>
            </w:tcMar>
            <w:vAlign w:val="center"/>
          </w:tcPr>
          <w:p w14:paraId="62B06715">
            <w:pPr>
              <w:rPr>
                <w:del w:id="475" w:author="Milica Radić" w:date="2026-10-02T19:07:34Z"/>
                <w:rFonts w:ascii="Arial" w:hAnsi="Arial" w:eastAsia="Arial" w:cs="Arial"/>
                <w:sz w:val="20"/>
                <w:szCs w:val="20"/>
                <w:lang w:val="sr-Cyrl-RS"/>
                <w:rPrChange w:id="476" w:author="Milan Stojkov" w:date="2026-10-02T11:00:00Z">
                  <w:rPr>
                    <w:del w:id="477" w:author="Milica Radić" w:date="2026-10-02T19:07:34Z"/>
                    <w:rFonts w:ascii="Arial" w:hAnsi="Arial" w:eastAsia="Arial" w:cs="Arial"/>
                    <w:sz w:val="20"/>
                    <w:szCs w:val="20"/>
                  </w:rPr>
                </w:rPrChange>
              </w:rPr>
            </w:pPr>
            <w:del w:id="478" w:author="Milica Radić" w:date="2026-10-02T19:07:34Z">
              <w:r>
                <w:rPr>
                  <w:rFonts w:ascii="Arial" w:hAnsi="Arial" w:eastAsia="Arial" w:cs="Arial"/>
                  <w:sz w:val="20"/>
                  <w:szCs w:val="20"/>
                  <w:lang w:val="sr-Cyrl-RS"/>
                  <w:rPrChange w:id="479" w:author="Milan Stojkov" w:date="2026-10-02T11:00:00Z">
                    <w:rPr>
                      <w:rFonts w:ascii="Arial" w:hAnsi="Arial" w:eastAsia="Arial" w:cs="Arial"/>
                      <w:sz w:val="20"/>
                      <w:szCs w:val="20"/>
                    </w:rPr>
                  </w:rPrChange>
                </w:rPr>
                <w:delText>Ментор:</w:delText>
              </w:r>
            </w:del>
          </w:p>
        </w:tc>
        <w:tc>
          <w:tcPr>
            <w:tcW w:w="8213" w:type="dxa"/>
            <w:gridSpan w:val="3"/>
            <w:tcBorders>
              <w:top w:val="single" w:color="000000" w:sz="4" w:space="0"/>
              <w:left w:val="single" w:color="000000" w:sz="4" w:space="0"/>
              <w:bottom w:val="single" w:color="000000" w:sz="12" w:space="0"/>
              <w:right w:val="single" w:color="000000" w:sz="12" w:space="0"/>
            </w:tcBorders>
            <w:tcMar>
              <w:top w:w="0" w:type="dxa"/>
              <w:left w:w="108" w:type="dxa"/>
              <w:bottom w:w="0" w:type="dxa"/>
              <w:right w:w="108" w:type="dxa"/>
            </w:tcMar>
            <w:vAlign w:val="center"/>
          </w:tcPr>
          <w:p w14:paraId="246F69F2">
            <w:pPr>
              <w:rPr>
                <w:del w:id="480" w:author="Milica Radić" w:date="2026-10-02T19:07:34Z"/>
                <w:rFonts w:ascii="Arial" w:hAnsi="Arial" w:eastAsia="Arial" w:cs="Arial"/>
                <w:sz w:val="20"/>
                <w:szCs w:val="20"/>
                <w:lang w:val="sr-Cyrl-RS"/>
                <w:rPrChange w:id="481" w:author="Milan Stojkov" w:date="2026-10-02T11:00:00Z">
                  <w:rPr>
                    <w:del w:id="482" w:author="Milica Radić" w:date="2026-10-02T19:07:34Z"/>
                    <w:rFonts w:ascii="Arial" w:hAnsi="Arial" w:eastAsia="Arial" w:cs="Arial"/>
                    <w:sz w:val="20"/>
                    <w:szCs w:val="20"/>
                  </w:rPr>
                </w:rPrChange>
              </w:rPr>
            </w:pPr>
            <w:del w:id="483" w:author="Milica Radić" w:date="2026-10-02T19:07:34Z">
              <w:r>
                <w:rPr>
                  <w:rFonts w:ascii="Arial" w:hAnsi="Arial" w:eastAsia="Arial" w:cs="Arial"/>
                  <w:sz w:val="20"/>
                  <w:szCs w:val="20"/>
                  <w:lang w:val="sr-Cyrl-RS"/>
                  <w:rPrChange w:id="484" w:author="Milan Stojkov" w:date="2026-10-02T11:00:00Z">
                    <w:rPr>
                      <w:rFonts w:ascii="Arial" w:hAnsi="Arial" w:eastAsia="Arial" w:cs="Arial"/>
                      <w:sz w:val="20"/>
                      <w:szCs w:val="20"/>
                    </w:rPr>
                  </w:rPrChange>
                </w:rPr>
                <w:delText>др Милан Стојков, доцент</w:delText>
              </w:r>
            </w:del>
          </w:p>
        </w:tc>
      </w:tr>
      <w:tr w14:paraId="61C5240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1279" w:hRule="atLeast"/>
          <w:del w:id="485" w:author="Milica Radić" w:date="2026-10-02T19:07:34Z"/>
        </w:trPr>
        <w:tc>
          <w:tcPr>
            <w:tcW w:w="9923" w:type="dxa"/>
            <w:gridSpan w:val="4"/>
            <w:tcBorders>
              <w:top w:val="single" w:color="000000" w:sz="12" w:space="0"/>
              <w:left w:val="single" w:color="000000" w:sz="12" w:space="0"/>
              <w:bottom w:val="single" w:color="000000" w:sz="12" w:space="0"/>
              <w:right w:val="single" w:color="000000" w:sz="12" w:space="0"/>
            </w:tcBorders>
            <w:shd w:val="clear" w:color="auto" w:fill="F2F2F2"/>
            <w:tcMar>
              <w:top w:w="0" w:type="dxa"/>
              <w:left w:w="108" w:type="dxa"/>
              <w:bottom w:w="0" w:type="dxa"/>
              <w:right w:w="108" w:type="dxa"/>
            </w:tcMar>
            <w:vAlign w:val="center"/>
          </w:tcPr>
          <w:p w14:paraId="783CA411">
            <w:pPr>
              <w:pBdr>
                <w:top w:val="none" w:color="auto" w:sz="0" w:space="0"/>
                <w:left w:val="none" w:color="auto" w:sz="0" w:space="0"/>
                <w:bottom w:val="none" w:color="auto" w:sz="0" w:space="0"/>
                <w:right w:val="none" w:color="auto" w:sz="0" w:space="0"/>
                <w:between w:val="none" w:color="auto" w:sz="0" w:space="0"/>
              </w:pBdr>
              <w:ind w:left="34" w:right="-108"/>
              <w:jc w:val="center"/>
              <w:rPr>
                <w:del w:id="486" w:author="Milica Radić" w:date="2026-10-02T19:07:34Z"/>
                <w:rFonts w:ascii="Arial" w:hAnsi="Arial" w:eastAsia="Arial" w:cs="Arial"/>
                <w:color w:val="000000"/>
                <w:sz w:val="20"/>
                <w:szCs w:val="20"/>
                <w:lang w:val="sr-Cyrl-RS"/>
                <w:rPrChange w:id="487" w:author="Milan Stojkov" w:date="2026-10-02T11:00:00Z">
                  <w:rPr>
                    <w:del w:id="488" w:author="Milica Radić" w:date="2026-10-02T19:07:34Z"/>
                    <w:rFonts w:ascii="Arial" w:hAnsi="Arial" w:eastAsia="Arial" w:cs="Arial"/>
                    <w:color w:val="000000"/>
                    <w:sz w:val="20"/>
                    <w:szCs w:val="20"/>
                  </w:rPr>
                </w:rPrChange>
              </w:rPr>
            </w:pPr>
            <w:del w:id="489" w:author="Milica Radić" w:date="2026-10-02T19:07:34Z">
              <w:r>
                <w:rPr>
                  <w:rFonts w:ascii="Arial" w:hAnsi="Arial" w:eastAsia="Arial" w:cs="Arial"/>
                  <w:color w:val="000000"/>
                  <w:sz w:val="20"/>
                  <w:szCs w:val="20"/>
                  <w:lang w:val="sr-Cyrl-RS"/>
                  <w:rPrChange w:id="490" w:author="Milan Stojkov" w:date="2026-10-02T11:00:00Z">
                    <w:rPr>
                      <w:rFonts w:ascii="Arial" w:hAnsi="Arial" w:eastAsia="Arial" w:cs="Arial"/>
                      <w:color w:val="000000"/>
                      <w:sz w:val="20"/>
                      <w:szCs w:val="20"/>
                    </w:rPr>
                  </w:rPrChange>
                </w:rPr>
                <w:delText>НА ОСНОВУ ПОДНЕТЕ ПРИЈАВЕ, ПРИЛОЖЕНЕ ДОКУМЕНТАЦИЈЕ И ОДРЕДБИ СТАТУТА ФАКУЛТЕТА</w:delText>
              </w:r>
            </w:del>
          </w:p>
          <w:p w14:paraId="496F27CC">
            <w:pPr>
              <w:pBdr>
                <w:top w:val="none" w:color="auto" w:sz="0" w:space="0"/>
                <w:left w:val="none" w:color="auto" w:sz="0" w:space="0"/>
                <w:bottom w:val="none" w:color="auto" w:sz="0" w:space="0"/>
                <w:right w:val="none" w:color="auto" w:sz="0" w:space="0"/>
                <w:between w:val="none" w:color="auto" w:sz="0" w:space="0"/>
              </w:pBdr>
              <w:ind w:left="34" w:right="-108"/>
              <w:jc w:val="both"/>
              <w:rPr>
                <w:del w:id="491" w:author="Milica Radić" w:date="2026-10-02T19:07:34Z"/>
                <w:rFonts w:ascii="Arial" w:hAnsi="Arial" w:eastAsia="Arial" w:cs="Arial"/>
                <w:color w:val="000000"/>
                <w:sz w:val="20"/>
                <w:szCs w:val="20"/>
                <w:lang w:val="sr-Cyrl-RS"/>
                <w:rPrChange w:id="492" w:author="Milan Stojkov" w:date="2026-10-02T11:00:00Z">
                  <w:rPr>
                    <w:del w:id="493" w:author="Milica Radić" w:date="2026-10-02T19:07:34Z"/>
                    <w:rFonts w:ascii="Arial" w:hAnsi="Arial" w:eastAsia="Arial" w:cs="Arial"/>
                    <w:color w:val="000000"/>
                    <w:sz w:val="20"/>
                    <w:szCs w:val="20"/>
                  </w:rPr>
                </w:rPrChange>
              </w:rPr>
            </w:pPr>
            <w:del w:id="494" w:author="Milica Radić" w:date="2026-10-02T19:07:34Z">
              <w:r>
                <w:rPr>
                  <w:rFonts w:ascii="Arial" w:hAnsi="Arial" w:eastAsia="Arial" w:cs="Arial"/>
                  <w:color w:val="000000"/>
                  <w:sz w:val="20"/>
                  <w:szCs w:val="20"/>
                  <w:lang w:val="sr-Cyrl-RS"/>
                  <w:rPrChange w:id="495" w:author="Milan Stojkov" w:date="2026-10-02T11:00:00Z">
                    <w:rPr>
                      <w:rFonts w:ascii="Arial" w:hAnsi="Arial" w:eastAsia="Arial" w:cs="Arial"/>
                      <w:color w:val="000000"/>
                      <w:sz w:val="20"/>
                      <w:szCs w:val="20"/>
                    </w:rPr>
                  </w:rPrChange>
                </w:rPr>
                <w:delText>ИЗДАЈЕ СЕ ЗАДАТАК ЗА  ЗАВРШНИ РАД, СА СЛЕДЕЋИМ ЕЛЕМЕНТИМА:</w:delText>
              </w:r>
            </w:del>
          </w:p>
          <w:p w14:paraId="48568E42">
            <w:pPr>
              <w:numPr>
                <w:ilvl w:val="0"/>
                <w:numId w:val="3"/>
              </w:numPr>
              <w:jc w:val="both"/>
              <w:rPr>
                <w:del w:id="496" w:author="Milica Radić" w:date="2026-10-02T19:07:34Z"/>
                <w:sz w:val="20"/>
                <w:szCs w:val="20"/>
                <w:lang w:val="sr-Cyrl-RS"/>
                <w:rPrChange w:id="497" w:author="Milan Stojkov" w:date="2026-10-02T11:00:00Z">
                  <w:rPr>
                    <w:del w:id="498" w:author="Milica Radić" w:date="2026-10-02T19:07:34Z"/>
                    <w:sz w:val="20"/>
                    <w:szCs w:val="20"/>
                  </w:rPr>
                </w:rPrChange>
              </w:rPr>
            </w:pPr>
            <w:del w:id="499" w:author="Milica Radić" w:date="2026-10-02T19:07:34Z">
              <w:r>
                <w:rPr>
                  <w:rFonts w:ascii="Arial" w:hAnsi="Arial" w:eastAsia="Arial" w:cs="Arial"/>
                  <w:sz w:val="20"/>
                  <w:szCs w:val="20"/>
                  <w:lang w:val="sr-Cyrl-RS"/>
                  <w:rPrChange w:id="500" w:author="Milan Stojkov" w:date="2026-10-02T11:00:00Z">
                    <w:rPr>
                      <w:rFonts w:ascii="Arial" w:hAnsi="Arial" w:eastAsia="Arial" w:cs="Arial"/>
                      <w:sz w:val="20"/>
                      <w:szCs w:val="20"/>
                    </w:rPr>
                  </w:rPrChange>
                </w:rPr>
                <w:delText>проблем – тема рада;</w:delText>
              </w:r>
            </w:del>
          </w:p>
          <w:p w14:paraId="3B9C48F4">
            <w:pPr>
              <w:numPr>
                <w:ilvl w:val="0"/>
                <w:numId w:val="3"/>
              </w:numPr>
              <w:jc w:val="both"/>
              <w:rPr>
                <w:del w:id="501" w:author="Milica Radić" w:date="2026-10-02T19:07:34Z"/>
                <w:sz w:val="20"/>
                <w:szCs w:val="20"/>
                <w:lang w:val="sr-Cyrl-RS"/>
                <w:rPrChange w:id="502" w:author="Milan Stojkov" w:date="2026-10-02T11:00:00Z">
                  <w:rPr>
                    <w:del w:id="503" w:author="Milica Radić" w:date="2026-10-02T19:07:34Z"/>
                    <w:sz w:val="20"/>
                    <w:szCs w:val="20"/>
                  </w:rPr>
                </w:rPrChange>
              </w:rPr>
            </w:pPr>
            <w:del w:id="504" w:author="Milica Radić" w:date="2026-10-02T19:07:34Z">
              <w:r>
                <w:rPr>
                  <w:rFonts w:ascii="Arial" w:hAnsi="Arial" w:eastAsia="Arial" w:cs="Arial"/>
                  <w:sz w:val="20"/>
                  <w:szCs w:val="20"/>
                  <w:lang w:val="sr-Cyrl-RS"/>
                  <w:rPrChange w:id="505" w:author="Milan Stojkov" w:date="2026-10-02T11:00:00Z">
                    <w:rPr>
                      <w:rFonts w:ascii="Arial" w:hAnsi="Arial" w:eastAsia="Arial" w:cs="Arial"/>
                      <w:sz w:val="20"/>
                      <w:szCs w:val="20"/>
                    </w:rPr>
                  </w:rPrChange>
                </w:rPr>
                <w:delText>начин решавања проблема и начин практичне провере резултата рада, ако је таква провера неопходна;</w:delText>
              </w:r>
            </w:del>
          </w:p>
          <w:p w14:paraId="75A77D59">
            <w:pPr>
              <w:pBdr>
                <w:top w:val="none" w:color="auto" w:sz="0" w:space="0"/>
                <w:left w:val="none" w:color="auto" w:sz="0" w:space="0"/>
                <w:bottom w:val="none" w:color="auto" w:sz="0" w:space="0"/>
                <w:right w:val="none" w:color="auto" w:sz="0" w:space="0"/>
                <w:between w:val="none" w:color="auto" w:sz="0" w:space="0"/>
              </w:pBdr>
              <w:ind w:left="34" w:right="-108"/>
              <w:jc w:val="center"/>
              <w:rPr>
                <w:del w:id="506" w:author="Milica Radić" w:date="2026-10-02T19:07:34Z"/>
                <w:rFonts w:ascii="Arial" w:hAnsi="Arial" w:eastAsia="Arial" w:cs="Arial"/>
                <w:color w:val="000000"/>
                <w:sz w:val="20"/>
                <w:szCs w:val="20"/>
                <w:lang w:val="sr-Cyrl-RS"/>
                <w:rPrChange w:id="507" w:author="Milan Stojkov" w:date="2026-10-02T11:00:00Z">
                  <w:rPr>
                    <w:del w:id="508" w:author="Milica Radić" w:date="2026-10-02T19:07:34Z"/>
                    <w:rFonts w:ascii="Arial" w:hAnsi="Arial" w:eastAsia="Arial" w:cs="Arial"/>
                    <w:color w:val="000000"/>
                    <w:sz w:val="20"/>
                    <w:szCs w:val="20"/>
                  </w:rPr>
                </w:rPrChange>
              </w:rPr>
            </w:pPr>
          </w:p>
          <w:p w14:paraId="3580AED4">
            <w:pPr>
              <w:pBdr>
                <w:top w:val="none" w:color="auto" w:sz="0" w:space="0"/>
                <w:left w:val="none" w:color="auto" w:sz="0" w:space="0"/>
                <w:bottom w:val="none" w:color="auto" w:sz="0" w:space="0"/>
                <w:right w:val="none" w:color="auto" w:sz="0" w:space="0"/>
                <w:between w:val="none" w:color="auto" w:sz="0" w:space="0"/>
              </w:pBdr>
              <w:ind w:left="34" w:right="-108"/>
              <w:jc w:val="center"/>
              <w:rPr>
                <w:del w:id="509" w:author="Milica Radić" w:date="2026-10-02T19:07:34Z"/>
                <w:rFonts w:ascii="Arial" w:hAnsi="Arial" w:eastAsia="Arial" w:cs="Arial"/>
                <w:color w:val="000000"/>
                <w:sz w:val="20"/>
                <w:szCs w:val="20"/>
                <w:lang w:val="sr-Cyrl-RS"/>
                <w:rPrChange w:id="510" w:author="Milan Stojkov" w:date="2026-10-02T11:00:00Z">
                  <w:rPr>
                    <w:del w:id="511" w:author="Milica Radić" w:date="2026-10-02T19:07:34Z"/>
                    <w:rFonts w:ascii="Arial" w:hAnsi="Arial" w:eastAsia="Arial" w:cs="Arial"/>
                    <w:color w:val="000000"/>
                    <w:sz w:val="20"/>
                    <w:szCs w:val="20"/>
                  </w:rPr>
                </w:rPrChange>
              </w:rPr>
            </w:pPr>
          </w:p>
          <w:p w14:paraId="24BFB948">
            <w:pPr>
              <w:pBdr>
                <w:top w:val="none" w:color="auto" w:sz="0" w:space="0"/>
                <w:left w:val="none" w:color="auto" w:sz="0" w:space="0"/>
                <w:bottom w:val="none" w:color="auto" w:sz="0" w:space="0"/>
                <w:right w:val="none" w:color="auto" w:sz="0" w:space="0"/>
                <w:between w:val="none" w:color="auto" w:sz="0" w:space="0"/>
              </w:pBdr>
              <w:ind w:left="34" w:right="-108"/>
              <w:jc w:val="center"/>
              <w:rPr>
                <w:del w:id="512" w:author="Milica Radić" w:date="2026-10-02T19:07:34Z"/>
                <w:rFonts w:ascii="Arial" w:hAnsi="Arial" w:eastAsia="Arial" w:cs="Arial"/>
                <w:color w:val="000000"/>
                <w:sz w:val="20"/>
                <w:szCs w:val="20"/>
                <w:lang w:val="sr-Cyrl-RS"/>
                <w:rPrChange w:id="513" w:author="Milan Stojkov" w:date="2026-10-02T11:00:00Z">
                  <w:rPr>
                    <w:del w:id="514" w:author="Milica Radić" w:date="2026-10-02T19:07:34Z"/>
                    <w:rFonts w:ascii="Arial" w:hAnsi="Arial" w:eastAsia="Arial" w:cs="Arial"/>
                    <w:color w:val="000000"/>
                    <w:sz w:val="20"/>
                    <w:szCs w:val="20"/>
                  </w:rPr>
                </w:rPrChange>
              </w:rPr>
            </w:pPr>
          </w:p>
          <w:p w14:paraId="6A33D6D2">
            <w:pPr>
              <w:pBdr>
                <w:top w:val="none" w:color="auto" w:sz="0" w:space="0"/>
                <w:left w:val="none" w:color="auto" w:sz="0" w:space="0"/>
                <w:bottom w:val="none" w:color="auto" w:sz="0" w:space="0"/>
                <w:right w:val="none" w:color="auto" w:sz="0" w:space="0"/>
                <w:between w:val="none" w:color="auto" w:sz="0" w:space="0"/>
              </w:pBdr>
              <w:ind w:left="34" w:right="-108"/>
              <w:jc w:val="center"/>
              <w:rPr>
                <w:del w:id="515" w:author="Milica Radić" w:date="2026-10-02T19:07:34Z"/>
                <w:rFonts w:ascii="Arial" w:hAnsi="Arial" w:eastAsia="Arial" w:cs="Arial"/>
                <w:color w:val="000000"/>
                <w:sz w:val="20"/>
                <w:szCs w:val="20"/>
                <w:lang w:val="sr-Cyrl-RS"/>
                <w:rPrChange w:id="516" w:author="Milan Stojkov" w:date="2026-10-02T11:00:00Z">
                  <w:rPr>
                    <w:del w:id="517" w:author="Milica Radić" w:date="2026-10-02T19:07:34Z"/>
                    <w:rFonts w:ascii="Arial" w:hAnsi="Arial" w:eastAsia="Arial" w:cs="Arial"/>
                    <w:color w:val="000000"/>
                    <w:sz w:val="20"/>
                    <w:szCs w:val="20"/>
                  </w:rPr>
                </w:rPrChange>
              </w:rPr>
            </w:pPr>
          </w:p>
        </w:tc>
      </w:tr>
    </w:tbl>
    <w:p w14:paraId="63053142">
      <w:pPr>
        <w:pBdr>
          <w:top w:val="none" w:color="auto" w:sz="0" w:space="0"/>
          <w:left w:val="none" w:color="auto" w:sz="0" w:space="0"/>
          <w:bottom w:val="none" w:color="auto" w:sz="0" w:space="0"/>
          <w:right w:val="none" w:color="auto" w:sz="0" w:space="0"/>
          <w:between w:val="none" w:color="auto" w:sz="0" w:space="0"/>
        </w:pBdr>
        <w:tabs>
          <w:tab w:val="left" w:pos="6237"/>
        </w:tabs>
        <w:spacing w:before="240" w:after="60"/>
        <w:rPr>
          <w:del w:id="518" w:author="Milica Radić" w:date="2026-10-02T19:07:34Z"/>
          <w:rFonts w:ascii="Arial" w:hAnsi="Arial" w:eastAsia="Arial" w:cs="Arial"/>
          <w:b/>
          <w:bCs/>
          <w:color w:val="000000"/>
          <w:sz w:val="26"/>
          <w:szCs w:val="26"/>
          <w:lang w:val="sr-Cyrl-RS"/>
          <w:rPrChange w:id="519" w:author="Milan Stojkov" w:date="2026-10-02T11:00:00Z">
            <w:rPr>
              <w:del w:id="520" w:author="Milica Radić" w:date="2026-10-02T19:07:34Z"/>
              <w:rFonts w:ascii="Arial" w:hAnsi="Arial" w:eastAsia="Arial" w:cs="Arial"/>
              <w:b/>
              <w:bCs/>
              <w:color w:val="000000"/>
              <w:sz w:val="26"/>
              <w:szCs w:val="26"/>
            </w:rPr>
          </w:rPrChange>
        </w:rPr>
      </w:pPr>
      <w:del w:id="521" w:author="Milica Radić" w:date="2026-10-02T19:07:34Z">
        <w:r>
          <w:rPr>
            <w:rFonts w:ascii="Arial" w:hAnsi="Arial" w:eastAsia="Arial" w:cs="Arial"/>
            <w:b/>
            <w:bCs/>
            <w:color w:val="000000"/>
            <w:sz w:val="26"/>
            <w:szCs w:val="26"/>
            <w:lang w:val="sr-Cyrl-RS"/>
            <w:rPrChange w:id="522" w:author="Milan Stojkov" w:date="2026-10-02T11:00:00Z">
              <w:rPr>
                <w:rFonts w:ascii="Arial" w:hAnsi="Arial" w:eastAsia="Arial" w:cs="Arial"/>
                <w:b/>
                <w:bCs/>
                <w:color w:val="000000"/>
                <w:sz w:val="26"/>
                <w:szCs w:val="26"/>
              </w:rPr>
            </w:rPrChange>
          </w:rPr>
          <w:delText>НАСЛОВ  ЗАВРШНОГ  РАДА:</w:delText>
        </w:r>
      </w:del>
    </w:p>
    <w:tbl>
      <w:tblPr>
        <w:tblStyle w:val="46"/>
        <w:tblW w:w="9923"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923"/>
      </w:tblGrid>
      <w:tr w14:paraId="4B7388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750" w:hRule="atLeast"/>
          <w:del w:id="523" w:author="Milica Radić" w:date="2026-10-02T19:07:34Z"/>
        </w:trPr>
        <w:tc>
          <w:tcPr>
            <w:tcW w:w="9923" w:type="dxa"/>
            <w:tcBorders>
              <w:top w:val="single" w:color="000000" w:sz="12" w:space="0"/>
              <w:left w:val="single" w:color="000000" w:sz="12" w:space="0"/>
              <w:bottom w:val="single" w:color="000000" w:sz="12" w:space="0"/>
              <w:right w:val="single" w:color="000000" w:sz="12" w:space="0"/>
            </w:tcBorders>
            <w:tcMar>
              <w:top w:w="0" w:type="dxa"/>
              <w:left w:w="108" w:type="dxa"/>
              <w:bottom w:w="0" w:type="dxa"/>
              <w:right w:w="108" w:type="dxa"/>
            </w:tcMar>
          </w:tcPr>
          <w:p w14:paraId="593F9AB3">
            <w:pPr>
              <w:spacing w:before="60"/>
              <w:jc w:val="center"/>
              <w:rPr>
                <w:del w:id="524" w:author="Milica Radić" w:date="2026-10-02T19:07:34Z"/>
                <w:rFonts w:ascii="Arial" w:hAnsi="Arial" w:eastAsia="Arial" w:cs="Arial"/>
                <w:color w:val="000000"/>
                <w:sz w:val="20"/>
                <w:szCs w:val="20"/>
                <w:lang w:val="sr-Cyrl-RS"/>
                <w:rPrChange w:id="525" w:author="Milan Stojkov" w:date="2026-10-02T11:00:00Z">
                  <w:rPr>
                    <w:del w:id="526" w:author="Milica Radić" w:date="2026-10-02T19:07:34Z"/>
                    <w:rFonts w:ascii="Arial" w:hAnsi="Arial" w:eastAsia="Arial" w:cs="Arial"/>
                    <w:color w:val="000000"/>
                    <w:sz w:val="20"/>
                    <w:szCs w:val="20"/>
                  </w:rPr>
                </w:rPrChange>
              </w:rPr>
            </w:pPr>
            <w:ins w:id="527" w:author="Milan Stojkov" w:date="2026-10-02T10:56:00Z">
              <w:del w:id="528" w:author="Milica Radić" w:date="2026-10-02T19:07:34Z">
                <w:r>
                  <w:rPr>
                    <w:rFonts w:ascii="Arial" w:hAnsi="Arial" w:eastAsia="Arial" w:cs="Arial"/>
                    <w:i/>
                    <w:iCs/>
                    <w:color w:val="000000"/>
                    <w:sz w:val="20"/>
                    <w:szCs w:val="20"/>
                    <w:lang w:val="sr-Cyrl-RS"/>
                    <w:rPrChange w:id="529" w:author="Milan Stojkov" w:date="2026-10-02T11:00:00Z">
                      <w:rPr>
                        <w:rFonts w:ascii="Arial" w:hAnsi="Arial" w:eastAsia="Arial" w:cs="Arial"/>
                        <w:i/>
                        <w:iCs/>
                        <w:color w:val="000000"/>
                        <w:sz w:val="20"/>
                        <w:szCs w:val="20"/>
                      </w:rPr>
                    </w:rPrChange>
                  </w:rPr>
                  <w:delText>G</w:delText>
                </w:r>
              </w:del>
            </w:ins>
            <w:del w:id="530" w:author="Milica Radić" w:date="2026-10-02T19:07:34Z">
              <w:r>
                <w:rPr>
                  <w:rFonts w:ascii="Arial" w:hAnsi="Arial" w:eastAsia="Arial" w:cs="Arial"/>
                  <w:i/>
                  <w:iCs/>
                  <w:color w:val="000000"/>
                  <w:sz w:val="20"/>
                  <w:szCs w:val="20"/>
                  <w:lang w:val="sr-Cyrl-RS"/>
                  <w:rPrChange w:id="531" w:author="Milan Stojkov" w:date="2026-10-02T11:00:00Z">
                    <w:rPr>
                      <w:rFonts w:ascii="Arial" w:hAnsi="Arial" w:eastAsia="Arial" w:cs="Arial"/>
                      <w:i/>
                      <w:iCs/>
                      <w:color w:val="000000"/>
                      <w:sz w:val="20"/>
                      <w:szCs w:val="20"/>
                    </w:rPr>
                  </w:rPrChange>
                </w:rPr>
                <w:delText xml:space="preserve">ossip overlay </w:delText>
              </w:r>
            </w:del>
            <w:del w:id="532" w:author="Milica Radić" w:date="2026-10-02T19:07:34Z">
              <w:r>
                <w:rPr>
                  <w:rFonts w:ascii="Arial" w:hAnsi="Arial" w:eastAsia="Arial" w:cs="Arial"/>
                  <w:color w:val="000000"/>
                  <w:sz w:val="20"/>
                  <w:szCs w:val="20"/>
                  <w:lang w:val="sr-Cyrl-RS"/>
                  <w:rPrChange w:id="533" w:author="Milan Stojkov" w:date="2026-10-02T11:00:00Z">
                    <w:rPr>
                      <w:rFonts w:ascii="Arial" w:hAnsi="Arial" w:eastAsia="Arial" w:cs="Arial"/>
                      <w:color w:val="000000"/>
                      <w:sz w:val="20"/>
                      <w:szCs w:val="20"/>
                    </w:rPr>
                  </w:rPrChange>
                </w:rPr>
                <w:delText>систем</w:delText>
              </w:r>
            </w:del>
            <w:del w:id="534" w:author="Milica Radić" w:date="2026-10-02T19:07:34Z">
              <w:r>
                <w:rPr>
                  <w:rFonts w:ascii="Arial" w:hAnsi="Arial" w:eastAsia="Arial" w:cs="Arial"/>
                  <w:color w:val="000000"/>
                  <w:sz w:val="20"/>
                  <w:szCs w:val="20"/>
                  <w:lang w:val="sr-Cyrl-RS"/>
                  <w:rPrChange w:id="535" w:author="Milan Stojkov" w:date="2026-10-02T11:00:00Z">
                    <w:rPr>
                      <w:rFonts w:ascii="Arial" w:hAnsi="Arial" w:eastAsia="Arial" w:cs="Arial"/>
                      <w:color w:val="000000"/>
                      <w:sz w:val="20"/>
                      <w:szCs w:val="20"/>
                    </w:rPr>
                  </w:rPrChange>
                </w:rPr>
                <w:delText xml:space="preserve"> за дистрибуирану агрегацију у присуству комбинованих мрежних и </w:delText>
              </w:r>
            </w:del>
            <w:del w:id="536" w:author="Milica Radić" w:date="2026-10-02T19:07:34Z">
              <w:r>
                <w:rPr>
                  <w:rFonts w:ascii="Arial" w:hAnsi="Arial" w:eastAsia="Arial" w:cs="Arial"/>
                  <w:i/>
                  <w:iCs/>
                  <w:color w:val="000000"/>
                  <w:sz w:val="20"/>
                  <w:szCs w:val="20"/>
                  <w:lang w:val="sr-Cyrl-RS"/>
                  <w:rPrChange w:id="537" w:author="Milan Stojkov" w:date="2026-10-02T11:00:00Z">
                    <w:rPr>
                      <w:rFonts w:ascii="Arial" w:hAnsi="Arial" w:eastAsia="Arial" w:cs="Arial"/>
                      <w:i/>
                      <w:iCs/>
                      <w:color w:val="000000"/>
                      <w:sz w:val="20"/>
                      <w:szCs w:val="20"/>
                    </w:rPr>
                  </w:rPrChange>
                </w:rPr>
                <w:delText xml:space="preserve">Byzantine </w:delText>
              </w:r>
            </w:del>
            <w:del w:id="538" w:author="Milica Radić" w:date="2026-10-02T19:07:34Z">
              <w:r>
                <w:rPr>
                  <w:rFonts w:ascii="Arial" w:hAnsi="Arial" w:eastAsia="Arial" w:cs="Arial"/>
                  <w:color w:val="000000"/>
                  <w:sz w:val="20"/>
                  <w:szCs w:val="20"/>
                  <w:lang w:val="sr-Cyrl-RS"/>
                  <w:rPrChange w:id="539" w:author="Milan Stojkov" w:date="2026-10-02T11:00:00Z">
                    <w:rPr>
                      <w:rFonts w:ascii="Arial" w:hAnsi="Arial" w:eastAsia="Arial" w:cs="Arial"/>
                      <w:color w:val="000000"/>
                      <w:sz w:val="20"/>
                      <w:szCs w:val="20"/>
                    </w:rPr>
                  </w:rPrChange>
                </w:rPr>
                <w:delText>напада</w:delText>
              </w:r>
            </w:del>
          </w:p>
          <w:p w14:paraId="781EAA2D">
            <w:pPr>
              <w:pBdr>
                <w:top w:val="none" w:color="auto" w:sz="0" w:space="0"/>
                <w:left w:val="none" w:color="auto" w:sz="0" w:space="0"/>
                <w:bottom w:val="none" w:color="auto" w:sz="0" w:space="0"/>
                <w:right w:val="none" w:color="auto" w:sz="0" w:space="0"/>
                <w:between w:val="none" w:color="auto" w:sz="0" w:space="0"/>
              </w:pBdr>
              <w:spacing w:before="60"/>
              <w:jc w:val="both"/>
              <w:rPr>
                <w:del w:id="540" w:author="Milica Radić" w:date="2026-10-02T19:07:34Z"/>
                <w:rFonts w:ascii="Arial" w:hAnsi="Arial" w:eastAsia="Arial" w:cs="Arial"/>
                <w:color w:val="000000"/>
                <w:sz w:val="20"/>
                <w:szCs w:val="20"/>
                <w:lang w:val="sr-Cyrl-RS"/>
                <w:rPrChange w:id="541" w:author="Milan Stojkov" w:date="2026-10-02T11:00:00Z">
                  <w:rPr>
                    <w:del w:id="542" w:author="Milica Radić" w:date="2026-10-02T19:07:34Z"/>
                    <w:rFonts w:ascii="Arial" w:hAnsi="Arial" w:eastAsia="Arial" w:cs="Arial"/>
                    <w:color w:val="000000"/>
                    <w:sz w:val="20"/>
                    <w:szCs w:val="20"/>
                  </w:rPr>
                </w:rPrChange>
              </w:rPr>
            </w:pPr>
          </w:p>
        </w:tc>
      </w:tr>
    </w:tbl>
    <w:p w14:paraId="2A53A4BF">
      <w:pPr>
        <w:pBdr>
          <w:top w:val="none" w:color="auto" w:sz="0" w:space="0"/>
          <w:left w:val="none" w:color="auto" w:sz="0" w:space="0"/>
          <w:bottom w:val="none" w:color="auto" w:sz="0" w:space="0"/>
          <w:right w:val="none" w:color="auto" w:sz="0" w:space="0"/>
          <w:between w:val="none" w:color="auto" w:sz="0" w:space="0"/>
        </w:pBdr>
        <w:tabs>
          <w:tab w:val="left" w:pos="6237"/>
        </w:tabs>
        <w:spacing w:before="240" w:after="60"/>
        <w:rPr>
          <w:del w:id="543" w:author="Milica Radić" w:date="2026-10-02T19:07:34Z"/>
          <w:rFonts w:ascii="Arial" w:hAnsi="Arial" w:eastAsia="Arial" w:cs="Arial"/>
          <w:b/>
          <w:bCs/>
          <w:color w:val="000000"/>
          <w:sz w:val="26"/>
          <w:szCs w:val="26"/>
          <w:lang w:val="sr-Cyrl-RS"/>
          <w:rPrChange w:id="544" w:author="Milan Stojkov" w:date="2026-10-02T11:00:00Z">
            <w:rPr>
              <w:del w:id="545" w:author="Milica Radić" w:date="2026-10-02T19:07:34Z"/>
              <w:rFonts w:ascii="Arial" w:hAnsi="Arial" w:eastAsia="Arial" w:cs="Arial"/>
              <w:b/>
              <w:bCs/>
              <w:color w:val="000000"/>
              <w:sz w:val="26"/>
              <w:szCs w:val="26"/>
            </w:rPr>
          </w:rPrChange>
        </w:rPr>
      </w:pPr>
      <w:del w:id="546" w:author="Milica Radić" w:date="2026-10-02T19:07:34Z">
        <w:r>
          <w:rPr>
            <w:rFonts w:ascii="Arial" w:hAnsi="Arial" w:eastAsia="Arial" w:cs="Arial"/>
            <w:b/>
            <w:bCs/>
            <w:color w:val="000000"/>
            <w:sz w:val="26"/>
            <w:szCs w:val="26"/>
            <w:lang w:val="sr-Cyrl-RS"/>
            <w:rPrChange w:id="547" w:author="Milan Stojkov" w:date="2026-10-02T11:00:00Z">
              <w:rPr>
                <w:rFonts w:ascii="Arial" w:hAnsi="Arial" w:eastAsia="Arial" w:cs="Arial"/>
                <w:b/>
                <w:bCs/>
                <w:color w:val="000000"/>
                <w:sz w:val="26"/>
                <w:szCs w:val="26"/>
              </w:rPr>
            </w:rPrChange>
          </w:rPr>
          <w:delText>ТЕКСТ ЗАДAТКА:</w:delText>
        </w:r>
      </w:del>
    </w:p>
    <w:tbl>
      <w:tblPr>
        <w:tblStyle w:val="47"/>
        <w:tblW w:w="9923"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923"/>
      </w:tblGrid>
      <w:tr w14:paraId="7524C68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2610" w:hRule="atLeast"/>
          <w:del w:id="548" w:author="Milica Radić" w:date="2026-10-02T19:07:37Z"/>
        </w:trPr>
        <w:tc>
          <w:tcPr>
            <w:tcW w:w="9923" w:type="dxa"/>
            <w:tcBorders>
              <w:top w:val="single" w:color="000000" w:sz="12" w:space="0"/>
              <w:left w:val="single" w:color="000000" w:sz="12" w:space="0"/>
              <w:bottom w:val="single" w:color="000000" w:sz="12" w:space="0"/>
              <w:right w:val="single" w:color="000000" w:sz="12" w:space="0"/>
            </w:tcBorders>
          </w:tcPr>
          <w:p w14:paraId="65E3F46C">
            <w:pPr>
              <w:pBdr>
                <w:top w:val="none" w:color="auto" w:sz="0" w:space="0"/>
                <w:left w:val="none" w:color="auto" w:sz="0" w:space="0"/>
                <w:bottom w:val="none" w:color="auto" w:sz="0" w:space="0"/>
                <w:right w:val="none" w:color="auto" w:sz="0" w:space="0"/>
                <w:between w:val="none" w:color="auto" w:sz="0" w:space="0"/>
              </w:pBdr>
              <w:spacing w:before="60"/>
              <w:jc w:val="both"/>
              <w:rPr>
                <w:del w:id="549" w:author="Milica Radić" w:date="2026-10-02T19:07:37Z"/>
                <w:rFonts w:ascii="Arial" w:hAnsi="Arial" w:eastAsia="Arial" w:cs="Arial"/>
                <w:color w:val="000000"/>
                <w:sz w:val="20"/>
                <w:szCs w:val="20"/>
                <w:lang w:val="sr-Cyrl-RS"/>
                <w:rPrChange w:id="550" w:author="Milan Stojkov" w:date="2026-10-02T11:00:00Z">
                  <w:rPr>
                    <w:del w:id="551" w:author="Milica Radić" w:date="2026-10-02T19:07:37Z"/>
                    <w:rFonts w:ascii="Arial" w:hAnsi="Arial" w:eastAsia="Arial" w:cs="Arial"/>
                    <w:color w:val="000000"/>
                    <w:sz w:val="20"/>
                    <w:szCs w:val="20"/>
                  </w:rPr>
                </w:rPrChange>
              </w:rPr>
            </w:pPr>
            <w:del w:id="552" w:author="Milica Radić" w:date="2026-10-02T19:07:37Z">
              <w:r>
                <w:rPr>
                  <w:rFonts w:ascii="Arial" w:hAnsi="Arial" w:eastAsia="Arial" w:cs="Arial"/>
                  <w:color w:val="000000"/>
                  <w:sz w:val="20"/>
                  <w:szCs w:val="20"/>
                  <w:lang w:val="sr-Cyrl-RS"/>
                  <w:rPrChange w:id="553" w:author="Milan Stojkov" w:date="2026-10-02T11:00:00Z">
                    <w:rPr>
                      <w:rFonts w:ascii="Arial" w:hAnsi="Arial" w:eastAsia="Arial" w:cs="Arial"/>
                      <w:color w:val="000000"/>
                      <w:sz w:val="20"/>
                      <w:szCs w:val="20"/>
                    </w:rPr>
                  </w:rPrChange>
                </w:rPr>
                <w:delText xml:space="preserve">Упознати се са gossip протоколима и дистрибуираном агрегацијом података. Анализирати механизме отпорности на </w:delText>
              </w:r>
            </w:del>
            <w:del w:id="554" w:author="Milica Radić" w:date="2026-10-02T19:07:37Z">
              <w:r>
                <w:rPr>
                  <w:rFonts w:ascii="Arial" w:hAnsi="Arial" w:eastAsia="Arial" w:cs="Arial"/>
                  <w:i/>
                  <w:iCs/>
                  <w:color w:val="000000"/>
                  <w:sz w:val="20"/>
                  <w:szCs w:val="20"/>
                  <w:lang w:val="sr-Cyrl-RS"/>
                  <w:rPrChange w:id="555" w:author="Milan Stojkov" w:date="2026-10-02T11:00:00Z">
                    <w:rPr>
                      <w:rFonts w:ascii="Arial" w:hAnsi="Arial" w:eastAsia="Arial" w:cs="Arial"/>
                      <w:i/>
                      <w:iCs/>
                      <w:color w:val="000000"/>
                      <w:sz w:val="20"/>
                      <w:szCs w:val="20"/>
                    </w:rPr>
                  </w:rPrChange>
                </w:rPr>
                <w:delText>Sybil</w:delText>
              </w:r>
            </w:del>
            <w:del w:id="556" w:author="Milica Radić" w:date="2026-10-02T19:07:37Z">
              <w:r>
                <w:rPr>
                  <w:rFonts w:ascii="Arial" w:hAnsi="Arial" w:eastAsia="Arial" w:cs="Arial"/>
                  <w:color w:val="000000"/>
                  <w:sz w:val="20"/>
                  <w:szCs w:val="20"/>
                  <w:lang w:val="sr-Cyrl-RS"/>
                  <w:rPrChange w:id="557" w:author="Milan Stojkov" w:date="2026-10-02T11:00:00Z">
                    <w:rPr>
                      <w:rFonts w:ascii="Arial" w:hAnsi="Arial" w:eastAsia="Arial" w:cs="Arial"/>
                      <w:color w:val="000000"/>
                      <w:sz w:val="20"/>
                      <w:szCs w:val="20"/>
                    </w:rPr>
                  </w:rPrChange>
                </w:rPr>
                <w:delText xml:space="preserve">, </w:delText>
              </w:r>
            </w:del>
            <w:del w:id="558" w:author="Milica Radić" w:date="2026-10-02T19:07:37Z">
              <w:r>
                <w:rPr>
                  <w:rFonts w:ascii="Arial" w:hAnsi="Arial" w:eastAsia="Arial" w:cs="Arial"/>
                  <w:i/>
                  <w:iCs/>
                  <w:color w:val="000000"/>
                  <w:sz w:val="20"/>
                  <w:szCs w:val="20"/>
                  <w:lang w:val="sr-Cyrl-RS"/>
                  <w:rPrChange w:id="559" w:author="Milan Stojkov" w:date="2026-10-02T11:00:00Z">
                    <w:rPr>
                      <w:rFonts w:ascii="Arial" w:hAnsi="Arial" w:eastAsia="Arial" w:cs="Arial"/>
                      <w:i/>
                      <w:iCs/>
                      <w:color w:val="000000"/>
                      <w:sz w:val="20"/>
                      <w:szCs w:val="20"/>
                    </w:rPr>
                  </w:rPrChange>
                </w:rPr>
                <w:delText xml:space="preserve">Eclipse </w:delText>
              </w:r>
            </w:del>
            <w:del w:id="560" w:author="Milica Radić" w:date="2026-10-02T19:07:37Z">
              <w:r>
                <w:rPr>
                  <w:rFonts w:ascii="Arial" w:hAnsi="Arial" w:eastAsia="Arial" w:cs="Arial"/>
                  <w:color w:val="000000"/>
                  <w:sz w:val="20"/>
                  <w:szCs w:val="20"/>
                  <w:lang w:val="sr-Cyrl-RS"/>
                  <w:rPrChange w:id="561" w:author="Milan Stojkov" w:date="2026-10-02T11:00:00Z">
                    <w:rPr>
                      <w:rFonts w:ascii="Arial" w:hAnsi="Arial" w:eastAsia="Arial" w:cs="Arial"/>
                      <w:color w:val="000000"/>
                      <w:sz w:val="20"/>
                      <w:szCs w:val="20"/>
                    </w:rPr>
                  </w:rPrChange>
                </w:rPr>
                <w:delText xml:space="preserve">и </w:delText>
              </w:r>
            </w:del>
            <w:del w:id="562" w:author="Milica Radić" w:date="2026-10-02T19:07:37Z">
              <w:r>
                <w:rPr>
                  <w:rFonts w:ascii="Arial" w:hAnsi="Arial" w:eastAsia="Arial" w:cs="Arial"/>
                  <w:i/>
                  <w:iCs/>
                  <w:color w:val="000000"/>
                  <w:sz w:val="20"/>
                  <w:szCs w:val="20"/>
                  <w:lang w:val="sr-Cyrl-RS"/>
                  <w:rPrChange w:id="563" w:author="Milan Stojkov" w:date="2026-10-02T11:00:00Z">
                    <w:rPr>
                      <w:rFonts w:ascii="Arial" w:hAnsi="Arial" w:eastAsia="Arial" w:cs="Arial"/>
                      <w:i/>
                      <w:iCs/>
                      <w:color w:val="000000"/>
                      <w:sz w:val="20"/>
                      <w:szCs w:val="20"/>
                    </w:rPr>
                  </w:rPrChange>
                </w:rPr>
                <w:delText xml:space="preserve">Byzantine </w:delText>
              </w:r>
            </w:del>
            <w:del w:id="564" w:author="Milica Radić" w:date="2026-10-02T19:07:37Z">
              <w:r>
                <w:rPr>
                  <w:rFonts w:ascii="Arial" w:hAnsi="Arial" w:eastAsia="Arial" w:cs="Arial"/>
                  <w:color w:val="000000"/>
                  <w:sz w:val="20"/>
                  <w:szCs w:val="20"/>
                  <w:lang w:val="sr-Cyrl-RS"/>
                  <w:rPrChange w:id="565" w:author="Milan Stojkov" w:date="2026-10-02T11:00:00Z">
                    <w:rPr>
                      <w:rFonts w:ascii="Arial" w:hAnsi="Arial" w:eastAsia="Arial" w:cs="Arial"/>
                      <w:color w:val="000000"/>
                      <w:sz w:val="20"/>
                      <w:szCs w:val="20"/>
                    </w:rPr>
                  </w:rPrChange>
                </w:rPr>
                <w:delText>нападе. Специфицирати, имплементирати и експериментално оценити дистрибуирани систем за агрегацију отпоран на њихово комбиновано дејство. Документовати решење.</w:delText>
              </w:r>
            </w:del>
          </w:p>
        </w:tc>
      </w:tr>
    </w:tbl>
    <w:p w14:paraId="1EE1D79B">
      <w:pPr>
        <w:jc w:val="both"/>
        <w:rPr>
          <w:del w:id="566" w:author="Milica Radić" w:date="2026-10-02T19:07:37Z"/>
          <w:rFonts w:ascii="Arial" w:hAnsi="Arial" w:eastAsia="Arial" w:cs="Arial"/>
          <w:sz w:val="12"/>
          <w:szCs w:val="12"/>
          <w:lang w:val="sr-Cyrl-RS"/>
          <w:rPrChange w:id="567" w:author="Milan Stojkov" w:date="2026-10-02T11:00:00Z">
            <w:rPr>
              <w:del w:id="568" w:author="Milica Radić" w:date="2026-10-02T19:07:37Z"/>
              <w:rFonts w:ascii="Arial" w:hAnsi="Arial" w:eastAsia="Arial" w:cs="Arial"/>
              <w:sz w:val="12"/>
              <w:szCs w:val="12"/>
            </w:rPr>
          </w:rPrChange>
        </w:rPr>
      </w:pPr>
    </w:p>
    <w:p w14:paraId="59191AC4">
      <w:pPr>
        <w:jc w:val="both"/>
        <w:rPr>
          <w:del w:id="569" w:author="Milica Radić" w:date="2026-10-02T19:07:37Z"/>
          <w:rFonts w:ascii="Arial" w:hAnsi="Arial" w:eastAsia="Arial" w:cs="Arial"/>
          <w:sz w:val="12"/>
          <w:szCs w:val="12"/>
          <w:lang w:val="sr-Cyrl-RS"/>
          <w:rPrChange w:id="570" w:author="Milan Stojkov" w:date="2026-10-02T11:00:00Z">
            <w:rPr>
              <w:del w:id="571" w:author="Milica Radić" w:date="2026-10-02T19:07:37Z"/>
              <w:rFonts w:ascii="Arial" w:hAnsi="Arial" w:eastAsia="Arial" w:cs="Arial"/>
              <w:sz w:val="12"/>
              <w:szCs w:val="12"/>
            </w:rPr>
          </w:rPrChange>
        </w:rPr>
      </w:pPr>
    </w:p>
    <w:tbl>
      <w:tblPr>
        <w:tblStyle w:val="48"/>
        <w:tblW w:w="9923"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4962"/>
        <w:gridCol w:w="4961"/>
      </w:tblGrid>
      <w:tr w14:paraId="63BDA03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350" w:hRule="atLeast"/>
          <w:del w:id="572" w:author="Milica Radić" w:date="2026-10-02T19:07:37Z"/>
        </w:trPr>
        <w:tc>
          <w:tcPr>
            <w:tcW w:w="4962" w:type="dxa"/>
            <w:tcBorders>
              <w:top w:val="single" w:color="000000" w:sz="12" w:space="0"/>
              <w:left w:val="single" w:color="000000" w:sz="12" w:space="0"/>
              <w:bottom w:val="single" w:color="000000" w:sz="4" w:space="0"/>
              <w:right w:val="single" w:color="000000" w:sz="4" w:space="0"/>
            </w:tcBorders>
            <w:tcMar>
              <w:top w:w="0" w:type="dxa"/>
              <w:left w:w="108" w:type="dxa"/>
              <w:bottom w:w="0" w:type="dxa"/>
              <w:right w:w="108" w:type="dxa"/>
            </w:tcMar>
            <w:vAlign w:val="center"/>
          </w:tcPr>
          <w:p w14:paraId="3324B9A7">
            <w:pPr>
              <w:rPr>
                <w:del w:id="573" w:author="Milica Radić" w:date="2026-10-02T19:07:37Z"/>
                <w:rFonts w:ascii="Arial" w:hAnsi="Arial" w:eastAsia="Arial" w:cs="Arial"/>
                <w:sz w:val="20"/>
                <w:szCs w:val="20"/>
                <w:lang w:val="sr-Cyrl-RS"/>
                <w:rPrChange w:id="574" w:author="Milan Stojkov" w:date="2026-10-02T11:00:00Z">
                  <w:rPr>
                    <w:del w:id="575" w:author="Milica Radić" w:date="2026-10-02T19:07:37Z"/>
                    <w:rFonts w:ascii="Arial" w:hAnsi="Arial" w:eastAsia="Arial" w:cs="Arial"/>
                    <w:sz w:val="20"/>
                    <w:szCs w:val="20"/>
                  </w:rPr>
                </w:rPrChange>
              </w:rPr>
            </w:pPr>
            <w:del w:id="576" w:author="Milica Radić" w:date="2026-10-02T19:07:37Z">
              <w:r>
                <w:rPr>
                  <w:rFonts w:ascii="Arial" w:hAnsi="Arial" w:eastAsia="Arial" w:cs="Arial"/>
                  <w:sz w:val="20"/>
                  <w:szCs w:val="20"/>
                  <w:lang w:val="sr-Cyrl-RS"/>
                  <w:rPrChange w:id="577" w:author="Milan Stojkov" w:date="2026-10-02T11:00:00Z">
                    <w:rPr>
                      <w:rFonts w:ascii="Arial" w:hAnsi="Arial" w:eastAsia="Arial" w:cs="Arial"/>
                      <w:sz w:val="20"/>
                      <w:szCs w:val="20"/>
                    </w:rPr>
                  </w:rPrChange>
                </w:rPr>
                <w:delText>Руководилац студијског програма:</w:delText>
              </w:r>
            </w:del>
          </w:p>
        </w:tc>
        <w:tc>
          <w:tcPr>
            <w:tcW w:w="4961" w:type="dxa"/>
            <w:tcBorders>
              <w:top w:val="single" w:color="000000" w:sz="12" w:space="0"/>
              <w:left w:val="single" w:color="000000" w:sz="4" w:space="0"/>
              <w:bottom w:val="single" w:color="000000" w:sz="4" w:space="0"/>
              <w:right w:val="single" w:color="000000" w:sz="12" w:space="0"/>
            </w:tcBorders>
            <w:tcMar>
              <w:top w:w="0" w:type="dxa"/>
              <w:left w:w="108" w:type="dxa"/>
              <w:bottom w:w="0" w:type="dxa"/>
              <w:right w:w="108" w:type="dxa"/>
            </w:tcMar>
            <w:vAlign w:val="center"/>
          </w:tcPr>
          <w:p w14:paraId="22F31D74">
            <w:pPr>
              <w:rPr>
                <w:del w:id="578" w:author="Milica Radić" w:date="2026-10-02T19:07:37Z"/>
                <w:rFonts w:ascii="Arial" w:hAnsi="Arial" w:eastAsia="Arial" w:cs="Arial"/>
                <w:sz w:val="20"/>
                <w:szCs w:val="20"/>
                <w:lang w:val="sr-Cyrl-RS"/>
                <w:rPrChange w:id="579" w:author="Milan Stojkov" w:date="2026-10-02T11:00:00Z">
                  <w:rPr>
                    <w:del w:id="580" w:author="Milica Radić" w:date="2026-10-02T19:07:37Z"/>
                    <w:rFonts w:ascii="Arial" w:hAnsi="Arial" w:eastAsia="Arial" w:cs="Arial"/>
                    <w:sz w:val="20"/>
                    <w:szCs w:val="20"/>
                  </w:rPr>
                </w:rPrChange>
              </w:rPr>
            </w:pPr>
            <w:del w:id="581" w:author="Milica Radić" w:date="2026-10-02T19:07:37Z">
              <w:r>
                <w:rPr>
                  <w:rFonts w:ascii="Arial" w:hAnsi="Arial" w:eastAsia="Arial" w:cs="Arial"/>
                  <w:sz w:val="20"/>
                  <w:szCs w:val="20"/>
                  <w:lang w:val="sr-Cyrl-RS"/>
                  <w:rPrChange w:id="582" w:author="Milan Stojkov" w:date="2026-10-02T11:00:00Z">
                    <w:rPr>
                      <w:rFonts w:ascii="Arial" w:hAnsi="Arial" w:eastAsia="Arial" w:cs="Arial"/>
                      <w:sz w:val="20"/>
                      <w:szCs w:val="20"/>
                    </w:rPr>
                  </w:rPrChange>
                </w:rPr>
                <w:delText>Ментор рада:</w:delText>
              </w:r>
            </w:del>
          </w:p>
        </w:tc>
      </w:tr>
      <w:tr w14:paraId="5649591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600" w:hRule="atLeast"/>
          <w:del w:id="583" w:author="Milica Radić" w:date="2026-10-02T19:07:37Z"/>
        </w:trPr>
        <w:tc>
          <w:tcPr>
            <w:tcW w:w="4962" w:type="dxa"/>
            <w:tcBorders>
              <w:top w:val="single" w:color="000000" w:sz="4" w:space="0"/>
              <w:left w:val="single" w:color="000000" w:sz="12" w:space="0"/>
              <w:bottom w:val="single" w:color="000000" w:sz="12" w:space="0"/>
              <w:right w:val="single" w:color="000000" w:sz="4" w:space="0"/>
            </w:tcBorders>
            <w:tcMar>
              <w:top w:w="0" w:type="dxa"/>
              <w:left w:w="108" w:type="dxa"/>
              <w:bottom w:w="0" w:type="dxa"/>
              <w:right w:w="108" w:type="dxa"/>
            </w:tcMar>
          </w:tcPr>
          <w:p w14:paraId="7CB7425A">
            <w:pPr>
              <w:spacing w:before="120"/>
              <w:rPr>
                <w:del w:id="584" w:author="Milica Radić" w:date="2026-10-02T19:07:37Z"/>
                <w:rFonts w:ascii="Arial" w:hAnsi="Arial" w:eastAsia="Arial" w:cs="Arial"/>
                <w:sz w:val="20"/>
                <w:szCs w:val="20"/>
                <w:lang w:val="sr-Cyrl-RS"/>
                <w:rPrChange w:id="585" w:author="Milan Stojkov" w:date="2026-10-02T11:00:00Z">
                  <w:rPr>
                    <w:del w:id="586" w:author="Milica Radić" w:date="2026-10-02T19:07:37Z"/>
                    <w:rFonts w:ascii="Arial" w:hAnsi="Arial" w:eastAsia="Arial" w:cs="Arial"/>
                    <w:sz w:val="20"/>
                    <w:szCs w:val="20"/>
                  </w:rPr>
                </w:rPrChange>
              </w:rPr>
            </w:pPr>
          </w:p>
        </w:tc>
        <w:tc>
          <w:tcPr>
            <w:tcW w:w="4961" w:type="dxa"/>
            <w:tcBorders>
              <w:top w:val="single" w:color="000000" w:sz="4" w:space="0"/>
              <w:left w:val="single" w:color="000000" w:sz="4" w:space="0"/>
              <w:bottom w:val="single" w:color="000000" w:sz="12" w:space="0"/>
              <w:right w:val="single" w:color="000000" w:sz="12" w:space="0"/>
            </w:tcBorders>
            <w:tcMar>
              <w:top w:w="0" w:type="dxa"/>
              <w:left w:w="108" w:type="dxa"/>
              <w:bottom w:w="0" w:type="dxa"/>
              <w:right w:w="108" w:type="dxa"/>
            </w:tcMar>
          </w:tcPr>
          <w:p w14:paraId="1D796CA3">
            <w:pPr>
              <w:spacing w:before="120"/>
              <w:rPr>
                <w:del w:id="587" w:author="Milica Radić" w:date="2026-10-02T19:07:37Z"/>
                <w:rFonts w:ascii="Arial" w:hAnsi="Arial" w:eastAsia="Arial" w:cs="Arial"/>
                <w:sz w:val="20"/>
                <w:szCs w:val="20"/>
                <w:lang w:val="sr-Cyrl-RS"/>
                <w:rPrChange w:id="588" w:author="Milan Stojkov" w:date="2026-10-02T11:00:00Z">
                  <w:rPr>
                    <w:del w:id="589" w:author="Milica Radić" w:date="2026-10-02T19:07:37Z"/>
                    <w:rFonts w:ascii="Arial" w:hAnsi="Arial" w:eastAsia="Arial" w:cs="Arial"/>
                    <w:sz w:val="20"/>
                    <w:szCs w:val="20"/>
                  </w:rPr>
                </w:rPrChange>
              </w:rPr>
            </w:pPr>
          </w:p>
        </w:tc>
      </w:tr>
    </w:tbl>
    <w:p w14:paraId="56EBCA2E">
      <w:pPr>
        <w:jc w:val="both"/>
        <w:rPr>
          <w:del w:id="590" w:author="Milica Radić" w:date="2026-10-02T19:07:37Z"/>
          <w:rFonts w:ascii="Arial" w:hAnsi="Arial" w:eastAsia="Arial" w:cs="Arial"/>
          <w:sz w:val="16"/>
          <w:szCs w:val="16"/>
          <w:lang w:val="sr-Cyrl-RS"/>
          <w:rPrChange w:id="591" w:author="Milan Stojkov" w:date="2026-10-02T11:00:00Z">
            <w:rPr>
              <w:del w:id="592" w:author="Milica Radić" w:date="2026-10-02T19:07:37Z"/>
              <w:rFonts w:ascii="Arial" w:hAnsi="Arial" w:eastAsia="Arial" w:cs="Arial"/>
              <w:sz w:val="16"/>
              <w:szCs w:val="16"/>
            </w:rPr>
          </w:rPrChange>
        </w:rPr>
      </w:pPr>
    </w:p>
    <w:tbl>
      <w:tblPr>
        <w:tblStyle w:val="49"/>
        <w:tblW w:w="9923" w:type="dxa"/>
        <w:tblInd w:w="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108" w:type="dxa"/>
          <w:bottom w:w="0" w:type="dxa"/>
          <w:right w:w="108" w:type="dxa"/>
        </w:tblCellMar>
      </w:tblPr>
      <w:tblGrid>
        <w:gridCol w:w="9923"/>
      </w:tblGrid>
      <w:tr w14:paraId="699A4952">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108" w:type="dxa"/>
            <w:bottom w:w="0" w:type="dxa"/>
            <w:right w:w="108" w:type="dxa"/>
          </w:tblCellMar>
        </w:tblPrEx>
        <w:trPr>
          <w:cantSplit/>
          <w:trHeight w:val="400" w:hRule="atLeast"/>
          <w:del w:id="593" w:author="Milica Radić" w:date="2026-10-02T19:07:37Z"/>
        </w:trPr>
        <w:tc>
          <w:tcPr>
            <w:tcW w:w="99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B82619">
            <w:pPr>
              <w:spacing w:before="60"/>
              <w:ind w:left="-57" w:right="-57"/>
              <w:rPr>
                <w:del w:id="594" w:author="Milica Radić" w:date="2026-10-02T19:07:37Z"/>
                <w:rFonts w:ascii="Arial" w:hAnsi="Arial" w:eastAsia="Arial" w:cs="Arial"/>
                <w:sz w:val="20"/>
                <w:szCs w:val="20"/>
                <w:lang w:val="sr-Cyrl-RS"/>
                <w:rPrChange w:id="595" w:author="Milan Stojkov" w:date="2026-10-02T11:00:00Z">
                  <w:rPr>
                    <w:del w:id="596" w:author="Milica Radić" w:date="2026-10-02T19:07:37Z"/>
                    <w:rFonts w:ascii="Arial" w:hAnsi="Arial" w:eastAsia="Arial" w:cs="Arial"/>
                    <w:sz w:val="20"/>
                    <w:szCs w:val="20"/>
                  </w:rPr>
                </w:rPrChange>
              </w:rPr>
            </w:pPr>
            <w:del w:id="597" w:author="Milica Radić" w:date="2026-10-02T19:07:37Z">
              <w:r>
                <w:rPr>
                  <w:rFonts w:ascii="Arial" w:hAnsi="Arial" w:eastAsia="Arial" w:cs="Arial"/>
                  <w:sz w:val="20"/>
                  <w:szCs w:val="20"/>
                  <w:lang w:val="sr-Cyrl-RS"/>
                  <w:rPrChange w:id="598" w:author="Milan Stojkov" w:date="2026-10-02T11:00:00Z">
                    <w:rPr>
                      <w:rFonts w:ascii="Arial" w:hAnsi="Arial" w:eastAsia="Arial" w:cs="Arial"/>
                      <w:sz w:val="20"/>
                      <w:szCs w:val="20"/>
                    </w:rPr>
                  </w:rPrChange>
                </w:rPr>
                <w:delText xml:space="preserve">Примерак за:  </w:delText>
              </w:r>
            </w:del>
            <w:del w:id="599" w:author="Milica Radić" w:date="2026-10-02T19:07:37Z">
              <w:r>
                <w:rPr>
                  <w:rFonts w:ascii="ZapfDingbats BT" w:hAnsi="ZapfDingbats BT" w:eastAsia="ZapfDingbats BT" w:cs="ZapfDingbats BT"/>
                  <w:sz w:val="28"/>
                  <w:szCs w:val="28"/>
                  <w:lang w:val="sr-Cyrl-RS"/>
                  <w:rPrChange w:id="600" w:author="Milan Stojkov" w:date="2026-10-02T11:00:00Z">
                    <w:rPr>
                      <w:rFonts w:ascii="ZapfDingbats BT" w:hAnsi="ZapfDingbats BT" w:eastAsia="ZapfDingbats BT" w:cs="ZapfDingbats BT"/>
                      <w:sz w:val="28"/>
                      <w:szCs w:val="28"/>
                    </w:rPr>
                  </w:rPrChange>
                </w:rPr>
                <w:delText></w:delText>
              </w:r>
            </w:del>
            <w:del w:id="601" w:author="Milica Radić" w:date="2026-10-02T19:07:37Z">
              <w:r>
                <w:rPr>
                  <w:rFonts w:ascii="Arial" w:hAnsi="Arial" w:eastAsia="Arial" w:cs="Arial"/>
                  <w:sz w:val="20"/>
                  <w:szCs w:val="20"/>
                  <w:lang w:val="sr-Cyrl-RS"/>
                  <w:rPrChange w:id="602" w:author="Milan Stojkov" w:date="2026-10-02T11:00:00Z">
                    <w:rPr>
                      <w:rFonts w:ascii="Arial" w:hAnsi="Arial" w:eastAsia="Arial" w:cs="Arial"/>
                      <w:sz w:val="20"/>
                      <w:szCs w:val="20"/>
                    </w:rPr>
                  </w:rPrChange>
                </w:rPr>
                <w:delText xml:space="preserve"> - Студента; </w:delText>
              </w:r>
            </w:del>
            <w:del w:id="603" w:author="Milica Radić" w:date="2026-10-02T19:07:37Z">
              <w:r>
                <w:rPr>
                  <w:rFonts w:ascii="ZapfDingbats BT" w:hAnsi="ZapfDingbats BT" w:eastAsia="ZapfDingbats BT" w:cs="ZapfDingbats BT"/>
                  <w:sz w:val="28"/>
                  <w:szCs w:val="28"/>
                  <w:lang w:val="sr-Cyrl-RS"/>
                  <w:rPrChange w:id="604" w:author="Milan Stojkov" w:date="2026-10-02T11:00:00Z">
                    <w:rPr>
                      <w:rFonts w:ascii="ZapfDingbats BT" w:hAnsi="ZapfDingbats BT" w:eastAsia="ZapfDingbats BT" w:cs="ZapfDingbats BT"/>
                      <w:sz w:val="28"/>
                      <w:szCs w:val="28"/>
                    </w:rPr>
                  </w:rPrChange>
                </w:rPr>
                <w:delText></w:delText>
              </w:r>
            </w:del>
            <w:del w:id="605" w:author="Milica Radić" w:date="2026-10-02T19:07:37Z">
              <w:r>
                <w:rPr>
                  <w:rFonts w:ascii="Arial" w:hAnsi="Arial" w:eastAsia="Arial" w:cs="Arial"/>
                  <w:sz w:val="20"/>
                  <w:szCs w:val="20"/>
                  <w:lang w:val="sr-Cyrl-RS"/>
                  <w:rPrChange w:id="606" w:author="Milan Stojkov" w:date="2026-10-02T11:00:00Z">
                    <w:rPr>
                      <w:rFonts w:ascii="Arial" w:hAnsi="Arial" w:eastAsia="Arial" w:cs="Arial"/>
                      <w:sz w:val="20"/>
                      <w:szCs w:val="20"/>
                    </w:rPr>
                  </w:rPrChange>
                </w:rPr>
                <w:delText xml:space="preserve"> - Ментора</w:delText>
              </w:r>
            </w:del>
          </w:p>
        </w:tc>
      </w:tr>
    </w:tbl>
    <w:p w14:paraId="0D0F79CC">
      <w:pPr>
        <w:pBdr>
          <w:top w:val="none" w:color="auto" w:sz="0" w:space="0"/>
          <w:left w:val="none" w:color="auto" w:sz="0" w:space="0"/>
          <w:bottom w:val="none" w:color="auto" w:sz="0" w:space="0"/>
          <w:right w:val="none" w:color="auto" w:sz="0" w:space="0"/>
          <w:between w:val="none" w:color="auto" w:sz="0" w:space="0"/>
        </w:pBdr>
        <w:spacing w:before="60"/>
        <w:jc w:val="both"/>
        <w:rPr>
          <w:ins w:id="608" w:author="Milica Radić" w:date="2026-10-02T19:08:09Z"/>
          <w:rFonts w:ascii="Arial" w:hAnsi="Arial" w:eastAsia="Arial" w:cs="Arial"/>
          <w:color w:val="000000"/>
          <w:sz w:val="2"/>
          <w:szCs w:val="2"/>
          <w:lang w:val="sr-Cyrl-RS"/>
        </w:rPr>
        <w:pPrChange w:id="607" w:author="Milica Radić" w:date="2026-10-02T19:15:20Z">
          <w:pPr>
            <w:pBdr>
              <w:top w:val="none" w:color="auto" w:sz="0" w:space="0"/>
              <w:left w:val="none" w:color="auto" w:sz="0" w:space="0"/>
              <w:bottom w:val="none" w:color="auto" w:sz="0" w:space="0"/>
              <w:right w:val="none" w:color="auto" w:sz="0" w:space="0"/>
              <w:between w:val="none" w:color="auto" w:sz="0" w:space="0"/>
            </w:pBdr>
            <w:spacing w:before="60"/>
            <w:jc w:val="right"/>
          </w:pPr>
        </w:pPrChange>
      </w:pPr>
    </w:p>
    <w:p w14:paraId="7E5FD004">
      <w:pPr>
        <w:pBdr>
          <w:top w:val="none" w:color="auto" w:sz="0" w:space="0"/>
          <w:left w:val="none" w:color="auto" w:sz="0" w:space="0"/>
          <w:bottom w:val="none" w:color="auto" w:sz="0" w:space="0"/>
          <w:right w:val="none" w:color="auto" w:sz="0" w:space="0"/>
          <w:between w:val="none" w:color="auto" w:sz="0" w:space="0"/>
        </w:pBdr>
        <w:spacing w:before="60"/>
        <w:jc w:val="right"/>
        <w:rPr>
          <w:ins w:id="609" w:author="Milica Radić" w:date="2026-10-02T19:08:10Z"/>
          <w:rFonts w:ascii="Arial" w:hAnsi="Arial" w:eastAsia="Arial" w:cs="Arial"/>
          <w:color w:val="000000"/>
          <w:sz w:val="2"/>
          <w:szCs w:val="2"/>
          <w:lang w:val="sr-Cyrl-RS"/>
        </w:rPr>
      </w:pPr>
    </w:p>
    <w:p w14:paraId="08274E3A">
      <w:pPr>
        <w:spacing w:before="186"/>
        <w:ind w:left="441" w:right="0" w:firstLine="0"/>
        <w:jc w:val="left"/>
        <w:rPr>
          <w:ins w:id="610" w:author="Milica Radić" w:date="2026-10-02T19:14:47Z"/>
          <w:rFonts w:hint="default" w:ascii="Calibri" w:hAnsi="Calibri"/>
          <w:sz w:val="16"/>
          <w:lang w:val="en-US"/>
        </w:rPr>
      </w:pPr>
      <w:ins w:id="611" w:author="Milica Radić" w:date="2026-10-02T19:14:47Z">
        <w:r>
          <w:rPr>
            <w:rFonts w:ascii="Calibri" w:hAnsi="Calibri"/>
            <w:sz w:val="16"/>
          </w:rPr>
          <mc:AlternateContent>
            <mc:Choice Requires="wps">
              <w:drawing>
                <wp:anchor distT="0" distB="0" distL="0" distR="0" simplePos="0" relativeHeight="251662336" behindDoc="1" locked="0" layoutInCell="1" allowOverlap="1">
                  <wp:simplePos x="0" y="0"/>
                  <wp:positionH relativeFrom="page">
                    <wp:posOffset>728980</wp:posOffset>
                  </wp:positionH>
                  <wp:positionV relativeFrom="paragraph">
                    <wp:posOffset>311150</wp:posOffset>
                  </wp:positionV>
                  <wp:extent cx="5057775" cy="382270"/>
                  <wp:effectExtent l="7620" t="7620" r="14605" b="16510"/>
                  <wp:wrapTopAndBottom/>
                  <wp:docPr id="4" name="Textbox 6"/>
                  <wp:cNvGraphicFramePr/>
                  <a:graphic xmlns:a="http://schemas.openxmlformats.org/drawingml/2006/main">
                    <a:graphicData uri="http://schemas.microsoft.com/office/word/2010/wordprocessingShape">
                      <wps:wsp>
                        <wps:cNvSpPr txBox="1"/>
                        <wps:spPr>
                          <a:xfrm>
                            <a:off x="0" y="0"/>
                            <a:ext cx="5057775" cy="382270"/>
                          </a:xfrm>
                          <a:prstGeom prst="rect">
                            <a:avLst/>
                          </a:prstGeom>
                          <a:ln w="15289">
                            <a:solidFill>
                              <a:srgbClr val="000000"/>
                            </a:solidFill>
                            <a:prstDash val="solid"/>
                          </a:ln>
                        </wps:spPr>
                        <wps:txbx>
                          <w:txbxContent>
                            <w:p w14:paraId="1D74C081">
                              <w:pPr>
                                <w:spacing w:before="60"/>
                                <w:jc w:val="center"/>
                                <w:rPr>
                                  <w:ins w:id="613" w:author="Milica Radić" w:date="2026-10-02T19:45:09Z"/>
                                  <w:rFonts w:ascii="Arial" w:hAnsi="Arial" w:eastAsia="Arial" w:cs="Arial"/>
                                  <w:color w:val="000000"/>
                                  <w:sz w:val="22"/>
                                  <w:szCs w:val="22"/>
                                  <w:lang w:val="sr-Cyrl-RS"/>
                                  <w:rPrChange w:id="614" w:author="Milica Radić" w:date="2026-10-02T19:50:22Z">
                                    <w:rPr>
                                      <w:ins w:id="615" w:author="Milica Radić" w:date="2026-10-02T19:45:09Z"/>
                                      <w:rFonts w:ascii="Arial" w:hAnsi="Arial" w:eastAsia="Arial" w:cs="Arial"/>
                                      <w:color w:val="000000"/>
                                      <w:sz w:val="20"/>
                                      <w:szCs w:val="20"/>
                                      <w:lang w:val="sr-Cyrl-RS"/>
                                    </w:rPr>
                                  </w:rPrChange>
                                </w:rPr>
                              </w:pPr>
                              <w:ins w:id="616" w:author="Milica Radić" w:date="2026-10-02T19:45:09Z">
                                <w:r>
                                  <w:rPr>
                                    <w:rFonts w:ascii="Arial" w:hAnsi="Arial" w:eastAsia="Arial" w:cs="Arial"/>
                                    <w:i/>
                                    <w:iCs/>
                                    <w:color w:val="000000"/>
                                    <w:sz w:val="22"/>
                                    <w:szCs w:val="22"/>
                                    <w:lang w:val="sr-Cyrl-RS"/>
                                    <w:rPrChange w:id="617" w:author="Milica Radić" w:date="2026-10-02T19:50:22Z">
                                      <w:rPr>
                                        <w:rFonts w:ascii="Arial" w:hAnsi="Arial" w:eastAsia="Arial" w:cs="Arial"/>
                                        <w:i/>
                                        <w:iCs/>
                                        <w:color w:val="000000"/>
                                        <w:sz w:val="20"/>
                                        <w:szCs w:val="20"/>
                                        <w:lang w:val="sr-Cyrl-RS"/>
                                      </w:rPr>
                                    </w:rPrChange>
                                  </w:rPr>
                                  <w:t xml:space="preserve">Gossip overlay </w:t>
                                </w:r>
                              </w:ins>
                              <w:ins w:id="618" w:author="Milica Radić" w:date="2026-10-02T19:45:09Z">
                                <w:r>
                                  <w:rPr>
                                    <w:rFonts w:ascii="Arial" w:hAnsi="Arial" w:eastAsia="Arial" w:cs="Arial"/>
                                    <w:color w:val="000000"/>
                                    <w:sz w:val="22"/>
                                    <w:szCs w:val="22"/>
                                    <w:lang w:val="sr-Cyrl-RS"/>
                                    <w:rPrChange w:id="619" w:author="Milica Radić" w:date="2026-10-02T19:50:22Z">
                                      <w:rPr>
                                        <w:rFonts w:ascii="Arial" w:hAnsi="Arial" w:eastAsia="Arial" w:cs="Arial"/>
                                        <w:color w:val="000000"/>
                                        <w:sz w:val="20"/>
                                        <w:szCs w:val="20"/>
                                        <w:lang w:val="sr-Cyrl-RS"/>
                                      </w:rPr>
                                    </w:rPrChange>
                                  </w:rPr>
                                  <w:t xml:space="preserve">систем за дистрибуирану агрегацију у присуству комбинованих мрежних и </w:t>
                                </w:r>
                              </w:ins>
                              <w:ins w:id="620" w:author="Milica Radić" w:date="2026-10-02T19:45:09Z">
                                <w:r>
                                  <w:rPr>
                                    <w:rFonts w:ascii="Arial" w:hAnsi="Arial" w:eastAsia="Arial" w:cs="Arial"/>
                                    <w:i/>
                                    <w:iCs/>
                                    <w:color w:val="000000"/>
                                    <w:sz w:val="22"/>
                                    <w:szCs w:val="22"/>
                                    <w:lang w:val="sr-Cyrl-RS"/>
                                    <w:rPrChange w:id="621" w:author="Milica Radić" w:date="2026-10-02T19:50:22Z">
                                      <w:rPr>
                                        <w:rFonts w:ascii="Arial" w:hAnsi="Arial" w:eastAsia="Arial" w:cs="Arial"/>
                                        <w:i/>
                                        <w:iCs/>
                                        <w:color w:val="000000"/>
                                        <w:sz w:val="20"/>
                                        <w:szCs w:val="20"/>
                                        <w:lang w:val="sr-Cyrl-RS"/>
                                      </w:rPr>
                                    </w:rPrChange>
                                  </w:rPr>
                                  <w:t xml:space="preserve">Byzantine </w:t>
                                </w:r>
                              </w:ins>
                              <w:ins w:id="622" w:author="Milica Radić" w:date="2026-10-02T19:45:09Z">
                                <w:r>
                                  <w:rPr>
                                    <w:rFonts w:ascii="Arial" w:hAnsi="Arial" w:eastAsia="Arial" w:cs="Arial"/>
                                    <w:color w:val="000000"/>
                                    <w:sz w:val="22"/>
                                    <w:szCs w:val="22"/>
                                    <w:lang w:val="sr-Cyrl-RS"/>
                                    <w:rPrChange w:id="623" w:author="Milica Radić" w:date="2026-10-02T19:50:22Z">
                                      <w:rPr>
                                        <w:rFonts w:ascii="Arial" w:hAnsi="Arial" w:eastAsia="Arial" w:cs="Arial"/>
                                        <w:color w:val="000000"/>
                                        <w:sz w:val="20"/>
                                        <w:szCs w:val="20"/>
                                        <w:lang w:val="sr-Cyrl-RS"/>
                                      </w:rPr>
                                    </w:rPrChange>
                                  </w:rPr>
                                  <w:t>напада</w:t>
                                </w:r>
                              </w:ins>
                            </w:p>
                            <w:p w14:paraId="06BCA30F">
                              <w:pPr>
                                <w:pStyle w:val="10"/>
                                <w:spacing w:before="157"/>
                                <w:jc w:val="center"/>
                                <w:rPr>
                                  <w:ins w:id="624" w:author="Milica Radić" w:date="2026-10-02T19:14:47Z"/>
                                  <w:rFonts w:ascii="Arial" w:hAnsi="Arial"/>
                                </w:rPr>
                              </w:pPr>
                            </w:p>
                          </w:txbxContent>
                        </wps:txbx>
                        <wps:bodyPr wrap="square" lIns="0" tIns="0" rIns="0" bIns="0" rtlCol="0">
                          <a:noAutofit/>
                        </wps:bodyPr>
                      </wps:wsp>
                    </a:graphicData>
                  </a:graphic>
                </wp:anchor>
              </w:drawing>
            </mc:Choice>
            <mc:Fallback>
              <w:pict>
                <v:shape id="Textbox 6" o:spid="_x0000_s1026" o:spt="202" type="#_x0000_t202" style="position:absolute;left:0pt;margin-left:57.4pt;margin-top:24.5pt;height:30.1pt;width:398.25pt;mso-position-horizontal-relative:page;mso-wrap-distance-bottom:0pt;mso-wrap-distance-top:0pt;z-index:-251654144;mso-width-relative:page;mso-height-relative:page;" filled="f" stroked="t" coordsize="21600,21600" o:gfxdata="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gDMCtgAAAAK&#10;AQAADwAAAAAAAAABACAAAAAiAAAAZHJzL2Rvd25yZXYueG1sUEsBAhQAFAAAAAgAh07iQFRvXKbj&#10;AQAA2AMAAA4AAAAAAAAAAQAgAAAAJwEAAGRycy9lMm9Eb2MueG1sUEsFBgAAAAAGAAYAWQEAAHwF&#10;AAAAAA==&#10;">
                  <v:fill on="f" focussize="0,0"/>
                  <v:stroke weight="1.20385826771654pt" color="#000000" joinstyle="round"/>
                  <v:imagedata o:title=""/>
                  <o:lock v:ext="edit" aspectratio="f"/>
                  <v:textbox inset="0mm,0mm,0mm,0mm">
                    <w:txbxContent>
                      <w:p w14:paraId="1D74C081">
                        <w:pPr>
                          <w:spacing w:before="60"/>
                          <w:jc w:val="center"/>
                          <w:rPr>
                            <w:ins w:id="625" w:author="Milica Radić" w:date="2026-10-02T19:45:09Z"/>
                            <w:rFonts w:ascii="Arial" w:hAnsi="Arial" w:eastAsia="Arial" w:cs="Arial"/>
                            <w:color w:val="000000"/>
                            <w:sz w:val="22"/>
                            <w:szCs w:val="22"/>
                            <w:lang w:val="sr-Cyrl-RS"/>
                            <w:rPrChange w:id="626" w:author="Milica Radić" w:date="2026-10-02T19:50:22Z">
                              <w:rPr>
                                <w:ins w:id="627" w:author="Milica Radić" w:date="2026-10-02T19:45:09Z"/>
                                <w:rFonts w:ascii="Arial" w:hAnsi="Arial" w:eastAsia="Arial" w:cs="Arial"/>
                                <w:color w:val="000000"/>
                                <w:sz w:val="20"/>
                                <w:szCs w:val="20"/>
                                <w:lang w:val="sr-Cyrl-RS"/>
                              </w:rPr>
                            </w:rPrChange>
                          </w:rPr>
                        </w:pPr>
                        <w:ins w:id="628" w:author="Milica Radić" w:date="2026-10-02T19:45:09Z">
                          <w:r>
                            <w:rPr>
                              <w:rFonts w:ascii="Arial" w:hAnsi="Arial" w:eastAsia="Arial" w:cs="Arial"/>
                              <w:i/>
                              <w:iCs/>
                              <w:color w:val="000000"/>
                              <w:sz w:val="22"/>
                              <w:szCs w:val="22"/>
                              <w:lang w:val="sr-Cyrl-RS"/>
                              <w:rPrChange w:id="629" w:author="Milica Radić" w:date="2026-10-02T19:50:22Z">
                                <w:rPr>
                                  <w:rFonts w:ascii="Arial" w:hAnsi="Arial" w:eastAsia="Arial" w:cs="Arial"/>
                                  <w:i/>
                                  <w:iCs/>
                                  <w:color w:val="000000"/>
                                  <w:sz w:val="20"/>
                                  <w:szCs w:val="20"/>
                                  <w:lang w:val="sr-Cyrl-RS"/>
                                </w:rPr>
                              </w:rPrChange>
                            </w:rPr>
                            <w:t xml:space="preserve">Gossip overlay </w:t>
                          </w:r>
                        </w:ins>
                        <w:ins w:id="630" w:author="Milica Radić" w:date="2026-10-02T19:45:09Z">
                          <w:r>
                            <w:rPr>
                              <w:rFonts w:ascii="Arial" w:hAnsi="Arial" w:eastAsia="Arial" w:cs="Arial"/>
                              <w:color w:val="000000"/>
                              <w:sz w:val="22"/>
                              <w:szCs w:val="22"/>
                              <w:lang w:val="sr-Cyrl-RS"/>
                              <w:rPrChange w:id="631" w:author="Milica Radić" w:date="2026-10-02T19:50:22Z">
                                <w:rPr>
                                  <w:rFonts w:ascii="Arial" w:hAnsi="Arial" w:eastAsia="Arial" w:cs="Arial"/>
                                  <w:color w:val="000000"/>
                                  <w:sz w:val="20"/>
                                  <w:szCs w:val="20"/>
                                  <w:lang w:val="sr-Cyrl-RS"/>
                                </w:rPr>
                              </w:rPrChange>
                            </w:rPr>
                            <w:t xml:space="preserve">систем за дистрибуирану агрегацију у присуству комбинованих мрежних и </w:t>
                          </w:r>
                        </w:ins>
                        <w:ins w:id="632" w:author="Milica Radić" w:date="2026-10-02T19:45:09Z">
                          <w:r>
                            <w:rPr>
                              <w:rFonts w:ascii="Arial" w:hAnsi="Arial" w:eastAsia="Arial" w:cs="Arial"/>
                              <w:i/>
                              <w:iCs/>
                              <w:color w:val="000000"/>
                              <w:sz w:val="22"/>
                              <w:szCs w:val="22"/>
                              <w:lang w:val="sr-Cyrl-RS"/>
                              <w:rPrChange w:id="633" w:author="Milica Radić" w:date="2026-10-02T19:50:22Z">
                                <w:rPr>
                                  <w:rFonts w:ascii="Arial" w:hAnsi="Arial" w:eastAsia="Arial" w:cs="Arial"/>
                                  <w:i/>
                                  <w:iCs/>
                                  <w:color w:val="000000"/>
                                  <w:sz w:val="20"/>
                                  <w:szCs w:val="20"/>
                                  <w:lang w:val="sr-Cyrl-RS"/>
                                </w:rPr>
                              </w:rPrChange>
                            </w:rPr>
                            <w:t xml:space="preserve">Byzantine </w:t>
                          </w:r>
                        </w:ins>
                        <w:ins w:id="634" w:author="Milica Radić" w:date="2026-10-02T19:45:09Z">
                          <w:r>
                            <w:rPr>
                              <w:rFonts w:ascii="Arial" w:hAnsi="Arial" w:eastAsia="Arial" w:cs="Arial"/>
                              <w:color w:val="000000"/>
                              <w:sz w:val="22"/>
                              <w:szCs w:val="22"/>
                              <w:lang w:val="sr-Cyrl-RS"/>
                              <w:rPrChange w:id="635" w:author="Milica Radić" w:date="2026-10-02T19:50:22Z">
                                <w:rPr>
                                  <w:rFonts w:ascii="Arial" w:hAnsi="Arial" w:eastAsia="Arial" w:cs="Arial"/>
                                  <w:color w:val="000000"/>
                                  <w:sz w:val="20"/>
                                  <w:szCs w:val="20"/>
                                  <w:lang w:val="sr-Cyrl-RS"/>
                                </w:rPr>
                              </w:rPrChange>
                            </w:rPr>
                            <w:t>напада</w:t>
                          </w:r>
                        </w:ins>
                      </w:p>
                      <w:p w14:paraId="06BCA30F">
                        <w:pPr>
                          <w:pStyle w:val="10"/>
                          <w:spacing w:before="157"/>
                          <w:jc w:val="center"/>
                          <w:rPr>
                            <w:ins w:id="636" w:author="Milica Radić" w:date="2026-10-02T19:14:47Z"/>
                            <w:rFonts w:ascii="Arial" w:hAnsi="Arial"/>
                          </w:rPr>
                        </w:pPr>
                      </w:p>
                    </w:txbxContent>
                  </v:textbox>
                  <w10:wrap type="topAndBottom"/>
                </v:shape>
              </w:pict>
            </mc:Fallback>
          </mc:AlternateContent>
        </w:r>
      </w:ins>
      <w:ins w:id="637" w:author="Milica Radić" w:date="2026-10-02T19:14:47Z">
        <w:r>
          <w:rPr>
            <w:rFonts w:ascii="Arial" w:hAnsi="Arial"/>
            <w:b/>
            <w:sz w:val="21"/>
          </w:rPr>
          <w:t>НАСЛОВ</w:t>
        </w:r>
      </w:ins>
      <w:ins w:id="638" w:author="Milica Radić" w:date="2026-10-02T19:14:47Z">
        <w:r>
          <w:rPr>
            <w:rFonts w:ascii="Arial" w:hAnsi="Arial"/>
            <w:b/>
            <w:spacing w:val="10"/>
            <w:sz w:val="21"/>
          </w:rPr>
          <w:t xml:space="preserve"> </w:t>
        </w:r>
      </w:ins>
      <w:ins w:id="639" w:author="Milica Radić" w:date="2026-10-02T19:14:47Z">
        <w:r>
          <w:rPr>
            <w:rFonts w:ascii="Arial" w:hAnsi="Arial"/>
            <w:b/>
            <w:sz w:val="21"/>
          </w:rPr>
          <w:t>ЗАВРШНОГ</w:t>
        </w:r>
      </w:ins>
      <w:ins w:id="640" w:author="Milica Radić" w:date="2026-10-02T19:14:47Z">
        <w:r>
          <w:rPr>
            <w:rFonts w:ascii="Arial" w:hAnsi="Arial"/>
            <w:b/>
            <w:spacing w:val="12"/>
            <w:sz w:val="21"/>
          </w:rPr>
          <w:t xml:space="preserve"> </w:t>
        </w:r>
      </w:ins>
      <w:ins w:id="641" w:author="Milica Radić" w:date="2026-10-02T19:14:47Z">
        <w:r>
          <w:rPr>
            <w:rFonts w:ascii="Arial" w:hAnsi="Arial" w:cs="Arial"/>
            <w:b/>
            <w:bCs/>
            <w:spacing w:val="-4"/>
            <w:sz w:val="21"/>
            <w:szCs w:val="21"/>
            <w:rPrChange w:id="642" w:author="Milica Radić" w:date="2026-10-02T19:47:52Z">
              <w:rPr>
                <w:rFonts w:ascii="Calibri" w:hAnsi="Calibri"/>
                <w:spacing w:val="-4"/>
                <w:sz w:val="16"/>
              </w:rPr>
            </w:rPrChange>
          </w:rPr>
          <w:t>РАДА</w:t>
        </w:r>
      </w:ins>
      <w:ins w:id="643" w:author="Milica Radić" w:date="2026-10-02T19:54:57Z">
        <w:r>
          <w:rPr>
            <w:rFonts w:hint="default" w:ascii="Arial" w:hAnsi="Arial" w:cs="Arial"/>
            <w:b/>
            <w:bCs/>
            <w:spacing w:val="-4"/>
            <w:sz w:val="21"/>
            <w:szCs w:val="21"/>
            <w:lang w:val="en-US"/>
          </w:rPr>
          <w:t>:</w:t>
        </w:r>
      </w:ins>
    </w:p>
    <w:p w14:paraId="41C4E0AD">
      <w:pPr>
        <w:pBdr>
          <w:top w:val="none" w:color="auto" w:sz="0" w:space="0"/>
          <w:left w:val="none" w:color="auto" w:sz="0" w:space="0"/>
          <w:bottom w:val="none" w:color="auto" w:sz="0" w:space="0"/>
          <w:right w:val="none" w:color="auto" w:sz="0" w:space="0"/>
          <w:between w:val="none" w:color="auto" w:sz="0" w:space="0"/>
        </w:pBdr>
        <w:spacing w:before="60"/>
        <w:jc w:val="right"/>
        <w:rPr>
          <w:ins w:id="644" w:author="Milica Radić" w:date="2026-10-02T19:08:10Z"/>
          <w:rFonts w:ascii="Arial" w:hAnsi="Arial" w:eastAsia="Arial" w:cs="Arial"/>
          <w:color w:val="000000"/>
          <w:sz w:val="2"/>
          <w:szCs w:val="2"/>
          <w:lang w:val="sr-Cyrl-RS"/>
        </w:rPr>
      </w:pPr>
    </w:p>
    <w:p w14:paraId="5EA93017">
      <w:pPr>
        <w:spacing w:before="0"/>
        <w:ind w:left="441" w:right="0" w:firstLine="0"/>
        <w:jc w:val="left"/>
        <w:rPr>
          <w:ins w:id="646" w:author="Milica Radić" w:date="2026-10-02T19:24:03Z"/>
          <w:rFonts w:ascii="Arial" w:hAnsi="Arial" w:cs="Arial"/>
          <w:b/>
          <w:bCs/>
          <w:sz w:val="21"/>
          <w:szCs w:val="21"/>
          <w:lang w:val="en-US"/>
          <w:rPrChange w:id="647" w:author="Milica Radić" w:date="2026-10-02T19:48:14Z">
            <w:rPr>
              <w:ins w:id="648" w:author="Milica Radić" w:date="2026-10-02T19:24:03Z"/>
              <w:rFonts w:ascii="Calibri" w:hAnsi="Calibri"/>
              <w:sz w:val="16"/>
            </w:rPr>
          </w:rPrChange>
        </w:rPr>
        <w:pPrChange w:id="645" w:author="Milica Radić" w:date="2026-10-02T19:47:57Z">
          <w:pPr>
            <w:spacing w:before="186"/>
            <w:ind w:left="441" w:right="0" w:firstLine="0"/>
            <w:jc w:val="left"/>
          </w:pPr>
        </w:pPrChange>
      </w:pPr>
      <w:ins w:id="649" w:author="Milica Radić" w:date="2026-10-02T19:23:47Z">
        <w:r>
          <w:rPr>
            <w:rFonts w:ascii="Arial" w:hAnsi="Arial" w:cs="Arial"/>
            <w:b/>
            <w:bCs/>
            <w:sz w:val="21"/>
            <w:szCs w:val="21"/>
            <w:rPrChange w:id="652" w:author="Milica Radić" w:date="2026-10-02T19:48:14Z">
              <w:rPr>
                <w:rFonts w:ascii="Calibri" w:hAnsi="Calibri"/>
                <w:sz w:val="16"/>
              </w:rPr>
            </w:rPrChange>
          </w:rPr>
          <mc:AlternateContent>
            <mc:Choice Requires="wps">
              <w:drawing>
                <wp:anchor distT="0" distB="0" distL="0" distR="0" simplePos="0" relativeHeight="251663360" behindDoc="1" locked="0" layoutInCell="1" allowOverlap="1">
                  <wp:simplePos x="0" y="0"/>
                  <wp:positionH relativeFrom="page">
                    <wp:posOffset>734695</wp:posOffset>
                  </wp:positionH>
                  <wp:positionV relativeFrom="paragraph">
                    <wp:posOffset>183515</wp:posOffset>
                  </wp:positionV>
                  <wp:extent cx="5057775" cy="1127125"/>
                  <wp:effectExtent l="7620" t="7620" r="14605" b="8255"/>
                  <wp:wrapTopAndBottom/>
                  <wp:docPr id="7" name="Textbox 7"/>
                  <wp:cNvGraphicFramePr/>
                  <a:graphic xmlns:a="http://schemas.openxmlformats.org/drawingml/2006/main">
                    <a:graphicData uri="http://schemas.microsoft.com/office/word/2010/wordprocessingShape">
                      <wps:wsp>
                        <wps:cNvSpPr txBox="1"/>
                        <wps:spPr>
                          <a:xfrm>
                            <a:off x="0" y="0"/>
                            <a:ext cx="5057775" cy="1127125"/>
                          </a:xfrm>
                          <a:prstGeom prst="rect">
                            <a:avLst/>
                          </a:prstGeom>
                          <a:ln w="15289">
                            <a:solidFill>
                              <a:srgbClr val="000000"/>
                            </a:solidFill>
                            <a:prstDash val="solid"/>
                          </a:ln>
                        </wps:spPr>
                        <wps:txbx>
                          <w:txbxContent>
                            <w:p w14:paraId="6ECDB591">
                              <w:pPr>
                                <w:spacing w:before="140" w:line="278" w:lineRule="auto"/>
                                <w:ind w:left="153" w:right="176" w:firstLine="0"/>
                                <w:jc w:val="left"/>
                                <w:rPr>
                                  <w:ins w:id="653" w:author="Milica Radić" w:date="2026-10-02T19:23:47Z"/>
                                  <w:rFonts w:ascii="Arial"/>
                                  <w:sz w:val="16"/>
                                  <w:szCs w:val="16"/>
                                  <w:rPrChange w:id="654" w:author="Milica Radić" w:date="2026-10-02T19:50:53Z">
                                    <w:rPr>
                                      <w:ins w:id="655" w:author="Milica Radić" w:date="2026-10-02T19:23:47Z"/>
                                      <w:rFonts w:ascii="Arial"/>
                                      <w:sz w:val="14"/>
                                    </w:rPr>
                                  </w:rPrChange>
                                </w:rPr>
                              </w:pPr>
                              <w:ins w:id="656" w:author="Milica Radić" w:date="2026-10-02T19:50:04Z">
                                <w:r>
                                  <w:rPr>
                                    <w:rFonts w:ascii="Arial" w:hAnsi="Arial" w:eastAsia="Arial" w:cs="Arial"/>
                                    <w:color w:val="000000"/>
                                    <w:sz w:val="16"/>
                                    <w:szCs w:val="16"/>
                                    <w:lang w:val="sr-Cyrl-RS"/>
                                    <w:rPrChange w:id="657" w:author="Milica Radić" w:date="2026-10-02T19:50:53Z">
                                      <w:rPr>
                                        <w:rFonts w:ascii="Arial" w:hAnsi="Arial" w:eastAsia="Arial" w:cs="Arial"/>
                                        <w:color w:val="000000"/>
                                        <w:sz w:val="20"/>
                                        <w:szCs w:val="20"/>
                                        <w:lang w:val="sr-Cyrl-RS"/>
                                      </w:rPr>
                                    </w:rPrChange>
                                  </w:rPr>
                                  <w:t xml:space="preserve">Упознати се са </w:t>
                                </w:r>
                              </w:ins>
                              <w:ins w:id="658" w:author="Milica Radić" w:date="2026-10-02T19:50:04Z">
                                <w:r>
                                  <w:rPr>
                                    <w:rFonts w:ascii="Arial" w:hAnsi="Arial" w:eastAsia="Arial" w:cs="Arial"/>
                                    <w:i/>
                                    <w:iCs/>
                                    <w:color w:val="000000"/>
                                    <w:sz w:val="16"/>
                                    <w:szCs w:val="16"/>
                                    <w:lang w:val="sr-Cyrl-RS"/>
                                    <w:rPrChange w:id="659" w:author="Milica Radić" w:date="2026-10-03T19:16:51Z">
                                      <w:rPr>
                                        <w:rFonts w:ascii="Arial" w:hAnsi="Arial" w:eastAsia="Arial" w:cs="Arial"/>
                                        <w:color w:val="000000"/>
                                        <w:sz w:val="20"/>
                                        <w:szCs w:val="20"/>
                                        <w:lang w:val="sr-Cyrl-RS"/>
                                      </w:rPr>
                                    </w:rPrChange>
                                  </w:rPr>
                                  <w:t xml:space="preserve">gossip </w:t>
                                </w:r>
                              </w:ins>
                              <w:ins w:id="660" w:author="Milica Radić" w:date="2026-10-02T19:50:04Z">
                                <w:r>
                                  <w:rPr>
                                    <w:rFonts w:ascii="Arial" w:hAnsi="Arial" w:eastAsia="Arial" w:cs="Arial"/>
                                    <w:color w:val="000000"/>
                                    <w:sz w:val="16"/>
                                    <w:szCs w:val="16"/>
                                    <w:lang w:val="sr-Cyrl-RS"/>
                                    <w:rPrChange w:id="661" w:author="Milica Radić" w:date="2026-10-02T19:50:53Z">
                                      <w:rPr>
                                        <w:rFonts w:ascii="Arial" w:hAnsi="Arial" w:eastAsia="Arial" w:cs="Arial"/>
                                        <w:color w:val="000000"/>
                                        <w:sz w:val="20"/>
                                        <w:szCs w:val="20"/>
                                        <w:lang w:val="sr-Cyrl-RS"/>
                                      </w:rPr>
                                    </w:rPrChange>
                                  </w:rPr>
                                  <w:t xml:space="preserve">протоколима и дистрибуираном агрегацијом података. Анализирати механизме отпорности на </w:t>
                                </w:r>
                              </w:ins>
                              <w:ins w:id="662" w:author="Milica Radić" w:date="2026-10-02T19:50:04Z">
                                <w:r>
                                  <w:rPr>
                                    <w:rFonts w:ascii="Arial" w:hAnsi="Arial" w:eastAsia="Arial" w:cs="Arial"/>
                                    <w:i/>
                                    <w:iCs/>
                                    <w:color w:val="000000"/>
                                    <w:sz w:val="16"/>
                                    <w:szCs w:val="16"/>
                                    <w:lang w:val="sr-Cyrl-RS"/>
                                    <w:rPrChange w:id="663" w:author="Milica Radić" w:date="2026-10-02T19:50:53Z">
                                      <w:rPr>
                                        <w:rFonts w:ascii="Arial" w:hAnsi="Arial" w:eastAsia="Arial" w:cs="Arial"/>
                                        <w:i/>
                                        <w:iCs/>
                                        <w:color w:val="000000"/>
                                        <w:sz w:val="20"/>
                                        <w:szCs w:val="20"/>
                                        <w:lang w:val="sr-Cyrl-RS"/>
                                      </w:rPr>
                                    </w:rPrChange>
                                  </w:rPr>
                                  <w:t>Sybil</w:t>
                                </w:r>
                              </w:ins>
                              <w:ins w:id="664" w:author="Milica Radić" w:date="2026-10-02T19:50:04Z">
                                <w:r>
                                  <w:rPr>
                                    <w:rFonts w:ascii="Arial" w:hAnsi="Arial" w:eastAsia="Arial" w:cs="Arial"/>
                                    <w:color w:val="000000"/>
                                    <w:sz w:val="16"/>
                                    <w:szCs w:val="16"/>
                                    <w:lang w:val="sr-Cyrl-RS"/>
                                    <w:rPrChange w:id="665" w:author="Milica Radić" w:date="2026-10-02T19:50:53Z">
                                      <w:rPr>
                                        <w:rFonts w:ascii="Arial" w:hAnsi="Arial" w:eastAsia="Arial" w:cs="Arial"/>
                                        <w:color w:val="000000"/>
                                        <w:sz w:val="20"/>
                                        <w:szCs w:val="20"/>
                                        <w:lang w:val="sr-Cyrl-RS"/>
                                      </w:rPr>
                                    </w:rPrChange>
                                  </w:rPr>
                                  <w:t xml:space="preserve">, </w:t>
                                </w:r>
                              </w:ins>
                              <w:ins w:id="666" w:author="Milica Radić" w:date="2026-10-02T19:50:04Z">
                                <w:r>
                                  <w:rPr>
                                    <w:rFonts w:ascii="Arial" w:hAnsi="Arial" w:eastAsia="Arial" w:cs="Arial"/>
                                    <w:i/>
                                    <w:iCs/>
                                    <w:color w:val="000000"/>
                                    <w:sz w:val="16"/>
                                    <w:szCs w:val="16"/>
                                    <w:lang w:val="sr-Cyrl-RS"/>
                                    <w:rPrChange w:id="667" w:author="Milica Radić" w:date="2026-10-02T19:50:53Z">
                                      <w:rPr>
                                        <w:rFonts w:ascii="Arial" w:hAnsi="Arial" w:eastAsia="Arial" w:cs="Arial"/>
                                        <w:i/>
                                        <w:iCs/>
                                        <w:color w:val="000000"/>
                                        <w:sz w:val="20"/>
                                        <w:szCs w:val="20"/>
                                        <w:lang w:val="sr-Cyrl-RS"/>
                                      </w:rPr>
                                    </w:rPrChange>
                                  </w:rPr>
                                  <w:t xml:space="preserve">Eclipse </w:t>
                                </w:r>
                              </w:ins>
                              <w:ins w:id="668" w:author="Milica Radić" w:date="2026-10-02T19:50:04Z">
                                <w:r>
                                  <w:rPr>
                                    <w:rFonts w:ascii="Arial" w:hAnsi="Arial" w:eastAsia="Arial" w:cs="Arial"/>
                                    <w:color w:val="000000"/>
                                    <w:sz w:val="16"/>
                                    <w:szCs w:val="16"/>
                                    <w:lang w:val="sr-Cyrl-RS"/>
                                    <w:rPrChange w:id="669" w:author="Milica Radić" w:date="2026-10-02T19:50:53Z">
                                      <w:rPr>
                                        <w:rFonts w:ascii="Arial" w:hAnsi="Arial" w:eastAsia="Arial" w:cs="Arial"/>
                                        <w:color w:val="000000"/>
                                        <w:sz w:val="20"/>
                                        <w:szCs w:val="20"/>
                                        <w:lang w:val="sr-Cyrl-RS"/>
                                      </w:rPr>
                                    </w:rPrChange>
                                  </w:rPr>
                                  <w:t xml:space="preserve">и </w:t>
                                </w:r>
                              </w:ins>
                              <w:ins w:id="670" w:author="Milica Radić" w:date="2026-10-02T19:50:04Z">
                                <w:r>
                                  <w:rPr>
                                    <w:rFonts w:ascii="Arial" w:hAnsi="Arial" w:eastAsia="Arial" w:cs="Arial"/>
                                    <w:i/>
                                    <w:iCs/>
                                    <w:color w:val="000000"/>
                                    <w:sz w:val="16"/>
                                    <w:szCs w:val="16"/>
                                    <w:lang w:val="sr-Cyrl-RS"/>
                                    <w:rPrChange w:id="671" w:author="Milica Radić" w:date="2026-10-02T19:50:53Z">
                                      <w:rPr>
                                        <w:rFonts w:ascii="Arial" w:hAnsi="Arial" w:eastAsia="Arial" w:cs="Arial"/>
                                        <w:i/>
                                        <w:iCs/>
                                        <w:color w:val="000000"/>
                                        <w:sz w:val="20"/>
                                        <w:szCs w:val="20"/>
                                        <w:lang w:val="sr-Cyrl-RS"/>
                                      </w:rPr>
                                    </w:rPrChange>
                                  </w:rPr>
                                  <w:t xml:space="preserve">Byzantine </w:t>
                                </w:r>
                              </w:ins>
                              <w:ins w:id="672" w:author="Milica Radić" w:date="2026-10-02T19:50:04Z">
                                <w:r>
                                  <w:rPr>
                                    <w:rFonts w:ascii="Arial" w:hAnsi="Arial" w:eastAsia="Arial" w:cs="Arial"/>
                                    <w:color w:val="000000"/>
                                    <w:sz w:val="16"/>
                                    <w:szCs w:val="16"/>
                                    <w:lang w:val="sr-Cyrl-RS"/>
                                    <w:rPrChange w:id="673" w:author="Milica Radić" w:date="2026-10-02T19:50:53Z">
                                      <w:rPr>
                                        <w:rFonts w:ascii="Arial" w:hAnsi="Arial" w:eastAsia="Arial" w:cs="Arial"/>
                                        <w:color w:val="000000"/>
                                        <w:sz w:val="20"/>
                                        <w:szCs w:val="20"/>
                                        <w:lang w:val="sr-Cyrl-RS"/>
                                      </w:rPr>
                                    </w:rPrChange>
                                  </w:rPr>
                                  <w:t>нападе. Специфицирати, имплементирати и експериментално оценити дистрибуирани систем за агрегацију отпоран на њихово комбиновано дејство. Документовати решење.</w:t>
                                </w:r>
                              </w:ins>
                            </w:p>
                          </w:txbxContent>
                        </wps:txbx>
                        <wps:bodyPr wrap="square" lIns="0" tIns="0" rIns="0" bIns="0" rtlCol="0">
                          <a:noAutofit/>
                        </wps:bodyPr>
                      </wps:wsp>
                    </a:graphicData>
                  </a:graphic>
                </wp:anchor>
              </w:drawing>
            </mc:Choice>
            <mc:Fallback>
              <w:pict>
                <v:shape id="Textbox 7" o:spid="_x0000_s1026" o:spt="202" type="#_x0000_t202" style="position:absolute;left:0pt;margin-left:57.85pt;margin-top:14.45pt;height:88.75pt;width:398.25pt;mso-position-horizontal-relative:page;mso-wrap-distance-bottom:0pt;mso-wrap-distance-top:0pt;z-index:-251653120;mso-width-relative:page;mso-height-relative:page;" filled="f" stroked="t" coordsize="21600,21600" o:gfxdata="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bJ/xk2QAAAAoB&#10;AAAPAAAAAAAAAAEAIAAAACIAAABkcnMvZG93bnJldi54bWxQSwECFAAUAAAACACHTuJAn94xwOEB&#10;AADZAwAADgAAAAAAAAABACAAAAAoAQAAZHJzL2Uyb0RvYy54bWxQSwUGAAAAAAYABgBZAQAAewUA&#10;AAAA&#10;">
                  <v:fill on="f" focussize="0,0"/>
                  <v:stroke weight="1.20385826771654pt" color="#000000" joinstyle="round"/>
                  <v:imagedata o:title=""/>
                  <o:lock v:ext="edit" aspectratio="f"/>
                  <v:textbox inset="0mm,0mm,0mm,0mm">
                    <w:txbxContent>
                      <w:p w14:paraId="6ECDB591">
                        <w:pPr>
                          <w:spacing w:before="140" w:line="278" w:lineRule="auto"/>
                          <w:ind w:left="153" w:right="176" w:firstLine="0"/>
                          <w:jc w:val="left"/>
                          <w:rPr>
                            <w:ins w:id="674" w:author="Milica Radić" w:date="2026-10-02T19:23:47Z"/>
                            <w:rFonts w:ascii="Arial"/>
                            <w:sz w:val="16"/>
                            <w:szCs w:val="16"/>
                            <w:rPrChange w:id="675" w:author="Milica Radić" w:date="2026-10-02T19:50:53Z">
                              <w:rPr>
                                <w:ins w:id="676" w:author="Milica Radić" w:date="2026-10-02T19:23:47Z"/>
                                <w:rFonts w:ascii="Arial"/>
                                <w:sz w:val="14"/>
                              </w:rPr>
                            </w:rPrChange>
                          </w:rPr>
                        </w:pPr>
                        <w:ins w:id="677" w:author="Milica Radić" w:date="2026-10-02T19:50:04Z">
                          <w:r>
                            <w:rPr>
                              <w:rFonts w:ascii="Arial" w:hAnsi="Arial" w:eastAsia="Arial" w:cs="Arial"/>
                              <w:color w:val="000000"/>
                              <w:sz w:val="16"/>
                              <w:szCs w:val="16"/>
                              <w:lang w:val="sr-Cyrl-RS"/>
                              <w:rPrChange w:id="678" w:author="Milica Radić" w:date="2026-10-02T19:50:53Z">
                                <w:rPr>
                                  <w:rFonts w:ascii="Arial" w:hAnsi="Arial" w:eastAsia="Arial" w:cs="Arial"/>
                                  <w:color w:val="000000"/>
                                  <w:sz w:val="20"/>
                                  <w:szCs w:val="20"/>
                                  <w:lang w:val="sr-Cyrl-RS"/>
                                </w:rPr>
                              </w:rPrChange>
                            </w:rPr>
                            <w:t xml:space="preserve">Упознати се са </w:t>
                          </w:r>
                        </w:ins>
                        <w:ins w:id="679" w:author="Milica Radić" w:date="2026-10-02T19:50:04Z">
                          <w:r>
                            <w:rPr>
                              <w:rFonts w:ascii="Arial" w:hAnsi="Arial" w:eastAsia="Arial" w:cs="Arial"/>
                              <w:i/>
                              <w:iCs/>
                              <w:color w:val="000000"/>
                              <w:sz w:val="16"/>
                              <w:szCs w:val="16"/>
                              <w:lang w:val="sr-Cyrl-RS"/>
                              <w:rPrChange w:id="680" w:author="Milica Radić" w:date="2026-10-03T19:16:51Z">
                                <w:rPr>
                                  <w:rFonts w:ascii="Arial" w:hAnsi="Arial" w:eastAsia="Arial" w:cs="Arial"/>
                                  <w:color w:val="000000"/>
                                  <w:sz w:val="20"/>
                                  <w:szCs w:val="20"/>
                                  <w:lang w:val="sr-Cyrl-RS"/>
                                </w:rPr>
                              </w:rPrChange>
                            </w:rPr>
                            <w:t xml:space="preserve">gossip </w:t>
                          </w:r>
                        </w:ins>
                        <w:ins w:id="681" w:author="Milica Radić" w:date="2026-10-02T19:50:04Z">
                          <w:r>
                            <w:rPr>
                              <w:rFonts w:ascii="Arial" w:hAnsi="Arial" w:eastAsia="Arial" w:cs="Arial"/>
                              <w:color w:val="000000"/>
                              <w:sz w:val="16"/>
                              <w:szCs w:val="16"/>
                              <w:lang w:val="sr-Cyrl-RS"/>
                              <w:rPrChange w:id="682" w:author="Milica Radić" w:date="2026-10-02T19:50:53Z">
                                <w:rPr>
                                  <w:rFonts w:ascii="Arial" w:hAnsi="Arial" w:eastAsia="Arial" w:cs="Arial"/>
                                  <w:color w:val="000000"/>
                                  <w:sz w:val="20"/>
                                  <w:szCs w:val="20"/>
                                  <w:lang w:val="sr-Cyrl-RS"/>
                                </w:rPr>
                              </w:rPrChange>
                            </w:rPr>
                            <w:t xml:space="preserve">протоколима и дистрибуираном агрегацијом података. Анализирати механизме отпорности на </w:t>
                          </w:r>
                        </w:ins>
                        <w:ins w:id="683" w:author="Milica Radić" w:date="2026-10-02T19:50:04Z">
                          <w:r>
                            <w:rPr>
                              <w:rFonts w:ascii="Arial" w:hAnsi="Arial" w:eastAsia="Arial" w:cs="Arial"/>
                              <w:i/>
                              <w:iCs/>
                              <w:color w:val="000000"/>
                              <w:sz w:val="16"/>
                              <w:szCs w:val="16"/>
                              <w:lang w:val="sr-Cyrl-RS"/>
                              <w:rPrChange w:id="684" w:author="Milica Radić" w:date="2026-10-02T19:50:53Z">
                                <w:rPr>
                                  <w:rFonts w:ascii="Arial" w:hAnsi="Arial" w:eastAsia="Arial" w:cs="Arial"/>
                                  <w:i/>
                                  <w:iCs/>
                                  <w:color w:val="000000"/>
                                  <w:sz w:val="20"/>
                                  <w:szCs w:val="20"/>
                                  <w:lang w:val="sr-Cyrl-RS"/>
                                </w:rPr>
                              </w:rPrChange>
                            </w:rPr>
                            <w:t>Sybil</w:t>
                          </w:r>
                        </w:ins>
                        <w:ins w:id="685" w:author="Milica Radić" w:date="2026-10-02T19:50:04Z">
                          <w:r>
                            <w:rPr>
                              <w:rFonts w:ascii="Arial" w:hAnsi="Arial" w:eastAsia="Arial" w:cs="Arial"/>
                              <w:color w:val="000000"/>
                              <w:sz w:val="16"/>
                              <w:szCs w:val="16"/>
                              <w:lang w:val="sr-Cyrl-RS"/>
                              <w:rPrChange w:id="686" w:author="Milica Radić" w:date="2026-10-02T19:50:53Z">
                                <w:rPr>
                                  <w:rFonts w:ascii="Arial" w:hAnsi="Arial" w:eastAsia="Arial" w:cs="Arial"/>
                                  <w:color w:val="000000"/>
                                  <w:sz w:val="20"/>
                                  <w:szCs w:val="20"/>
                                  <w:lang w:val="sr-Cyrl-RS"/>
                                </w:rPr>
                              </w:rPrChange>
                            </w:rPr>
                            <w:t xml:space="preserve">, </w:t>
                          </w:r>
                        </w:ins>
                        <w:ins w:id="687" w:author="Milica Radić" w:date="2026-10-02T19:50:04Z">
                          <w:r>
                            <w:rPr>
                              <w:rFonts w:ascii="Arial" w:hAnsi="Arial" w:eastAsia="Arial" w:cs="Arial"/>
                              <w:i/>
                              <w:iCs/>
                              <w:color w:val="000000"/>
                              <w:sz w:val="16"/>
                              <w:szCs w:val="16"/>
                              <w:lang w:val="sr-Cyrl-RS"/>
                              <w:rPrChange w:id="688" w:author="Milica Radić" w:date="2026-10-02T19:50:53Z">
                                <w:rPr>
                                  <w:rFonts w:ascii="Arial" w:hAnsi="Arial" w:eastAsia="Arial" w:cs="Arial"/>
                                  <w:i/>
                                  <w:iCs/>
                                  <w:color w:val="000000"/>
                                  <w:sz w:val="20"/>
                                  <w:szCs w:val="20"/>
                                  <w:lang w:val="sr-Cyrl-RS"/>
                                </w:rPr>
                              </w:rPrChange>
                            </w:rPr>
                            <w:t xml:space="preserve">Eclipse </w:t>
                          </w:r>
                        </w:ins>
                        <w:ins w:id="689" w:author="Milica Radić" w:date="2026-10-02T19:50:04Z">
                          <w:r>
                            <w:rPr>
                              <w:rFonts w:ascii="Arial" w:hAnsi="Arial" w:eastAsia="Arial" w:cs="Arial"/>
                              <w:color w:val="000000"/>
                              <w:sz w:val="16"/>
                              <w:szCs w:val="16"/>
                              <w:lang w:val="sr-Cyrl-RS"/>
                              <w:rPrChange w:id="690" w:author="Milica Radić" w:date="2026-10-02T19:50:53Z">
                                <w:rPr>
                                  <w:rFonts w:ascii="Arial" w:hAnsi="Arial" w:eastAsia="Arial" w:cs="Arial"/>
                                  <w:color w:val="000000"/>
                                  <w:sz w:val="20"/>
                                  <w:szCs w:val="20"/>
                                  <w:lang w:val="sr-Cyrl-RS"/>
                                </w:rPr>
                              </w:rPrChange>
                            </w:rPr>
                            <w:t xml:space="preserve">и </w:t>
                          </w:r>
                        </w:ins>
                        <w:ins w:id="691" w:author="Milica Radić" w:date="2026-10-02T19:50:04Z">
                          <w:r>
                            <w:rPr>
                              <w:rFonts w:ascii="Arial" w:hAnsi="Arial" w:eastAsia="Arial" w:cs="Arial"/>
                              <w:i/>
                              <w:iCs/>
                              <w:color w:val="000000"/>
                              <w:sz w:val="16"/>
                              <w:szCs w:val="16"/>
                              <w:lang w:val="sr-Cyrl-RS"/>
                              <w:rPrChange w:id="692" w:author="Milica Radić" w:date="2026-10-02T19:50:53Z">
                                <w:rPr>
                                  <w:rFonts w:ascii="Arial" w:hAnsi="Arial" w:eastAsia="Arial" w:cs="Arial"/>
                                  <w:i/>
                                  <w:iCs/>
                                  <w:color w:val="000000"/>
                                  <w:sz w:val="20"/>
                                  <w:szCs w:val="20"/>
                                  <w:lang w:val="sr-Cyrl-RS"/>
                                </w:rPr>
                              </w:rPrChange>
                            </w:rPr>
                            <w:t xml:space="preserve">Byzantine </w:t>
                          </w:r>
                        </w:ins>
                        <w:ins w:id="693" w:author="Milica Radić" w:date="2026-10-02T19:50:04Z">
                          <w:r>
                            <w:rPr>
                              <w:rFonts w:ascii="Arial" w:hAnsi="Arial" w:eastAsia="Arial" w:cs="Arial"/>
                              <w:color w:val="000000"/>
                              <w:sz w:val="16"/>
                              <w:szCs w:val="16"/>
                              <w:lang w:val="sr-Cyrl-RS"/>
                              <w:rPrChange w:id="694" w:author="Milica Radić" w:date="2026-10-02T19:50:53Z">
                                <w:rPr>
                                  <w:rFonts w:ascii="Arial" w:hAnsi="Arial" w:eastAsia="Arial" w:cs="Arial"/>
                                  <w:color w:val="000000"/>
                                  <w:sz w:val="20"/>
                                  <w:szCs w:val="20"/>
                                  <w:lang w:val="sr-Cyrl-RS"/>
                                </w:rPr>
                              </w:rPrChange>
                            </w:rPr>
                            <w:t>нападе. Специфицирати, имплементирати и експериментално оценити дистрибуирани систем за агрегацију отпоран на њихово комбиновано дејство. Документовати решење.</w:t>
                          </w:r>
                        </w:ins>
                      </w:p>
                    </w:txbxContent>
                  </v:textbox>
                  <w10:wrap type="topAndBottom"/>
                </v:shape>
              </w:pict>
            </mc:Fallback>
          </mc:AlternateContent>
        </w:r>
      </w:ins>
      <w:ins w:id="695" w:author="Milica Radić" w:date="2026-10-02T19:53:55Z">
        <w:r>
          <w:rPr>
            <w:rFonts w:ascii="Arial" w:hAnsi="Arial" w:cs="Arial"/>
            <w:b/>
            <w:bCs/>
            <w:sz w:val="21"/>
            <w:szCs w:val="21"/>
            <w:lang w:val="sr-Cyrl-RS"/>
          </w:rPr>
          <w:t>Т</w:t>
        </w:r>
      </w:ins>
      <w:ins w:id="696" w:author="Milica Radić" w:date="2026-10-02T19:53:56Z">
        <w:r>
          <w:rPr>
            <w:rFonts w:ascii="Arial" w:hAnsi="Arial" w:cs="Arial"/>
            <w:b/>
            <w:bCs/>
            <w:sz w:val="21"/>
            <w:szCs w:val="21"/>
            <w:lang w:val="sr-Cyrl-RS"/>
          </w:rPr>
          <w:t>Е</w:t>
        </w:r>
      </w:ins>
      <w:ins w:id="697" w:author="Milica Radić" w:date="2026-10-02T19:53:57Z">
        <w:r>
          <w:rPr>
            <w:rFonts w:ascii="Arial" w:hAnsi="Arial" w:cs="Arial"/>
            <w:b/>
            <w:bCs/>
            <w:sz w:val="21"/>
            <w:szCs w:val="21"/>
            <w:lang w:val="sr-Cyrl-RS"/>
          </w:rPr>
          <w:t>КС</w:t>
        </w:r>
      </w:ins>
      <w:ins w:id="698" w:author="Milica Radić" w:date="2026-10-02T19:53:58Z">
        <w:r>
          <w:rPr>
            <w:rFonts w:ascii="Arial" w:hAnsi="Arial" w:cs="Arial"/>
            <w:b/>
            <w:bCs/>
            <w:sz w:val="21"/>
            <w:szCs w:val="21"/>
            <w:lang w:val="sr-Cyrl-RS"/>
          </w:rPr>
          <w:t>Т</w:t>
        </w:r>
      </w:ins>
      <w:ins w:id="699" w:author="Milica Radić" w:date="2026-10-02T19:53:58Z">
        <w:r>
          <w:rPr>
            <w:rFonts w:hint="default" w:ascii="Arial" w:hAnsi="Arial" w:cs="Arial"/>
            <w:b/>
            <w:bCs/>
            <w:sz w:val="21"/>
            <w:szCs w:val="21"/>
            <w:lang w:val="sr-Cyrl-RS"/>
          </w:rPr>
          <w:t xml:space="preserve"> </w:t>
        </w:r>
      </w:ins>
      <w:ins w:id="700" w:author="Milica Radić" w:date="2026-10-02T19:53:59Z">
        <w:r>
          <w:rPr>
            <w:rFonts w:hint="default" w:ascii="Arial" w:hAnsi="Arial" w:cs="Arial"/>
            <w:b/>
            <w:bCs/>
            <w:sz w:val="21"/>
            <w:szCs w:val="21"/>
            <w:lang w:val="sr-Cyrl-RS"/>
          </w:rPr>
          <w:t>З</w:t>
        </w:r>
      </w:ins>
      <w:ins w:id="701" w:author="Milica Radić" w:date="2026-10-02T19:54:00Z">
        <w:r>
          <w:rPr>
            <w:rFonts w:hint="default" w:ascii="Arial" w:hAnsi="Arial" w:cs="Arial"/>
            <w:b/>
            <w:bCs/>
            <w:sz w:val="21"/>
            <w:szCs w:val="21"/>
            <w:lang w:val="sr-Cyrl-RS"/>
          </w:rPr>
          <w:t>АДАТК</w:t>
        </w:r>
      </w:ins>
      <w:ins w:id="702" w:author="Milica Radić" w:date="2026-10-02T19:54:01Z">
        <w:r>
          <w:rPr>
            <w:rFonts w:hint="default" w:ascii="Arial" w:hAnsi="Arial" w:cs="Arial"/>
            <w:b/>
            <w:bCs/>
            <w:sz w:val="21"/>
            <w:szCs w:val="21"/>
            <w:lang w:val="sr-Cyrl-RS"/>
          </w:rPr>
          <w:t>А</w:t>
        </w:r>
      </w:ins>
      <w:ins w:id="703" w:author="Milica Radić" w:date="2026-10-02T19:54:05Z">
        <w:r>
          <w:rPr>
            <w:rFonts w:hint="default" w:ascii="Arial" w:hAnsi="Arial" w:cs="Arial"/>
            <w:b/>
            <w:bCs/>
            <w:sz w:val="21"/>
            <w:szCs w:val="21"/>
            <w:lang w:val="en-US"/>
          </w:rPr>
          <w:t>:</w:t>
        </w:r>
      </w:ins>
    </w:p>
    <w:tbl>
      <w:tblPr>
        <w:tblStyle w:val="9"/>
        <w:tblpPr w:leftFromText="180" w:rightFromText="180" w:vertAnchor="text" w:horzAnchor="page" w:tblpX="1175" w:tblpY="2274"/>
        <w:tblOverlap w:val="never"/>
        <w:tblW w:w="0" w:type="auto"/>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Change w:id="704" w:author="Milica Radić" w:date="2026-10-02T19:53:20Z">
          <w:tblPr>
            <w:tblStyle w:val="9"/>
            <w:tblpPr w:leftFromText="180" w:rightFromText="180" w:vertAnchor="text" w:horzAnchor="page" w:tblpX="1192" w:tblpY="2274"/>
            <w:tblOverlap w:val="never"/>
            <w:tblW w:w="0" w:type="auto"/>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PrChange>
      </w:tblPr>
      <w:tblGrid>
        <w:gridCol w:w="3999"/>
        <w:gridCol w:w="3982"/>
        <w:tblGridChange w:id="705">
          <w:tblGrid>
            <w:gridCol w:w="3982"/>
            <w:gridCol w:w="3982"/>
          </w:tblGrid>
        </w:tblGridChange>
      </w:tblGrid>
      <w:tr w14:paraId="59711C7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Change w:id="707" w:author="Milica Radić" w:date="2026-10-02T19:53:20Z">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blPrExChange>
        </w:tblPrEx>
        <w:trPr>
          <w:trHeight w:val="252" w:hRule="atLeast"/>
          <w:ins w:id="706" w:author="Milica Radić" w:date="2026-10-02T19:24:04Z"/>
          <w:trPrChange w:id="707" w:author="Milica Radić" w:date="2026-10-02T19:53:20Z">
            <w:trPr>
              <w:trHeight w:val="252" w:hRule="atLeast"/>
            </w:trPr>
          </w:trPrChange>
        </w:trPr>
        <w:tc>
          <w:tcPr>
            <w:tcW w:w="3999" w:type="dxa"/>
            <w:tcBorders>
              <w:bottom w:val="single" w:color="000000" w:sz="4" w:space="0"/>
              <w:right w:val="single" w:color="000000" w:sz="4" w:space="0"/>
            </w:tcBorders>
            <w:tcPrChange w:id="708" w:author="Milica Radić" w:date="2026-10-02T19:53:20Z">
              <w:tcPr>
                <w:tcW w:w="3982" w:type="dxa"/>
                <w:tcBorders>
                  <w:bottom w:val="single" w:color="000000" w:sz="4" w:space="0"/>
                  <w:right w:val="single" w:color="000000" w:sz="4" w:space="0"/>
                </w:tcBorders>
              </w:tcPr>
            </w:tcPrChange>
          </w:tcPr>
          <w:p w14:paraId="1636A1D9">
            <w:pPr>
              <w:pStyle w:val="125"/>
              <w:spacing w:before="33"/>
              <w:ind w:left="85"/>
              <w:rPr>
                <w:ins w:id="709" w:author="Milica Radić" w:date="2026-10-02T19:24:04Z"/>
                <w:sz w:val="16"/>
                <w:szCs w:val="16"/>
                <w:rPrChange w:id="710" w:author="Milica Radić" w:date="2026-10-02T19:57:47Z">
                  <w:rPr>
                    <w:ins w:id="711" w:author="Milica Radić" w:date="2026-10-02T19:24:04Z"/>
                    <w:sz w:val="16"/>
                  </w:rPr>
                </w:rPrChange>
              </w:rPr>
            </w:pPr>
            <w:ins w:id="712" w:author="Milica Radić" w:date="2026-10-02T19:24:04Z">
              <w:r>
                <w:rPr>
                  <w:sz w:val="16"/>
                  <w:szCs w:val="16"/>
                  <w:rPrChange w:id="713" w:author="Milica Radić" w:date="2026-10-02T19:57:47Z">
                    <w:rPr>
                      <w:sz w:val="16"/>
                    </w:rPr>
                  </w:rPrChange>
                </w:rPr>
                <w:t>Руководилац</w:t>
              </w:r>
            </w:ins>
            <w:ins w:id="714" w:author="Milica Radić" w:date="2026-10-02T19:24:04Z">
              <w:r>
                <w:rPr>
                  <w:spacing w:val="-10"/>
                  <w:sz w:val="16"/>
                  <w:szCs w:val="16"/>
                  <w:rPrChange w:id="715" w:author="Milica Radić" w:date="2026-10-02T19:57:47Z">
                    <w:rPr>
                      <w:spacing w:val="-10"/>
                      <w:sz w:val="16"/>
                    </w:rPr>
                  </w:rPrChange>
                </w:rPr>
                <w:t xml:space="preserve"> </w:t>
              </w:r>
            </w:ins>
            <w:ins w:id="716" w:author="Milica Radić" w:date="2026-10-02T19:24:04Z">
              <w:r>
                <w:rPr>
                  <w:sz w:val="16"/>
                  <w:szCs w:val="16"/>
                  <w:rPrChange w:id="717" w:author="Milica Radić" w:date="2026-10-02T19:57:47Z">
                    <w:rPr>
                      <w:sz w:val="16"/>
                    </w:rPr>
                  </w:rPrChange>
                </w:rPr>
                <w:t>студијског</w:t>
              </w:r>
            </w:ins>
            <w:ins w:id="718" w:author="Milica Radić" w:date="2026-10-02T19:24:04Z">
              <w:r>
                <w:rPr>
                  <w:spacing w:val="-8"/>
                  <w:sz w:val="16"/>
                  <w:szCs w:val="16"/>
                  <w:rPrChange w:id="719" w:author="Milica Radić" w:date="2026-10-02T19:57:47Z">
                    <w:rPr>
                      <w:spacing w:val="-8"/>
                      <w:sz w:val="16"/>
                    </w:rPr>
                  </w:rPrChange>
                </w:rPr>
                <w:t xml:space="preserve"> </w:t>
              </w:r>
            </w:ins>
            <w:ins w:id="720" w:author="Milica Radić" w:date="2026-10-02T19:24:04Z">
              <w:r>
                <w:rPr>
                  <w:spacing w:val="-2"/>
                  <w:sz w:val="16"/>
                  <w:szCs w:val="16"/>
                  <w:rPrChange w:id="721" w:author="Milica Radić" w:date="2026-10-02T19:57:47Z">
                    <w:rPr>
                      <w:spacing w:val="-2"/>
                      <w:sz w:val="16"/>
                    </w:rPr>
                  </w:rPrChange>
                </w:rPr>
                <w:t>програма:</w:t>
              </w:r>
            </w:ins>
          </w:p>
        </w:tc>
        <w:tc>
          <w:tcPr>
            <w:tcW w:w="3982" w:type="dxa"/>
            <w:tcBorders>
              <w:left w:val="single" w:color="000000" w:sz="4" w:space="0"/>
              <w:bottom w:val="single" w:color="000000" w:sz="4" w:space="0"/>
            </w:tcBorders>
            <w:tcPrChange w:id="722" w:author="Milica Radić" w:date="2026-10-02T19:53:20Z">
              <w:tcPr>
                <w:tcW w:w="3982" w:type="dxa"/>
                <w:tcBorders>
                  <w:left w:val="single" w:color="000000" w:sz="4" w:space="0"/>
                  <w:bottom w:val="single" w:color="000000" w:sz="4" w:space="0"/>
                </w:tcBorders>
              </w:tcPr>
            </w:tcPrChange>
          </w:tcPr>
          <w:p w14:paraId="12D0F3E8">
            <w:pPr>
              <w:pStyle w:val="125"/>
              <w:spacing w:before="33"/>
              <w:ind w:left="95"/>
              <w:rPr>
                <w:ins w:id="723" w:author="Milica Radić" w:date="2026-10-02T19:24:04Z"/>
                <w:sz w:val="16"/>
                <w:szCs w:val="16"/>
                <w:rPrChange w:id="724" w:author="Milica Radić" w:date="2026-10-02T19:57:47Z">
                  <w:rPr>
                    <w:ins w:id="725" w:author="Milica Radić" w:date="2026-10-02T19:24:04Z"/>
                    <w:sz w:val="16"/>
                  </w:rPr>
                </w:rPrChange>
              </w:rPr>
            </w:pPr>
            <w:ins w:id="726" w:author="Milica Radić" w:date="2026-10-02T19:24:04Z">
              <w:r>
                <w:rPr>
                  <w:sz w:val="16"/>
                  <w:szCs w:val="16"/>
                  <w:rPrChange w:id="727" w:author="Milica Radić" w:date="2026-10-02T19:57:47Z">
                    <w:rPr>
                      <w:sz w:val="16"/>
                    </w:rPr>
                  </w:rPrChange>
                </w:rPr>
                <w:t>Ментор</w:t>
              </w:r>
            </w:ins>
            <w:ins w:id="728" w:author="Milica Radić" w:date="2026-10-02T19:24:04Z">
              <w:r>
                <w:rPr>
                  <w:spacing w:val="-7"/>
                  <w:sz w:val="16"/>
                  <w:szCs w:val="16"/>
                  <w:rPrChange w:id="729" w:author="Milica Radić" w:date="2026-10-02T19:57:47Z">
                    <w:rPr>
                      <w:spacing w:val="-7"/>
                      <w:sz w:val="16"/>
                    </w:rPr>
                  </w:rPrChange>
                </w:rPr>
                <w:t xml:space="preserve"> </w:t>
              </w:r>
            </w:ins>
            <w:ins w:id="730" w:author="Milica Radić" w:date="2026-10-02T19:24:04Z">
              <w:r>
                <w:rPr>
                  <w:spacing w:val="-2"/>
                  <w:sz w:val="16"/>
                  <w:szCs w:val="16"/>
                  <w:rPrChange w:id="731" w:author="Milica Radić" w:date="2026-10-02T19:57:47Z">
                    <w:rPr>
                      <w:spacing w:val="-2"/>
                      <w:sz w:val="16"/>
                    </w:rPr>
                  </w:rPrChange>
                </w:rPr>
                <w:t>рада:</w:t>
              </w:r>
            </w:ins>
          </w:p>
        </w:tc>
      </w:tr>
      <w:tr w14:paraId="2641DA5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Change w:id="733" w:author="Milica Radić" w:date="2026-10-02T19:53:20Z">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blPrExChange>
        </w:tblPrEx>
        <w:trPr>
          <w:trHeight w:val="469" w:hRule="atLeast"/>
          <w:ins w:id="732" w:author="Milica Radić" w:date="2026-10-02T19:24:04Z"/>
          <w:trPrChange w:id="733" w:author="Milica Radić" w:date="2026-10-02T19:53:20Z">
            <w:trPr>
              <w:trHeight w:val="469" w:hRule="atLeast"/>
            </w:trPr>
          </w:trPrChange>
        </w:trPr>
        <w:tc>
          <w:tcPr>
            <w:tcW w:w="3999" w:type="dxa"/>
            <w:tcBorders>
              <w:top w:val="single" w:color="000000" w:sz="4" w:space="0"/>
              <w:right w:val="single" w:color="000000" w:sz="4" w:space="0"/>
            </w:tcBorders>
            <w:tcPrChange w:id="734" w:author="Milica Radić" w:date="2026-10-02T19:53:20Z">
              <w:tcPr>
                <w:tcW w:w="3982" w:type="dxa"/>
                <w:tcBorders>
                  <w:top w:val="single" w:color="000000" w:sz="4" w:space="0"/>
                  <w:right w:val="single" w:color="000000" w:sz="4" w:space="0"/>
                </w:tcBorders>
              </w:tcPr>
            </w:tcPrChange>
          </w:tcPr>
          <w:p w14:paraId="2A1BAB95">
            <w:pPr>
              <w:pStyle w:val="125"/>
              <w:spacing w:before="0"/>
              <w:ind w:left="0"/>
              <w:rPr>
                <w:ins w:id="735" w:author="Milica Radić" w:date="2026-10-02T19:24:04Z"/>
                <w:rFonts w:ascii="Times New Roman"/>
                <w:sz w:val="16"/>
                <w:szCs w:val="16"/>
                <w:rPrChange w:id="736" w:author="Milica Radić" w:date="2026-10-02T19:57:47Z">
                  <w:rPr>
                    <w:ins w:id="737" w:author="Milica Radić" w:date="2026-10-02T19:24:04Z"/>
                    <w:rFonts w:ascii="Times New Roman"/>
                    <w:sz w:val="14"/>
                  </w:rPr>
                </w:rPrChange>
              </w:rPr>
            </w:pPr>
          </w:p>
        </w:tc>
        <w:tc>
          <w:tcPr>
            <w:tcW w:w="3982" w:type="dxa"/>
            <w:tcBorders>
              <w:top w:val="single" w:color="000000" w:sz="4" w:space="0"/>
              <w:left w:val="single" w:color="000000" w:sz="4" w:space="0"/>
            </w:tcBorders>
            <w:tcPrChange w:id="738" w:author="Milica Radić" w:date="2026-10-02T19:53:20Z">
              <w:tcPr>
                <w:tcW w:w="3982" w:type="dxa"/>
                <w:tcBorders>
                  <w:top w:val="single" w:color="000000" w:sz="4" w:space="0"/>
                  <w:left w:val="single" w:color="000000" w:sz="4" w:space="0"/>
                </w:tcBorders>
              </w:tcPr>
            </w:tcPrChange>
          </w:tcPr>
          <w:p w14:paraId="479BDC6E">
            <w:pPr>
              <w:pStyle w:val="125"/>
              <w:spacing w:before="0"/>
              <w:ind w:left="0"/>
              <w:rPr>
                <w:ins w:id="739" w:author="Milica Radić" w:date="2026-10-02T19:24:04Z"/>
                <w:rFonts w:ascii="Times New Roman"/>
                <w:sz w:val="16"/>
                <w:szCs w:val="16"/>
                <w:rPrChange w:id="740" w:author="Milica Radić" w:date="2026-10-02T19:57:47Z">
                  <w:rPr>
                    <w:ins w:id="741" w:author="Milica Radić" w:date="2026-10-02T19:24:04Z"/>
                    <w:rFonts w:ascii="Times New Roman"/>
                    <w:sz w:val="14"/>
                  </w:rPr>
                </w:rPrChange>
              </w:rPr>
            </w:pPr>
          </w:p>
        </w:tc>
      </w:tr>
    </w:tbl>
    <w:p w14:paraId="30BEA230">
      <w:pPr>
        <w:pBdr>
          <w:top w:val="none" w:color="auto" w:sz="0" w:space="0"/>
          <w:left w:val="none" w:color="auto" w:sz="0" w:space="0"/>
          <w:bottom w:val="none" w:color="auto" w:sz="0" w:space="0"/>
          <w:right w:val="none" w:color="auto" w:sz="0" w:space="0"/>
          <w:between w:val="none" w:color="auto" w:sz="0" w:space="0"/>
        </w:pBdr>
        <w:spacing w:before="60"/>
        <w:jc w:val="right"/>
        <w:rPr>
          <w:ins w:id="742" w:author="Milica Radić" w:date="2026-10-02T19:08:11Z"/>
          <w:rFonts w:ascii="Arial" w:hAnsi="Arial" w:eastAsia="Arial" w:cs="Arial"/>
          <w:color w:val="000000"/>
          <w:sz w:val="2"/>
          <w:szCs w:val="2"/>
          <w:lang w:val="sr-Cyrl-RS"/>
        </w:rPr>
      </w:pPr>
      <w:ins w:id="743" w:author="Milica Radić" w:date="2026-10-02T19:24:25Z">
        <w:r>
          <w:rPr>
            <w:rFonts w:ascii="Calibri"/>
            <w:sz w:val="9"/>
          </w:rPr>
          <mc:AlternateContent>
            <mc:Choice Requires="wps">
              <w:drawing>
                <wp:anchor distT="0" distB="0" distL="0" distR="0" simplePos="0" relativeHeight="251664384" behindDoc="1" locked="0" layoutInCell="1" allowOverlap="1">
                  <wp:simplePos x="0" y="0"/>
                  <wp:positionH relativeFrom="page">
                    <wp:posOffset>749300</wp:posOffset>
                  </wp:positionH>
                  <wp:positionV relativeFrom="paragraph">
                    <wp:posOffset>835025</wp:posOffset>
                  </wp:positionV>
                  <wp:extent cx="5057775" cy="204470"/>
                  <wp:effectExtent l="4445" t="4445" r="5080" b="6985"/>
                  <wp:wrapTopAndBottom/>
                  <wp:docPr id="8" name="Textbox 8"/>
                  <wp:cNvGraphicFramePr/>
                  <a:graphic xmlns:a="http://schemas.openxmlformats.org/drawingml/2006/main">
                    <a:graphicData uri="http://schemas.microsoft.com/office/word/2010/wordprocessingShape">
                      <wps:wsp>
                        <wps:cNvSpPr txBox="1"/>
                        <wps:spPr>
                          <a:xfrm>
                            <a:off x="0" y="0"/>
                            <a:ext cx="5057775" cy="204470"/>
                          </a:xfrm>
                          <a:prstGeom prst="rect">
                            <a:avLst/>
                          </a:prstGeom>
                          <a:ln w="5096">
                            <a:solidFill>
                              <a:srgbClr val="000000"/>
                            </a:solidFill>
                            <a:prstDash val="solid"/>
                          </a:ln>
                        </wps:spPr>
                        <wps:txbx>
                          <w:txbxContent>
                            <w:p w14:paraId="0F79062A">
                              <w:pPr>
                                <w:spacing w:before="30"/>
                                <w:ind w:left="38" w:right="0" w:firstLine="0"/>
                                <w:jc w:val="left"/>
                                <w:rPr>
                                  <w:ins w:id="745" w:author="Milica Radić" w:date="2026-10-02T19:24:25Z"/>
                                  <w:rFonts w:ascii="Arial" w:hAnsi="Arial"/>
                                  <w:sz w:val="16"/>
                                  <w:szCs w:val="16"/>
                                  <w:rPrChange w:id="746" w:author="Milica Radić" w:date="2026-10-02T19:57:54Z">
                                    <w:rPr>
                                      <w:ins w:id="747" w:author="Milica Radić" w:date="2026-10-02T19:24:25Z"/>
                                      <w:rFonts w:ascii="Arial" w:hAnsi="Arial"/>
                                      <w:sz w:val="16"/>
                                    </w:rPr>
                                  </w:rPrChange>
                                </w:rPr>
                              </w:pPr>
                              <w:ins w:id="748" w:author="Milica Radić" w:date="2026-10-02T19:24:25Z">
                                <w:r>
                                  <w:rPr>
                                    <w:rFonts w:ascii="Arial" w:hAnsi="Arial"/>
                                    <w:w w:val="90"/>
                                    <w:sz w:val="16"/>
                                    <w:szCs w:val="16"/>
                                    <w:rPrChange w:id="749" w:author="Milica Radić" w:date="2026-10-02T19:57:54Z">
                                      <w:rPr>
                                        <w:rFonts w:ascii="Arial" w:hAnsi="Arial"/>
                                        <w:w w:val="90"/>
                                        <w:sz w:val="16"/>
                                      </w:rPr>
                                    </w:rPrChange>
                                  </w:rPr>
                                  <w:t>Примерак</w:t>
                                </w:r>
                              </w:ins>
                              <w:ins w:id="750" w:author="Milica Radić" w:date="2026-10-02T19:24:25Z">
                                <w:r>
                                  <w:rPr>
                                    <w:rFonts w:ascii="Arial" w:hAnsi="Arial"/>
                                    <w:spacing w:val="-3"/>
                                    <w:w w:val="90"/>
                                    <w:sz w:val="16"/>
                                    <w:szCs w:val="16"/>
                                    <w:rPrChange w:id="751" w:author="Milica Radić" w:date="2026-10-02T19:57:54Z">
                                      <w:rPr>
                                        <w:rFonts w:ascii="Arial" w:hAnsi="Arial"/>
                                        <w:spacing w:val="-3"/>
                                        <w:w w:val="90"/>
                                        <w:sz w:val="16"/>
                                      </w:rPr>
                                    </w:rPrChange>
                                  </w:rPr>
                                  <w:t xml:space="preserve"> </w:t>
                                </w:r>
                              </w:ins>
                              <w:ins w:id="752" w:author="Milica Radić" w:date="2026-10-02T19:24:25Z">
                                <w:r>
                                  <w:rPr>
                                    <w:rFonts w:ascii="Arial" w:hAnsi="Arial"/>
                                    <w:w w:val="90"/>
                                    <w:sz w:val="16"/>
                                    <w:szCs w:val="16"/>
                                    <w:rPrChange w:id="753" w:author="Milica Radić" w:date="2026-10-02T19:57:54Z">
                                      <w:rPr>
                                        <w:rFonts w:ascii="Arial" w:hAnsi="Arial"/>
                                        <w:w w:val="90"/>
                                        <w:sz w:val="16"/>
                                      </w:rPr>
                                    </w:rPrChange>
                                  </w:rPr>
                                  <w:t>за:</w:t>
                                </w:r>
                              </w:ins>
                              <w:ins w:id="754" w:author="Milica Radić" w:date="2026-10-02T19:24:25Z">
                                <w:r>
                                  <w:rPr>
                                    <w:rFonts w:ascii="Arial" w:hAnsi="Arial"/>
                                    <w:spacing w:val="41"/>
                                    <w:sz w:val="16"/>
                                    <w:szCs w:val="16"/>
                                    <w:rPrChange w:id="755" w:author="Milica Radić" w:date="2026-10-02T19:57:54Z">
                                      <w:rPr>
                                        <w:rFonts w:ascii="Arial" w:hAnsi="Arial"/>
                                        <w:spacing w:val="41"/>
                                        <w:sz w:val="16"/>
                                      </w:rPr>
                                    </w:rPrChange>
                                  </w:rPr>
                                  <w:t xml:space="preserve"> </w:t>
                                </w:r>
                              </w:ins>
                              <w:ins w:id="756" w:author="Milica Radić" w:date="2026-10-02T19:24:25Z">
                                <w:r>
                                  <w:rPr>
                                    <w:rFonts w:ascii="Arial" w:hAnsi="Arial"/>
                                    <w:w w:val="90"/>
                                    <w:sz w:val="16"/>
                                    <w:szCs w:val="16"/>
                                    <w:rPrChange w:id="757" w:author="Milica Radić" w:date="2026-10-02T19:57:54Z">
                                      <w:rPr>
                                        <w:rFonts w:ascii="Arial" w:hAnsi="Arial"/>
                                        <w:w w:val="90"/>
                                        <w:sz w:val="22"/>
                                      </w:rPr>
                                    </w:rPrChange>
                                  </w:rPr>
                                  <w:t></w:t>
                                </w:r>
                              </w:ins>
                              <w:ins w:id="758" w:author="Milica Radić" w:date="2026-10-02T19:24:25Z">
                                <w:r>
                                  <w:rPr>
                                    <w:rFonts w:ascii="Arial" w:hAnsi="Arial"/>
                                    <w:spacing w:val="-12"/>
                                    <w:w w:val="90"/>
                                    <w:sz w:val="16"/>
                                    <w:szCs w:val="16"/>
                                    <w:rPrChange w:id="759" w:author="Milica Radić" w:date="2026-10-02T19:57:54Z">
                                      <w:rPr>
                                        <w:rFonts w:ascii="Arial" w:hAnsi="Arial"/>
                                        <w:spacing w:val="-12"/>
                                        <w:w w:val="90"/>
                                        <w:sz w:val="22"/>
                                      </w:rPr>
                                    </w:rPrChange>
                                  </w:rPr>
                                  <w:t xml:space="preserve"> </w:t>
                                </w:r>
                              </w:ins>
                              <w:ins w:id="760" w:author="Milica Radić" w:date="2026-10-02T19:24:25Z">
                                <w:r>
                                  <w:rPr>
                                    <w:rFonts w:ascii="Arial" w:hAnsi="Arial"/>
                                    <w:w w:val="90"/>
                                    <w:sz w:val="16"/>
                                    <w:szCs w:val="16"/>
                                    <w:rPrChange w:id="761" w:author="Milica Radić" w:date="2026-10-02T19:57:54Z">
                                      <w:rPr>
                                        <w:rFonts w:ascii="Arial" w:hAnsi="Arial"/>
                                        <w:w w:val="90"/>
                                        <w:sz w:val="16"/>
                                      </w:rPr>
                                    </w:rPrChange>
                                  </w:rPr>
                                  <w:t>-</w:t>
                                </w:r>
                              </w:ins>
                              <w:ins w:id="762" w:author="Milica Radić" w:date="2026-10-02T19:24:25Z">
                                <w:r>
                                  <w:rPr>
                                    <w:rFonts w:ascii="Arial" w:hAnsi="Arial"/>
                                    <w:spacing w:val="-3"/>
                                    <w:sz w:val="16"/>
                                    <w:szCs w:val="16"/>
                                    <w:rPrChange w:id="763" w:author="Milica Radić" w:date="2026-10-02T19:57:54Z">
                                      <w:rPr>
                                        <w:rFonts w:ascii="Arial" w:hAnsi="Arial"/>
                                        <w:spacing w:val="-3"/>
                                        <w:sz w:val="16"/>
                                      </w:rPr>
                                    </w:rPrChange>
                                  </w:rPr>
                                  <w:t xml:space="preserve"> </w:t>
                                </w:r>
                              </w:ins>
                              <w:ins w:id="764" w:author="Milica Radić" w:date="2026-10-02T19:24:25Z">
                                <w:r>
                                  <w:rPr>
                                    <w:rFonts w:ascii="Arial" w:hAnsi="Arial"/>
                                    <w:w w:val="90"/>
                                    <w:sz w:val="16"/>
                                    <w:szCs w:val="16"/>
                                    <w:rPrChange w:id="765" w:author="Milica Radić" w:date="2026-10-02T19:57:54Z">
                                      <w:rPr>
                                        <w:rFonts w:ascii="Arial" w:hAnsi="Arial"/>
                                        <w:w w:val="90"/>
                                        <w:sz w:val="16"/>
                                      </w:rPr>
                                    </w:rPrChange>
                                  </w:rPr>
                                  <w:t>Студента;</w:t>
                                </w:r>
                              </w:ins>
                              <w:ins w:id="766" w:author="Milica Radić" w:date="2026-10-02T19:24:25Z">
                                <w:r>
                                  <w:rPr>
                                    <w:rFonts w:ascii="Arial" w:hAnsi="Arial"/>
                                    <w:spacing w:val="-2"/>
                                    <w:sz w:val="16"/>
                                    <w:szCs w:val="16"/>
                                    <w:rPrChange w:id="767" w:author="Milica Radić" w:date="2026-10-02T19:57:54Z">
                                      <w:rPr>
                                        <w:rFonts w:ascii="Arial" w:hAnsi="Arial"/>
                                        <w:spacing w:val="-2"/>
                                        <w:sz w:val="16"/>
                                      </w:rPr>
                                    </w:rPrChange>
                                  </w:rPr>
                                  <w:t xml:space="preserve"> </w:t>
                                </w:r>
                              </w:ins>
                              <w:ins w:id="768" w:author="Milica Radić" w:date="2026-10-02T19:24:25Z">
                                <w:r>
                                  <w:rPr>
                                    <w:rFonts w:ascii="Arial" w:hAnsi="Arial"/>
                                    <w:w w:val="90"/>
                                    <w:sz w:val="16"/>
                                    <w:szCs w:val="16"/>
                                    <w:rPrChange w:id="769" w:author="Milica Radić" w:date="2026-10-02T19:57:54Z">
                                      <w:rPr>
                                        <w:rFonts w:ascii="Arial" w:hAnsi="Arial"/>
                                        <w:w w:val="90"/>
                                        <w:sz w:val="22"/>
                                      </w:rPr>
                                    </w:rPrChange>
                                  </w:rPr>
                                  <w:t></w:t>
                                </w:r>
                              </w:ins>
                              <w:ins w:id="770" w:author="Milica Radić" w:date="2026-10-02T19:24:25Z">
                                <w:r>
                                  <w:rPr>
                                    <w:rFonts w:ascii="Arial" w:hAnsi="Arial"/>
                                    <w:spacing w:val="-12"/>
                                    <w:w w:val="90"/>
                                    <w:sz w:val="16"/>
                                    <w:szCs w:val="16"/>
                                    <w:rPrChange w:id="771" w:author="Milica Radić" w:date="2026-10-02T19:57:54Z">
                                      <w:rPr>
                                        <w:rFonts w:ascii="Arial" w:hAnsi="Arial"/>
                                        <w:spacing w:val="-12"/>
                                        <w:w w:val="90"/>
                                        <w:sz w:val="22"/>
                                      </w:rPr>
                                    </w:rPrChange>
                                  </w:rPr>
                                  <w:t xml:space="preserve"> </w:t>
                                </w:r>
                              </w:ins>
                              <w:ins w:id="772" w:author="Milica Radić" w:date="2026-10-02T19:24:25Z">
                                <w:r>
                                  <w:rPr>
                                    <w:rFonts w:ascii="Arial" w:hAnsi="Arial"/>
                                    <w:w w:val="90"/>
                                    <w:sz w:val="16"/>
                                    <w:szCs w:val="16"/>
                                    <w:rPrChange w:id="773" w:author="Milica Radić" w:date="2026-10-02T19:57:54Z">
                                      <w:rPr>
                                        <w:rFonts w:ascii="Arial" w:hAnsi="Arial"/>
                                        <w:w w:val="90"/>
                                        <w:sz w:val="16"/>
                                      </w:rPr>
                                    </w:rPrChange>
                                  </w:rPr>
                                  <w:t>-</w:t>
                                </w:r>
                              </w:ins>
                              <w:ins w:id="774" w:author="Milica Radić" w:date="2026-10-02T19:24:25Z">
                                <w:r>
                                  <w:rPr>
                                    <w:rFonts w:ascii="Arial" w:hAnsi="Arial"/>
                                    <w:spacing w:val="-2"/>
                                    <w:sz w:val="16"/>
                                    <w:szCs w:val="16"/>
                                    <w:rPrChange w:id="775" w:author="Milica Radić" w:date="2026-10-02T19:57:54Z">
                                      <w:rPr>
                                        <w:rFonts w:ascii="Arial" w:hAnsi="Arial"/>
                                        <w:spacing w:val="-2"/>
                                        <w:sz w:val="16"/>
                                      </w:rPr>
                                    </w:rPrChange>
                                  </w:rPr>
                                  <w:t xml:space="preserve"> </w:t>
                                </w:r>
                              </w:ins>
                              <w:ins w:id="776" w:author="Milica Radić" w:date="2026-10-02T19:24:25Z">
                                <w:r>
                                  <w:rPr>
                                    <w:rFonts w:ascii="Arial" w:hAnsi="Arial"/>
                                    <w:spacing w:val="-2"/>
                                    <w:w w:val="90"/>
                                    <w:sz w:val="16"/>
                                    <w:szCs w:val="16"/>
                                    <w:rPrChange w:id="777" w:author="Milica Radić" w:date="2026-10-02T19:57:54Z">
                                      <w:rPr>
                                        <w:rFonts w:ascii="Arial" w:hAnsi="Arial"/>
                                        <w:spacing w:val="-2"/>
                                        <w:w w:val="90"/>
                                        <w:sz w:val="16"/>
                                      </w:rPr>
                                    </w:rPrChange>
                                  </w:rPr>
                                  <w:t>Ментора</w:t>
                                </w:r>
                              </w:ins>
                            </w:p>
                          </w:txbxContent>
                        </wps:txbx>
                        <wps:bodyPr wrap="square" lIns="0" tIns="0" rIns="0" bIns="0" rtlCol="0">
                          <a:noAutofit/>
                        </wps:bodyPr>
                      </wps:wsp>
                    </a:graphicData>
                  </a:graphic>
                </wp:anchor>
              </w:drawing>
            </mc:Choice>
            <mc:Fallback>
              <w:pict>
                <v:shape id="Textbox 8" o:spid="_x0000_s1026" o:spt="202" type="#_x0000_t202" style="position:absolute;left:0pt;margin-left:59pt;margin-top:65.75pt;height:16.1pt;width:398.25pt;mso-position-horizontal-relative:page;mso-wrap-distance-bottom:0pt;mso-wrap-distance-top:0pt;z-index:-251652096;mso-width-relative:page;mso-height-relative:page;" filled="f" stroked="t" coordsize="21600,21600" o:gfxdata="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haV921wAAAAsBAAAP&#10;AAAAAAAAAAEAIAAAACIAAABkcnMvZG93bnJldi54bWxQSwECFAAUAAAACACHTuJA7OSDQeABAADX&#10;AwAADgAAAAAAAAABACAAAAAmAQAAZHJzL2Uyb0RvYy54bWxQSwUGAAAAAAYABgBZAQAAeAUAAAAA&#10;">
                  <v:fill on="f" focussize="0,0"/>
                  <v:stroke weight="0.401259842519685pt" color="#000000" joinstyle="round"/>
                  <v:imagedata o:title=""/>
                  <o:lock v:ext="edit" aspectratio="f"/>
                  <v:textbox inset="0mm,0mm,0mm,0mm">
                    <w:txbxContent>
                      <w:p w14:paraId="0F79062A">
                        <w:pPr>
                          <w:spacing w:before="30"/>
                          <w:ind w:left="38" w:right="0" w:firstLine="0"/>
                          <w:jc w:val="left"/>
                          <w:rPr>
                            <w:ins w:id="778" w:author="Milica Radić" w:date="2026-10-02T19:24:25Z"/>
                            <w:rFonts w:ascii="Arial" w:hAnsi="Arial"/>
                            <w:sz w:val="16"/>
                            <w:szCs w:val="16"/>
                            <w:rPrChange w:id="779" w:author="Milica Radić" w:date="2026-10-02T19:57:54Z">
                              <w:rPr>
                                <w:ins w:id="780" w:author="Milica Radić" w:date="2026-10-02T19:24:25Z"/>
                                <w:rFonts w:ascii="Arial" w:hAnsi="Arial"/>
                                <w:sz w:val="16"/>
                              </w:rPr>
                            </w:rPrChange>
                          </w:rPr>
                        </w:pPr>
                        <w:ins w:id="781" w:author="Milica Radić" w:date="2026-10-02T19:24:25Z">
                          <w:r>
                            <w:rPr>
                              <w:rFonts w:ascii="Arial" w:hAnsi="Arial"/>
                              <w:w w:val="90"/>
                              <w:sz w:val="16"/>
                              <w:szCs w:val="16"/>
                              <w:rPrChange w:id="782" w:author="Milica Radić" w:date="2026-10-02T19:57:54Z">
                                <w:rPr>
                                  <w:rFonts w:ascii="Arial" w:hAnsi="Arial"/>
                                  <w:w w:val="90"/>
                                  <w:sz w:val="16"/>
                                </w:rPr>
                              </w:rPrChange>
                            </w:rPr>
                            <w:t>Примерак</w:t>
                          </w:r>
                        </w:ins>
                        <w:ins w:id="783" w:author="Milica Radić" w:date="2026-10-02T19:24:25Z">
                          <w:r>
                            <w:rPr>
                              <w:rFonts w:ascii="Arial" w:hAnsi="Arial"/>
                              <w:spacing w:val="-3"/>
                              <w:w w:val="90"/>
                              <w:sz w:val="16"/>
                              <w:szCs w:val="16"/>
                              <w:rPrChange w:id="784" w:author="Milica Radić" w:date="2026-10-02T19:57:54Z">
                                <w:rPr>
                                  <w:rFonts w:ascii="Arial" w:hAnsi="Arial"/>
                                  <w:spacing w:val="-3"/>
                                  <w:w w:val="90"/>
                                  <w:sz w:val="16"/>
                                </w:rPr>
                              </w:rPrChange>
                            </w:rPr>
                            <w:t xml:space="preserve"> </w:t>
                          </w:r>
                        </w:ins>
                        <w:ins w:id="785" w:author="Milica Radić" w:date="2026-10-02T19:24:25Z">
                          <w:r>
                            <w:rPr>
                              <w:rFonts w:ascii="Arial" w:hAnsi="Arial"/>
                              <w:w w:val="90"/>
                              <w:sz w:val="16"/>
                              <w:szCs w:val="16"/>
                              <w:rPrChange w:id="786" w:author="Milica Radić" w:date="2026-10-02T19:57:54Z">
                                <w:rPr>
                                  <w:rFonts w:ascii="Arial" w:hAnsi="Arial"/>
                                  <w:w w:val="90"/>
                                  <w:sz w:val="16"/>
                                </w:rPr>
                              </w:rPrChange>
                            </w:rPr>
                            <w:t>за:</w:t>
                          </w:r>
                        </w:ins>
                        <w:ins w:id="787" w:author="Milica Radić" w:date="2026-10-02T19:24:25Z">
                          <w:r>
                            <w:rPr>
                              <w:rFonts w:ascii="Arial" w:hAnsi="Arial"/>
                              <w:spacing w:val="41"/>
                              <w:sz w:val="16"/>
                              <w:szCs w:val="16"/>
                              <w:rPrChange w:id="788" w:author="Milica Radić" w:date="2026-10-02T19:57:54Z">
                                <w:rPr>
                                  <w:rFonts w:ascii="Arial" w:hAnsi="Arial"/>
                                  <w:spacing w:val="41"/>
                                  <w:sz w:val="16"/>
                                </w:rPr>
                              </w:rPrChange>
                            </w:rPr>
                            <w:t xml:space="preserve"> </w:t>
                          </w:r>
                        </w:ins>
                        <w:ins w:id="789" w:author="Milica Radić" w:date="2026-10-02T19:24:25Z">
                          <w:r>
                            <w:rPr>
                              <w:rFonts w:ascii="Arial" w:hAnsi="Arial"/>
                              <w:w w:val="90"/>
                              <w:sz w:val="16"/>
                              <w:szCs w:val="16"/>
                              <w:rPrChange w:id="790" w:author="Milica Radić" w:date="2026-10-02T19:57:54Z">
                                <w:rPr>
                                  <w:rFonts w:ascii="Arial" w:hAnsi="Arial"/>
                                  <w:w w:val="90"/>
                                  <w:sz w:val="22"/>
                                </w:rPr>
                              </w:rPrChange>
                            </w:rPr>
                            <w:t></w:t>
                          </w:r>
                        </w:ins>
                        <w:ins w:id="791" w:author="Milica Radić" w:date="2026-10-02T19:24:25Z">
                          <w:r>
                            <w:rPr>
                              <w:rFonts w:ascii="Arial" w:hAnsi="Arial"/>
                              <w:spacing w:val="-12"/>
                              <w:w w:val="90"/>
                              <w:sz w:val="16"/>
                              <w:szCs w:val="16"/>
                              <w:rPrChange w:id="792" w:author="Milica Radić" w:date="2026-10-02T19:57:54Z">
                                <w:rPr>
                                  <w:rFonts w:ascii="Arial" w:hAnsi="Arial"/>
                                  <w:spacing w:val="-12"/>
                                  <w:w w:val="90"/>
                                  <w:sz w:val="22"/>
                                </w:rPr>
                              </w:rPrChange>
                            </w:rPr>
                            <w:t xml:space="preserve"> </w:t>
                          </w:r>
                        </w:ins>
                        <w:ins w:id="793" w:author="Milica Radić" w:date="2026-10-02T19:24:25Z">
                          <w:r>
                            <w:rPr>
                              <w:rFonts w:ascii="Arial" w:hAnsi="Arial"/>
                              <w:w w:val="90"/>
                              <w:sz w:val="16"/>
                              <w:szCs w:val="16"/>
                              <w:rPrChange w:id="794" w:author="Milica Radić" w:date="2026-10-02T19:57:54Z">
                                <w:rPr>
                                  <w:rFonts w:ascii="Arial" w:hAnsi="Arial"/>
                                  <w:w w:val="90"/>
                                  <w:sz w:val="16"/>
                                </w:rPr>
                              </w:rPrChange>
                            </w:rPr>
                            <w:t>-</w:t>
                          </w:r>
                        </w:ins>
                        <w:ins w:id="795" w:author="Milica Radić" w:date="2026-10-02T19:24:25Z">
                          <w:r>
                            <w:rPr>
                              <w:rFonts w:ascii="Arial" w:hAnsi="Arial"/>
                              <w:spacing w:val="-3"/>
                              <w:sz w:val="16"/>
                              <w:szCs w:val="16"/>
                              <w:rPrChange w:id="796" w:author="Milica Radić" w:date="2026-10-02T19:57:54Z">
                                <w:rPr>
                                  <w:rFonts w:ascii="Arial" w:hAnsi="Arial"/>
                                  <w:spacing w:val="-3"/>
                                  <w:sz w:val="16"/>
                                </w:rPr>
                              </w:rPrChange>
                            </w:rPr>
                            <w:t xml:space="preserve"> </w:t>
                          </w:r>
                        </w:ins>
                        <w:ins w:id="797" w:author="Milica Radić" w:date="2026-10-02T19:24:25Z">
                          <w:r>
                            <w:rPr>
                              <w:rFonts w:ascii="Arial" w:hAnsi="Arial"/>
                              <w:w w:val="90"/>
                              <w:sz w:val="16"/>
                              <w:szCs w:val="16"/>
                              <w:rPrChange w:id="798" w:author="Milica Radić" w:date="2026-10-02T19:57:54Z">
                                <w:rPr>
                                  <w:rFonts w:ascii="Arial" w:hAnsi="Arial"/>
                                  <w:w w:val="90"/>
                                  <w:sz w:val="16"/>
                                </w:rPr>
                              </w:rPrChange>
                            </w:rPr>
                            <w:t>Студента;</w:t>
                          </w:r>
                        </w:ins>
                        <w:ins w:id="799" w:author="Milica Radić" w:date="2026-10-02T19:24:25Z">
                          <w:r>
                            <w:rPr>
                              <w:rFonts w:ascii="Arial" w:hAnsi="Arial"/>
                              <w:spacing w:val="-2"/>
                              <w:sz w:val="16"/>
                              <w:szCs w:val="16"/>
                              <w:rPrChange w:id="800" w:author="Milica Radić" w:date="2026-10-02T19:57:54Z">
                                <w:rPr>
                                  <w:rFonts w:ascii="Arial" w:hAnsi="Arial"/>
                                  <w:spacing w:val="-2"/>
                                  <w:sz w:val="16"/>
                                </w:rPr>
                              </w:rPrChange>
                            </w:rPr>
                            <w:t xml:space="preserve"> </w:t>
                          </w:r>
                        </w:ins>
                        <w:ins w:id="801" w:author="Milica Radić" w:date="2026-10-02T19:24:25Z">
                          <w:r>
                            <w:rPr>
                              <w:rFonts w:ascii="Arial" w:hAnsi="Arial"/>
                              <w:w w:val="90"/>
                              <w:sz w:val="16"/>
                              <w:szCs w:val="16"/>
                              <w:rPrChange w:id="802" w:author="Milica Radić" w:date="2026-10-02T19:57:54Z">
                                <w:rPr>
                                  <w:rFonts w:ascii="Arial" w:hAnsi="Arial"/>
                                  <w:w w:val="90"/>
                                  <w:sz w:val="22"/>
                                </w:rPr>
                              </w:rPrChange>
                            </w:rPr>
                            <w:t></w:t>
                          </w:r>
                        </w:ins>
                        <w:ins w:id="803" w:author="Milica Radić" w:date="2026-10-02T19:24:25Z">
                          <w:r>
                            <w:rPr>
                              <w:rFonts w:ascii="Arial" w:hAnsi="Arial"/>
                              <w:spacing w:val="-12"/>
                              <w:w w:val="90"/>
                              <w:sz w:val="16"/>
                              <w:szCs w:val="16"/>
                              <w:rPrChange w:id="804" w:author="Milica Radić" w:date="2026-10-02T19:57:54Z">
                                <w:rPr>
                                  <w:rFonts w:ascii="Arial" w:hAnsi="Arial"/>
                                  <w:spacing w:val="-12"/>
                                  <w:w w:val="90"/>
                                  <w:sz w:val="22"/>
                                </w:rPr>
                              </w:rPrChange>
                            </w:rPr>
                            <w:t xml:space="preserve"> </w:t>
                          </w:r>
                        </w:ins>
                        <w:ins w:id="805" w:author="Milica Radić" w:date="2026-10-02T19:24:25Z">
                          <w:r>
                            <w:rPr>
                              <w:rFonts w:ascii="Arial" w:hAnsi="Arial"/>
                              <w:w w:val="90"/>
                              <w:sz w:val="16"/>
                              <w:szCs w:val="16"/>
                              <w:rPrChange w:id="806" w:author="Milica Radić" w:date="2026-10-02T19:57:54Z">
                                <w:rPr>
                                  <w:rFonts w:ascii="Arial" w:hAnsi="Arial"/>
                                  <w:w w:val="90"/>
                                  <w:sz w:val="16"/>
                                </w:rPr>
                              </w:rPrChange>
                            </w:rPr>
                            <w:t>-</w:t>
                          </w:r>
                        </w:ins>
                        <w:ins w:id="807" w:author="Milica Radić" w:date="2026-10-02T19:24:25Z">
                          <w:r>
                            <w:rPr>
                              <w:rFonts w:ascii="Arial" w:hAnsi="Arial"/>
                              <w:spacing w:val="-2"/>
                              <w:sz w:val="16"/>
                              <w:szCs w:val="16"/>
                              <w:rPrChange w:id="808" w:author="Milica Radić" w:date="2026-10-02T19:57:54Z">
                                <w:rPr>
                                  <w:rFonts w:ascii="Arial" w:hAnsi="Arial"/>
                                  <w:spacing w:val="-2"/>
                                  <w:sz w:val="16"/>
                                </w:rPr>
                              </w:rPrChange>
                            </w:rPr>
                            <w:t xml:space="preserve"> </w:t>
                          </w:r>
                        </w:ins>
                        <w:ins w:id="809" w:author="Milica Radić" w:date="2026-10-02T19:24:25Z">
                          <w:r>
                            <w:rPr>
                              <w:rFonts w:ascii="Arial" w:hAnsi="Arial"/>
                              <w:spacing w:val="-2"/>
                              <w:w w:val="90"/>
                              <w:sz w:val="16"/>
                              <w:szCs w:val="16"/>
                              <w:rPrChange w:id="810" w:author="Milica Radić" w:date="2026-10-02T19:57:54Z">
                                <w:rPr>
                                  <w:rFonts w:ascii="Arial" w:hAnsi="Arial"/>
                                  <w:spacing w:val="-2"/>
                                  <w:w w:val="90"/>
                                  <w:sz w:val="16"/>
                                </w:rPr>
                              </w:rPrChange>
                            </w:rPr>
                            <w:t>Ментора</w:t>
                          </w:r>
                        </w:ins>
                      </w:p>
                    </w:txbxContent>
                  </v:textbox>
                  <w10:wrap type="topAndBottom"/>
                </v:shape>
              </w:pict>
            </mc:Fallback>
          </mc:AlternateContent>
        </w:r>
      </w:ins>
    </w:p>
    <w:p w14:paraId="6AFC65A7">
      <w:pPr>
        <w:pBdr>
          <w:top w:val="none" w:color="auto" w:sz="0" w:space="0"/>
          <w:left w:val="none" w:color="auto" w:sz="0" w:space="0"/>
          <w:bottom w:val="none" w:color="auto" w:sz="0" w:space="0"/>
          <w:right w:val="none" w:color="auto" w:sz="0" w:space="0"/>
          <w:between w:val="none" w:color="auto" w:sz="0" w:space="0"/>
        </w:pBdr>
        <w:spacing w:before="60"/>
        <w:jc w:val="right"/>
        <w:rPr>
          <w:rFonts w:ascii="Arial" w:hAnsi="Arial" w:eastAsia="Arial" w:cs="Arial"/>
          <w:color w:val="000000"/>
          <w:sz w:val="2"/>
          <w:szCs w:val="2"/>
          <w:lang w:val="sr-Cyrl-RS"/>
        </w:rPr>
        <w:sectPr>
          <w:headerReference r:id="rId7" w:type="default"/>
          <w:pgSz w:w="9979" w:h="14169"/>
          <w:pgMar w:top="1440" w:right="706" w:bottom="1440" w:left="706" w:header="720" w:footer="720" w:gutter="0"/>
          <w:cols w:space="0" w:num="1"/>
          <w:rtlGutter w:val="0"/>
          <w:docGrid w:linePitch="0" w:charSpace="0"/>
        </w:sectPr>
      </w:pPr>
    </w:p>
    <w:p w14:paraId="7D7A355B">
      <w:pPr>
        <w:rPr>
          <w:b/>
          <w:bCs/>
          <w:color w:val="000000"/>
          <w:sz w:val="32"/>
          <w:szCs w:val="32"/>
          <w:lang w:val="sr-Cyrl-RS"/>
          <w:rPrChange w:id="811" w:author="Milan Stojkov" w:date="2026-10-02T11:00:00Z">
            <w:rPr>
              <w:b/>
              <w:bCs/>
              <w:color w:val="000000"/>
              <w:sz w:val="32"/>
              <w:szCs w:val="32"/>
            </w:rPr>
          </w:rPrChange>
        </w:rPr>
      </w:pPr>
      <w:r>
        <w:rPr>
          <w:lang w:val="sr-Cyrl-RS"/>
          <w:rPrChange w:id="812" w:author="Milan Stojkov" w:date="2026-10-02T11:00:00Z">
            <w:rPr/>
          </w:rPrChange>
        </w:rPr>
        <w:br w:type="page"/>
      </w:r>
    </w:p>
    <w:p w14:paraId="545DDE1E">
      <w:pPr>
        <w:keepNext/>
        <w:keepLines/>
        <w:pBdr>
          <w:top w:val="none" w:color="000000" w:sz="0" w:space="0"/>
          <w:left w:val="none" w:color="000000" w:sz="0" w:space="0"/>
          <w:bottom w:val="none" w:color="000000" w:sz="0" w:space="0"/>
          <w:right w:val="none" w:color="000000" w:sz="0" w:space="0"/>
          <w:between w:val="none" w:color="000000" w:sz="0" w:space="0"/>
        </w:pBdr>
        <w:spacing w:before="240" w:line="259" w:lineRule="auto"/>
        <w:ind w:left="720" w:right="43" w:hanging="360"/>
        <w:rPr>
          <w:b/>
          <w:bCs/>
          <w:color w:val="000000"/>
          <w:sz w:val="32"/>
          <w:szCs w:val="32"/>
          <w:lang w:val="sr-Cyrl-RS"/>
          <w:rPrChange w:id="813" w:author="Milan Stojkov" w:date="2026-10-02T11:00:00Z">
            <w:rPr>
              <w:b/>
              <w:bCs/>
              <w:color w:val="000000"/>
              <w:sz w:val="32"/>
              <w:szCs w:val="32"/>
            </w:rPr>
          </w:rPrChange>
        </w:rPr>
      </w:pPr>
      <w:r>
        <w:rPr>
          <w:b/>
          <w:bCs/>
          <w:color w:val="000000"/>
          <w:sz w:val="32"/>
          <w:szCs w:val="32"/>
          <w:lang w:val="sr-Cyrl-RS"/>
          <w:rPrChange w:id="814" w:author="Milan Stojkov" w:date="2026-10-02T11:00:00Z">
            <w:rPr>
              <w:b/>
              <w:bCs/>
              <w:color w:val="000000"/>
              <w:sz w:val="32"/>
              <w:szCs w:val="32"/>
            </w:rPr>
          </w:rPrChange>
        </w:rPr>
        <w:t>САДРЖАЈ</w:t>
      </w:r>
    </w:p>
    <w:p w14:paraId="301EFAB1">
      <w:pPr>
        <w:rPr>
          <w:rFonts w:ascii="Arial" w:hAnsi="Arial" w:cs="Arial"/>
          <w:lang w:val="sr-Cyrl-RS"/>
        </w:rPr>
      </w:pPr>
    </w:p>
    <w:sdt>
      <w:sdtPr>
        <w:rPr>
          <w:rFonts w:ascii="Arial" w:hAnsi="Arial" w:cs="Arial"/>
          <w:lang w:val="sr-Cyrl-RS"/>
        </w:rPr>
        <w:id w:val="490840481"/>
        <w:docPartObj>
          <w:docPartGallery w:val="Table of Contents"/>
          <w:docPartUnique/>
        </w:docPartObj>
      </w:sdtPr>
      <w:sdtEndPr>
        <w:rPr>
          <w:rFonts w:ascii="Arial" w:hAnsi="Arial" w:cs="Arial"/>
          <w:lang w:val="sr-Cyrl-RS"/>
        </w:rPr>
      </w:sdtEndPr>
      <w:sdtContent>
        <w:p w14:paraId="2F843151">
          <w:pPr>
            <w:widowControl w:val="0"/>
            <w:tabs>
              <w:tab w:val="right" w:pos="12000"/>
            </w:tabs>
            <w:spacing w:before="60"/>
            <w:rPr>
              <w:del w:id="815" w:author="Milica Radić" w:date="2026-10-04T15:56:25Z"/>
              <w:rFonts w:ascii="Arial" w:hAnsi="Arial" w:eastAsia="Arial" w:cs="Arial"/>
              <w:b/>
              <w:bCs/>
              <w:color w:val="000000"/>
              <w:sz w:val="22"/>
              <w:szCs w:val="22"/>
              <w:lang w:val="sr-Cyrl-RS"/>
            </w:rPr>
          </w:pPr>
          <w:bookmarkStart w:id="157" w:name="_GoBack"/>
          <w:bookmarkEnd w:id="157"/>
          <w:r>
            <w:rPr>
              <w:rFonts w:ascii="Arial" w:hAnsi="Arial" w:cs="Arial"/>
              <w:lang w:val="sr-Cyrl-RS"/>
            </w:rPr>
            <w:fldChar w:fldCharType="begin"/>
          </w:r>
          <w:r>
            <w:rPr>
              <w:rFonts w:ascii="Arial" w:hAnsi="Arial" w:cs="Arial"/>
              <w:lang w:val="sr-Cyrl-RS"/>
            </w:rPr>
            <w:instrText xml:space="preserve"> TOC \h \u \z \t "Heading 1,1,Heading 2,2,Heading 3,3,"</w:instrText>
          </w:r>
          <w:r>
            <w:rPr>
              <w:rFonts w:ascii="Arial" w:hAnsi="Arial" w:cs="Arial"/>
              <w:lang w:val="sr-Cyrl-RS"/>
            </w:rPr>
            <w:fldChar w:fldCharType="separate"/>
          </w:r>
          <w:del w:id="816" w:author="Milica Radić" w:date="2026-10-04T15:56:25Z">
            <w:r>
              <w:rPr>
                <w:rFonts w:ascii="Arial" w:hAnsi="Arial" w:cs="Arial"/>
                <w:lang w:val="sr-Cyrl-RS"/>
              </w:rPr>
              <w:fldChar w:fldCharType="begin"/>
            </w:r>
          </w:del>
          <w:del w:id="817" w:author="Milica Radić" w:date="2026-10-04T15:56:25Z">
            <w:r>
              <w:rPr>
                <w:rFonts w:ascii="Arial" w:hAnsi="Arial" w:cs="Arial"/>
                <w:lang w:val="sr-Cyrl-RS"/>
              </w:rPr>
              <w:delInstrText xml:space="preserve">HYPERLINK \l "_heading=h.eb3e3ih8rjiv" \h</w:delInstrText>
            </w:r>
          </w:del>
          <w:del w:id="818" w:author="Milica Radić" w:date="2026-10-04T15:56:25Z">
            <w:r>
              <w:rPr>
                <w:rFonts w:ascii="Arial" w:hAnsi="Arial" w:cs="Arial"/>
                <w:lang w:val="sr-Cyrl-RS"/>
              </w:rPr>
              <w:fldChar w:fldCharType="separate"/>
            </w:r>
          </w:del>
          <w:del w:id="819" w:author="Milica Radić" w:date="2026-10-04T15:56:25Z">
            <w:r>
              <w:rPr>
                <w:rFonts w:ascii="Arial" w:hAnsi="Arial" w:cs="Arial"/>
                <w:b/>
                <w:bCs/>
                <w:color w:val="000000"/>
                <w:lang w:val="sr-Cyrl-RS"/>
              </w:rPr>
              <w:delText>1. УВОД</w:delText>
            </w:r>
          </w:del>
          <w:del w:id="820" w:author="Milica Radić" w:date="2026-10-04T15:56:25Z">
            <w:r>
              <w:rPr>
                <w:rFonts w:ascii="Arial" w:hAnsi="Arial" w:cs="Arial"/>
                <w:b/>
                <w:bCs/>
                <w:color w:val="000000"/>
                <w:lang w:val="sr-Cyrl-RS"/>
              </w:rPr>
              <w:tab/>
            </w:r>
          </w:del>
          <w:del w:id="821" w:author="Milica Radić" w:date="2026-10-04T15:56:25Z">
            <w:r>
              <w:rPr>
                <w:rFonts w:ascii="Arial" w:hAnsi="Arial" w:cs="Arial"/>
                <w:b/>
                <w:bCs/>
                <w:color w:val="000000"/>
                <w:lang w:val="sr-Cyrl-RS"/>
              </w:rPr>
              <w:delText>8</w:delText>
            </w:r>
          </w:del>
          <w:del w:id="822" w:author="Milica Radić" w:date="2026-10-04T15:56:25Z">
            <w:r>
              <w:rPr>
                <w:rFonts w:ascii="Arial" w:hAnsi="Arial" w:cs="Arial"/>
                <w:lang w:val="sr-Cyrl-RS"/>
              </w:rPr>
              <w:fldChar w:fldCharType="end"/>
            </w:r>
          </w:del>
        </w:p>
        <w:p w14:paraId="7D64C22B">
          <w:pPr>
            <w:widowControl w:val="0"/>
            <w:tabs>
              <w:tab w:val="right" w:pos="12000"/>
            </w:tabs>
            <w:spacing w:before="60"/>
            <w:rPr>
              <w:del w:id="823" w:author="Milica Radić" w:date="2026-10-04T15:56:25Z"/>
              <w:rFonts w:ascii="Arial" w:hAnsi="Arial" w:eastAsia="Arial" w:cs="Arial"/>
              <w:b/>
              <w:bCs/>
              <w:color w:val="000000"/>
              <w:sz w:val="22"/>
              <w:szCs w:val="22"/>
              <w:lang w:val="sr-Cyrl-RS"/>
            </w:rPr>
          </w:pPr>
          <w:del w:id="824" w:author="Milica Radić" w:date="2026-10-04T15:56:25Z">
            <w:r>
              <w:rPr>
                <w:rFonts w:ascii="Arial" w:hAnsi="Arial" w:cs="Arial"/>
                <w:lang w:val="sr-Cyrl-RS"/>
              </w:rPr>
              <w:fldChar w:fldCharType="begin"/>
            </w:r>
          </w:del>
          <w:del w:id="825" w:author="Milica Radić" w:date="2026-10-04T15:56:25Z">
            <w:r>
              <w:rPr>
                <w:rFonts w:ascii="Arial" w:hAnsi="Arial" w:cs="Arial"/>
                <w:lang w:val="sr-Cyrl-RS"/>
              </w:rPr>
              <w:delInstrText xml:space="preserve">HYPERLINK \l "_heading=" \h</w:delInstrText>
            </w:r>
          </w:del>
          <w:del w:id="826" w:author="Milica Radić" w:date="2026-10-04T15:56:25Z">
            <w:r>
              <w:rPr>
                <w:rFonts w:ascii="Arial" w:hAnsi="Arial" w:cs="Arial"/>
                <w:lang w:val="sr-Cyrl-RS"/>
              </w:rPr>
              <w:fldChar w:fldCharType="separate"/>
            </w:r>
          </w:del>
          <w:del w:id="827" w:author="Milica Radić" w:date="2026-10-04T15:56:25Z">
            <w:r>
              <w:rPr>
                <w:rFonts w:ascii="Arial" w:hAnsi="Arial" w:eastAsia="Arial" w:cs="Arial"/>
                <w:b/>
                <w:bCs/>
                <w:color w:val="000000"/>
                <w:sz w:val="22"/>
                <w:szCs w:val="22"/>
                <w:lang w:val="sr-Cyrl-RS"/>
              </w:rPr>
              <w:delText>2. ТЕОРИЈСКЕ ОСНОВЕ</w:delText>
            </w:r>
          </w:del>
          <w:del w:id="828" w:author="Milica Radić" w:date="2026-10-04T15:56:25Z">
            <w:r>
              <w:rPr>
                <w:rFonts w:ascii="Arial" w:hAnsi="Arial" w:eastAsia="Arial" w:cs="Arial"/>
                <w:b/>
                <w:bCs/>
                <w:color w:val="000000"/>
                <w:sz w:val="22"/>
                <w:szCs w:val="22"/>
                <w:lang w:val="sr-Cyrl-RS"/>
              </w:rPr>
              <w:tab/>
            </w:r>
          </w:del>
          <w:del w:id="829" w:author="Milica Radić" w:date="2026-10-04T15:56:25Z">
            <w:r>
              <w:rPr>
                <w:rFonts w:ascii="Arial" w:hAnsi="Arial" w:eastAsia="Arial" w:cs="Arial"/>
                <w:b/>
                <w:bCs/>
                <w:color w:val="000000"/>
                <w:sz w:val="22"/>
                <w:szCs w:val="22"/>
                <w:lang w:val="sr-Cyrl-RS"/>
              </w:rPr>
              <w:delText>8</w:delText>
            </w:r>
          </w:del>
          <w:del w:id="830" w:author="Milica Radić" w:date="2026-10-04T15:56:25Z">
            <w:r>
              <w:rPr>
                <w:rFonts w:ascii="Arial" w:hAnsi="Arial" w:cs="Arial"/>
                <w:lang w:val="sr-Cyrl-RS"/>
              </w:rPr>
              <w:fldChar w:fldCharType="end"/>
            </w:r>
          </w:del>
        </w:p>
        <w:p w14:paraId="1D79F258">
          <w:pPr>
            <w:widowControl w:val="0"/>
            <w:tabs>
              <w:tab w:val="right" w:pos="12000"/>
            </w:tabs>
            <w:spacing w:before="60"/>
            <w:ind w:left="360"/>
            <w:rPr>
              <w:del w:id="831" w:author="Milica Radić" w:date="2026-10-04T15:56:25Z"/>
              <w:rFonts w:ascii="Arial" w:hAnsi="Arial" w:eastAsia="Arial" w:cs="Arial"/>
              <w:color w:val="000000"/>
              <w:sz w:val="22"/>
              <w:szCs w:val="22"/>
              <w:lang w:val="sr-Cyrl-RS"/>
            </w:rPr>
          </w:pPr>
          <w:del w:id="832" w:author="Milica Radić" w:date="2026-10-04T15:56:25Z">
            <w:r>
              <w:rPr>
                <w:rFonts w:ascii="Arial" w:hAnsi="Arial" w:cs="Arial"/>
                <w:lang w:val="sr-Cyrl-RS"/>
              </w:rPr>
              <w:fldChar w:fldCharType="begin"/>
            </w:r>
          </w:del>
          <w:del w:id="833" w:author="Milica Radić" w:date="2026-10-04T15:56:25Z">
            <w:r>
              <w:rPr>
                <w:rFonts w:ascii="Arial" w:hAnsi="Arial" w:cs="Arial"/>
                <w:lang w:val="sr-Cyrl-RS"/>
              </w:rPr>
              <w:delInstrText xml:space="preserve">HYPERLINK \l "_heading=h.5vsmz925g1hi" \h</w:delInstrText>
            </w:r>
          </w:del>
          <w:del w:id="834" w:author="Milica Radić" w:date="2026-10-04T15:56:25Z">
            <w:r>
              <w:rPr>
                <w:rFonts w:ascii="Arial" w:hAnsi="Arial" w:cs="Arial"/>
                <w:lang w:val="sr-Cyrl-RS"/>
              </w:rPr>
              <w:fldChar w:fldCharType="separate"/>
            </w:r>
          </w:del>
          <w:del w:id="835" w:author="Milica Radić" w:date="2026-10-04T15:56:25Z">
            <w:r>
              <w:rPr>
                <w:rFonts w:ascii="Arial" w:hAnsi="Arial" w:cs="Arial"/>
                <w:color w:val="000000"/>
                <w:lang w:val="sr-Cyrl-RS"/>
              </w:rPr>
              <w:delText xml:space="preserve">2.1. </w:delText>
            </w:r>
          </w:del>
          <w:del w:id="836" w:author="Milica Radić" w:date="2026-10-04T15:56:25Z">
            <w:r>
              <w:rPr>
                <w:rFonts w:ascii="Arial" w:hAnsi="Arial" w:cs="Arial"/>
                <w:lang w:val="sr-Cyrl-RS"/>
              </w:rPr>
              <w:fldChar w:fldCharType="end"/>
            </w:r>
          </w:del>
          <w:del w:id="837" w:author="Milica Radić" w:date="2026-10-04T15:56:25Z">
            <w:r>
              <w:rPr>
                <w:rFonts w:ascii="Arial" w:hAnsi="Arial" w:cs="Arial"/>
                <w:lang w:val="sr-Cyrl-RS"/>
              </w:rPr>
              <w:fldChar w:fldCharType="begin"/>
            </w:r>
          </w:del>
          <w:del w:id="838" w:author="Milica Radić" w:date="2026-10-04T15:56:25Z">
            <w:r>
              <w:rPr>
                <w:rFonts w:ascii="Arial" w:hAnsi="Arial" w:cs="Arial"/>
                <w:lang w:val="sr-Cyrl-RS"/>
              </w:rPr>
              <w:delInstrText xml:space="preserve">HYPERLINK \l "_heading=h.5vsmz925g1hi" \h</w:delInstrText>
            </w:r>
          </w:del>
          <w:del w:id="839" w:author="Milica Radić" w:date="2026-10-04T15:56:25Z">
            <w:r>
              <w:rPr>
                <w:rFonts w:ascii="Arial" w:hAnsi="Arial" w:cs="Arial"/>
                <w:lang w:val="sr-Cyrl-RS"/>
              </w:rPr>
              <w:fldChar w:fldCharType="separate"/>
            </w:r>
          </w:del>
          <w:del w:id="840" w:author="Milica Radić" w:date="2026-10-04T15:56:25Z">
            <w:r>
              <w:rPr>
                <w:rFonts w:ascii="Arial" w:hAnsi="Arial" w:cs="Arial"/>
                <w:i/>
                <w:iCs/>
                <w:color w:val="000000"/>
                <w:lang w:val="sr-Cyrl-RS"/>
              </w:rPr>
              <w:delText xml:space="preserve">Overlay </w:delText>
            </w:r>
          </w:del>
          <w:del w:id="841" w:author="Milica Radić" w:date="2026-10-04T15:56:25Z">
            <w:r>
              <w:rPr>
                <w:rFonts w:ascii="Arial" w:hAnsi="Arial" w:cs="Arial"/>
                <w:lang w:val="sr-Cyrl-RS"/>
              </w:rPr>
              <w:fldChar w:fldCharType="end"/>
            </w:r>
          </w:del>
          <w:del w:id="842" w:author="Milica Radić" w:date="2026-10-04T15:56:25Z">
            <w:r>
              <w:rPr>
                <w:rFonts w:ascii="Arial" w:hAnsi="Arial" w:cs="Arial"/>
                <w:lang w:val="sr-Cyrl-RS"/>
              </w:rPr>
              <w:fldChar w:fldCharType="begin"/>
            </w:r>
          </w:del>
          <w:del w:id="843" w:author="Milica Radić" w:date="2026-10-04T15:56:25Z">
            <w:r>
              <w:rPr>
                <w:rFonts w:ascii="Arial" w:hAnsi="Arial" w:cs="Arial"/>
                <w:lang w:val="sr-Cyrl-RS"/>
              </w:rPr>
              <w:delInstrText xml:space="preserve">HYPERLINK \l "_heading=h.5vsmz925g1hi" \h</w:delInstrText>
            </w:r>
          </w:del>
          <w:del w:id="844" w:author="Milica Radić" w:date="2026-10-04T15:56:25Z">
            <w:r>
              <w:rPr>
                <w:rFonts w:ascii="Arial" w:hAnsi="Arial" w:cs="Arial"/>
                <w:lang w:val="sr-Cyrl-RS"/>
              </w:rPr>
              <w:fldChar w:fldCharType="separate"/>
            </w:r>
          </w:del>
          <w:del w:id="845" w:author="Milica Radić" w:date="2026-10-04T15:56:25Z">
            <w:r>
              <w:rPr>
                <w:rFonts w:ascii="Arial" w:hAnsi="Arial" w:cs="Arial"/>
                <w:color w:val="000000"/>
                <w:lang w:val="sr-Cyrl-RS"/>
              </w:rPr>
              <w:delText xml:space="preserve">мреже и </w:delText>
            </w:r>
          </w:del>
          <w:del w:id="846" w:author="Milica Radić" w:date="2026-10-04T15:56:25Z">
            <w:r>
              <w:rPr>
                <w:rFonts w:ascii="Arial" w:hAnsi="Arial" w:cs="Arial"/>
                <w:lang w:val="sr-Cyrl-RS"/>
              </w:rPr>
              <w:fldChar w:fldCharType="end"/>
            </w:r>
          </w:del>
          <w:del w:id="847" w:author="Milica Radić" w:date="2026-10-04T15:56:25Z">
            <w:r>
              <w:rPr>
                <w:rFonts w:ascii="Arial" w:hAnsi="Arial" w:cs="Arial"/>
                <w:lang w:val="sr-Cyrl-RS"/>
              </w:rPr>
              <w:fldChar w:fldCharType="begin"/>
            </w:r>
          </w:del>
          <w:del w:id="848" w:author="Milica Radić" w:date="2026-10-04T15:56:25Z">
            <w:r>
              <w:rPr>
                <w:rFonts w:ascii="Arial" w:hAnsi="Arial" w:cs="Arial"/>
                <w:lang w:val="sr-Cyrl-RS"/>
              </w:rPr>
              <w:delInstrText xml:space="preserve">HYPERLINK \l "_heading=h.5vsmz925g1hi" \h</w:delInstrText>
            </w:r>
          </w:del>
          <w:del w:id="849" w:author="Milica Radić" w:date="2026-10-04T15:56:25Z">
            <w:r>
              <w:rPr>
                <w:rFonts w:ascii="Arial" w:hAnsi="Arial" w:cs="Arial"/>
                <w:lang w:val="sr-Cyrl-RS"/>
              </w:rPr>
              <w:fldChar w:fldCharType="separate"/>
            </w:r>
          </w:del>
          <w:del w:id="850" w:author="Milica Radić" w:date="2026-10-04T15:56:25Z">
            <w:r>
              <w:rPr>
                <w:rFonts w:ascii="Arial" w:hAnsi="Arial" w:cs="Arial"/>
                <w:i/>
                <w:iCs/>
                <w:color w:val="000000"/>
                <w:lang w:val="sr-Cyrl-RS"/>
              </w:rPr>
              <w:delText xml:space="preserve">gossip </w:delText>
            </w:r>
          </w:del>
          <w:del w:id="851" w:author="Milica Radić" w:date="2026-10-04T15:56:25Z">
            <w:r>
              <w:rPr>
                <w:rFonts w:ascii="Arial" w:hAnsi="Arial" w:cs="Arial"/>
                <w:lang w:val="sr-Cyrl-RS"/>
              </w:rPr>
              <w:fldChar w:fldCharType="end"/>
            </w:r>
          </w:del>
          <w:del w:id="852" w:author="Milica Radić" w:date="2026-10-04T15:56:25Z">
            <w:r>
              <w:rPr>
                <w:rFonts w:ascii="Arial" w:hAnsi="Arial" w:cs="Arial"/>
                <w:lang w:val="sr-Cyrl-RS"/>
              </w:rPr>
              <w:fldChar w:fldCharType="begin"/>
            </w:r>
          </w:del>
          <w:del w:id="853" w:author="Milica Radić" w:date="2026-10-04T15:56:25Z">
            <w:r>
              <w:rPr>
                <w:rFonts w:ascii="Arial" w:hAnsi="Arial" w:cs="Arial"/>
                <w:lang w:val="sr-Cyrl-RS"/>
              </w:rPr>
              <w:delInstrText xml:space="preserve">HYPERLINK \l "_heading=h.5vsmz925g1hi" \h</w:delInstrText>
            </w:r>
          </w:del>
          <w:del w:id="854" w:author="Milica Radić" w:date="2026-10-04T15:56:25Z">
            <w:r>
              <w:rPr>
                <w:rFonts w:ascii="Arial" w:hAnsi="Arial" w:cs="Arial"/>
                <w:lang w:val="sr-Cyrl-RS"/>
              </w:rPr>
              <w:fldChar w:fldCharType="separate"/>
            </w:r>
          </w:del>
          <w:del w:id="855" w:author="Milica Radić" w:date="2026-10-04T15:56:25Z">
            <w:r>
              <w:rPr>
                <w:rFonts w:ascii="Arial" w:hAnsi="Arial" w:cs="Arial"/>
                <w:color w:val="000000"/>
                <w:lang w:val="sr-Cyrl-RS"/>
              </w:rPr>
              <w:delText>протоколи</w:delText>
            </w:r>
          </w:del>
          <w:del w:id="856" w:author="Milica Radić" w:date="2026-10-04T15:56:25Z">
            <w:r>
              <w:rPr>
                <w:rFonts w:ascii="Arial" w:hAnsi="Arial" w:cs="Arial"/>
                <w:color w:val="000000"/>
                <w:lang w:val="sr-Cyrl-RS"/>
              </w:rPr>
              <w:tab/>
            </w:r>
          </w:del>
          <w:del w:id="857" w:author="Milica Radić" w:date="2026-10-04T15:56:25Z">
            <w:r>
              <w:rPr>
                <w:rFonts w:ascii="Arial" w:hAnsi="Arial" w:cs="Arial"/>
                <w:color w:val="000000"/>
                <w:lang w:val="sr-Cyrl-RS"/>
              </w:rPr>
              <w:delText>9</w:delText>
            </w:r>
          </w:del>
          <w:del w:id="858" w:author="Milica Radić" w:date="2026-10-04T15:56:25Z">
            <w:r>
              <w:rPr>
                <w:rFonts w:ascii="Arial" w:hAnsi="Arial" w:cs="Arial"/>
                <w:lang w:val="sr-Cyrl-RS"/>
              </w:rPr>
              <w:fldChar w:fldCharType="end"/>
            </w:r>
          </w:del>
        </w:p>
        <w:p w14:paraId="6A52E438">
          <w:pPr>
            <w:widowControl w:val="0"/>
            <w:tabs>
              <w:tab w:val="right" w:pos="12000"/>
            </w:tabs>
            <w:spacing w:before="60"/>
            <w:ind w:left="360"/>
            <w:rPr>
              <w:del w:id="859" w:author="Milica Radić" w:date="2026-10-04T15:56:25Z"/>
              <w:rFonts w:ascii="Arial" w:hAnsi="Arial" w:eastAsia="Arial" w:cs="Arial"/>
              <w:color w:val="000000"/>
              <w:sz w:val="22"/>
              <w:szCs w:val="22"/>
              <w:lang w:val="sr-Cyrl-RS"/>
            </w:rPr>
          </w:pPr>
          <w:del w:id="860" w:author="Milica Radić" w:date="2026-10-04T15:56:25Z">
            <w:r>
              <w:rPr>
                <w:rFonts w:ascii="Arial" w:hAnsi="Arial" w:cs="Arial"/>
                <w:lang w:val="sr-Cyrl-RS"/>
              </w:rPr>
              <w:fldChar w:fldCharType="begin"/>
            </w:r>
          </w:del>
          <w:del w:id="861" w:author="Milica Radić" w:date="2026-10-04T15:56:25Z">
            <w:r>
              <w:rPr>
                <w:rFonts w:ascii="Arial" w:hAnsi="Arial" w:cs="Arial"/>
                <w:lang w:val="sr-Cyrl-RS"/>
              </w:rPr>
              <w:delInstrText xml:space="preserve">HYPERLINK \l "_heading=h.e9ybhni8zu64" \h</w:delInstrText>
            </w:r>
          </w:del>
          <w:del w:id="862" w:author="Milica Radić" w:date="2026-10-04T15:56:25Z">
            <w:r>
              <w:rPr>
                <w:rFonts w:ascii="Arial" w:hAnsi="Arial" w:cs="Arial"/>
                <w:lang w:val="sr-Cyrl-RS"/>
              </w:rPr>
              <w:fldChar w:fldCharType="separate"/>
            </w:r>
          </w:del>
          <w:del w:id="863" w:author="Milica Radić" w:date="2026-10-04T15:56:25Z">
            <w:r>
              <w:rPr>
                <w:rFonts w:ascii="Arial" w:hAnsi="Arial" w:cs="Arial"/>
                <w:color w:val="000000"/>
                <w:lang w:val="sr-Cyrl-RS"/>
              </w:rPr>
              <w:delText xml:space="preserve">2.2. </w:delText>
            </w:r>
          </w:del>
          <w:del w:id="864" w:author="Milica Radić" w:date="2026-10-04T15:56:25Z">
            <w:r>
              <w:rPr>
                <w:rFonts w:ascii="Arial" w:hAnsi="Arial" w:cs="Arial"/>
                <w:lang w:val="sr-Cyrl-RS"/>
              </w:rPr>
              <w:fldChar w:fldCharType="end"/>
            </w:r>
          </w:del>
          <w:del w:id="865" w:author="Milica Radić" w:date="2026-10-04T15:56:25Z">
            <w:r>
              <w:rPr>
                <w:rFonts w:ascii="Arial" w:hAnsi="Arial" w:cs="Arial"/>
                <w:lang w:val="sr-Cyrl-RS"/>
              </w:rPr>
              <w:fldChar w:fldCharType="begin"/>
            </w:r>
          </w:del>
          <w:del w:id="866" w:author="Milica Radić" w:date="2026-10-04T15:56:25Z">
            <w:r>
              <w:rPr>
                <w:rFonts w:ascii="Arial" w:hAnsi="Arial" w:cs="Arial"/>
                <w:lang w:val="sr-Cyrl-RS"/>
              </w:rPr>
              <w:delInstrText xml:space="preserve">HYPERLINK \l "_heading=h.e9ybhni8zu64" \h</w:delInstrText>
            </w:r>
          </w:del>
          <w:del w:id="867" w:author="Milica Radić" w:date="2026-10-04T15:56:25Z">
            <w:r>
              <w:rPr>
                <w:rFonts w:ascii="Arial" w:hAnsi="Arial" w:cs="Arial"/>
                <w:lang w:val="sr-Cyrl-RS"/>
              </w:rPr>
              <w:fldChar w:fldCharType="separate"/>
            </w:r>
          </w:del>
          <w:del w:id="868" w:author="Milica Radić" w:date="2026-10-04T15:56:25Z">
            <w:r>
              <w:rPr>
                <w:rFonts w:ascii="Arial" w:hAnsi="Arial" w:cs="Arial"/>
                <w:i/>
                <w:iCs/>
                <w:color w:val="000000"/>
                <w:lang w:val="sr-Cyrl-RS"/>
              </w:rPr>
              <w:delText xml:space="preserve">Sybil </w:delText>
            </w:r>
          </w:del>
          <w:del w:id="869" w:author="Milica Radić" w:date="2026-10-04T15:56:25Z">
            <w:r>
              <w:rPr>
                <w:rFonts w:ascii="Arial" w:hAnsi="Arial" w:cs="Arial"/>
                <w:lang w:val="sr-Cyrl-RS"/>
              </w:rPr>
              <w:fldChar w:fldCharType="end"/>
            </w:r>
          </w:del>
          <w:del w:id="870" w:author="Milica Radić" w:date="2026-10-04T15:56:25Z">
            <w:r>
              <w:rPr>
                <w:rFonts w:ascii="Arial" w:hAnsi="Arial" w:cs="Arial"/>
                <w:lang w:val="sr-Cyrl-RS"/>
              </w:rPr>
              <w:fldChar w:fldCharType="begin"/>
            </w:r>
          </w:del>
          <w:del w:id="871" w:author="Milica Radić" w:date="2026-10-04T15:56:25Z">
            <w:r>
              <w:rPr>
                <w:rFonts w:ascii="Arial" w:hAnsi="Arial" w:cs="Arial"/>
                <w:lang w:val="sr-Cyrl-RS"/>
              </w:rPr>
              <w:delInstrText xml:space="preserve">HYPERLINK \l "_heading=h.e9ybhni8zu64" \h</w:delInstrText>
            </w:r>
          </w:del>
          <w:del w:id="872" w:author="Milica Radić" w:date="2026-10-04T15:56:25Z">
            <w:r>
              <w:rPr>
                <w:rFonts w:ascii="Arial" w:hAnsi="Arial" w:cs="Arial"/>
                <w:lang w:val="sr-Cyrl-RS"/>
              </w:rPr>
              <w:fldChar w:fldCharType="separate"/>
            </w:r>
          </w:del>
          <w:del w:id="873" w:author="Milica Radić" w:date="2026-10-04T15:56:25Z">
            <w:r>
              <w:rPr>
                <w:rFonts w:ascii="Arial" w:hAnsi="Arial" w:cs="Arial"/>
                <w:color w:val="000000"/>
                <w:lang w:val="sr-Cyrl-RS"/>
              </w:rPr>
              <w:delText>напади</w:delText>
            </w:r>
          </w:del>
          <w:del w:id="874" w:author="Milica Radić" w:date="2026-10-04T15:56:25Z">
            <w:r>
              <w:rPr>
                <w:rFonts w:ascii="Arial" w:hAnsi="Arial" w:cs="Arial"/>
                <w:color w:val="000000"/>
                <w:lang w:val="sr-Cyrl-RS"/>
              </w:rPr>
              <w:tab/>
            </w:r>
          </w:del>
          <w:del w:id="875" w:author="Milica Radić" w:date="2026-10-04T15:56:25Z">
            <w:r>
              <w:rPr>
                <w:rFonts w:ascii="Arial" w:hAnsi="Arial" w:cs="Arial"/>
                <w:color w:val="000000"/>
                <w:lang w:val="sr-Cyrl-RS"/>
              </w:rPr>
              <w:delText>9</w:delText>
            </w:r>
          </w:del>
          <w:del w:id="876" w:author="Milica Radić" w:date="2026-10-04T15:56:25Z">
            <w:r>
              <w:rPr>
                <w:rFonts w:ascii="Arial" w:hAnsi="Arial" w:cs="Arial"/>
                <w:lang w:val="sr-Cyrl-RS"/>
              </w:rPr>
              <w:fldChar w:fldCharType="end"/>
            </w:r>
          </w:del>
        </w:p>
        <w:p w14:paraId="090A38C6">
          <w:pPr>
            <w:widowControl w:val="0"/>
            <w:tabs>
              <w:tab w:val="right" w:pos="12000"/>
            </w:tabs>
            <w:spacing w:before="60"/>
            <w:ind w:left="360"/>
            <w:rPr>
              <w:del w:id="877" w:author="Milica Radić" w:date="2026-10-04T15:56:25Z"/>
              <w:rFonts w:ascii="Arial" w:hAnsi="Arial" w:eastAsia="Arial" w:cs="Arial"/>
              <w:color w:val="000000"/>
              <w:sz w:val="22"/>
              <w:szCs w:val="22"/>
              <w:lang w:val="sr-Cyrl-RS"/>
            </w:rPr>
          </w:pPr>
          <w:del w:id="878" w:author="Milica Radić" w:date="2026-10-04T15:56:25Z">
            <w:r>
              <w:rPr>
                <w:rFonts w:ascii="Arial" w:hAnsi="Arial" w:cs="Arial"/>
                <w:lang w:val="sr-Cyrl-RS"/>
              </w:rPr>
              <w:fldChar w:fldCharType="begin"/>
            </w:r>
          </w:del>
          <w:del w:id="879" w:author="Milica Radić" w:date="2026-10-04T15:56:25Z">
            <w:r>
              <w:rPr>
                <w:rFonts w:ascii="Arial" w:hAnsi="Arial" w:cs="Arial"/>
                <w:lang w:val="sr-Cyrl-RS"/>
              </w:rPr>
              <w:delInstrText xml:space="preserve">HYPERLINK \l "_heading=" \h</w:delInstrText>
            </w:r>
          </w:del>
          <w:del w:id="880" w:author="Milica Radić" w:date="2026-10-04T15:56:25Z">
            <w:r>
              <w:rPr>
                <w:rFonts w:ascii="Arial" w:hAnsi="Arial" w:cs="Arial"/>
                <w:lang w:val="sr-Cyrl-RS"/>
              </w:rPr>
              <w:fldChar w:fldCharType="separate"/>
            </w:r>
          </w:del>
          <w:del w:id="881" w:author="Milica Radić" w:date="2026-10-04T15:56:25Z">
            <w:r>
              <w:rPr>
                <w:rFonts w:ascii="Arial" w:hAnsi="Arial" w:eastAsia="Arial" w:cs="Arial"/>
                <w:color w:val="000000"/>
                <w:sz w:val="22"/>
                <w:szCs w:val="22"/>
                <w:lang w:val="sr-Cyrl-RS"/>
              </w:rPr>
              <w:delText xml:space="preserve">2.3. </w:delText>
            </w:r>
          </w:del>
          <w:del w:id="882" w:author="Milica Radić" w:date="2026-10-04T15:56:25Z">
            <w:r>
              <w:rPr>
                <w:rFonts w:ascii="Arial" w:hAnsi="Arial" w:cs="Arial"/>
                <w:lang w:val="sr-Cyrl-RS"/>
              </w:rPr>
              <w:fldChar w:fldCharType="end"/>
            </w:r>
          </w:del>
          <w:del w:id="883" w:author="Milica Radić" w:date="2026-10-04T15:56:25Z">
            <w:r>
              <w:rPr>
                <w:rFonts w:ascii="Arial" w:hAnsi="Arial" w:cs="Arial"/>
                <w:lang w:val="sr-Cyrl-RS"/>
              </w:rPr>
              <w:fldChar w:fldCharType="begin"/>
            </w:r>
          </w:del>
          <w:del w:id="884" w:author="Milica Radić" w:date="2026-10-04T15:56:25Z">
            <w:r>
              <w:rPr>
                <w:rFonts w:ascii="Arial" w:hAnsi="Arial" w:cs="Arial"/>
                <w:lang w:val="sr-Cyrl-RS"/>
              </w:rPr>
              <w:delInstrText xml:space="preserve">HYPERLINK \l "_heading=" \h</w:delInstrText>
            </w:r>
          </w:del>
          <w:del w:id="885" w:author="Milica Radić" w:date="2026-10-04T15:56:25Z">
            <w:r>
              <w:rPr>
                <w:rFonts w:ascii="Arial" w:hAnsi="Arial" w:cs="Arial"/>
                <w:lang w:val="sr-Cyrl-RS"/>
              </w:rPr>
              <w:fldChar w:fldCharType="separate"/>
            </w:r>
          </w:del>
          <w:del w:id="886" w:author="Milica Radić" w:date="2026-10-04T15:56:25Z">
            <w:r>
              <w:rPr>
                <w:rFonts w:ascii="Arial" w:hAnsi="Arial" w:eastAsia="Arial" w:cs="Arial"/>
                <w:i/>
                <w:iCs/>
                <w:color w:val="000000"/>
                <w:sz w:val="22"/>
                <w:szCs w:val="22"/>
                <w:lang w:val="sr-Cyrl-RS"/>
              </w:rPr>
              <w:delText xml:space="preserve">Eclipse </w:delText>
            </w:r>
          </w:del>
          <w:del w:id="887" w:author="Milica Radić" w:date="2026-10-04T15:56:25Z">
            <w:r>
              <w:rPr>
                <w:rFonts w:ascii="Arial" w:hAnsi="Arial" w:cs="Arial"/>
                <w:lang w:val="sr-Cyrl-RS"/>
              </w:rPr>
              <w:fldChar w:fldCharType="end"/>
            </w:r>
          </w:del>
          <w:del w:id="888" w:author="Milica Radić" w:date="2026-10-04T15:56:25Z">
            <w:r>
              <w:rPr>
                <w:rFonts w:ascii="Arial" w:hAnsi="Arial" w:cs="Arial"/>
                <w:lang w:val="sr-Cyrl-RS"/>
              </w:rPr>
              <w:fldChar w:fldCharType="begin"/>
            </w:r>
          </w:del>
          <w:del w:id="889" w:author="Milica Radić" w:date="2026-10-04T15:56:25Z">
            <w:r>
              <w:rPr>
                <w:rFonts w:ascii="Arial" w:hAnsi="Arial" w:cs="Arial"/>
                <w:lang w:val="sr-Cyrl-RS"/>
              </w:rPr>
              <w:delInstrText xml:space="preserve">HYPERLINK \l "_heading=" \h</w:delInstrText>
            </w:r>
          </w:del>
          <w:del w:id="890" w:author="Milica Radić" w:date="2026-10-04T15:56:25Z">
            <w:r>
              <w:rPr>
                <w:rFonts w:ascii="Arial" w:hAnsi="Arial" w:cs="Arial"/>
                <w:lang w:val="sr-Cyrl-RS"/>
              </w:rPr>
              <w:fldChar w:fldCharType="separate"/>
            </w:r>
          </w:del>
          <w:del w:id="891" w:author="Milica Radić" w:date="2026-10-04T15:56:25Z">
            <w:r>
              <w:rPr>
                <w:rFonts w:ascii="Arial" w:hAnsi="Arial" w:eastAsia="Arial" w:cs="Arial"/>
                <w:color w:val="000000"/>
                <w:sz w:val="22"/>
                <w:szCs w:val="22"/>
                <w:lang w:val="sr-Cyrl-RS"/>
              </w:rPr>
              <w:delText>напад</w:delText>
            </w:r>
          </w:del>
          <w:del w:id="892" w:author="Milica Radić" w:date="2026-10-04T15:56:25Z">
            <w:r>
              <w:rPr>
                <w:rFonts w:ascii="Arial" w:hAnsi="Arial" w:eastAsia="Arial" w:cs="Arial"/>
                <w:color w:val="000000"/>
                <w:sz w:val="22"/>
                <w:szCs w:val="22"/>
                <w:lang w:val="sr-Cyrl-RS"/>
              </w:rPr>
              <w:tab/>
            </w:r>
          </w:del>
          <w:del w:id="893" w:author="Milica Radić" w:date="2026-10-04T15:56:25Z">
            <w:r>
              <w:rPr>
                <w:rFonts w:ascii="Arial" w:hAnsi="Arial" w:eastAsia="Arial" w:cs="Arial"/>
                <w:color w:val="000000"/>
                <w:sz w:val="22"/>
                <w:szCs w:val="22"/>
                <w:lang w:val="sr-Cyrl-RS"/>
              </w:rPr>
              <w:delText>10</w:delText>
            </w:r>
          </w:del>
          <w:del w:id="894" w:author="Milica Radić" w:date="2026-10-04T15:56:25Z">
            <w:r>
              <w:rPr>
                <w:rFonts w:ascii="Arial" w:hAnsi="Arial" w:cs="Arial"/>
                <w:lang w:val="sr-Cyrl-RS"/>
              </w:rPr>
              <w:fldChar w:fldCharType="end"/>
            </w:r>
          </w:del>
        </w:p>
        <w:p w14:paraId="6830C424">
          <w:pPr>
            <w:widowControl w:val="0"/>
            <w:tabs>
              <w:tab w:val="right" w:pos="12000"/>
            </w:tabs>
            <w:spacing w:before="60"/>
            <w:ind w:left="360"/>
            <w:rPr>
              <w:del w:id="895" w:author="Milica Radić" w:date="2026-10-04T15:56:25Z"/>
              <w:rFonts w:ascii="Arial" w:hAnsi="Arial" w:eastAsia="Arial" w:cs="Arial"/>
              <w:color w:val="000000"/>
              <w:sz w:val="22"/>
              <w:szCs w:val="22"/>
              <w:lang w:val="sr-Cyrl-RS"/>
            </w:rPr>
          </w:pPr>
          <w:del w:id="896" w:author="Milica Radić" w:date="2026-10-04T15:56:25Z">
            <w:r>
              <w:rPr>
                <w:rFonts w:ascii="Arial" w:hAnsi="Arial" w:cs="Arial"/>
                <w:lang w:val="sr-Cyrl-RS"/>
              </w:rPr>
              <w:fldChar w:fldCharType="begin"/>
            </w:r>
          </w:del>
          <w:del w:id="897" w:author="Milica Radić" w:date="2026-10-04T15:56:25Z">
            <w:r>
              <w:rPr>
                <w:rFonts w:ascii="Arial" w:hAnsi="Arial" w:cs="Arial"/>
                <w:lang w:val="sr-Cyrl-RS"/>
              </w:rPr>
              <w:delInstrText xml:space="preserve">HYPERLINK \l "_heading=" \h</w:delInstrText>
            </w:r>
          </w:del>
          <w:del w:id="898" w:author="Milica Radić" w:date="2026-10-04T15:56:25Z">
            <w:r>
              <w:rPr>
                <w:rFonts w:ascii="Arial" w:hAnsi="Arial" w:cs="Arial"/>
                <w:lang w:val="sr-Cyrl-RS"/>
              </w:rPr>
              <w:fldChar w:fldCharType="separate"/>
            </w:r>
          </w:del>
          <w:del w:id="899" w:author="Milica Radić" w:date="2026-10-04T15:56:25Z">
            <w:r>
              <w:rPr>
                <w:rFonts w:ascii="Arial" w:hAnsi="Arial" w:eastAsia="Arial" w:cs="Arial"/>
                <w:color w:val="000000"/>
                <w:sz w:val="22"/>
                <w:szCs w:val="22"/>
                <w:lang w:val="sr-Cyrl-RS"/>
              </w:rPr>
              <w:delText xml:space="preserve">2.4. </w:delText>
            </w:r>
          </w:del>
          <w:del w:id="900" w:author="Milica Radić" w:date="2026-10-04T15:56:25Z">
            <w:r>
              <w:rPr>
                <w:rFonts w:ascii="Arial" w:hAnsi="Arial" w:cs="Arial"/>
                <w:lang w:val="sr-Cyrl-RS"/>
              </w:rPr>
              <w:fldChar w:fldCharType="end"/>
            </w:r>
          </w:del>
          <w:del w:id="901" w:author="Milica Radić" w:date="2026-10-04T15:56:25Z">
            <w:r>
              <w:rPr>
                <w:rFonts w:ascii="Arial" w:hAnsi="Arial" w:cs="Arial"/>
                <w:lang w:val="sr-Cyrl-RS"/>
              </w:rPr>
              <w:fldChar w:fldCharType="begin"/>
            </w:r>
          </w:del>
          <w:del w:id="902" w:author="Milica Radić" w:date="2026-10-04T15:56:25Z">
            <w:r>
              <w:rPr>
                <w:rFonts w:ascii="Arial" w:hAnsi="Arial" w:cs="Arial"/>
                <w:lang w:val="sr-Cyrl-RS"/>
              </w:rPr>
              <w:delInstrText xml:space="preserve">HYPERLINK \l "_heading=" \h</w:delInstrText>
            </w:r>
          </w:del>
          <w:del w:id="903" w:author="Milica Radić" w:date="2026-10-04T15:56:25Z">
            <w:r>
              <w:rPr>
                <w:rFonts w:ascii="Arial" w:hAnsi="Arial" w:cs="Arial"/>
                <w:lang w:val="sr-Cyrl-RS"/>
              </w:rPr>
              <w:fldChar w:fldCharType="separate"/>
            </w:r>
          </w:del>
          <w:del w:id="904" w:author="Milica Radić" w:date="2026-10-04T15:56:25Z">
            <w:r>
              <w:rPr>
                <w:rFonts w:ascii="Arial" w:hAnsi="Arial" w:eastAsia="Arial" w:cs="Arial"/>
                <w:i/>
                <w:iCs/>
                <w:color w:val="000000"/>
                <w:sz w:val="22"/>
                <w:szCs w:val="22"/>
                <w:lang w:val="sr-Cyrl-RS"/>
              </w:rPr>
              <w:delText xml:space="preserve">Byzantine </w:delText>
            </w:r>
          </w:del>
          <w:del w:id="905" w:author="Milica Radić" w:date="2026-10-04T15:56:25Z">
            <w:r>
              <w:rPr>
                <w:rFonts w:ascii="Arial" w:hAnsi="Arial" w:cs="Arial"/>
                <w:lang w:val="sr-Cyrl-RS"/>
              </w:rPr>
              <w:fldChar w:fldCharType="end"/>
            </w:r>
          </w:del>
          <w:del w:id="906" w:author="Milica Radić" w:date="2026-10-04T15:56:25Z">
            <w:r>
              <w:rPr>
                <w:rFonts w:ascii="Arial" w:hAnsi="Arial" w:cs="Arial"/>
                <w:lang w:val="sr-Cyrl-RS"/>
              </w:rPr>
              <w:fldChar w:fldCharType="begin"/>
            </w:r>
          </w:del>
          <w:del w:id="907" w:author="Milica Radić" w:date="2026-10-04T15:56:25Z">
            <w:r>
              <w:rPr>
                <w:rFonts w:ascii="Arial" w:hAnsi="Arial" w:cs="Arial"/>
                <w:lang w:val="sr-Cyrl-RS"/>
              </w:rPr>
              <w:delInstrText xml:space="preserve">HYPERLINK \l "_heading=" \h</w:delInstrText>
            </w:r>
          </w:del>
          <w:del w:id="908" w:author="Milica Radić" w:date="2026-10-04T15:56:25Z">
            <w:r>
              <w:rPr>
                <w:rFonts w:ascii="Arial" w:hAnsi="Arial" w:cs="Arial"/>
                <w:lang w:val="sr-Cyrl-RS"/>
              </w:rPr>
              <w:fldChar w:fldCharType="separate"/>
            </w:r>
          </w:del>
          <w:del w:id="909" w:author="Milica Radić" w:date="2026-10-04T15:56:25Z">
            <w:r>
              <w:rPr>
                <w:rFonts w:ascii="Arial" w:hAnsi="Arial" w:eastAsia="Arial" w:cs="Arial"/>
                <w:color w:val="000000"/>
                <w:sz w:val="22"/>
                <w:szCs w:val="22"/>
                <w:lang w:val="sr-Cyrl-RS"/>
              </w:rPr>
              <w:delText>чворови и робусна агрегација</w:delText>
            </w:r>
          </w:del>
          <w:del w:id="910" w:author="Milica Radić" w:date="2026-10-04T15:56:25Z">
            <w:r>
              <w:rPr>
                <w:rFonts w:ascii="Arial" w:hAnsi="Arial" w:eastAsia="Arial" w:cs="Arial"/>
                <w:color w:val="000000"/>
                <w:sz w:val="22"/>
                <w:szCs w:val="22"/>
                <w:lang w:val="sr-Cyrl-RS"/>
              </w:rPr>
              <w:tab/>
            </w:r>
          </w:del>
          <w:del w:id="911" w:author="Milica Radić" w:date="2026-10-04T15:56:25Z">
            <w:r>
              <w:rPr>
                <w:rFonts w:ascii="Arial" w:hAnsi="Arial" w:eastAsia="Arial" w:cs="Arial"/>
                <w:color w:val="000000"/>
                <w:sz w:val="22"/>
                <w:szCs w:val="22"/>
                <w:lang w:val="sr-Cyrl-RS"/>
              </w:rPr>
              <w:delText>10</w:delText>
            </w:r>
          </w:del>
          <w:del w:id="912" w:author="Milica Radić" w:date="2026-10-04T15:56:25Z">
            <w:r>
              <w:rPr>
                <w:rFonts w:ascii="Arial" w:hAnsi="Arial" w:cs="Arial"/>
                <w:lang w:val="sr-Cyrl-RS"/>
              </w:rPr>
              <w:fldChar w:fldCharType="end"/>
            </w:r>
          </w:del>
        </w:p>
        <w:p w14:paraId="31E18C78">
          <w:pPr>
            <w:widowControl w:val="0"/>
            <w:tabs>
              <w:tab w:val="right" w:pos="12000"/>
            </w:tabs>
            <w:spacing w:before="60"/>
            <w:ind w:left="360"/>
            <w:rPr>
              <w:del w:id="913" w:author="Milica Radić" w:date="2026-10-04T15:56:25Z"/>
              <w:rFonts w:ascii="Arial" w:hAnsi="Arial" w:eastAsia="Arial" w:cs="Arial"/>
              <w:color w:val="000000"/>
              <w:sz w:val="22"/>
              <w:szCs w:val="22"/>
              <w:lang w:val="sr-Cyrl-RS"/>
            </w:rPr>
          </w:pPr>
          <w:del w:id="914" w:author="Milica Radić" w:date="2026-10-04T15:56:25Z">
            <w:r>
              <w:rPr>
                <w:rFonts w:ascii="Arial" w:hAnsi="Arial" w:cs="Arial"/>
                <w:lang w:val="sr-Cyrl-RS"/>
              </w:rPr>
              <w:fldChar w:fldCharType="begin"/>
            </w:r>
          </w:del>
          <w:del w:id="915" w:author="Milica Radić" w:date="2026-10-04T15:56:25Z">
            <w:r>
              <w:rPr>
                <w:rFonts w:ascii="Arial" w:hAnsi="Arial" w:cs="Arial"/>
                <w:lang w:val="sr-Cyrl-RS"/>
              </w:rPr>
              <w:delInstrText xml:space="preserve">HYPERLINK \l "_heading=" \h</w:delInstrText>
            </w:r>
          </w:del>
          <w:del w:id="916" w:author="Milica Radić" w:date="2026-10-04T15:56:25Z">
            <w:r>
              <w:rPr>
                <w:rFonts w:ascii="Arial" w:hAnsi="Arial" w:cs="Arial"/>
                <w:lang w:val="sr-Cyrl-RS"/>
              </w:rPr>
              <w:fldChar w:fldCharType="separate"/>
            </w:r>
          </w:del>
          <w:del w:id="917" w:author="Milica Radić" w:date="2026-10-04T15:56:25Z">
            <w:r>
              <w:rPr>
                <w:rFonts w:ascii="Arial" w:hAnsi="Arial" w:eastAsia="Arial" w:cs="Arial"/>
                <w:color w:val="000000"/>
                <w:sz w:val="22"/>
                <w:szCs w:val="22"/>
                <w:lang w:val="sr-Cyrl-RS"/>
              </w:rPr>
              <w:delText xml:space="preserve">2.5. </w:delText>
            </w:r>
          </w:del>
          <w:del w:id="918" w:author="Milica Radić" w:date="2026-10-04T15:56:25Z">
            <w:r>
              <w:rPr>
                <w:rFonts w:ascii="Arial" w:hAnsi="Arial" w:cs="Arial"/>
                <w:lang w:val="sr-Cyrl-RS"/>
              </w:rPr>
              <w:fldChar w:fldCharType="end"/>
            </w:r>
          </w:del>
          <w:del w:id="919" w:author="Milica Radić" w:date="2026-10-04T15:56:25Z">
            <w:r>
              <w:rPr>
                <w:rFonts w:ascii="Arial" w:hAnsi="Arial" w:cs="Arial"/>
                <w:lang w:val="sr-Cyrl-RS"/>
              </w:rPr>
              <w:fldChar w:fldCharType="begin"/>
            </w:r>
          </w:del>
          <w:del w:id="920" w:author="Milica Radić" w:date="2026-10-04T15:56:25Z">
            <w:r>
              <w:rPr>
                <w:rFonts w:ascii="Arial" w:hAnsi="Arial" w:cs="Arial"/>
                <w:lang w:val="sr-Cyrl-RS"/>
              </w:rPr>
              <w:delInstrText xml:space="preserve">HYPERLINK \l "_heading=" \h</w:delInstrText>
            </w:r>
          </w:del>
          <w:del w:id="921" w:author="Milica Radić" w:date="2026-10-04T15:56:25Z">
            <w:r>
              <w:rPr>
                <w:rFonts w:ascii="Arial" w:hAnsi="Arial" w:cs="Arial"/>
                <w:lang w:val="sr-Cyrl-RS"/>
              </w:rPr>
              <w:fldChar w:fldCharType="separate"/>
            </w:r>
          </w:del>
          <w:del w:id="922" w:author="Milica Radić" w:date="2026-10-04T15:56:25Z">
            <w:r>
              <w:rPr>
                <w:rFonts w:ascii="Arial" w:hAnsi="Arial" w:eastAsia="Arial" w:cs="Arial"/>
                <w:i/>
                <w:iCs/>
                <w:color w:val="000000"/>
                <w:sz w:val="22"/>
                <w:szCs w:val="22"/>
                <w:lang w:val="sr-Cyrl-RS"/>
              </w:rPr>
              <w:delText xml:space="preserve">Peer sampling </w:delText>
            </w:r>
          </w:del>
          <w:del w:id="923" w:author="Milica Radić" w:date="2026-10-04T15:56:25Z">
            <w:r>
              <w:rPr>
                <w:rFonts w:ascii="Arial" w:hAnsi="Arial" w:cs="Arial"/>
                <w:lang w:val="sr-Cyrl-RS"/>
              </w:rPr>
              <w:fldChar w:fldCharType="end"/>
            </w:r>
          </w:del>
          <w:del w:id="924" w:author="Milica Radić" w:date="2026-10-04T15:56:25Z">
            <w:r>
              <w:rPr>
                <w:rFonts w:ascii="Arial" w:hAnsi="Arial" w:cs="Arial"/>
                <w:lang w:val="sr-Cyrl-RS"/>
              </w:rPr>
              <w:fldChar w:fldCharType="begin"/>
            </w:r>
          </w:del>
          <w:del w:id="925" w:author="Milica Radić" w:date="2026-10-04T15:56:25Z">
            <w:r>
              <w:rPr>
                <w:rFonts w:ascii="Arial" w:hAnsi="Arial" w:cs="Arial"/>
                <w:lang w:val="sr-Cyrl-RS"/>
              </w:rPr>
              <w:delInstrText xml:space="preserve">HYPERLINK \l "_heading=" \h</w:delInstrText>
            </w:r>
          </w:del>
          <w:del w:id="926" w:author="Milica Radić" w:date="2026-10-04T15:56:25Z">
            <w:r>
              <w:rPr>
                <w:rFonts w:ascii="Arial" w:hAnsi="Arial" w:cs="Arial"/>
                <w:lang w:val="sr-Cyrl-RS"/>
              </w:rPr>
              <w:fldChar w:fldCharType="separate"/>
            </w:r>
          </w:del>
          <w:del w:id="927" w:author="Milica Radić" w:date="2026-10-04T15:56:25Z">
            <w:r>
              <w:rPr>
                <w:rFonts w:ascii="Arial" w:hAnsi="Arial" w:eastAsia="Arial" w:cs="Arial"/>
                <w:color w:val="000000"/>
                <w:sz w:val="22"/>
                <w:szCs w:val="22"/>
                <w:lang w:val="sr-Cyrl-RS"/>
              </w:rPr>
              <w:delText>и контрола приступа</w:delText>
            </w:r>
          </w:del>
          <w:del w:id="928" w:author="Milica Radić" w:date="2026-10-04T15:56:25Z">
            <w:r>
              <w:rPr>
                <w:rFonts w:ascii="Arial" w:hAnsi="Arial" w:eastAsia="Arial" w:cs="Arial"/>
                <w:color w:val="000000"/>
                <w:sz w:val="22"/>
                <w:szCs w:val="22"/>
                <w:lang w:val="sr-Cyrl-RS"/>
              </w:rPr>
              <w:tab/>
            </w:r>
          </w:del>
          <w:del w:id="929" w:author="Milica Radić" w:date="2026-10-04T15:56:25Z">
            <w:r>
              <w:rPr>
                <w:rFonts w:ascii="Arial" w:hAnsi="Arial" w:eastAsia="Arial" w:cs="Arial"/>
                <w:color w:val="000000"/>
                <w:sz w:val="22"/>
                <w:szCs w:val="22"/>
                <w:lang w:val="sr-Cyrl-RS"/>
              </w:rPr>
              <w:delText>11</w:delText>
            </w:r>
          </w:del>
          <w:del w:id="930" w:author="Milica Radić" w:date="2026-10-04T15:56:25Z">
            <w:r>
              <w:rPr>
                <w:rFonts w:ascii="Arial" w:hAnsi="Arial" w:cs="Arial"/>
                <w:lang w:val="sr-Cyrl-RS"/>
              </w:rPr>
              <w:fldChar w:fldCharType="end"/>
            </w:r>
          </w:del>
        </w:p>
        <w:p w14:paraId="34D6A6F2">
          <w:pPr>
            <w:widowControl w:val="0"/>
            <w:tabs>
              <w:tab w:val="right" w:pos="12000"/>
            </w:tabs>
            <w:spacing w:before="60"/>
            <w:ind w:left="360"/>
            <w:rPr>
              <w:del w:id="931" w:author="Milica Radić" w:date="2026-10-04T15:56:25Z"/>
              <w:rFonts w:ascii="Arial" w:hAnsi="Arial" w:eastAsia="Arial" w:cs="Arial"/>
              <w:color w:val="000000"/>
              <w:sz w:val="22"/>
              <w:szCs w:val="22"/>
              <w:lang w:val="sr-Cyrl-RS"/>
            </w:rPr>
          </w:pPr>
          <w:del w:id="932" w:author="Milica Radić" w:date="2026-10-04T15:56:25Z">
            <w:r>
              <w:rPr>
                <w:rFonts w:ascii="Arial" w:hAnsi="Arial" w:cs="Arial"/>
                <w:lang w:val="sr-Cyrl-RS"/>
              </w:rPr>
              <w:fldChar w:fldCharType="begin"/>
            </w:r>
          </w:del>
          <w:del w:id="933" w:author="Milica Radić" w:date="2026-10-04T15:56:25Z">
            <w:r>
              <w:rPr>
                <w:rFonts w:ascii="Arial" w:hAnsi="Arial" w:cs="Arial"/>
                <w:lang w:val="sr-Cyrl-RS"/>
              </w:rPr>
              <w:delInstrText xml:space="preserve">HYPERLINK \l "_heading=" \h</w:delInstrText>
            </w:r>
          </w:del>
          <w:del w:id="934" w:author="Milica Radić" w:date="2026-10-04T15:56:25Z">
            <w:r>
              <w:rPr>
                <w:rFonts w:ascii="Arial" w:hAnsi="Arial" w:cs="Arial"/>
                <w:lang w:val="sr-Cyrl-RS"/>
              </w:rPr>
              <w:fldChar w:fldCharType="separate"/>
            </w:r>
          </w:del>
          <w:del w:id="935" w:author="Milica Radić" w:date="2026-10-04T15:56:25Z">
            <w:r>
              <w:rPr>
                <w:rFonts w:ascii="Arial" w:hAnsi="Arial" w:eastAsia="Arial" w:cs="Arial"/>
                <w:color w:val="000000"/>
                <w:sz w:val="22"/>
                <w:szCs w:val="22"/>
                <w:lang w:val="sr-Cyrl-RS"/>
              </w:rPr>
              <w:delText>2.6. Позиционирање рада</w:delText>
            </w:r>
          </w:del>
          <w:del w:id="936" w:author="Milica Radić" w:date="2026-10-04T15:56:25Z">
            <w:r>
              <w:rPr>
                <w:rFonts w:ascii="Arial" w:hAnsi="Arial" w:eastAsia="Arial" w:cs="Arial"/>
                <w:color w:val="000000"/>
                <w:sz w:val="22"/>
                <w:szCs w:val="22"/>
                <w:lang w:val="sr-Cyrl-RS"/>
              </w:rPr>
              <w:tab/>
            </w:r>
          </w:del>
          <w:del w:id="937" w:author="Milica Radić" w:date="2026-10-04T15:56:25Z">
            <w:r>
              <w:rPr>
                <w:rFonts w:ascii="Arial" w:hAnsi="Arial" w:eastAsia="Arial" w:cs="Arial"/>
                <w:color w:val="000000"/>
                <w:sz w:val="22"/>
                <w:szCs w:val="22"/>
                <w:lang w:val="sr-Cyrl-RS"/>
              </w:rPr>
              <w:delText>11</w:delText>
            </w:r>
          </w:del>
          <w:del w:id="938" w:author="Milica Radić" w:date="2026-10-04T15:56:25Z">
            <w:r>
              <w:rPr>
                <w:rFonts w:ascii="Arial" w:hAnsi="Arial" w:cs="Arial"/>
                <w:lang w:val="sr-Cyrl-RS"/>
              </w:rPr>
              <w:fldChar w:fldCharType="end"/>
            </w:r>
          </w:del>
        </w:p>
        <w:p w14:paraId="29CF531A">
          <w:pPr>
            <w:widowControl w:val="0"/>
            <w:tabs>
              <w:tab w:val="right" w:pos="12000"/>
            </w:tabs>
            <w:spacing w:before="60"/>
            <w:rPr>
              <w:del w:id="939" w:author="Milica Radić" w:date="2026-10-04T15:56:25Z"/>
              <w:rFonts w:ascii="Arial" w:hAnsi="Arial" w:eastAsia="Arial" w:cs="Arial"/>
              <w:b/>
              <w:bCs/>
              <w:color w:val="000000"/>
              <w:sz w:val="22"/>
              <w:szCs w:val="22"/>
              <w:lang w:val="sr-Cyrl-RS"/>
            </w:rPr>
          </w:pPr>
          <w:del w:id="940" w:author="Milica Radić" w:date="2026-10-04T15:56:25Z">
            <w:r>
              <w:rPr>
                <w:rFonts w:ascii="Arial" w:hAnsi="Arial" w:cs="Arial"/>
                <w:lang w:val="sr-Cyrl-RS"/>
              </w:rPr>
              <w:fldChar w:fldCharType="begin"/>
            </w:r>
          </w:del>
          <w:del w:id="941" w:author="Milica Radić" w:date="2026-10-04T15:56:25Z">
            <w:r>
              <w:rPr>
                <w:rFonts w:ascii="Arial" w:hAnsi="Arial" w:cs="Arial"/>
                <w:lang w:val="sr-Cyrl-RS"/>
              </w:rPr>
              <w:delInstrText xml:space="preserve">HYPERLINK \l "_heading=" \h</w:delInstrText>
            </w:r>
          </w:del>
          <w:del w:id="942" w:author="Milica Radić" w:date="2026-10-04T15:56:25Z">
            <w:r>
              <w:rPr>
                <w:rFonts w:ascii="Arial" w:hAnsi="Arial" w:cs="Arial"/>
                <w:lang w:val="sr-Cyrl-RS"/>
              </w:rPr>
              <w:fldChar w:fldCharType="separate"/>
            </w:r>
          </w:del>
          <w:del w:id="943" w:author="Milica Radić" w:date="2026-10-04T15:56:25Z">
            <w:r>
              <w:rPr>
                <w:rFonts w:ascii="Arial" w:hAnsi="Arial" w:eastAsia="Arial" w:cs="Arial"/>
                <w:b/>
                <w:bCs/>
                <w:color w:val="000000"/>
                <w:sz w:val="22"/>
                <w:szCs w:val="22"/>
                <w:lang w:val="sr-Cyrl-RS"/>
              </w:rPr>
              <w:delText>3. ФОРМАЛНИ МОДЕЛ ПРОБЛЕМА И ПРЕТЊИ</w:delText>
            </w:r>
          </w:del>
          <w:del w:id="944" w:author="Milica Radić" w:date="2026-10-04T15:56:25Z">
            <w:r>
              <w:rPr>
                <w:rFonts w:ascii="Arial" w:hAnsi="Arial" w:eastAsia="Arial" w:cs="Arial"/>
                <w:b/>
                <w:bCs/>
                <w:color w:val="000000"/>
                <w:sz w:val="22"/>
                <w:szCs w:val="22"/>
                <w:lang w:val="sr-Cyrl-RS"/>
              </w:rPr>
              <w:tab/>
            </w:r>
          </w:del>
          <w:del w:id="945" w:author="Milica Radić" w:date="2026-10-04T15:56:25Z">
            <w:r>
              <w:rPr>
                <w:rFonts w:ascii="Arial" w:hAnsi="Arial" w:eastAsia="Arial" w:cs="Arial"/>
                <w:b/>
                <w:bCs/>
                <w:color w:val="000000"/>
                <w:sz w:val="22"/>
                <w:szCs w:val="22"/>
                <w:lang w:val="sr-Cyrl-RS"/>
              </w:rPr>
              <w:delText>11</w:delText>
            </w:r>
          </w:del>
          <w:del w:id="946" w:author="Milica Radić" w:date="2026-10-04T15:56:25Z">
            <w:r>
              <w:rPr>
                <w:rFonts w:ascii="Arial" w:hAnsi="Arial" w:cs="Arial"/>
                <w:lang w:val="sr-Cyrl-RS"/>
              </w:rPr>
              <w:fldChar w:fldCharType="end"/>
            </w:r>
          </w:del>
        </w:p>
        <w:p w14:paraId="11B3E756">
          <w:pPr>
            <w:widowControl w:val="0"/>
            <w:tabs>
              <w:tab w:val="right" w:pos="12000"/>
            </w:tabs>
            <w:spacing w:before="60"/>
            <w:ind w:left="360"/>
            <w:rPr>
              <w:del w:id="947" w:author="Milica Radić" w:date="2026-10-04T15:56:25Z"/>
              <w:rFonts w:ascii="Arial" w:hAnsi="Arial" w:eastAsia="Arial" w:cs="Arial"/>
              <w:color w:val="000000"/>
              <w:sz w:val="22"/>
              <w:szCs w:val="22"/>
              <w:lang w:val="sr-Cyrl-RS"/>
            </w:rPr>
          </w:pPr>
          <w:del w:id="948" w:author="Milica Radić" w:date="2026-10-04T15:56:25Z">
            <w:r>
              <w:rPr>
                <w:rFonts w:ascii="Arial" w:hAnsi="Arial" w:cs="Arial"/>
                <w:lang w:val="sr-Cyrl-RS"/>
              </w:rPr>
              <w:fldChar w:fldCharType="begin"/>
            </w:r>
          </w:del>
          <w:del w:id="949" w:author="Milica Radić" w:date="2026-10-04T15:56:25Z">
            <w:r>
              <w:rPr>
                <w:rFonts w:ascii="Arial" w:hAnsi="Arial" w:cs="Arial"/>
                <w:lang w:val="sr-Cyrl-RS"/>
              </w:rPr>
              <w:delInstrText xml:space="preserve">HYPERLINK \l "_heading=h.xsy7pf3y64m6" \h</w:delInstrText>
            </w:r>
          </w:del>
          <w:del w:id="950" w:author="Milica Radić" w:date="2026-10-04T15:56:25Z">
            <w:r>
              <w:rPr>
                <w:rFonts w:ascii="Arial" w:hAnsi="Arial" w:cs="Arial"/>
                <w:lang w:val="sr-Cyrl-RS"/>
              </w:rPr>
              <w:fldChar w:fldCharType="separate"/>
            </w:r>
          </w:del>
          <w:del w:id="951" w:author="Milica Radić" w:date="2026-10-04T15:56:25Z">
            <w:r>
              <w:rPr>
                <w:rFonts w:ascii="Arial" w:hAnsi="Arial" w:cs="Arial"/>
                <w:color w:val="000000"/>
                <w:lang w:val="sr-Cyrl-RS"/>
              </w:rPr>
              <w:delText>3.1. Модел система</w:delText>
            </w:r>
          </w:del>
          <w:del w:id="952" w:author="Milica Radić" w:date="2026-10-04T15:56:25Z">
            <w:r>
              <w:rPr>
                <w:rFonts w:ascii="Arial" w:hAnsi="Arial" w:cs="Arial"/>
                <w:color w:val="000000"/>
                <w:lang w:val="sr-Cyrl-RS"/>
              </w:rPr>
              <w:tab/>
            </w:r>
          </w:del>
          <w:del w:id="953" w:author="Milica Radić" w:date="2026-10-04T15:56:25Z">
            <w:r>
              <w:rPr>
                <w:rFonts w:ascii="Arial" w:hAnsi="Arial" w:cs="Arial"/>
                <w:color w:val="000000"/>
                <w:lang w:val="sr-Cyrl-RS"/>
              </w:rPr>
              <w:delText>12</w:delText>
            </w:r>
          </w:del>
          <w:del w:id="954" w:author="Milica Radić" w:date="2026-10-04T15:56:25Z">
            <w:r>
              <w:rPr>
                <w:rFonts w:ascii="Arial" w:hAnsi="Arial" w:cs="Arial"/>
                <w:lang w:val="sr-Cyrl-RS"/>
              </w:rPr>
              <w:fldChar w:fldCharType="end"/>
            </w:r>
          </w:del>
        </w:p>
        <w:p w14:paraId="3DBE8E62">
          <w:pPr>
            <w:widowControl w:val="0"/>
            <w:tabs>
              <w:tab w:val="right" w:pos="12000"/>
            </w:tabs>
            <w:spacing w:before="60"/>
            <w:ind w:left="720"/>
            <w:rPr>
              <w:del w:id="955" w:author="Milica Radić" w:date="2026-10-04T15:56:25Z"/>
              <w:rFonts w:ascii="Arial" w:hAnsi="Arial" w:eastAsia="Arial" w:cs="Arial"/>
              <w:color w:val="000000"/>
              <w:sz w:val="22"/>
              <w:szCs w:val="22"/>
              <w:lang w:val="sr-Cyrl-RS"/>
            </w:rPr>
          </w:pPr>
          <w:del w:id="956" w:author="Milica Radić" w:date="2026-10-04T15:56:25Z">
            <w:r>
              <w:rPr>
                <w:rFonts w:ascii="Arial" w:hAnsi="Arial" w:cs="Arial"/>
                <w:lang w:val="sr-Cyrl-RS"/>
              </w:rPr>
              <w:fldChar w:fldCharType="begin"/>
            </w:r>
          </w:del>
          <w:del w:id="957" w:author="Milica Radić" w:date="2026-10-04T15:56:25Z">
            <w:r>
              <w:rPr>
                <w:rFonts w:ascii="Arial" w:hAnsi="Arial" w:cs="Arial"/>
                <w:lang w:val="sr-Cyrl-RS"/>
              </w:rPr>
              <w:delInstrText xml:space="preserve">HYPERLINK \l "_heading=" \h</w:delInstrText>
            </w:r>
          </w:del>
          <w:del w:id="958" w:author="Milica Radić" w:date="2026-10-04T15:56:25Z">
            <w:r>
              <w:rPr>
                <w:rFonts w:ascii="Arial" w:hAnsi="Arial" w:cs="Arial"/>
                <w:lang w:val="sr-Cyrl-RS"/>
              </w:rPr>
              <w:fldChar w:fldCharType="separate"/>
            </w:r>
          </w:del>
          <w:del w:id="959" w:author="Milica Radić" w:date="2026-10-04T15:56:25Z">
            <w:r>
              <w:rPr>
                <w:rFonts w:ascii="Arial" w:hAnsi="Arial" w:eastAsia="Arial" w:cs="Arial"/>
                <w:color w:val="000000"/>
                <w:sz w:val="22"/>
                <w:szCs w:val="22"/>
                <w:lang w:val="sr-Cyrl-RS"/>
              </w:rPr>
              <w:delText>3.1.1. Учесници</w:delText>
            </w:r>
          </w:del>
          <w:del w:id="960" w:author="Milica Radić" w:date="2026-10-04T15:56:25Z">
            <w:r>
              <w:rPr>
                <w:rFonts w:ascii="Arial" w:hAnsi="Arial" w:eastAsia="Arial" w:cs="Arial"/>
                <w:color w:val="000000"/>
                <w:sz w:val="22"/>
                <w:szCs w:val="22"/>
                <w:lang w:val="sr-Cyrl-RS"/>
              </w:rPr>
              <w:tab/>
            </w:r>
          </w:del>
          <w:del w:id="961" w:author="Milica Radić" w:date="2026-10-04T15:56:25Z">
            <w:r>
              <w:rPr>
                <w:rFonts w:ascii="Arial" w:hAnsi="Arial" w:eastAsia="Arial" w:cs="Arial"/>
                <w:color w:val="000000"/>
                <w:sz w:val="22"/>
                <w:szCs w:val="22"/>
                <w:lang w:val="sr-Cyrl-RS"/>
              </w:rPr>
              <w:delText>12</w:delText>
            </w:r>
          </w:del>
          <w:del w:id="962" w:author="Milica Radić" w:date="2026-10-04T15:56:25Z">
            <w:r>
              <w:rPr>
                <w:rFonts w:ascii="Arial" w:hAnsi="Arial" w:cs="Arial"/>
                <w:lang w:val="sr-Cyrl-RS"/>
              </w:rPr>
              <w:fldChar w:fldCharType="end"/>
            </w:r>
          </w:del>
        </w:p>
        <w:p w14:paraId="52690BA9">
          <w:pPr>
            <w:widowControl w:val="0"/>
            <w:tabs>
              <w:tab w:val="right" w:pos="12000"/>
            </w:tabs>
            <w:spacing w:before="60"/>
            <w:ind w:left="720"/>
            <w:rPr>
              <w:del w:id="963" w:author="Milica Radić" w:date="2026-10-04T15:56:25Z"/>
              <w:rFonts w:ascii="Arial" w:hAnsi="Arial" w:eastAsia="Arial" w:cs="Arial"/>
              <w:color w:val="000000"/>
              <w:sz w:val="22"/>
              <w:szCs w:val="22"/>
              <w:lang w:val="sr-Cyrl-RS"/>
            </w:rPr>
          </w:pPr>
          <w:del w:id="964" w:author="Milica Radić" w:date="2026-10-04T15:56:25Z">
            <w:r>
              <w:rPr>
                <w:rFonts w:ascii="Arial" w:hAnsi="Arial" w:cs="Arial"/>
                <w:lang w:val="sr-Cyrl-RS"/>
              </w:rPr>
              <w:fldChar w:fldCharType="begin"/>
            </w:r>
          </w:del>
          <w:del w:id="965" w:author="Milica Radić" w:date="2026-10-04T15:56:25Z">
            <w:r>
              <w:rPr>
                <w:rFonts w:ascii="Arial" w:hAnsi="Arial" w:cs="Arial"/>
                <w:lang w:val="sr-Cyrl-RS"/>
              </w:rPr>
              <w:delInstrText xml:space="preserve">HYPERLINK \l "_heading=" \h</w:delInstrText>
            </w:r>
          </w:del>
          <w:del w:id="966" w:author="Milica Radić" w:date="2026-10-04T15:56:25Z">
            <w:r>
              <w:rPr>
                <w:rFonts w:ascii="Arial" w:hAnsi="Arial" w:cs="Arial"/>
                <w:lang w:val="sr-Cyrl-RS"/>
              </w:rPr>
              <w:fldChar w:fldCharType="separate"/>
            </w:r>
          </w:del>
          <w:del w:id="967" w:author="Milica Radić" w:date="2026-10-04T15:56:25Z">
            <w:r>
              <w:rPr>
                <w:rFonts w:ascii="Arial" w:hAnsi="Arial" w:eastAsia="Arial" w:cs="Arial"/>
                <w:color w:val="000000"/>
                <w:sz w:val="22"/>
                <w:szCs w:val="22"/>
                <w:lang w:val="sr-Cyrl-RS"/>
              </w:rPr>
              <w:delText>3.1.2. Локални поглед</w:delText>
            </w:r>
          </w:del>
          <w:del w:id="968" w:author="Milica Radić" w:date="2026-10-04T15:56:25Z">
            <w:r>
              <w:rPr>
                <w:rFonts w:ascii="Arial" w:hAnsi="Arial" w:eastAsia="Arial" w:cs="Arial"/>
                <w:color w:val="000000"/>
                <w:sz w:val="22"/>
                <w:szCs w:val="22"/>
                <w:lang w:val="sr-Cyrl-RS"/>
              </w:rPr>
              <w:tab/>
            </w:r>
          </w:del>
          <w:del w:id="969" w:author="Milica Radić" w:date="2026-10-04T15:56:25Z">
            <w:r>
              <w:rPr>
                <w:rFonts w:ascii="Arial" w:hAnsi="Arial" w:eastAsia="Arial" w:cs="Arial"/>
                <w:color w:val="000000"/>
                <w:sz w:val="22"/>
                <w:szCs w:val="22"/>
                <w:lang w:val="sr-Cyrl-RS"/>
              </w:rPr>
              <w:delText>12</w:delText>
            </w:r>
          </w:del>
          <w:del w:id="970" w:author="Milica Radić" w:date="2026-10-04T15:56:25Z">
            <w:r>
              <w:rPr>
                <w:rFonts w:ascii="Arial" w:hAnsi="Arial" w:cs="Arial"/>
                <w:lang w:val="sr-Cyrl-RS"/>
              </w:rPr>
              <w:fldChar w:fldCharType="end"/>
            </w:r>
          </w:del>
        </w:p>
        <w:p w14:paraId="22F125DE">
          <w:pPr>
            <w:widowControl w:val="0"/>
            <w:tabs>
              <w:tab w:val="right" w:pos="12000"/>
            </w:tabs>
            <w:spacing w:before="60"/>
            <w:ind w:left="720"/>
            <w:rPr>
              <w:del w:id="971" w:author="Milica Radić" w:date="2026-10-04T15:56:25Z"/>
              <w:rFonts w:ascii="Arial" w:hAnsi="Arial" w:eastAsia="Arial" w:cs="Arial"/>
              <w:color w:val="000000"/>
              <w:sz w:val="22"/>
              <w:szCs w:val="22"/>
              <w:lang w:val="sr-Cyrl-RS"/>
            </w:rPr>
          </w:pPr>
          <w:del w:id="972" w:author="Milica Radić" w:date="2026-10-04T15:56:25Z">
            <w:r>
              <w:rPr>
                <w:rFonts w:ascii="Arial" w:hAnsi="Arial" w:cs="Arial"/>
                <w:lang w:val="sr-Cyrl-RS"/>
              </w:rPr>
              <w:fldChar w:fldCharType="begin"/>
            </w:r>
          </w:del>
          <w:del w:id="973" w:author="Milica Radić" w:date="2026-10-04T15:56:25Z">
            <w:r>
              <w:rPr>
                <w:rFonts w:ascii="Arial" w:hAnsi="Arial" w:cs="Arial"/>
                <w:lang w:val="sr-Cyrl-RS"/>
              </w:rPr>
              <w:delInstrText xml:space="preserve">HYPERLINK \l "_heading=" \h</w:delInstrText>
            </w:r>
          </w:del>
          <w:del w:id="974" w:author="Milica Radić" w:date="2026-10-04T15:56:25Z">
            <w:r>
              <w:rPr>
                <w:rFonts w:ascii="Arial" w:hAnsi="Arial" w:cs="Arial"/>
                <w:lang w:val="sr-Cyrl-RS"/>
              </w:rPr>
              <w:fldChar w:fldCharType="separate"/>
            </w:r>
          </w:del>
          <w:del w:id="975" w:author="Milica Radić" w:date="2026-10-04T15:56:25Z">
            <w:r>
              <w:rPr>
                <w:rFonts w:ascii="Arial" w:hAnsi="Arial" w:eastAsia="Arial" w:cs="Arial"/>
                <w:color w:val="000000"/>
                <w:sz w:val="22"/>
                <w:szCs w:val="22"/>
                <w:lang w:val="sr-Cyrl-RS"/>
              </w:rPr>
              <w:delText>3.1.3. Агрегација</w:delText>
            </w:r>
          </w:del>
          <w:del w:id="976" w:author="Milica Radić" w:date="2026-10-04T15:56:25Z">
            <w:r>
              <w:rPr>
                <w:rFonts w:ascii="Arial" w:hAnsi="Arial" w:eastAsia="Arial" w:cs="Arial"/>
                <w:color w:val="000000"/>
                <w:sz w:val="22"/>
                <w:szCs w:val="22"/>
                <w:lang w:val="sr-Cyrl-RS"/>
              </w:rPr>
              <w:tab/>
            </w:r>
          </w:del>
          <w:del w:id="977" w:author="Milica Radić" w:date="2026-10-04T15:56:25Z">
            <w:r>
              <w:rPr>
                <w:rFonts w:ascii="Arial" w:hAnsi="Arial" w:eastAsia="Arial" w:cs="Arial"/>
                <w:color w:val="000000"/>
                <w:sz w:val="22"/>
                <w:szCs w:val="22"/>
                <w:lang w:val="sr-Cyrl-RS"/>
              </w:rPr>
              <w:delText>12</w:delText>
            </w:r>
          </w:del>
          <w:del w:id="978" w:author="Milica Radić" w:date="2026-10-04T15:56:25Z">
            <w:r>
              <w:rPr>
                <w:rFonts w:ascii="Arial" w:hAnsi="Arial" w:cs="Arial"/>
                <w:lang w:val="sr-Cyrl-RS"/>
              </w:rPr>
              <w:fldChar w:fldCharType="end"/>
            </w:r>
          </w:del>
        </w:p>
        <w:p w14:paraId="18467677">
          <w:pPr>
            <w:widowControl w:val="0"/>
            <w:tabs>
              <w:tab w:val="right" w:pos="12000"/>
            </w:tabs>
            <w:spacing w:before="60"/>
            <w:ind w:left="360"/>
            <w:rPr>
              <w:del w:id="979" w:author="Milica Radić" w:date="2026-10-04T15:56:25Z"/>
              <w:rFonts w:ascii="Arial" w:hAnsi="Arial" w:eastAsia="Arial" w:cs="Arial"/>
              <w:color w:val="000000"/>
              <w:sz w:val="22"/>
              <w:szCs w:val="22"/>
              <w:lang w:val="sr-Cyrl-RS"/>
            </w:rPr>
          </w:pPr>
          <w:del w:id="980" w:author="Milica Radić" w:date="2026-10-04T15:56:25Z">
            <w:r>
              <w:rPr>
                <w:rFonts w:ascii="Arial" w:hAnsi="Arial" w:cs="Arial"/>
                <w:lang w:val="sr-Cyrl-RS"/>
              </w:rPr>
              <w:fldChar w:fldCharType="begin"/>
            </w:r>
          </w:del>
          <w:del w:id="981" w:author="Milica Radić" w:date="2026-10-04T15:56:25Z">
            <w:r>
              <w:rPr>
                <w:rFonts w:ascii="Arial" w:hAnsi="Arial" w:cs="Arial"/>
                <w:lang w:val="sr-Cyrl-RS"/>
              </w:rPr>
              <w:delInstrText xml:space="preserve">HYPERLINK \l "_heading=h.9v827ixd24si" \h</w:delInstrText>
            </w:r>
          </w:del>
          <w:del w:id="982" w:author="Milica Radić" w:date="2026-10-04T15:56:25Z">
            <w:r>
              <w:rPr>
                <w:rFonts w:ascii="Arial" w:hAnsi="Arial" w:cs="Arial"/>
                <w:lang w:val="sr-Cyrl-RS"/>
              </w:rPr>
              <w:fldChar w:fldCharType="separate"/>
            </w:r>
          </w:del>
          <w:del w:id="983" w:author="Milica Radić" w:date="2026-10-04T15:56:25Z">
            <w:r>
              <w:rPr>
                <w:rFonts w:ascii="Arial" w:hAnsi="Arial" w:cs="Arial"/>
                <w:color w:val="000000"/>
                <w:lang w:val="sr-Cyrl-RS"/>
              </w:rPr>
              <w:delText>3.2. Претпоставке модела</w:delText>
            </w:r>
          </w:del>
          <w:del w:id="984" w:author="Milica Radić" w:date="2026-10-04T15:56:25Z">
            <w:r>
              <w:rPr>
                <w:rFonts w:ascii="Arial" w:hAnsi="Arial" w:cs="Arial"/>
                <w:color w:val="000000"/>
                <w:lang w:val="sr-Cyrl-RS"/>
              </w:rPr>
              <w:tab/>
            </w:r>
          </w:del>
          <w:del w:id="985" w:author="Milica Radić" w:date="2026-10-04T15:56:25Z">
            <w:r>
              <w:rPr>
                <w:rFonts w:ascii="Arial" w:hAnsi="Arial" w:cs="Arial"/>
                <w:color w:val="000000"/>
                <w:lang w:val="sr-Cyrl-RS"/>
              </w:rPr>
              <w:delText>12</w:delText>
            </w:r>
          </w:del>
          <w:del w:id="986" w:author="Milica Radić" w:date="2026-10-04T15:56:25Z">
            <w:r>
              <w:rPr>
                <w:rFonts w:ascii="Arial" w:hAnsi="Arial" w:cs="Arial"/>
                <w:lang w:val="sr-Cyrl-RS"/>
              </w:rPr>
              <w:fldChar w:fldCharType="end"/>
            </w:r>
          </w:del>
        </w:p>
        <w:p w14:paraId="623B6B46">
          <w:pPr>
            <w:widowControl w:val="0"/>
            <w:tabs>
              <w:tab w:val="right" w:pos="12000"/>
            </w:tabs>
            <w:spacing w:before="60"/>
            <w:ind w:left="360"/>
            <w:rPr>
              <w:del w:id="987" w:author="Milica Radić" w:date="2026-10-04T15:56:25Z"/>
              <w:rFonts w:ascii="Arial" w:hAnsi="Arial" w:eastAsia="Arial" w:cs="Arial"/>
              <w:color w:val="000000"/>
              <w:sz w:val="22"/>
              <w:szCs w:val="22"/>
              <w:lang w:val="sr-Cyrl-RS"/>
            </w:rPr>
          </w:pPr>
          <w:del w:id="988" w:author="Milica Radić" w:date="2026-10-04T15:56:25Z">
            <w:r>
              <w:rPr>
                <w:rFonts w:ascii="Arial" w:hAnsi="Arial" w:cs="Arial"/>
                <w:lang w:val="sr-Cyrl-RS"/>
              </w:rPr>
              <w:fldChar w:fldCharType="begin"/>
            </w:r>
          </w:del>
          <w:del w:id="989" w:author="Milica Radić" w:date="2026-10-04T15:56:25Z">
            <w:r>
              <w:rPr>
                <w:rFonts w:ascii="Arial" w:hAnsi="Arial" w:cs="Arial"/>
                <w:lang w:val="sr-Cyrl-RS"/>
              </w:rPr>
              <w:delInstrText xml:space="preserve">HYPERLINK \l "_heading=" \h</w:delInstrText>
            </w:r>
          </w:del>
          <w:del w:id="990" w:author="Milica Radić" w:date="2026-10-04T15:56:25Z">
            <w:r>
              <w:rPr>
                <w:rFonts w:ascii="Arial" w:hAnsi="Arial" w:cs="Arial"/>
                <w:lang w:val="sr-Cyrl-RS"/>
              </w:rPr>
              <w:fldChar w:fldCharType="separate"/>
            </w:r>
          </w:del>
          <w:del w:id="991" w:author="Milica Radić" w:date="2026-10-04T15:56:25Z">
            <w:r>
              <w:rPr>
                <w:rFonts w:ascii="Arial" w:hAnsi="Arial" w:eastAsia="Arial" w:cs="Arial"/>
                <w:color w:val="000000"/>
                <w:sz w:val="22"/>
                <w:szCs w:val="22"/>
                <w:lang w:val="sr-Cyrl-RS"/>
              </w:rPr>
              <w:delText>3.3. Модел нападача</w:delText>
            </w:r>
          </w:del>
          <w:del w:id="992" w:author="Milica Radić" w:date="2026-10-04T15:56:25Z">
            <w:r>
              <w:rPr>
                <w:rFonts w:ascii="Arial" w:hAnsi="Arial" w:eastAsia="Arial" w:cs="Arial"/>
                <w:color w:val="000000"/>
                <w:sz w:val="22"/>
                <w:szCs w:val="22"/>
                <w:lang w:val="sr-Cyrl-RS"/>
              </w:rPr>
              <w:tab/>
            </w:r>
          </w:del>
          <w:del w:id="993" w:author="Milica Radić" w:date="2026-10-04T15:56:25Z">
            <w:r>
              <w:rPr>
                <w:rFonts w:ascii="Arial" w:hAnsi="Arial" w:eastAsia="Arial" w:cs="Arial"/>
                <w:color w:val="000000"/>
                <w:sz w:val="22"/>
                <w:szCs w:val="22"/>
                <w:lang w:val="sr-Cyrl-RS"/>
              </w:rPr>
              <w:delText>13</w:delText>
            </w:r>
          </w:del>
          <w:del w:id="994" w:author="Milica Radić" w:date="2026-10-04T15:56:25Z">
            <w:r>
              <w:rPr>
                <w:rFonts w:ascii="Arial" w:hAnsi="Arial" w:cs="Arial"/>
                <w:lang w:val="sr-Cyrl-RS"/>
              </w:rPr>
              <w:fldChar w:fldCharType="end"/>
            </w:r>
          </w:del>
        </w:p>
        <w:p w14:paraId="1C8F578A">
          <w:pPr>
            <w:widowControl w:val="0"/>
            <w:tabs>
              <w:tab w:val="right" w:pos="12000"/>
            </w:tabs>
            <w:spacing w:before="60"/>
            <w:ind w:left="360"/>
            <w:rPr>
              <w:del w:id="995" w:author="Milica Radić" w:date="2026-10-04T15:56:25Z"/>
              <w:rFonts w:ascii="Arial" w:hAnsi="Arial" w:eastAsia="Arial" w:cs="Arial"/>
              <w:color w:val="000000"/>
              <w:sz w:val="22"/>
              <w:szCs w:val="22"/>
              <w:lang w:val="sr-Cyrl-RS"/>
            </w:rPr>
          </w:pPr>
          <w:del w:id="996" w:author="Milica Radić" w:date="2026-10-04T15:56:25Z">
            <w:r>
              <w:rPr>
                <w:rFonts w:ascii="Arial" w:hAnsi="Arial" w:cs="Arial"/>
                <w:lang w:val="sr-Cyrl-RS"/>
              </w:rPr>
              <w:fldChar w:fldCharType="begin"/>
            </w:r>
          </w:del>
          <w:del w:id="997" w:author="Milica Radić" w:date="2026-10-04T15:56:25Z">
            <w:r>
              <w:rPr>
                <w:rFonts w:ascii="Arial" w:hAnsi="Arial" w:cs="Arial"/>
                <w:lang w:val="sr-Cyrl-RS"/>
              </w:rPr>
              <w:delInstrText xml:space="preserve">HYPERLINK \l "_heading=" \h</w:delInstrText>
            </w:r>
          </w:del>
          <w:del w:id="998" w:author="Milica Radić" w:date="2026-10-04T15:56:25Z">
            <w:r>
              <w:rPr>
                <w:rFonts w:ascii="Arial" w:hAnsi="Arial" w:cs="Arial"/>
                <w:lang w:val="sr-Cyrl-RS"/>
              </w:rPr>
              <w:fldChar w:fldCharType="separate"/>
            </w:r>
          </w:del>
          <w:del w:id="999" w:author="Milica Radić" w:date="2026-10-04T15:56:25Z">
            <w:r>
              <w:rPr>
                <w:rFonts w:ascii="Arial" w:hAnsi="Arial" w:eastAsia="Arial" w:cs="Arial"/>
                <w:color w:val="000000"/>
                <w:sz w:val="22"/>
                <w:szCs w:val="22"/>
                <w:lang w:val="sr-Cyrl-RS"/>
              </w:rPr>
              <w:delText>3.4. Каталог напада</w:delText>
            </w:r>
          </w:del>
          <w:del w:id="1000" w:author="Milica Radić" w:date="2026-10-04T15:56:25Z">
            <w:r>
              <w:rPr>
                <w:rFonts w:ascii="Arial" w:hAnsi="Arial" w:eastAsia="Arial" w:cs="Arial"/>
                <w:color w:val="000000"/>
                <w:sz w:val="22"/>
                <w:szCs w:val="22"/>
                <w:lang w:val="sr-Cyrl-RS"/>
              </w:rPr>
              <w:tab/>
            </w:r>
          </w:del>
          <w:del w:id="1001" w:author="Milica Radić" w:date="2026-10-04T15:56:25Z">
            <w:r>
              <w:rPr>
                <w:rFonts w:ascii="Arial" w:hAnsi="Arial" w:eastAsia="Arial" w:cs="Arial"/>
                <w:color w:val="000000"/>
                <w:sz w:val="22"/>
                <w:szCs w:val="22"/>
                <w:lang w:val="sr-Cyrl-RS"/>
              </w:rPr>
              <w:delText>13</w:delText>
            </w:r>
          </w:del>
          <w:del w:id="1002" w:author="Milica Radić" w:date="2026-10-04T15:56:25Z">
            <w:r>
              <w:rPr>
                <w:rFonts w:ascii="Arial" w:hAnsi="Arial" w:cs="Arial"/>
                <w:lang w:val="sr-Cyrl-RS"/>
              </w:rPr>
              <w:fldChar w:fldCharType="end"/>
            </w:r>
          </w:del>
        </w:p>
        <w:p w14:paraId="421E0D51">
          <w:pPr>
            <w:widowControl w:val="0"/>
            <w:tabs>
              <w:tab w:val="right" w:pos="12000"/>
            </w:tabs>
            <w:spacing w:before="60"/>
            <w:ind w:left="360"/>
            <w:rPr>
              <w:del w:id="1003" w:author="Milica Radić" w:date="2026-10-04T15:56:25Z"/>
              <w:rFonts w:ascii="Arial" w:hAnsi="Arial" w:eastAsia="Arial" w:cs="Arial"/>
              <w:color w:val="000000"/>
              <w:sz w:val="22"/>
              <w:szCs w:val="22"/>
              <w:lang w:val="sr-Cyrl-RS"/>
            </w:rPr>
          </w:pPr>
          <w:del w:id="1004" w:author="Milica Radić" w:date="2026-10-04T15:56:25Z">
            <w:r>
              <w:rPr>
                <w:rFonts w:ascii="Arial" w:hAnsi="Arial" w:cs="Arial"/>
                <w:lang w:val="sr-Cyrl-RS"/>
              </w:rPr>
              <w:fldChar w:fldCharType="begin"/>
            </w:r>
          </w:del>
          <w:del w:id="1005" w:author="Milica Radić" w:date="2026-10-04T15:56:25Z">
            <w:r>
              <w:rPr>
                <w:rFonts w:ascii="Arial" w:hAnsi="Arial" w:cs="Arial"/>
                <w:lang w:val="sr-Cyrl-RS"/>
              </w:rPr>
              <w:delInstrText xml:space="preserve">HYPERLINK \l "_heading=" \h</w:delInstrText>
            </w:r>
          </w:del>
          <w:del w:id="1006" w:author="Milica Radić" w:date="2026-10-04T15:56:25Z">
            <w:r>
              <w:rPr>
                <w:rFonts w:ascii="Arial" w:hAnsi="Arial" w:cs="Arial"/>
                <w:lang w:val="sr-Cyrl-RS"/>
              </w:rPr>
              <w:fldChar w:fldCharType="separate"/>
            </w:r>
          </w:del>
          <w:del w:id="1007" w:author="Milica Radić" w:date="2026-10-04T15:56:25Z">
            <w:r>
              <w:rPr>
                <w:rFonts w:ascii="Arial" w:hAnsi="Arial" w:eastAsia="Arial" w:cs="Arial"/>
                <w:color w:val="000000"/>
                <w:sz w:val="22"/>
                <w:szCs w:val="22"/>
                <w:lang w:val="sr-Cyrl-RS"/>
              </w:rPr>
              <w:delText>3.5. Међузависност напада</w:delText>
            </w:r>
          </w:del>
          <w:del w:id="1008" w:author="Milica Radić" w:date="2026-10-04T15:56:25Z">
            <w:r>
              <w:rPr>
                <w:rFonts w:ascii="Arial" w:hAnsi="Arial" w:eastAsia="Arial" w:cs="Arial"/>
                <w:color w:val="000000"/>
                <w:sz w:val="22"/>
                <w:szCs w:val="22"/>
                <w:lang w:val="sr-Cyrl-RS"/>
              </w:rPr>
              <w:tab/>
            </w:r>
          </w:del>
          <w:del w:id="1009" w:author="Milica Radić" w:date="2026-10-04T15:56:25Z">
            <w:r>
              <w:rPr>
                <w:rFonts w:ascii="Arial" w:hAnsi="Arial" w:eastAsia="Arial" w:cs="Arial"/>
                <w:color w:val="000000"/>
                <w:sz w:val="22"/>
                <w:szCs w:val="22"/>
                <w:lang w:val="sr-Cyrl-RS"/>
              </w:rPr>
              <w:delText>14</w:delText>
            </w:r>
          </w:del>
          <w:del w:id="1010" w:author="Milica Radić" w:date="2026-10-04T15:56:25Z">
            <w:r>
              <w:rPr>
                <w:rFonts w:ascii="Arial" w:hAnsi="Arial" w:cs="Arial"/>
                <w:lang w:val="sr-Cyrl-RS"/>
              </w:rPr>
              <w:fldChar w:fldCharType="end"/>
            </w:r>
          </w:del>
        </w:p>
        <w:p w14:paraId="15F1C182">
          <w:pPr>
            <w:widowControl w:val="0"/>
            <w:tabs>
              <w:tab w:val="right" w:pos="12000"/>
            </w:tabs>
            <w:spacing w:before="60"/>
            <w:rPr>
              <w:del w:id="1011" w:author="Milica Radić" w:date="2026-10-04T15:56:25Z"/>
              <w:rFonts w:ascii="Arial" w:hAnsi="Arial" w:eastAsia="Arial" w:cs="Arial"/>
              <w:b/>
              <w:bCs/>
              <w:color w:val="000000"/>
              <w:sz w:val="22"/>
              <w:szCs w:val="22"/>
              <w:lang w:val="sr-Cyrl-RS"/>
            </w:rPr>
          </w:pPr>
          <w:del w:id="1012" w:author="Milica Radić" w:date="2026-10-04T15:56:25Z">
            <w:r>
              <w:rPr>
                <w:rFonts w:ascii="Arial" w:hAnsi="Arial" w:cs="Arial"/>
                <w:lang w:val="sr-Cyrl-RS"/>
              </w:rPr>
              <w:fldChar w:fldCharType="begin"/>
            </w:r>
          </w:del>
          <w:del w:id="1013" w:author="Milica Radić" w:date="2026-10-04T15:56:25Z">
            <w:r>
              <w:rPr>
                <w:rFonts w:ascii="Arial" w:hAnsi="Arial" w:cs="Arial"/>
                <w:lang w:val="sr-Cyrl-RS"/>
              </w:rPr>
              <w:delInstrText xml:space="preserve">HYPERLINK \l "_heading=" \h</w:delInstrText>
            </w:r>
          </w:del>
          <w:del w:id="1014" w:author="Milica Radić" w:date="2026-10-04T15:56:25Z">
            <w:r>
              <w:rPr>
                <w:rFonts w:ascii="Arial" w:hAnsi="Arial" w:cs="Arial"/>
                <w:lang w:val="sr-Cyrl-RS"/>
              </w:rPr>
              <w:fldChar w:fldCharType="separate"/>
            </w:r>
          </w:del>
          <w:del w:id="1015" w:author="Milica Radić" w:date="2026-10-04T15:56:25Z">
            <w:r>
              <w:rPr>
                <w:rFonts w:ascii="Arial" w:hAnsi="Arial" w:eastAsia="Arial" w:cs="Arial"/>
                <w:b/>
                <w:bCs/>
                <w:color w:val="000000"/>
                <w:sz w:val="22"/>
                <w:szCs w:val="22"/>
                <w:lang w:val="sr-Cyrl-RS"/>
              </w:rPr>
              <w:delText>4. ДИЗАЈН СИСТЕМА</w:delText>
            </w:r>
          </w:del>
          <w:del w:id="1016" w:author="Milica Radić" w:date="2026-10-04T15:56:25Z">
            <w:r>
              <w:rPr>
                <w:rFonts w:ascii="Arial" w:hAnsi="Arial" w:eastAsia="Arial" w:cs="Arial"/>
                <w:b/>
                <w:bCs/>
                <w:color w:val="000000"/>
                <w:sz w:val="22"/>
                <w:szCs w:val="22"/>
                <w:lang w:val="sr-Cyrl-RS"/>
              </w:rPr>
              <w:tab/>
            </w:r>
          </w:del>
          <w:del w:id="1017" w:author="Milica Radić" w:date="2026-10-04T15:56:25Z">
            <w:r>
              <w:rPr>
                <w:rFonts w:ascii="Arial" w:hAnsi="Arial" w:eastAsia="Arial" w:cs="Arial"/>
                <w:b/>
                <w:bCs/>
                <w:color w:val="000000"/>
                <w:sz w:val="22"/>
                <w:szCs w:val="22"/>
                <w:lang w:val="sr-Cyrl-RS"/>
              </w:rPr>
              <w:delText>15</w:delText>
            </w:r>
          </w:del>
          <w:del w:id="1018" w:author="Milica Radić" w:date="2026-10-04T15:56:25Z">
            <w:r>
              <w:rPr>
                <w:rFonts w:ascii="Arial" w:hAnsi="Arial" w:cs="Arial"/>
                <w:lang w:val="sr-Cyrl-RS"/>
              </w:rPr>
              <w:fldChar w:fldCharType="end"/>
            </w:r>
          </w:del>
        </w:p>
        <w:p w14:paraId="76994CF9">
          <w:pPr>
            <w:widowControl w:val="0"/>
            <w:tabs>
              <w:tab w:val="right" w:pos="12000"/>
            </w:tabs>
            <w:spacing w:before="60"/>
            <w:ind w:left="360"/>
            <w:rPr>
              <w:del w:id="1019" w:author="Milica Radić" w:date="2026-10-04T15:56:25Z"/>
              <w:rFonts w:ascii="Arial" w:hAnsi="Arial" w:eastAsia="Arial" w:cs="Arial"/>
              <w:color w:val="000000"/>
              <w:sz w:val="22"/>
              <w:szCs w:val="22"/>
              <w:lang w:val="sr-Cyrl-RS"/>
            </w:rPr>
          </w:pPr>
          <w:del w:id="1020" w:author="Milica Radić" w:date="2026-10-04T15:56:25Z">
            <w:r>
              <w:rPr>
                <w:rFonts w:ascii="Arial" w:hAnsi="Arial" w:cs="Arial"/>
                <w:lang w:val="sr-Cyrl-RS"/>
              </w:rPr>
              <w:fldChar w:fldCharType="begin"/>
            </w:r>
          </w:del>
          <w:del w:id="1021" w:author="Milica Radić" w:date="2026-10-04T15:56:25Z">
            <w:r>
              <w:rPr>
                <w:rFonts w:ascii="Arial" w:hAnsi="Arial" w:cs="Arial"/>
                <w:lang w:val="sr-Cyrl-RS"/>
              </w:rPr>
              <w:delInstrText xml:space="preserve">HYPERLINK \l "_heading=h.e76pxjjxc8m2" \h</w:delInstrText>
            </w:r>
          </w:del>
          <w:del w:id="1022" w:author="Milica Radić" w:date="2026-10-04T15:56:25Z">
            <w:r>
              <w:rPr>
                <w:rFonts w:ascii="Arial" w:hAnsi="Arial" w:cs="Arial"/>
                <w:lang w:val="sr-Cyrl-RS"/>
              </w:rPr>
              <w:fldChar w:fldCharType="separate"/>
            </w:r>
          </w:del>
          <w:del w:id="1023" w:author="Milica Radić" w:date="2026-10-04T15:56:25Z">
            <w:r>
              <w:rPr>
                <w:rFonts w:ascii="Arial" w:hAnsi="Arial" w:cs="Arial"/>
                <w:color w:val="000000"/>
                <w:lang w:val="sr-Cyrl-RS"/>
              </w:rPr>
              <w:delText>4.1. Архитектура система и режими извршавања</w:delText>
            </w:r>
          </w:del>
          <w:del w:id="1024" w:author="Milica Radić" w:date="2026-10-04T15:56:25Z">
            <w:r>
              <w:rPr>
                <w:rFonts w:ascii="Arial" w:hAnsi="Arial" w:cs="Arial"/>
                <w:color w:val="000000"/>
                <w:lang w:val="sr-Cyrl-RS"/>
              </w:rPr>
              <w:tab/>
            </w:r>
          </w:del>
          <w:del w:id="1025" w:author="Milica Radić" w:date="2026-10-04T15:56:25Z">
            <w:r>
              <w:rPr>
                <w:rFonts w:ascii="Arial" w:hAnsi="Arial" w:cs="Arial"/>
                <w:color w:val="000000"/>
                <w:lang w:val="sr-Cyrl-RS"/>
              </w:rPr>
              <w:delText>15</w:delText>
            </w:r>
          </w:del>
          <w:del w:id="1026" w:author="Milica Radić" w:date="2026-10-04T15:56:25Z">
            <w:r>
              <w:rPr>
                <w:rFonts w:ascii="Arial" w:hAnsi="Arial" w:cs="Arial"/>
                <w:lang w:val="sr-Cyrl-RS"/>
              </w:rPr>
              <w:fldChar w:fldCharType="end"/>
            </w:r>
          </w:del>
        </w:p>
        <w:p w14:paraId="722AE7DC">
          <w:pPr>
            <w:widowControl w:val="0"/>
            <w:tabs>
              <w:tab w:val="right" w:pos="12000"/>
            </w:tabs>
            <w:spacing w:before="60"/>
            <w:ind w:left="360"/>
            <w:rPr>
              <w:del w:id="1027" w:author="Milica Radić" w:date="2026-10-04T15:56:25Z"/>
              <w:rFonts w:ascii="Arial" w:hAnsi="Arial" w:eastAsia="Arial" w:cs="Arial"/>
              <w:color w:val="000000"/>
              <w:sz w:val="22"/>
              <w:szCs w:val="22"/>
              <w:lang w:val="sr-Cyrl-RS"/>
            </w:rPr>
          </w:pPr>
          <w:del w:id="1028" w:author="Milica Radić" w:date="2026-10-04T15:56:25Z">
            <w:r>
              <w:rPr>
                <w:rFonts w:ascii="Arial" w:hAnsi="Arial" w:cs="Arial"/>
                <w:lang w:val="sr-Cyrl-RS"/>
              </w:rPr>
              <w:fldChar w:fldCharType="begin"/>
            </w:r>
          </w:del>
          <w:del w:id="1029" w:author="Milica Radić" w:date="2026-10-04T15:56:25Z">
            <w:r>
              <w:rPr>
                <w:rFonts w:ascii="Arial" w:hAnsi="Arial" w:cs="Arial"/>
                <w:lang w:val="sr-Cyrl-RS"/>
              </w:rPr>
              <w:delInstrText xml:space="preserve">HYPERLINK \l "_heading=" \h</w:delInstrText>
            </w:r>
          </w:del>
          <w:del w:id="1030" w:author="Milica Radić" w:date="2026-10-04T15:56:25Z">
            <w:r>
              <w:rPr>
                <w:rFonts w:ascii="Arial" w:hAnsi="Arial" w:cs="Arial"/>
                <w:lang w:val="sr-Cyrl-RS"/>
              </w:rPr>
              <w:fldChar w:fldCharType="separate"/>
            </w:r>
          </w:del>
          <w:del w:id="1031" w:author="Milica Radić" w:date="2026-10-04T15:56:25Z">
            <w:r>
              <w:rPr>
                <w:rFonts w:ascii="Arial" w:hAnsi="Arial" w:eastAsia="Arial" w:cs="Arial"/>
                <w:color w:val="000000"/>
                <w:sz w:val="22"/>
                <w:szCs w:val="22"/>
                <w:lang w:val="sr-Cyrl-RS"/>
              </w:rPr>
              <w:delText>4.2. Језгро</w:delText>
            </w:r>
          </w:del>
          <w:del w:id="1032" w:author="Milica Radić" w:date="2026-10-04T15:56:25Z">
            <w:r>
              <w:rPr>
                <w:rFonts w:ascii="Arial" w:hAnsi="Arial" w:eastAsia="Arial" w:cs="Arial"/>
                <w:color w:val="000000"/>
                <w:sz w:val="22"/>
                <w:szCs w:val="22"/>
                <w:lang w:val="sr-Cyrl-RS"/>
              </w:rPr>
              <w:tab/>
            </w:r>
          </w:del>
          <w:del w:id="1033" w:author="Milica Radić" w:date="2026-10-04T15:56:25Z">
            <w:r>
              <w:rPr>
                <w:rFonts w:ascii="Arial" w:hAnsi="Arial" w:eastAsia="Arial" w:cs="Arial"/>
                <w:color w:val="000000"/>
                <w:sz w:val="22"/>
                <w:szCs w:val="22"/>
                <w:lang w:val="sr-Cyrl-RS"/>
              </w:rPr>
              <w:delText>15</w:delText>
            </w:r>
          </w:del>
          <w:del w:id="1034" w:author="Milica Radić" w:date="2026-10-04T15:56:25Z">
            <w:r>
              <w:rPr>
                <w:rFonts w:ascii="Arial" w:hAnsi="Arial" w:cs="Arial"/>
                <w:lang w:val="sr-Cyrl-RS"/>
              </w:rPr>
              <w:fldChar w:fldCharType="end"/>
            </w:r>
          </w:del>
        </w:p>
        <w:p w14:paraId="730DE96A">
          <w:pPr>
            <w:widowControl w:val="0"/>
            <w:tabs>
              <w:tab w:val="right" w:pos="12000"/>
            </w:tabs>
            <w:spacing w:before="60"/>
            <w:ind w:left="360"/>
            <w:rPr>
              <w:del w:id="1035" w:author="Milica Radić" w:date="2026-10-04T15:56:25Z"/>
              <w:rFonts w:ascii="Arial" w:hAnsi="Arial" w:eastAsia="Arial" w:cs="Arial"/>
              <w:color w:val="000000"/>
              <w:sz w:val="22"/>
              <w:szCs w:val="22"/>
              <w:lang w:val="sr-Cyrl-RS"/>
            </w:rPr>
          </w:pPr>
          <w:del w:id="1036" w:author="Milica Radić" w:date="2026-10-04T15:56:25Z">
            <w:r>
              <w:rPr>
                <w:rFonts w:ascii="Arial" w:hAnsi="Arial" w:cs="Arial"/>
                <w:lang w:val="sr-Cyrl-RS"/>
              </w:rPr>
              <w:fldChar w:fldCharType="begin"/>
            </w:r>
          </w:del>
          <w:del w:id="1037" w:author="Milica Radić" w:date="2026-10-04T15:56:25Z">
            <w:r>
              <w:rPr>
                <w:rFonts w:ascii="Arial" w:hAnsi="Arial" w:cs="Arial"/>
                <w:lang w:val="sr-Cyrl-RS"/>
              </w:rPr>
              <w:delInstrText xml:space="preserve">HYPERLINK \l "_heading=" \h</w:delInstrText>
            </w:r>
          </w:del>
          <w:del w:id="1038" w:author="Milica Radić" w:date="2026-10-04T15:56:25Z">
            <w:r>
              <w:rPr>
                <w:rFonts w:ascii="Arial" w:hAnsi="Arial" w:cs="Arial"/>
                <w:lang w:val="sr-Cyrl-RS"/>
              </w:rPr>
              <w:fldChar w:fldCharType="separate"/>
            </w:r>
          </w:del>
          <w:del w:id="1039" w:author="Milica Radić" w:date="2026-10-04T15:56:25Z">
            <w:r>
              <w:rPr>
                <w:rFonts w:ascii="Arial" w:hAnsi="Arial" w:eastAsia="Arial" w:cs="Arial"/>
                <w:color w:val="000000"/>
                <w:sz w:val="22"/>
                <w:szCs w:val="22"/>
                <w:lang w:val="sr-Cyrl-RS"/>
              </w:rPr>
              <w:delText>4.3. Слој идентитета</w:delText>
            </w:r>
          </w:del>
          <w:del w:id="1040" w:author="Milica Radić" w:date="2026-10-04T15:56:25Z">
            <w:r>
              <w:rPr>
                <w:rFonts w:ascii="Arial" w:hAnsi="Arial" w:eastAsia="Arial" w:cs="Arial"/>
                <w:color w:val="000000"/>
                <w:sz w:val="22"/>
                <w:szCs w:val="22"/>
                <w:lang w:val="sr-Cyrl-RS"/>
              </w:rPr>
              <w:tab/>
            </w:r>
          </w:del>
          <w:del w:id="1041" w:author="Milica Radić" w:date="2026-10-04T15:56:25Z">
            <w:r>
              <w:rPr>
                <w:rFonts w:ascii="Arial" w:hAnsi="Arial" w:eastAsia="Arial" w:cs="Arial"/>
                <w:color w:val="000000"/>
                <w:sz w:val="22"/>
                <w:szCs w:val="22"/>
                <w:lang w:val="sr-Cyrl-RS"/>
              </w:rPr>
              <w:delText>16</w:delText>
            </w:r>
          </w:del>
          <w:del w:id="1042" w:author="Milica Radić" w:date="2026-10-04T15:56:25Z">
            <w:r>
              <w:rPr>
                <w:rFonts w:ascii="Arial" w:hAnsi="Arial" w:cs="Arial"/>
                <w:lang w:val="sr-Cyrl-RS"/>
              </w:rPr>
              <w:fldChar w:fldCharType="end"/>
            </w:r>
          </w:del>
        </w:p>
        <w:p w14:paraId="77C08981">
          <w:pPr>
            <w:widowControl w:val="0"/>
            <w:tabs>
              <w:tab w:val="right" w:pos="12000"/>
            </w:tabs>
            <w:spacing w:before="60"/>
            <w:ind w:left="720"/>
            <w:rPr>
              <w:del w:id="1043" w:author="Milica Radić" w:date="2026-10-04T15:56:25Z"/>
              <w:rFonts w:ascii="Arial" w:hAnsi="Arial" w:eastAsia="Arial" w:cs="Arial"/>
              <w:color w:val="000000"/>
              <w:sz w:val="22"/>
              <w:szCs w:val="22"/>
              <w:lang w:val="sr-Cyrl-RS"/>
            </w:rPr>
          </w:pPr>
          <w:del w:id="1044" w:author="Milica Radić" w:date="2026-10-04T15:56:25Z">
            <w:r>
              <w:rPr>
                <w:rFonts w:ascii="Arial" w:hAnsi="Arial" w:cs="Arial"/>
                <w:lang w:val="sr-Cyrl-RS"/>
              </w:rPr>
              <w:fldChar w:fldCharType="begin"/>
            </w:r>
          </w:del>
          <w:del w:id="1045" w:author="Milica Radić" w:date="2026-10-04T15:56:25Z">
            <w:r>
              <w:rPr>
                <w:rFonts w:ascii="Arial" w:hAnsi="Arial" w:cs="Arial"/>
                <w:lang w:val="sr-Cyrl-RS"/>
              </w:rPr>
              <w:delInstrText xml:space="preserve">HYPERLINK \l "_heading=" \h</w:delInstrText>
            </w:r>
          </w:del>
          <w:del w:id="1046" w:author="Milica Radić" w:date="2026-10-04T15:56:25Z">
            <w:r>
              <w:rPr>
                <w:rFonts w:ascii="Arial" w:hAnsi="Arial" w:cs="Arial"/>
                <w:lang w:val="sr-Cyrl-RS"/>
              </w:rPr>
              <w:fldChar w:fldCharType="separate"/>
            </w:r>
          </w:del>
          <w:del w:id="1047" w:author="Milica Radić" w:date="2026-10-04T15:56:25Z">
            <w:r>
              <w:rPr>
                <w:rFonts w:ascii="Arial" w:hAnsi="Arial" w:eastAsia="Arial" w:cs="Arial"/>
                <w:color w:val="000000"/>
                <w:sz w:val="22"/>
                <w:szCs w:val="22"/>
                <w:lang w:val="sr-Cyrl-RS"/>
              </w:rPr>
              <w:delText xml:space="preserve">4.3.1. </w:delText>
            </w:r>
          </w:del>
          <w:del w:id="1048" w:author="Milica Radić" w:date="2026-10-04T15:56:25Z">
            <w:r>
              <w:rPr>
                <w:rFonts w:ascii="Arial" w:hAnsi="Arial" w:cs="Arial"/>
                <w:lang w:val="sr-Cyrl-RS"/>
              </w:rPr>
              <w:fldChar w:fldCharType="end"/>
            </w:r>
          </w:del>
          <w:del w:id="1049" w:author="Milica Radić" w:date="2026-10-04T15:56:25Z">
            <w:r>
              <w:rPr>
                <w:rFonts w:ascii="Arial" w:hAnsi="Arial" w:cs="Arial"/>
                <w:lang w:val="sr-Cyrl-RS"/>
              </w:rPr>
              <w:fldChar w:fldCharType="begin"/>
            </w:r>
          </w:del>
          <w:del w:id="1050" w:author="Milica Radić" w:date="2026-10-04T15:56:25Z">
            <w:r>
              <w:rPr>
                <w:rFonts w:ascii="Arial" w:hAnsi="Arial" w:cs="Arial"/>
                <w:lang w:val="sr-Cyrl-RS"/>
              </w:rPr>
              <w:delInstrText xml:space="preserve">HYPERLINK \l "_heading=" \h</w:delInstrText>
            </w:r>
          </w:del>
          <w:del w:id="1051" w:author="Milica Radić" w:date="2026-10-04T15:56:25Z">
            <w:r>
              <w:rPr>
                <w:rFonts w:ascii="Arial" w:hAnsi="Arial" w:cs="Arial"/>
                <w:lang w:val="sr-Cyrl-RS"/>
              </w:rPr>
              <w:fldChar w:fldCharType="separate"/>
            </w:r>
          </w:del>
          <w:del w:id="1052" w:author="Milica Radić" w:date="2026-10-04T15:56:25Z">
            <w:r>
              <w:rPr>
                <w:rFonts w:ascii="Arial" w:hAnsi="Arial" w:eastAsia="Arial" w:cs="Arial"/>
                <w:i/>
                <w:iCs/>
                <w:color w:val="000000"/>
                <w:sz w:val="22"/>
                <w:szCs w:val="22"/>
                <w:lang w:val="sr-Cyrl-RS"/>
              </w:rPr>
              <w:delText>Proof-of-work</w:delText>
            </w:r>
          </w:del>
          <w:del w:id="1053" w:author="Milica Radić" w:date="2026-10-04T15:56:25Z">
            <w:r>
              <w:rPr>
                <w:rFonts w:ascii="Arial" w:hAnsi="Arial" w:cs="Arial"/>
                <w:lang w:val="sr-Cyrl-RS"/>
              </w:rPr>
              <w:fldChar w:fldCharType="end"/>
            </w:r>
          </w:del>
          <w:del w:id="1054" w:author="Milica Radić" w:date="2026-10-04T15:56:25Z">
            <w:r>
              <w:rPr>
                <w:rFonts w:ascii="Arial" w:hAnsi="Arial" w:cs="Arial"/>
                <w:lang w:val="sr-Cyrl-RS"/>
              </w:rPr>
              <w:fldChar w:fldCharType="begin"/>
            </w:r>
          </w:del>
          <w:del w:id="1055" w:author="Milica Radić" w:date="2026-10-04T15:56:25Z">
            <w:r>
              <w:rPr>
                <w:rFonts w:ascii="Arial" w:hAnsi="Arial" w:cs="Arial"/>
                <w:lang w:val="sr-Cyrl-RS"/>
              </w:rPr>
              <w:delInstrText xml:space="preserve">HYPERLINK \l "_heading=" \h</w:delInstrText>
            </w:r>
          </w:del>
          <w:del w:id="1056" w:author="Milica Radić" w:date="2026-10-04T15:56:25Z">
            <w:r>
              <w:rPr>
                <w:rFonts w:ascii="Arial" w:hAnsi="Arial" w:cs="Arial"/>
                <w:lang w:val="sr-Cyrl-RS"/>
              </w:rPr>
              <w:fldChar w:fldCharType="separate"/>
            </w:r>
          </w:del>
          <w:del w:id="1057" w:author="Milica Radić" w:date="2026-10-04T15:56:25Z">
            <w:r>
              <w:rPr>
                <w:rFonts w:ascii="Arial" w:hAnsi="Arial" w:eastAsia="Arial" w:cs="Arial"/>
                <w:color w:val="000000"/>
                <w:sz w:val="22"/>
                <w:szCs w:val="22"/>
                <w:lang w:val="sr-Cyrl-RS"/>
              </w:rPr>
              <w:tab/>
            </w:r>
          </w:del>
          <w:del w:id="1058" w:author="Milica Radić" w:date="2026-10-04T15:56:25Z">
            <w:r>
              <w:rPr>
                <w:rFonts w:ascii="Arial" w:hAnsi="Arial" w:eastAsia="Arial" w:cs="Arial"/>
                <w:color w:val="000000"/>
                <w:sz w:val="22"/>
                <w:szCs w:val="22"/>
                <w:lang w:val="sr-Cyrl-RS"/>
              </w:rPr>
              <w:delText>16</w:delText>
            </w:r>
          </w:del>
          <w:del w:id="1059" w:author="Milica Radić" w:date="2026-10-04T15:56:25Z">
            <w:r>
              <w:rPr>
                <w:rFonts w:ascii="Arial" w:hAnsi="Arial" w:cs="Arial"/>
                <w:lang w:val="sr-Cyrl-RS"/>
              </w:rPr>
              <w:fldChar w:fldCharType="end"/>
            </w:r>
          </w:del>
        </w:p>
        <w:p w14:paraId="30681FC3">
          <w:pPr>
            <w:widowControl w:val="0"/>
            <w:tabs>
              <w:tab w:val="right" w:pos="12000"/>
            </w:tabs>
            <w:spacing w:before="60"/>
            <w:ind w:left="720"/>
            <w:rPr>
              <w:del w:id="1060" w:author="Milica Radić" w:date="2026-10-04T15:56:25Z"/>
              <w:rFonts w:ascii="Arial" w:hAnsi="Arial" w:eastAsia="Arial" w:cs="Arial"/>
              <w:color w:val="000000"/>
              <w:sz w:val="22"/>
              <w:szCs w:val="22"/>
              <w:lang w:val="sr-Cyrl-RS"/>
            </w:rPr>
          </w:pPr>
          <w:del w:id="1061" w:author="Milica Radić" w:date="2026-10-04T15:56:25Z">
            <w:r>
              <w:rPr>
                <w:rFonts w:ascii="Arial" w:hAnsi="Arial" w:cs="Arial"/>
                <w:lang w:val="sr-Cyrl-RS"/>
              </w:rPr>
              <w:fldChar w:fldCharType="begin"/>
            </w:r>
          </w:del>
          <w:del w:id="1062" w:author="Milica Radić" w:date="2026-10-04T15:56:25Z">
            <w:r>
              <w:rPr>
                <w:rFonts w:ascii="Arial" w:hAnsi="Arial" w:cs="Arial"/>
                <w:lang w:val="sr-Cyrl-RS"/>
              </w:rPr>
              <w:delInstrText xml:space="preserve">HYPERLINK \l "_heading=" \h</w:delInstrText>
            </w:r>
          </w:del>
          <w:del w:id="1063" w:author="Milica Radić" w:date="2026-10-04T15:56:25Z">
            <w:r>
              <w:rPr>
                <w:rFonts w:ascii="Arial" w:hAnsi="Arial" w:cs="Arial"/>
                <w:lang w:val="sr-Cyrl-RS"/>
              </w:rPr>
              <w:fldChar w:fldCharType="separate"/>
            </w:r>
          </w:del>
          <w:del w:id="1064" w:author="Milica Radić" w:date="2026-10-04T15:56:25Z">
            <w:r>
              <w:rPr>
                <w:rFonts w:ascii="Arial" w:hAnsi="Arial" w:eastAsia="Arial" w:cs="Arial"/>
                <w:color w:val="000000"/>
                <w:sz w:val="22"/>
                <w:szCs w:val="22"/>
                <w:lang w:val="sr-Cyrl-RS"/>
              </w:rPr>
              <w:delText>4.3.2. Праћење старости</w:delText>
            </w:r>
          </w:del>
          <w:del w:id="1065" w:author="Milica Radić" w:date="2026-10-04T15:56:25Z">
            <w:r>
              <w:rPr>
                <w:rFonts w:ascii="Arial" w:hAnsi="Arial" w:eastAsia="Arial" w:cs="Arial"/>
                <w:color w:val="000000"/>
                <w:sz w:val="22"/>
                <w:szCs w:val="22"/>
                <w:lang w:val="sr-Cyrl-RS"/>
              </w:rPr>
              <w:tab/>
            </w:r>
          </w:del>
          <w:del w:id="1066" w:author="Milica Radić" w:date="2026-10-04T15:56:25Z">
            <w:r>
              <w:rPr>
                <w:rFonts w:ascii="Arial" w:hAnsi="Arial" w:eastAsia="Arial" w:cs="Arial"/>
                <w:color w:val="000000"/>
                <w:sz w:val="22"/>
                <w:szCs w:val="22"/>
                <w:lang w:val="sr-Cyrl-RS"/>
              </w:rPr>
              <w:delText>16</w:delText>
            </w:r>
          </w:del>
          <w:del w:id="1067" w:author="Milica Radić" w:date="2026-10-04T15:56:25Z">
            <w:r>
              <w:rPr>
                <w:rFonts w:ascii="Arial" w:hAnsi="Arial" w:cs="Arial"/>
                <w:lang w:val="sr-Cyrl-RS"/>
              </w:rPr>
              <w:fldChar w:fldCharType="end"/>
            </w:r>
          </w:del>
        </w:p>
        <w:p w14:paraId="25974619">
          <w:pPr>
            <w:widowControl w:val="0"/>
            <w:tabs>
              <w:tab w:val="right" w:pos="12000"/>
            </w:tabs>
            <w:spacing w:before="60"/>
            <w:ind w:left="720"/>
            <w:rPr>
              <w:del w:id="1068" w:author="Milica Radić" w:date="2026-10-04T15:56:25Z"/>
              <w:rFonts w:ascii="Arial" w:hAnsi="Arial" w:eastAsia="Arial" w:cs="Arial"/>
              <w:color w:val="000000"/>
              <w:sz w:val="22"/>
              <w:szCs w:val="22"/>
              <w:lang w:val="sr-Cyrl-RS"/>
            </w:rPr>
          </w:pPr>
          <w:del w:id="1069" w:author="Milica Radić" w:date="2026-10-04T15:56:25Z">
            <w:r>
              <w:rPr>
                <w:rFonts w:ascii="Arial" w:hAnsi="Arial" w:cs="Arial"/>
                <w:lang w:val="sr-Cyrl-RS"/>
              </w:rPr>
              <w:fldChar w:fldCharType="begin"/>
            </w:r>
          </w:del>
          <w:del w:id="1070" w:author="Milica Radić" w:date="2026-10-04T15:56:25Z">
            <w:r>
              <w:rPr>
                <w:rFonts w:ascii="Arial" w:hAnsi="Arial" w:cs="Arial"/>
                <w:lang w:val="sr-Cyrl-RS"/>
              </w:rPr>
              <w:delInstrText xml:space="preserve">HYPERLINK \l "_heading=" \h</w:delInstrText>
            </w:r>
          </w:del>
          <w:del w:id="1071" w:author="Milica Radić" w:date="2026-10-04T15:56:25Z">
            <w:r>
              <w:rPr>
                <w:rFonts w:ascii="Arial" w:hAnsi="Arial" w:cs="Arial"/>
                <w:lang w:val="sr-Cyrl-RS"/>
              </w:rPr>
              <w:fldChar w:fldCharType="separate"/>
            </w:r>
          </w:del>
          <w:del w:id="1072" w:author="Milica Radić" w:date="2026-10-04T15:56:25Z">
            <w:r>
              <w:rPr>
                <w:rFonts w:ascii="Arial" w:hAnsi="Arial" w:eastAsia="Arial" w:cs="Arial"/>
                <w:color w:val="000000"/>
                <w:sz w:val="22"/>
                <w:szCs w:val="22"/>
                <w:lang w:val="sr-Cyrl-RS"/>
              </w:rPr>
              <w:delText>4.3.3. Оцена идентитета</w:delText>
            </w:r>
          </w:del>
          <w:del w:id="1073" w:author="Milica Radić" w:date="2026-10-04T15:56:25Z">
            <w:r>
              <w:rPr>
                <w:rFonts w:ascii="Arial" w:hAnsi="Arial" w:eastAsia="Arial" w:cs="Arial"/>
                <w:color w:val="000000"/>
                <w:sz w:val="22"/>
                <w:szCs w:val="22"/>
                <w:lang w:val="sr-Cyrl-RS"/>
              </w:rPr>
              <w:tab/>
            </w:r>
          </w:del>
          <w:del w:id="1074" w:author="Milica Radić" w:date="2026-10-04T15:56:25Z">
            <w:r>
              <w:rPr>
                <w:rFonts w:ascii="Arial" w:hAnsi="Arial" w:eastAsia="Arial" w:cs="Arial"/>
                <w:color w:val="000000"/>
                <w:sz w:val="22"/>
                <w:szCs w:val="22"/>
                <w:lang w:val="sr-Cyrl-RS"/>
              </w:rPr>
              <w:delText>16</w:delText>
            </w:r>
          </w:del>
          <w:del w:id="1075" w:author="Milica Radić" w:date="2026-10-04T15:56:25Z">
            <w:r>
              <w:rPr>
                <w:rFonts w:ascii="Arial" w:hAnsi="Arial" w:cs="Arial"/>
                <w:lang w:val="sr-Cyrl-RS"/>
              </w:rPr>
              <w:fldChar w:fldCharType="end"/>
            </w:r>
          </w:del>
        </w:p>
        <w:p w14:paraId="3768E0C9">
          <w:pPr>
            <w:widowControl w:val="0"/>
            <w:tabs>
              <w:tab w:val="right" w:pos="12000"/>
            </w:tabs>
            <w:spacing w:before="60"/>
            <w:ind w:left="720"/>
            <w:rPr>
              <w:del w:id="1076" w:author="Milica Radić" w:date="2026-10-04T15:56:25Z"/>
              <w:rFonts w:ascii="Arial" w:hAnsi="Arial" w:eastAsia="Arial" w:cs="Arial"/>
              <w:color w:val="000000"/>
              <w:sz w:val="22"/>
              <w:szCs w:val="22"/>
              <w:lang w:val="sr-Cyrl-RS"/>
            </w:rPr>
          </w:pPr>
          <w:del w:id="1077" w:author="Milica Radić" w:date="2026-10-04T15:56:25Z">
            <w:r>
              <w:rPr>
                <w:rFonts w:ascii="Arial" w:hAnsi="Arial" w:cs="Arial"/>
                <w:lang w:val="sr-Cyrl-RS"/>
              </w:rPr>
              <w:fldChar w:fldCharType="begin"/>
            </w:r>
          </w:del>
          <w:del w:id="1078" w:author="Milica Radić" w:date="2026-10-04T15:56:25Z">
            <w:r>
              <w:rPr>
                <w:rFonts w:ascii="Arial" w:hAnsi="Arial" w:cs="Arial"/>
                <w:lang w:val="sr-Cyrl-RS"/>
              </w:rPr>
              <w:delInstrText xml:space="preserve">HYPERLINK \l "_heading=" \h</w:delInstrText>
            </w:r>
          </w:del>
          <w:del w:id="1079" w:author="Milica Radić" w:date="2026-10-04T15:56:25Z">
            <w:r>
              <w:rPr>
                <w:rFonts w:ascii="Arial" w:hAnsi="Arial" w:cs="Arial"/>
                <w:lang w:val="sr-Cyrl-RS"/>
              </w:rPr>
              <w:fldChar w:fldCharType="separate"/>
            </w:r>
          </w:del>
          <w:del w:id="1080" w:author="Milica Radić" w:date="2026-10-04T15:56:25Z">
            <w:r>
              <w:rPr>
                <w:rFonts w:ascii="Arial" w:hAnsi="Arial" w:eastAsia="Arial" w:cs="Arial"/>
                <w:color w:val="000000"/>
                <w:sz w:val="22"/>
                <w:szCs w:val="22"/>
                <w:lang w:val="sr-Cyrl-RS"/>
              </w:rPr>
              <w:delText>4.3.4. Разноврсност идентитета</w:delText>
            </w:r>
          </w:del>
          <w:del w:id="1081" w:author="Milica Radić" w:date="2026-10-04T15:56:25Z">
            <w:r>
              <w:rPr>
                <w:rFonts w:ascii="Arial" w:hAnsi="Arial" w:eastAsia="Arial" w:cs="Arial"/>
                <w:color w:val="000000"/>
                <w:sz w:val="22"/>
                <w:szCs w:val="22"/>
                <w:lang w:val="sr-Cyrl-RS"/>
              </w:rPr>
              <w:tab/>
            </w:r>
          </w:del>
          <w:del w:id="1082" w:author="Milica Radić" w:date="2026-10-04T15:56:25Z">
            <w:r>
              <w:rPr>
                <w:rFonts w:ascii="Arial" w:hAnsi="Arial" w:eastAsia="Arial" w:cs="Arial"/>
                <w:color w:val="000000"/>
                <w:sz w:val="22"/>
                <w:szCs w:val="22"/>
                <w:lang w:val="sr-Cyrl-RS"/>
              </w:rPr>
              <w:delText>17</w:delText>
            </w:r>
          </w:del>
          <w:del w:id="1083" w:author="Milica Radić" w:date="2026-10-04T15:56:25Z">
            <w:r>
              <w:rPr>
                <w:rFonts w:ascii="Arial" w:hAnsi="Arial" w:cs="Arial"/>
                <w:lang w:val="sr-Cyrl-RS"/>
              </w:rPr>
              <w:fldChar w:fldCharType="end"/>
            </w:r>
          </w:del>
        </w:p>
        <w:p w14:paraId="4D843F3C">
          <w:pPr>
            <w:widowControl w:val="0"/>
            <w:tabs>
              <w:tab w:val="right" w:pos="12000"/>
            </w:tabs>
            <w:spacing w:before="60"/>
            <w:ind w:left="360"/>
            <w:rPr>
              <w:del w:id="1084" w:author="Milica Radić" w:date="2026-10-04T15:56:25Z"/>
              <w:rFonts w:ascii="Arial" w:hAnsi="Arial" w:eastAsia="Arial" w:cs="Arial"/>
              <w:color w:val="000000"/>
              <w:sz w:val="22"/>
              <w:szCs w:val="22"/>
              <w:lang w:val="sr-Cyrl-RS"/>
            </w:rPr>
          </w:pPr>
          <w:del w:id="1085" w:author="Milica Radić" w:date="2026-10-04T15:56:25Z">
            <w:r>
              <w:rPr>
                <w:rFonts w:ascii="Arial" w:hAnsi="Arial" w:cs="Arial"/>
                <w:lang w:val="sr-Cyrl-RS"/>
              </w:rPr>
              <w:fldChar w:fldCharType="begin"/>
            </w:r>
          </w:del>
          <w:del w:id="1086" w:author="Milica Radić" w:date="2026-10-04T15:56:25Z">
            <w:r>
              <w:rPr>
                <w:rFonts w:ascii="Arial" w:hAnsi="Arial" w:cs="Arial"/>
                <w:lang w:val="sr-Cyrl-RS"/>
              </w:rPr>
              <w:delInstrText xml:space="preserve">HYPERLINK \l "_heading=" \h</w:delInstrText>
            </w:r>
          </w:del>
          <w:del w:id="1087" w:author="Milica Radić" w:date="2026-10-04T15:56:25Z">
            <w:r>
              <w:rPr>
                <w:rFonts w:ascii="Arial" w:hAnsi="Arial" w:cs="Arial"/>
                <w:lang w:val="sr-Cyrl-RS"/>
              </w:rPr>
              <w:fldChar w:fldCharType="separate"/>
            </w:r>
          </w:del>
          <w:del w:id="1088" w:author="Milica Radić" w:date="2026-10-04T15:56:25Z">
            <w:r>
              <w:rPr>
                <w:rFonts w:ascii="Arial" w:hAnsi="Arial" w:eastAsia="Arial" w:cs="Arial"/>
                <w:color w:val="000000"/>
                <w:sz w:val="22"/>
                <w:szCs w:val="22"/>
                <w:lang w:val="sr-Cyrl-RS"/>
              </w:rPr>
              <w:delText>4.4. Стратегије избора суседа</w:delText>
            </w:r>
          </w:del>
          <w:del w:id="1089" w:author="Milica Radić" w:date="2026-10-04T15:56:25Z">
            <w:r>
              <w:rPr>
                <w:rFonts w:ascii="Arial" w:hAnsi="Arial" w:eastAsia="Arial" w:cs="Arial"/>
                <w:color w:val="000000"/>
                <w:sz w:val="22"/>
                <w:szCs w:val="22"/>
                <w:lang w:val="sr-Cyrl-RS"/>
              </w:rPr>
              <w:tab/>
            </w:r>
          </w:del>
          <w:del w:id="1090" w:author="Milica Radić" w:date="2026-10-04T15:56:25Z">
            <w:r>
              <w:rPr>
                <w:rFonts w:ascii="Arial" w:hAnsi="Arial" w:eastAsia="Arial" w:cs="Arial"/>
                <w:color w:val="000000"/>
                <w:sz w:val="22"/>
                <w:szCs w:val="22"/>
                <w:lang w:val="sr-Cyrl-RS"/>
              </w:rPr>
              <w:delText>17</w:delText>
            </w:r>
          </w:del>
          <w:del w:id="1091" w:author="Milica Radić" w:date="2026-10-04T15:56:25Z">
            <w:r>
              <w:rPr>
                <w:rFonts w:ascii="Arial" w:hAnsi="Arial" w:cs="Arial"/>
                <w:lang w:val="sr-Cyrl-RS"/>
              </w:rPr>
              <w:fldChar w:fldCharType="end"/>
            </w:r>
          </w:del>
        </w:p>
        <w:p w14:paraId="657AADD2">
          <w:pPr>
            <w:widowControl w:val="0"/>
            <w:tabs>
              <w:tab w:val="right" w:pos="12000"/>
            </w:tabs>
            <w:spacing w:before="60"/>
            <w:ind w:left="720"/>
            <w:rPr>
              <w:del w:id="1092" w:author="Milica Radić" w:date="2026-10-04T15:56:25Z"/>
              <w:rFonts w:ascii="Arial" w:hAnsi="Arial" w:eastAsia="Arial" w:cs="Arial"/>
              <w:color w:val="000000"/>
              <w:sz w:val="22"/>
              <w:szCs w:val="22"/>
              <w:lang w:val="sr-Cyrl-RS"/>
            </w:rPr>
          </w:pPr>
          <w:del w:id="1093" w:author="Milica Radić" w:date="2026-10-04T15:56:25Z">
            <w:r>
              <w:rPr>
                <w:rFonts w:ascii="Arial" w:hAnsi="Arial" w:cs="Arial"/>
                <w:lang w:val="sr-Cyrl-RS"/>
              </w:rPr>
              <w:fldChar w:fldCharType="begin"/>
            </w:r>
          </w:del>
          <w:del w:id="1094" w:author="Milica Radić" w:date="2026-10-04T15:56:25Z">
            <w:r>
              <w:rPr>
                <w:rFonts w:ascii="Arial" w:hAnsi="Arial" w:cs="Arial"/>
                <w:lang w:val="sr-Cyrl-RS"/>
              </w:rPr>
              <w:delInstrText xml:space="preserve">HYPERLINK \l "_heading=" \h</w:delInstrText>
            </w:r>
          </w:del>
          <w:del w:id="1095" w:author="Milica Radić" w:date="2026-10-04T15:56:25Z">
            <w:r>
              <w:rPr>
                <w:rFonts w:ascii="Arial" w:hAnsi="Arial" w:cs="Arial"/>
                <w:lang w:val="sr-Cyrl-RS"/>
              </w:rPr>
              <w:fldChar w:fldCharType="separate"/>
            </w:r>
          </w:del>
          <w:del w:id="1096" w:author="Milica Radić" w:date="2026-10-04T15:56:25Z">
            <w:r>
              <w:rPr>
                <w:rFonts w:ascii="Arial" w:hAnsi="Arial" w:eastAsia="Arial" w:cs="Arial"/>
                <w:color w:val="000000"/>
                <w:sz w:val="22"/>
                <w:szCs w:val="22"/>
                <w:lang w:val="sr-Cyrl-RS"/>
              </w:rPr>
              <w:delText xml:space="preserve">4.4.1. </w:delText>
            </w:r>
          </w:del>
          <w:del w:id="1097" w:author="Milica Radić" w:date="2026-10-04T15:56:25Z">
            <w:r>
              <w:rPr>
                <w:rFonts w:ascii="Arial" w:hAnsi="Arial" w:cs="Arial"/>
                <w:lang w:val="sr-Cyrl-RS"/>
              </w:rPr>
              <w:fldChar w:fldCharType="end"/>
            </w:r>
          </w:del>
          <w:del w:id="1098" w:author="Milica Radić" w:date="2026-10-04T15:56:25Z">
            <w:r>
              <w:rPr>
                <w:rFonts w:ascii="Arial" w:hAnsi="Arial" w:cs="Arial"/>
                <w:lang w:val="sr-Cyrl-RS"/>
              </w:rPr>
              <w:fldChar w:fldCharType="begin"/>
            </w:r>
          </w:del>
          <w:del w:id="1099" w:author="Milica Radić" w:date="2026-10-04T15:56:25Z">
            <w:r>
              <w:rPr>
                <w:rFonts w:ascii="Arial" w:hAnsi="Arial" w:cs="Arial"/>
                <w:lang w:val="sr-Cyrl-RS"/>
              </w:rPr>
              <w:delInstrText xml:space="preserve">HYPERLINK \l "_heading=" \h</w:delInstrText>
            </w:r>
          </w:del>
          <w:del w:id="1100" w:author="Milica Radić" w:date="2026-10-04T15:56:25Z">
            <w:r>
              <w:rPr>
                <w:rFonts w:ascii="Arial" w:hAnsi="Arial" w:cs="Arial"/>
                <w:lang w:val="sr-Cyrl-RS"/>
              </w:rPr>
              <w:fldChar w:fldCharType="separate"/>
            </w:r>
          </w:del>
          <w:del w:id="1101" w:author="Milica Radić" w:date="2026-10-04T15:56:25Z">
            <w:r>
              <w:rPr>
                <w:rFonts w:ascii="Arial" w:hAnsi="Arial" w:eastAsia="Arial" w:cs="Arial"/>
                <w:i/>
                <w:iCs/>
                <w:color w:val="000000"/>
                <w:sz w:val="22"/>
                <w:szCs w:val="22"/>
                <w:lang w:val="sr-Cyrl-RS"/>
              </w:rPr>
              <w:delText xml:space="preserve">Random </w:delText>
            </w:r>
          </w:del>
          <w:del w:id="1102" w:author="Milica Radić" w:date="2026-10-04T15:56:25Z">
            <w:r>
              <w:rPr>
                <w:rFonts w:ascii="Arial" w:hAnsi="Arial" w:cs="Arial"/>
                <w:lang w:val="sr-Cyrl-RS"/>
              </w:rPr>
              <w:fldChar w:fldCharType="end"/>
            </w:r>
          </w:del>
          <w:del w:id="1103" w:author="Milica Radić" w:date="2026-10-04T15:56:25Z">
            <w:r>
              <w:rPr>
                <w:rFonts w:ascii="Arial" w:hAnsi="Arial" w:cs="Arial"/>
                <w:lang w:val="sr-Cyrl-RS"/>
              </w:rPr>
              <w:fldChar w:fldCharType="begin"/>
            </w:r>
          </w:del>
          <w:del w:id="1104" w:author="Milica Radić" w:date="2026-10-04T15:56:25Z">
            <w:r>
              <w:rPr>
                <w:rFonts w:ascii="Arial" w:hAnsi="Arial" w:cs="Arial"/>
                <w:lang w:val="sr-Cyrl-RS"/>
              </w:rPr>
              <w:delInstrText xml:space="preserve">HYPERLINK \l "_heading=" \h</w:delInstrText>
            </w:r>
          </w:del>
          <w:del w:id="1105" w:author="Milica Radić" w:date="2026-10-04T15:56:25Z">
            <w:r>
              <w:rPr>
                <w:rFonts w:ascii="Arial" w:hAnsi="Arial" w:cs="Arial"/>
                <w:lang w:val="sr-Cyrl-RS"/>
              </w:rPr>
              <w:fldChar w:fldCharType="separate"/>
            </w:r>
          </w:del>
          <w:del w:id="1106" w:author="Milica Radić" w:date="2026-10-04T15:56:25Z">
            <w:r>
              <w:rPr>
                <w:rFonts w:ascii="Arial" w:hAnsi="Arial" w:eastAsia="Arial" w:cs="Arial"/>
                <w:color w:val="000000"/>
                <w:sz w:val="22"/>
                <w:szCs w:val="22"/>
                <w:lang w:val="sr-Cyrl-RS"/>
              </w:rPr>
              <w:delText>стратегија</w:delText>
            </w:r>
          </w:del>
          <w:del w:id="1107" w:author="Milica Radić" w:date="2026-10-04T15:56:25Z">
            <w:r>
              <w:rPr>
                <w:rFonts w:ascii="Arial" w:hAnsi="Arial" w:eastAsia="Arial" w:cs="Arial"/>
                <w:color w:val="000000"/>
                <w:sz w:val="22"/>
                <w:szCs w:val="22"/>
                <w:lang w:val="sr-Cyrl-RS"/>
              </w:rPr>
              <w:tab/>
            </w:r>
          </w:del>
          <w:del w:id="1108" w:author="Milica Radić" w:date="2026-10-04T15:56:25Z">
            <w:r>
              <w:rPr>
                <w:rFonts w:ascii="Arial" w:hAnsi="Arial" w:eastAsia="Arial" w:cs="Arial"/>
                <w:color w:val="000000"/>
                <w:sz w:val="22"/>
                <w:szCs w:val="22"/>
                <w:lang w:val="sr-Cyrl-RS"/>
              </w:rPr>
              <w:delText>17</w:delText>
            </w:r>
          </w:del>
          <w:del w:id="1109" w:author="Milica Radić" w:date="2026-10-04T15:56:25Z">
            <w:r>
              <w:rPr>
                <w:rFonts w:ascii="Arial" w:hAnsi="Arial" w:cs="Arial"/>
                <w:lang w:val="sr-Cyrl-RS"/>
              </w:rPr>
              <w:fldChar w:fldCharType="end"/>
            </w:r>
          </w:del>
        </w:p>
        <w:p w14:paraId="2E6B4701">
          <w:pPr>
            <w:widowControl w:val="0"/>
            <w:tabs>
              <w:tab w:val="right" w:pos="12000"/>
            </w:tabs>
            <w:spacing w:before="60"/>
            <w:ind w:left="720"/>
            <w:rPr>
              <w:del w:id="1110" w:author="Milica Radić" w:date="2026-10-04T15:56:25Z"/>
              <w:rFonts w:ascii="Arial" w:hAnsi="Arial" w:eastAsia="Arial" w:cs="Arial"/>
              <w:color w:val="000000"/>
              <w:sz w:val="22"/>
              <w:szCs w:val="22"/>
              <w:lang w:val="sr-Cyrl-RS"/>
            </w:rPr>
          </w:pPr>
          <w:del w:id="1111" w:author="Milica Radić" w:date="2026-10-04T15:56:25Z">
            <w:r>
              <w:rPr>
                <w:rFonts w:ascii="Arial" w:hAnsi="Arial" w:cs="Arial"/>
                <w:lang w:val="sr-Cyrl-RS"/>
              </w:rPr>
              <w:fldChar w:fldCharType="begin"/>
            </w:r>
          </w:del>
          <w:del w:id="1112" w:author="Milica Radić" w:date="2026-10-04T15:56:25Z">
            <w:r>
              <w:rPr>
                <w:rFonts w:ascii="Arial" w:hAnsi="Arial" w:cs="Arial"/>
                <w:lang w:val="sr-Cyrl-RS"/>
              </w:rPr>
              <w:delInstrText xml:space="preserve">HYPERLINK \l "_heading=" \h</w:delInstrText>
            </w:r>
          </w:del>
          <w:del w:id="1113" w:author="Milica Radić" w:date="2026-10-04T15:56:25Z">
            <w:r>
              <w:rPr>
                <w:rFonts w:ascii="Arial" w:hAnsi="Arial" w:cs="Arial"/>
                <w:lang w:val="sr-Cyrl-RS"/>
              </w:rPr>
              <w:fldChar w:fldCharType="separate"/>
            </w:r>
          </w:del>
          <w:del w:id="1114" w:author="Milica Radić" w:date="2026-10-04T15:56:25Z">
            <w:r>
              <w:rPr>
                <w:rFonts w:ascii="Arial" w:hAnsi="Arial" w:eastAsia="Arial" w:cs="Arial"/>
                <w:color w:val="000000"/>
                <w:sz w:val="22"/>
                <w:szCs w:val="22"/>
                <w:lang w:val="sr-Cyrl-RS"/>
              </w:rPr>
              <w:delText xml:space="preserve">4.4.2. </w:delText>
            </w:r>
          </w:del>
          <w:del w:id="1115" w:author="Milica Radić" w:date="2026-10-04T15:56:25Z">
            <w:r>
              <w:rPr>
                <w:rFonts w:ascii="Arial" w:hAnsi="Arial" w:cs="Arial"/>
                <w:lang w:val="sr-Cyrl-RS"/>
              </w:rPr>
              <w:fldChar w:fldCharType="end"/>
            </w:r>
          </w:del>
          <w:del w:id="1116" w:author="Milica Radić" w:date="2026-10-04T15:56:25Z">
            <w:r>
              <w:rPr>
                <w:rFonts w:ascii="Arial" w:hAnsi="Arial" w:cs="Arial"/>
                <w:lang w:val="sr-Cyrl-RS"/>
              </w:rPr>
              <w:fldChar w:fldCharType="begin"/>
            </w:r>
          </w:del>
          <w:del w:id="1117" w:author="Milica Radić" w:date="2026-10-04T15:56:25Z">
            <w:r>
              <w:rPr>
                <w:rFonts w:ascii="Arial" w:hAnsi="Arial" w:cs="Arial"/>
                <w:lang w:val="sr-Cyrl-RS"/>
              </w:rPr>
              <w:delInstrText xml:space="preserve">HYPERLINK \l "_heading=" \h</w:delInstrText>
            </w:r>
          </w:del>
          <w:del w:id="1118" w:author="Milica Radić" w:date="2026-10-04T15:56:25Z">
            <w:r>
              <w:rPr>
                <w:rFonts w:ascii="Arial" w:hAnsi="Arial" w:cs="Arial"/>
                <w:lang w:val="sr-Cyrl-RS"/>
              </w:rPr>
              <w:fldChar w:fldCharType="separate"/>
            </w:r>
          </w:del>
          <w:del w:id="1119" w:author="Milica Radić" w:date="2026-10-04T15:56:25Z">
            <w:r>
              <w:rPr>
                <w:rFonts w:ascii="Arial" w:hAnsi="Arial" w:eastAsia="Arial" w:cs="Arial"/>
                <w:i/>
                <w:iCs/>
                <w:color w:val="000000"/>
                <w:sz w:val="22"/>
                <w:szCs w:val="22"/>
                <w:lang w:val="sr-Cyrl-RS"/>
              </w:rPr>
              <w:delText>Sybil</w:delText>
            </w:r>
          </w:del>
          <w:del w:id="1120" w:author="Milica Radić" w:date="2026-10-04T15:56:25Z">
            <w:r>
              <w:rPr>
                <w:rFonts w:ascii="Arial" w:hAnsi="Arial" w:cs="Arial"/>
                <w:lang w:val="sr-Cyrl-RS"/>
              </w:rPr>
              <w:fldChar w:fldCharType="end"/>
            </w:r>
          </w:del>
          <w:del w:id="1121" w:author="Milica Radić" w:date="2026-10-04T15:56:25Z">
            <w:r>
              <w:rPr>
                <w:rFonts w:ascii="Arial" w:hAnsi="Arial" w:cs="Arial"/>
                <w:lang w:val="sr-Cyrl-RS"/>
              </w:rPr>
              <w:fldChar w:fldCharType="begin"/>
            </w:r>
          </w:del>
          <w:del w:id="1122" w:author="Milica Radić" w:date="2026-10-04T15:56:25Z">
            <w:r>
              <w:rPr>
                <w:rFonts w:ascii="Arial" w:hAnsi="Arial" w:cs="Arial"/>
                <w:lang w:val="sr-Cyrl-RS"/>
              </w:rPr>
              <w:delInstrText xml:space="preserve">HYPERLINK \l "_heading=" \h</w:delInstrText>
            </w:r>
          </w:del>
          <w:del w:id="1123" w:author="Milica Radić" w:date="2026-10-04T15:56:25Z">
            <w:r>
              <w:rPr>
                <w:rFonts w:ascii="Arial" w:hAnsi="Arial" w:cs="Arial"/>
                <w:lang w:val="sr-Cyrl-RS"/>
              </w:rPr>
              <w:fldChar w:fldCharType="separate"/>
            </w:r>
          </w:del>
          <w:del w:id="1124" w:author="Milica Radić" w:date="2026-10-04T15:56:25Z">
            <w:r>
              <w:rPr>
                <w:rFonts w:ascii="Arial" w:hAnsi="Arial" w:eastAsia="Arial" w:cs="Arial"/>
                <w:color w:val="000000"/>
                <w:sz w:val="22"/>
                <w:szCs w:val="22"/>
                <w:lang w:val="sr-Cyrl-RS"/>
              </w:rPr>
              <w:delText>-отпорна стратегија</w:delText>
            </w:r>
          </w:del>
          <w:del w:id="1125" w:author="Milica Radić" w:date="2026-10-04T15:56:25Z">
            <w:r>
              <w:rPr>
                <w:rFonts w:ascii="Arial" w:hAnsi="Arial" w:eastAsia="Arial" w:cs="Arial"/>
                <w:color w:val="000000"/>
                <w:sz w:val="22"/>
                <w:szCs w:val="22"/>
                <w:lang w:val="sr-Cyrl-RS"/>
              </w:rPr>
              <w:tab/>
            </w:r>
          </w:del>
          <w:del w:id="1126" w:author="Milica Radić" w:date="2026-10-04T15:56:25Z">
            <w:r>
              <w:rPr>
                <w:rFonts w:ascii="Arial" w:hAnsi="Arial" w:eastAsia="Arial" w:cs="Arial"/>
                <w:color w:val="000000"/>
                <w:sz w:val="22"/>
                <w:szCs w:val="22"/>
                <w:lang w:val="sr-Cyrl-RS"/>
              </w:rPr>
              <w:delText>17</w:delText>
            </w:r>
          </w:del>
          <w:del w:id="1127" w:author="Milica Radić" w:date="2026-10-04T15:56:25Z">
            <w:r>
              <w:rPr>
                <w:rFonts w:ascii="Arial" w:hAnsi="Arial" w:cs="Arial"/>
                <w:lang w:val="sr-Cyrl-RS"/>
              </w:rPr>
              <w:fldChar w:fldCharType="end"/>
            </w:r>
          </w:del>
        </w:p>
        <w:p w14:paraId="648FB28D">
          <w:pPr>
            <w:widowControl w:val="0"/>
            <w:tabs>
              <w:tab w:val="right" w:pos="12000"/>
            </w:tabs>
            <w:spacing w:before="60"/>
            <w:ind w:left="720"/>
            <w:rPr>
              <w:del w:id="1128" w:author="Milica Radić" w:date="2026-10-04T15:56:25Z"/>
              <w:rFonts w:ascii="Arial" w:hAnsi="Arial" w:eastAsia="Arial" w:cs="Arial"/>
              <w:color w:val="000000"/>
              <w:sz w:val="22"/>
              <w:szCs w:val="22"/>
              <w:lang w:val="sr-Cyrl-RS"/>
            </w:rPr>
          </w:pPr>
          <w:del w:id="1129" w:author="Milica Radić" w:date="2026-10-04T15:56:25Z">
            <w:r>
              <w:rPr>
                <w:rFonts w:ascii="Arial" w:hAnsi="Arial" w:cs="Arial"/>
                <w:lang w:val="sr-Cyrl-RS"/>
              </w:rPr>
              <w:fldChar w:fldCharType="begin"/>
            </w:r>
          </w:del>
          <w:del w:id="1130" w:author="Milica Radić" w:date="2026-10-04T15:56:25Z">
            <w:r>
              <w:rPr>
                <w:rFonts w:ascii="Arial" w:hAnsi="Arial" w:cs="Arial"/>
                <w:lang w:val="sr-Cyrl-RS"/>
              </w:rPr>
              <w:delInstrText xml:space="preserve">HYPERLINK \l "_heading=" \h</w:delInstrText>
            </w:r>
          </w:del>
          <w:del w:id="1131" w:author="Milica Radić" w:date="2026-10-04T15:56:25Z">
            <w:r>
              <w:rPr>
                <w:rFonts w:ascii="Arial" w:hAnsi="Arial" w:cs="Arial"/>
                <w:lang w:val="sr-Cyrl-RS"/>
              </w:rPr>
              <w:fldChar w:fldCharType="separate"/>
            </w:r>
          </w:del>
          <w:del w:id="1132" w:author="Milica Radić" w:date="2026-10-04T15:56:25Z">
            <w:r>
              <w:rPr>
                <w:rFonts w:ascii="Arial" w:hAnsi="Arial" w:eastAsia="Arial" w:cs="Arial"/>
                <w:color w:val="000000"/>
                <w:sz w:val="22"/>
                <w:szCs w:val="22"/>
                <w:lang w:val="sr-Cyrl-RS"/>
              </w:rPr>
              <w:delText xml:space="preserve">4.4.3. </w:delText>
            </w:r>
          </w:del>
          <w:del w:id="1133" w:author="Milica Radić" w:date="2026-10-04T15:56:25Z">
            <w:r>
              <w:rPr>
                <w:rFonts w:ascii="Arial" w:hAnsi="Arial" w:cs="Arial"/>
                <w:lang w:val="sr-Cyrl-RS"/>
              </w:rPr>
              <w:fldChar w:fldCharType="end"/>
            </w:r>
          </w:del>
          <w:del w:id="1134" w:author="Milica Radić" w:date="2026-10-04T15:56:25Z">
            <w:r>
              <w:rPr>
                <w:rFonts w:ascii="Arial" w:hAnsi="Arial" w:cs="Arial"/>
                <w:lang w:val="sr-Cyrl-RS"/>
              </w:rPr>
              <w:fldChar w:fldCharType="begin"/>
            </w:r>
          </w:del>
          <w:del w:id="1135" w:author="Milica Radić" w:date="2026-10-04T15:56:25Z">
            <w:r>
              <w:rPr>
                <w:rFonts w:ascii="Arial" w:hAnsi="Arial" w:cs="Arial"/>
                <w:lang w:val="sr-Cyrl-RS"/>
              </w:rPr>
              <w:delInstrText xml:space="preserve">HYPERLINK \l "_heading=" \h</w:delInstrText>
            </w:r>
          </w:del>
          <w:del w:id="1136" w:author="Milica Radić" w:date="2026-10-04T15:56:25Z">
            <w:r>
              <w:rPr>
                <w:rFonts w:ascii="Arial" w:hAnsi="Arial" w:cs="Arial"/>
                <w:lang w:val="sr-Cyrl-RS"/>
              </w:rPr>
              <w:fldChar w:fldCharType="separate"/>
            </w:r>
          </w:del>
          <w:del w:id="1137" w:author="Milica Radić" w:date="2026-10-04T15:56:25Z">
            <w:r>
              <w:rPr>
                <w:rFonts w:ascii="Arial" w:hAnsi="Arial" w:eastAsia="Arial" w:cs="Arial"/>
                <w:i/>
                <w:iCs/>
                <w:color w:val="000000"/>
                <w:sz w:val="22"/>
                <w:szCs w:val="22"/>
                <w:lang w:val="sr-Cyrl-RS"/>
              </w:rPr>
              <w:delText>Eclipse</w:delText>
            </w:r>
          </w:del>
          <w:del w:id="1138" w:author="Milica Radić" w:date="2026-10-04T15:56:25Z">
            <w:r>
              <w:rPr>
                <w:rFonts w:ascii="Arial" w:hAnsi="Arial" w:cs="Arial"/>
                <w:lang w:val="sr-Cyrl-RS"/>
              </w:rPr>
              <w:fldChar w:fldCharType="end"/>
            </w:r>
          </w:del>
          <w:del w:id="1139" w:author="Milica Radić" w:date="2026-10-04T15:56:25Z">
            <w:r>
              <w:rPr>
                <w:rFonts w:ascii="Arial" w:hAnsi="Arial" w:cs="Arial"/>
                <w:lang w:val="sr-Cyrl-RS"/>
              </w:rPr>
              <w:fldChar w:fldCharType="begin"/>
            </w:r>
          </w:del>
          <w:del w:id="1140" w:author="Milica Radić" w:date="2026-10-04T15:56:25Z">
            <w:r>
              <w:rPr>
                <w:rFonts w:ascii="Arial" w:hAnsi="Arial" w:cs="Arial"/>
                <w:lang w:val="sr-Cyrl-RS"/>
              </w:rPr>
              <w:delInstrText xml:space="preserve">HYPERLINK \l "_heading=" \h</w:delInstrText>
            </w:r>
          </w:del>
          <w:del w:id="1141" w:author="Milica Radić" w:date="2026-10-04T15:56:25Z">
            <w:r>
              <w:rPr>
                <w:rFonts w:ascii="Arial" w:hAnsi="Arial" w:cs="Arial"/>
                <w:lang w:val="sr-Cyrl-RS"/>
              </w:rPr>
              <w:fldChar w:fldCharType="separate"/>
            </w:r>
          </w:del>
          <w:del w:id="1142" w:author="Milica Radić" w:date="2026-10-04T15:56:25Z">
            <w:r>
              <w:rPr>
                <w:rFonts w:ascii="Arial" w:hAnsi="Arial" w:eastAsia="Arial" w:cs="Arial"/>
                <w:color w:val="000000"/>
                <w:sz w:val="22"/>
                <w:szCs w:val="22"/>
                <w:lang w:val="sr-Cyrl-RS"/>
              </w:rPr>
              <w:delText>-отпорна стратегија</w:delText>
            </w:r>
          </w:del>
          <w:del w:id="1143" w:author="Milica Radić" w:date="2026-10-04T15:56:25Z">
            <w:r>
              <w:rPr>
                <w:rFonts w:ascii="Arial" w:hAnsi="Arial" w:eastAsia="Arial" w:cs="Arial"/>
                <w:color w:val="000000"/>
                <w:sz w:val="22"/>
                <w:szCs w:val="22"/>
                <w:lang w:val="sr-Cyrl-RS"/>
              </w:rPr>
              <w:tab/>
            </w:r>
          </w:del>
          <w:del w:id="1144" w:author="Milica Radić" w:date="2026-10-04T15:56:25Z">
            <w:r>
              <w:rPr>
                <w:rFonts w:ascii="Arial" w:hAnsi="Arial" w:eastAsia="Arial" w:cs="Arial"/>
                <w:color w:val="000000"/>
                <w:sz w:val="22"/>
                <w:szCs w:val="22"/>
                <w:lang w:val="sr-Cyrl-RS"/>
              </w:rPr>
              <w:delText>17</w:delText>
            </w:r>
          </w:del>
          <w:del w:id="1145" w:author="Milica Radić" w:date="2026-10-04T15:56:25Z">
            <w:r>
              <w:rPr>
                <w:rFonts w:ascii="Arial" w:hAnsi="Arial" w:cs="Arial"/>
                <w:lang w:val="sr-Cyrl-RS"/>
              </w:rPr>
              <w:fldChar w:fldCharType="end"/>
            </w:r>
          </w:del>
        </w:p>
        <w:p w14:paraId="77C1A61C">
          <w:pPr>
            <w:widowControl w:val="0"/>
            <w:tabs>
              <w:tab w:val="right" w:pos="12000"/>
            </w:tabs>
            <w:spacing w:before="60"/>
            <w:ind w:left="360"/>
            <w:rPr>
              <w:del w:id="1146" w:author="Milica Radić" w:date="2026-10-04T15:56:25Z"/>
              <w:rFonts w:ascii="Arial" w:hAnsi="Arial" w:eastAsia="Arial" w:cs="Arial"/>
              <w:color w:val="000000"/>
              <w:sz w:val="22"/>
              <w:szCs w:val="22"/>
              <w:lang w:val="sr-Cyrl-RS"/>
            </w:rPr>
          </w:pPr>
          <w:del w:id="1147" w:author="Milica Radić" w:date="2026-10-04T15:56:25Z">
            <w:r>
              <w:rPr>
                <w:rFonts w:ascii="Arial" w:hAnsi="Arial" w:cs="Arial"/>
                <w:lang w:val="sr-Cyrl-RS"/>
              </w:rPr>
              <w:fldChar w:fldCharType="begin"/>
            </w:r>
          </w:del>
          <w:del w:id="1148" w:author="Milica Radić" w:date="2026-10-04T15:56:25Z">
            <w:r>
              <w:rPr>
                <w:rFonts w:ascii="Arial" w:hAnsi="Arial" w:cs="Arial"/>
                <w:lang w:val="sr-Cyrl-RS"/>
              </w:rPr>
              <w:delInstrText xml:space="preserve">HYPERLINK \l "_heading=" \h</w:delInstrText>
            </w:r>
          </w:del>
          <w:del w:id="1149" w:author="Milica Radić" w:date="2026-10-04T15:56:25Z">
            <w:r>
              <w:rPr>
                <w:rFonts w:ascii="Arial" w:hAnsi="Arial" w:cs="Arial"/>
                <w:lang w:val="sr-Cyrl-RS"/>
              </w:rPr>
              <w:fldChar w:fldCharType="separate"/>
            </w:r>
          </w:del>
          <w:del w:id="1150" w:author="Milica Radić" w:date="2026-10-04T15:56:25Z">
            <w:r>
              <w:rPr>
                <w:rFonts w:ascii="Arial" w:hAnsi="Arial" w:eastAsia="Arial" w:cs="Arial"/>
                <w:color w:val="000000"/>
                <w:sz w:val="22"/>
                <w:szCs w:val="22"/>
                <w:lang w:val="sr-Cyrl-RS"/>
              </w:rPr>
              <w:delText>4.5. Агрегациони слој</w:delText>
            </w:r>
          </w:del>
          <w:del w:id="1151" w:author="Milica Radić" w:date="2026-10-04T15:56:25Z">
            <w:r>
              <w:rPr>
                <w:rFonts w:ascii="Arial" w:hAnsi="Arial" w:eastAsia="Arial" w:cs="Arial"/>
                <w:color w:val="000000"/>
                <w:sz w:val="22"/>
                <w:szCs w:val="22"/>
                <w:lang w:val="sr-Cyrl-RS"/>
              </w:rPr>
              <w:tab/>
            </w:r>
          </w:del>
          <w:del w:id="1152" w:author="Milica Radić" w:date="2026-10-04T15:56:25Z">
            <w:r>
              <w:rPr>
                <w:rFonts w:ascii="Arial" w:hAnsi="Arial" w:eastAsia="Arial" w:cs="Arial"/>
                <w:color w:val="000000"/>
                <w:sz w:val="22"/>
                <w:szCs w:val="22"/>
                <w:lang w:val="sr-Cyrl-RS"/>
              </w:rPr>
              <w:delText>18</w:delText>
            </w:r>
          </w:del>
          <w:del w:id="1153" w:author="Milica Radić" w:date="2026-10-04T15:56:25Z">
            <w:r>
              <w:rPr>
                <w:rFonts w:ascii="Arial" w:hAnsi="Arial" w:cs="Arial"/>
                <w:lang w:val="sr-Cyrl-RS"/>
              </w:rPr>
              <w:fldChar w:fldCharType="end"/>
            </w:r>
          </w:del>
        </w:p>
        <w:p w14:paraId="5B0E66AC">
          <w:pPr>
            <w:widowControl w:val="0"/>
            <w:tabs>
              <w:tab w:val="right" w:pos="12000"/>
            </w:tabs>
            <w:spacing w:before="60"/>
            <w:ind w:left="720"/>
            <w:rPr>
              <w:del w:id="1154" w:author="Milica Radić" w:date="2026-10-04T15:56:25Z"/>
              <w:rFonts w:ascii="Arial" w:hAnsi="Arial" w:eastAsia="Arial" w:cs="Arial"/>
              <w:color w:val="000000"/>
              <w:sz w:val="22"/>
              <w:szCs w:val="22"/>
              <w:lang w:val="sr-Cyrl-RS"/>
            </w:rPr>
          </w:pPr>
          <w:del w:id="1155" w:author="Milica Radić" w:date="2026-10-04T15:56:25Z">
            <w:r>
              <w:rPr>
                <w:rFonts w:ascii="Arial" w:hAnsi="Arial" w:cs="Arial"/>
                <w:lang w:val="sr-Cyrl-RS"/>
              </w:rPr>
              <w:fldChar w:fldCharType="begin"/>
            </w:r>
          </w:del>
          <w:del w:id="1156" w:author="Milica Radić" w:date="2026-10-04T15:56:25Z">
            <w:r>
              <w:rPr>
                <w:rFonts w:ascii="Arial" w:hAnsi="Arial" w:cs="Arial"/>
                <w:lang w:val="sr-Cyrl-RS"/>
              </w:rPr>
              <w:delInstrText xml:space="preserve">HYPERLINK \l "_heading=" \h</w:delInstrText>
            </w:r>
          </w:del>
          <w:del w:id="1157" w:author="Milica Radić" w:date="2026-10-04T15:56:25Z">
            <w:r>
              <w:rPr>
                <w:rFonts w:ascii="Arial" w:hAnsi="Arial" w:cs="Arial"/>
                <w:lang w:val="sr-Cyrl-RS"/>
              </w:rPr>
              <w:fldChar w:fldCharType="separate"/>
            </w:r>
          </w:del>
          <w:del w:id="1158" w:author="Milica Radić" w:date="2026-10-04T15:56:25Z">
            <w:r>
              <w:rPr>
                <w:rFonts w:ascii="Arial" w:hAnsi="Arial" w:eastAsia="Arial" w:cs="Arial"/>
                <w:color w:val="000000"/>
                <w:sz w:val="22"/>
                <w:szCs w:val="22"/>
                <w:lang w:val="sr-Cyrl-RS"/>
              </w:rPr>
              <w:delText>4.5.1. Аритметичка средина</w:delText>
            </w:r>
          </w:del>
          <w:del w:id="1159" w:author="Milica Radić" w:date="2026-10-04T15:56:25Z">
            <w:r>
              <w:rPr>
                <w:rFonts w:ascii="Arial" w:hAnsi="Arial" w:eastAsia="Arial" w:cs="Arial"/>
                <w:color w:val="000000"/>
                <w:sz w:val="22"/>
                <w:szCs w:val="22"/>
                <w:lang w:val="sr-Cyrl-RS"/>
              </w:rPr>
              <w:tab/>
            </w:r>
          </w:del>
          <w:del w:id="1160" w:author="Milica Radić" w:date="2026-10-04T15:56:25Z">
            <w:r>
              <w:rPr>
                <w:rFonts w:ascii="Arial" w:hAnsi="Arial" w:eastAsia="Arial" w:cs="Arial"/>
                <w:color w:val="000000"/>
                <w:sz w:val="22"/>
                <w:szCs w:val="22"/>
                <w:lang w:val="sr-Cyrl-RS"/>
              </w:rPr>
              <w:delText>18</w:delText>
            </w:r>
          </w:del>
          <w:del w:id="1161" w:author="Milica Radić" w:date="2026-10-04T15:56:25Z">
            <w:r>
              <w:rPr>
                <w:rFonts w:ascii="Arial" w:hAnsi="Arial" w:cs="Arial"/>
                <w:lang w:val="sr-Cyrl-RS"/>
              </w:rPr>
              <w:fldChar w:fldCharType="end"/>
            </w:r>
          </w:del>
        </w:p>
        <w:p w14:paraId="5285C0E8">
          <w:pPr>
            <w:widowControl w:val="0"/>
            <w:tabs>
              <w:tab w:val="right" w:pos="12000"/>
            </w:tabs>
            <w:spacing w:before="60"/>
            <w:ind w:left="720"/>
            <w:rPr>
              <w:del w:id="1162" w:author="Milica Radić" w:date="2026-10-04T15:56:25Z"/>
              <w:rFonts w:ascii="Arial" w:hAnsi="Arial" w:eastAsia="Arial" w:cs="Arial"/>
              <w:color w:val="000000"/>
              <w:sz w:val="22"/>
              <w:szCs w:val="22"/>
              <w:lang w:val="sr-Cyrl-RS"/>
            </w:rPr>
          </w:pPr>
          <w:del w:id="1163" w:author="Milica Radić" w:date="2026-10-04T15:56:25Z">
            <w:r>
              <w:rPr>
                <w:rFonts w:ascii="Arial" w:hAnsi="Arial" w:cs="Arial"/>
                <w:lang w:val="sr-Cyrl-RS"/>
              </w:rPr>
              <w:fldChar w:fldCharType="begin"/>
            </w:r>
          </w:del>
          <w:del w:id="1164" w:author="Milica Radić" w:date="2026-10-04T15:56:25Z">
            <w:r>
              <w:rPr>
                <w:rFonts w:ascii="Arial" w:hAnsi="Arial" w:cs="Arial"/>
                <w:lang w:val="sr-Cyrl-RS"/>
              </w:rPr>
              <w:delInstrText xml:space="preserve">HYPERLINK \l "_heading=" \h</w:delInstrText>
            </w:r>
          </w:del>
          <w:del w:id="1165" w:author="Milica Radić" w:date="2026-10-04T15:56:25Z">
            <w:r>
              <w:rPr>
                <w:rFonts w:ascii="Arial" w:hAnsi="Arial" w:cs="Arial"/>
                <w:lang w:val="sr-Cyrl-RS"/>
              </w:rPr>
              <w:fldChar w:fldCharType="separate"/>
            </w:r>
          </w:del>
          <w:del w:id="1166" w:author="Milica Radić" w:date="2026-10-04T15:56:25Z">
            <w:r>
              <w:rPr>
                <w:rFonts w:ascii="Arial" w:hAnsi="Arial" w:eastAsia="Arial" w:cs="Arial"/>
                <w:color w:val="000000"/>
                <w:sz w:val="22"/>
                <w:szCs w:val="22"/>
                <w:lang w:val="sr-Cyrl-RS"/>
              </w:rPr>
              <w:delText>4.5.2. Медијана</w:delText>
            </w:r>
          </w:del>
          <w:del w:id="1167" w:author="Milica Radić" w:date="2026-10-04T15:56:25Z">
            <w:r>
              <w:rPr>
                <w:rFonts w:ascii="Arial" w:hAnsi="Arial" w:eastAsia="Arial" w:cs="Arial"/>
                <w:color w:val="000000"/>
                <w:sz w:val="22"/>
                <w:szCs w:val="22"/>
                <w:lang w:val="sr-Cyrl-RS"/>
              </w:rPr>
              <w:tab/>
            </w:r>
          </w:del>
          <w:del w:id="1168" w:author="Milica Radić" w:date="2026-10-04T15:56:25Z">
            <w:r>
              <w:rPr>
                <w:rFonts w:ascii="Arial" w:hAnsi="Arial" w:eastAsia="Arial" w:cs="Arial"/>
                <w:color w:val="000000"/>
                <w:sz w:val="22"/>
                <w:szCs w:val="22"/>
                <w:lang w:val="sr-Cyrl-RS"/>
              </w:rPr>
              <w:delText>18</w:delText>
            </w:r>
          </w:del>
          <w:del w:id="1169" w:author="Milica Radić" w:date="2026-10-04T15:56:25Z">
            <w:r>
              <w:rPr>
                <w:rFonts w:ascii="Arial" w:hAnsi="Arial" w:cs="Arial"/>
                <w:lang w:val="sr-Cyrl-RS"/>
              </w:rPr>
              <w:fldChar w:fldCharType="end"/>
            </w:r>
          </w:del>
        </w:p>
        <w:p w14:paraId="704657C0">
          <w:pPr>
            <w:widowControl w:val="0"/>
            <w:tabs>
              <w:tab w:val="right" w:pos="12000"/>
            </w:tabs>
            <w:spacing w:before="60"/>
            <w:ind w:left="720"/>
            <w:rPr>
              <w:del w:id="1170" w:author="Milica Radić" w:date="2026-10-04T15:56:25Z"/>
              <w:rFonts w:ascii="Arial" w:hAnsi="Arial" w:eastAsia="Arial" w:cs="Arial"/>
              <w:color w:val="000000"/>
              <w:sz w:val="22"/>
              <w:szCs w:val="22"/>
              <w:lang w:val="sr-Cyrl-RS"/>
            </w:rPr>
          </w:pPr>
          <w:del w:id="1171" w:author="Milica Radić" w:date="2026-10-04T15:56:25Z">
            <w:r>
              <w:rPr>
                <w:rFonts w:ascii="Arial" w:hAnsi="Arial" w:cs="Arial"/>
                <w:lang w:val="sr-Cyrl-RS"/>
              </w:rPr>
              <w:fldChar w:fldCharType="begin"/>
            </w:r>
          </w:del>
          <w:del w:id="1172" w:author="Milica Radić" w:date="2026-10-04T15:56:25Z">
            <w:r>
              <w:rPr>
                <w:rFonts w:ascii="Arial" w:hAnsi="Arial" w:cs="Arial"/>
                <w:lang w:val="sr-Cyrl-RS"/>
              </w:rPr>
              <w:delInstrText xml:space="preserve">HYPERLINK \l "_heading=" \h</w:delInstrText>
            </w:r>
          </w:del>
          <w:del w:id="1173" w:author="Milica Radić" w:date="2026-10-04T15:56:25Z">
            <w:r>
              <w:rPr>
                <w:rFonts w:ascii="Arial" w:hAnsi="Arial" w:cs="Arial"/>
                <w:lang w:val="sr-Cyrl-RS"/>
              </w:rPr>
              <w:fldChar w:fldCharType="separate"/>
            </w:r>
          </w:del>
          <w:del w:id="1174" w:author="Milica Radić" w:date="2026-10-04T15:56:25Z">
            <w:r>
              <w:rPr>
                <w:rFonts w:ascii="Arial" w:hAnsi="Arial" w:eastAsia="Arial" w:cs="Arial"/>
                <w:color w:val="000000"/>
                <w:sz w:val="22"/>
                <w:szCs w:val="22"/>
                <w:lang w:val="sr-Cyrl-RS"/>
              </w:rPr>
              <w:delText>4.5.3. Одсечена средина</w:delText>
            </w:r>
          </w:del>
          <w:del w:id="1175" w:author="Milica Radić" w:date="2026-10-04T15:56:25Z">
            <w:r>
              <w:rPr>
                <w:rFonts w:ascii="Arial" w:hAnsi="Arial" w:eastAsia="Arial" w:cs="Arial"/>
                <w:color w:val="000000"/>
                <w:sz w:val="22"/>
                <w:szCs w:val="22"/>
                <w:lang w:val="sr-Cyrl-RS"/>
              </w:rPr>
              <w:tab/>
            </w:r>
          </w:del>
          <w:del w:id="1176" w:author="Milica Radić" w:date="2026-10-04T15:56:25Z">
            <w:r>
              <w:rPr>
                <w:rFonts w:ascii="Arial" w:hAnsi="Arial" w:eastAsia="Arial" w:cs="Arial"/>
                <w:color w:val="000000"/>
                <w:sz w:val="22"/>
                <w:szCs w:val="22"/>
                <w:lang w:val="sr-Cyrl-RS"/>
              </w:rPr>
              <w:delText>19</w:delText>
            </w:r>
          </w:del>
          <w:del w:id="1177" w:author="Milica Radić" w:date="2026-10-04T15:56:25Z">
            <w:r>
              <w:rPr>
                <w:rFonts w:ascii="Arial" w:hAnsi="Arial" w:cs="Arial"/>
                <w:lang w:val="sr-Cyrl-RS"/>
              </w:rPr>
              <w:fldChar w:fldCharType="end"/>
            </w:r>
          </w:del>
        </w:p>
        <w:p w14:paraId="55A147ED">
          <w:pPr>
            <w:widowControl w:val="0"/>
            <w:tabs>
              <w:tab w:val="right" w:pos="12000"/>
            </w:tabs>
            <w:spacing w:before="60"/>
            <w:ind w:left="360"/>
            <w:rPr>
              <w:del w:id="1178" w:author="Milica Radić" w:date="2026-10-04T15:56:25Z"/>
              <w:rFonts w:ascii="Arial" w:hAnsi="Arial" w:eastAsia="Arial" w:cs="Arial"/>
              <w:color w:val="000000"/>
              <w:sz w:val="22"/>
              <w:szCs w:val="22"/>
              <w:lang w:val="sr-Cyrl-RS"/>
            </w:rPr>
          </w:pPr>
          <w:del w:id="1179" w:author="Milica Radić" w:date="2026-10-04T15:56:25Z">
            <w:r>
              <w:rPr>
                <w:rFonts w:ascii="Arial" w:hAnsi="Arial" w:cs="Arial"/>
                <w:lang w:val="sr-Cyrl-RS"/>
              </w:rPr>
              <w:fldChar w:fldCharType="begin"/>
            </w:r>
          </w:del>
          <w:del w:id="1180" w:author="Milica Radić" w:date="2026-10-04T15:56:25Z">
            <w:r>
              <w:rPr>
                <w:rFonts w:ascii="Arial" w:hAnsi="Arial" w:cs="Arial"/>
                <w:lang w:val="sr-Cyrl-RS"/>
              </w:rPr>
              <w:delInstrText xml:space="preserve">HYPERLINK \l "_heading=" \h</w:delInstrText>
            </w:r>
          </w:del>
          <w:del w:id="1181" w:author="Milica Radić" w:date="2026-10-04T15:56:25Z">
            <w:r>
              <w:rPr>
                <w:rFonts w:ascii="Arial" w:hAnsi="Arial" w:cs="Arial"/>
                <w:lang w:val="sr-Cyrl-RS"/>
              </w:rPr>
              <w:fldChar w:fldCharType="separate"/>
            </w:r>
          </w:del>
          <w:del w:id="1182" w:author="Milica Radić" w:date="2026-10-04T15:56:25Z">
            <w:r>
              <w:rPr>
                <w:rFonts w:ascii="Arial" w:hAnsi="Arial" w:eastAsia="Arial" w:cs="Arial"/>
                <w:color w:val="000000"/>
                <w:sz w:val="22"/>
                <w:szCs w:val="22"/>
                <w:lang w:val="sr-Cyrl-RS"/>
              </w:rPr>
              <w:delText>4.6. Слој напада</w:delText>
            </w:r>
          </w:del>
          <w:del w:id="1183" w:author="Milica Radić" w:date="2026-10-04T15:56:25Z">
            <w:r>
              <w:rPr>
                <w:rFonts w:ascii="Arial" w:hAnsi="Arial" w:eastAsia="Arial" w:cs="Arial"/>
                <w:color w:val="000000"/>
                <w:sz w:val="22"/>
                <w:szCs w:val="22"/>
                <w:lang w:val="sr-Cyrl-RS"/>
              </w:rPr>
              <w:tab/>
            </w:r>
          </w:del>
          <w:del w:id="1184" w:author="Milica Radić" w:date="2026-10-04T15:56:25Z">
            <w:r>
              <w:rPr>
                <w:rFonts w:ascii="Arial" w:hAnsi="Arial" w:eastAsia="Arial" w:cs="Arial"/>
                <w:color w:val="000000"/>
                <w:sz w:val="22"/>
                <w:szCs w:val="22"/>
                <w:lang w:val="sr-Cyrl-RS"/>
              </w:rPr>
              <w:delText>19</w:delText>
            </w:r>
          </w:del>
          <w:del w:id="1185" w:author="Milica Radić" w:date="2026-10-04T15:56:25Z">
            <w:r>
              <w:rPr>
                <w:rFonts w:ascii="Arial" w:hAnsi="Arial" w:cs="Arial"/>
                <w:lang w:val="sr-Cyrl-RS"/>
              </w:rPr>
              <w:fldChar w:fldCharType="end"/>
            </w:r>
          </w:del>
        </w:p>
        <w:p w14:paraId="27512D96">
          <w:pPr>
            <w:widowControl w:val="0"/>
            <w:tabs>
              <w:tab w:val="right" w:pos="12000"/>
            </w:tabs>
            <w:spacing w:before="60"/>
            <w:rPr>
              <w:del w:id="1186" w:author="Milica Radić" w:date="2026-10-04T15:56:25Z"/>
              <w:rFonts w:ascii="Arial" w:hAnsi="Arial" w:eastAsia="Arial" w:cs="Arial"/>
              <w:b/>
              <w:bCs/>
              <w:color w:val="000000"/>
              <w:sz w:val="22"/>
              <w:szCs w:val="22"/>
              <w:lang w:val="sr-Cyrl-RS"/>
            </w:rPr>
          </w:pPr>
          <w:del w:id="1187" w:author="Milica Radić" w:date="2026-10-04T15:56:25Z">
            <w:r>
              <w:rPr>
                <w:rFonts w:ascii="Arial" w:hAnsi="Arial" w:cs="Arial"/>
                <w:lang w:val="sr-Cyrl-RS"/>
              </w:rPr>
              <w:fldChar w:fldCharType="begin"/>
            </w:r>
          </w:del>
          <w:del w:id="1188" w:author="Milica Radić" w:date="2026-10-04T15:56:25Z">
            <w:r>
              <w:rPr>
                <w:rFonts w:ascii="Arial" w:hAnsi="Arial" w:cs="Arial"/>
                <w:lang w:val="sr-Cyrl-RS"/>
              </w:rPr>
              <w:delInstrText xml:space="preserve">HYPERLINK \l "_heading=" \h</w:delInstrText>
            </w:r>
          </w:del>
          <w:del w:id="1189" w:author="Milica Radić" w:date="2026-10-04T15:56:25Z">
            <w:r>
              <w:rPr>
                <w:rFonts w:ascii="Arial" w:hAnsi="Arial" w:cs="Arial"/>
                <w:lang w:val="sr-Cyrl-RS"/>
              </w:rPr>
              <w:fldChar w:fldCharType="separate"/>
            </w:r>
          </w:del>
          <w:del w:id="1190" w:author="Milica Radić" w:date="2026-10-04T15:56:25Z">
            <w:r>
              <w:rPr>
                <w:rFonts w:ascii="Arial" w:hAnsi="Arial" w:eastAsia="Arial" w:cs="Arial"/>
                <w:b/>
                <w:bCs/>
                <w:color w:val="000000"/>
                <w:sz w:val="22"/>
                <w:szCs w:val="22"/>
                <w:lang w:val="sr-Cyrl-RS"/>
              </w:rPr>
              <w:delText>5. ИМПЛЕМЕНТАЦИЈА</w:delText>
            </w:r>
          </w:del>
          <w:del w:id="1191" w:author="Milica Radić" w:date="2026-10-04T15:56:25Z">
            <w:r>
              <w:rPr>
                <w:rFonts w:ascii="Arial" w:hAnsi="Arial" w:eastAsia="Arial" w:cs="Arial"/>
                <w:b/>
                <w:bCs/>
                <w:color w:val="000000"/>
                <w:sz w:val="22"/>
                <w:szCs w:val="22"/>
                <w:lang w:val="sr-Cyrl-RS"/>
              </w:rPr>
              <w:tab/>
            </w:r>
          </w:del>
          <w:del w:id="1192" w:author="Milica Radić" w:date="2026-10-04T15:56:25Z">
            <w:r>
              <w:rPr>
                <w:rFonts w:ascii="Arial" w:hAnsi="Arial" w:eastAsia="Arial" w:cs="Arial"/>
                <w:b/>
                <w:bCs/>
                <w:color w:val="000000"/>
                <w:sz w:val="22"/>
                <w:szCs w:val="22"/>
                <w:lang w:val="sr-Cyrl-RS"/>
              </w:rPr>
              <w:delText>20</w:delText>
            </w:r>
          </w:del>
          <w:del w:id="1193" w:author="Milica Radić" w:date="2026-10-04T15:56:25Z">
            <w:r>
              <w:rPr>
                <w:rFonts w:ascii="Arial" w:hAnsi="Arial" w:cs="Arial"/>
                <w:lang w:val="sr-Cyrl-RS"/>
              </w:rPr>
              <w:fldChar w:fldCharType="end"/>
            </w:r>
          </w:del>
        </w:p>
        <w:p w14:paraId="704E88D7">
          <w:pPr>
            <w:widowControl w:val="0"/>
            <w:tabs>
              <w:tab w:val="right" w:pos="12000"/>
            </w:tabs>
            <w:spacing w:before="60"/>
            <w:rPr>
              <w:del w:id="1194" w:author="Milica Radić" w:date="2026-10-04T15:56:25Z"/>
              <w:rFonts w:ascii="Arial" w:hAnsi="Arial" w:eastAsia="Arial" w:cs="Arial"/>
              <w:b/>
              <w:bCs/>
              <w:color w:val="000000"/>
              <w:sz w:val="22"/>
              <w:szCs w:val="22"/>
              <w:lang w:val="sr-Cyrl-RS"/>
            </w:rPr>
          </w:pPr>
          <w:del w:id="1195" w:author="Milica Radić" w:date="2026-10-04T15:56:25Z">
            <w:r>
              <w:rPr>
                <w:rFonts w:ascii="Arial" w:hAnsi="Arial" w:cs="Arial"/>
                <w:lang w:val="sr-Cyrl-RS"/>
              </w:rPr>
              <w:fldChar w:fldCharType="begin"/>
            </w:r>
          </w:del>
          <w:del w:id="1196" w:author="Milica Radić" w:date="2026-10-04T15:56:25Z">
            <w:r>
              <w:rPr>
                <w:rFonts w:ascii="Arial" w:hAnsi="Arial" w:cs="Arial"/>
                <w:lang w:val="sr-Cyrl-RS"/>
              </w:rPr>
              <w:delInstrText xml:space="preserve">HYPERLINK \l "_heading=" \h</w:delInstrText>
            </w:r>
          </w:del>
          <w:del w:id="1197" w:author="Milica Radić" w:date="2026-10-04T15:56:25Z">
            <w:r>
              <w:rPr>
                <w:rFonts w:ascii="Arial" w:hAnsi="Arial" w:cs="Arial"/>
                <w:lang w:val="sr-Cyrl-RS"/>
              </w:rPr>
              <w:fldChar w:fldCharType="separate"/>
            </w:r>
          </w:del>
          <w:del w:id="1198" w:author="Milica Radić" w:date="2026-10-04T15:56:25Z">
            <w:r>
              <w:rPr>
                <w:rFonts w:ascii="Arial" w:hAnsi="Arial" w:eastAsia="Arial" w:cs="Arial"/>
                <w:b/>
                <w:bCs/>
                <w:color w:val="000000"/>
                <w:sz w:val="22"/>
                <w:szCs w:val="22"/>
                <w:lang w:val="sr-Cyrl-RS"/>
              </w:rPr>
              <w:delText>6. МЕТОДОЛОГИЈА ЕВАЛУАЦИЈЕ</w:delText>
            </w:r>
          </w:del>
          <w:del w:id="1199" w:author="Milica Radić" w:date="2026-10-04T15:56:25Z">
            <w:r>
              <w:rPr>
                <w:rFonts w:ascii="Arial" w:hAnsi="Arial" w:eastAsia="Arial" w:cs="Arial"/>
                <w:b/>
                <w:bCs/>
                <w:color w:val="000000"/>
                <w:sz w:val="22"/>
                <w:szCs w:val="22"/>
                <w:lang w:val="sr-Cyrl-RS"/>
              </w:rPr>
              <w:tab/>
            </w:r>
          </w:del>
          <w:del w:id="1200" w:author="Milica Radić" w:date="2026-10-04T15:56:25Z">
            <w:r>
              <w:rPr>
                <w:rFonts w:ascii="Arial" w:hAnsi="Arial" w:eastAsia="Arial" w:cs="Arial"/>
                <w:b/>
                <w:bCs/>
                <w:color w:val="000000"/>
                <w:sz w:val="22"/>
                <w:szCs w:val="22"/>
                <w:lang w:val="sr-Cyrl-RS"/>
              </w:rPr>
              <w:delText>30</w:delText>
            </w:r>
          </w:del>
          <w:del w:id="1201" w:author="Milica Radić" w:date="2026-10-04T15:56:25Z">
            <w:r>
              <w:rPr>
                <w:rFonts w:ascii="Arial" w:hAnsi="Arial" w:cs="Arial"/>
                <w:lang w:val="sr-Cyrl-RS"/>
              </w:rPr>
              <w:fldChar w:fldCharType="end"/>
            </w:r>
          </w:del>
        </w:p>
        <w:p w14:paraId="0FE48689">
          <w:pPr>
            <w:widowControl w:val="0"/>
            <w:tabs>
              <w:tab w:val="right" w:pos="12000"/>
            </w:tabs>
            <w:spacing w:before="60"/>
            <w:ind w:left="360"/>
            <w:rPr>
              <w:del w:id="1202" w:author="Milica Radić" w:date="2026-10-04T15:56:25Z"/>
              <w:rFonts w:ascii="Arial" w:hAnsi="Arial" w:eastAsia="Arial" w:cs="Arial"/>
              <w:color w:val="000000"/>
              <w:sz w:val="22"/>
              <w:szCs w:val="22"/>
              <w:lang w:val="sr-Cyrl-RS"/>
            </w:rPr>
          </w:pPr>
          <w:del w:id="1203" w:author="Milica Radić" w:date="2026-10-04T15:56:25Z">
            <w:r>
              <w:rPr>
                <w:rFonts w:ascii="Arial" w:hAnsi="Arial" w:cs="Arial"/>
                <w:lang w:val="sr-Cyrl-RS"/>
              </w:rPr>
              <w:fldChar w:fldCharType="begin"/>
            </w:r>
          </w:del>
          <w:del w:id="1204" w:author="Milica Radić" w:date="2026-10-04T15:56:25Z">
            <w:r>
              <w:rPr>
                <w:rFonts w:ascii="Arial" w:hAnsi="Arial" w:cs="Arial"/>
                <w:lang w:val="sr-Cyrl-RS"/>
              </w:rPr>
              <w:delInstrText xml:space="preserve">HYPERLINK \l "_heading=" \h</w:delInstrText>
            </w:r>
          </w:del>
          <w:del w:id="1205" w:author="Milica Radić" w:date="2026-10-04T15:56:25Z">
            <w:r>
              <w:rPr>
                <w:rFonts w:ascii="Arial" w:hAnsi="Arial" w:cs="Arial"/>
                <w:lang w:val="sr-Cyrl-RS"/>
              </w:rPr>
              <w:fldChar w:fldCharType="separate"/>
            </w:r>
          </w:del>
          <w:del w:id="1206" w:author="Milica Radić" w:date="2026-10-04T15:56:25Z">
            <w:r>
              <w:rPr>
                <w:rFonts w:ascii="Arial" w:hAnsi="Arial" w:eastAsia="Arial" w:cs="Arial"/>
                <w:color w:val="000000"/>
                <w:sz w:val="22"/>
                <w:szCs w:val="22"/>
                <w:lang w:val="sr-Cyrl-RS"/>
              </w:rPr>
              <w:delText>6.1. Циљна вредност</w:delText>
            </w:r>
          </w:del>
          <w:del w:id="1207" w:author="Milica Radić" w:date="2026-10-04T15:56:25Z">
            <w:r>
              <w:rPr>
                <w:rFonts w:ascii="Arial" w:hAnsi="Arial" w:eastAsia="Arial" w:cs="Arial"/>
                <w:color w:val="000000"/>
                <w:sz w:val="22"/>
                <w:szCs w:val="22"/>
                <w:lang w:val="sr-Cyrl-RS"/>
              </w:rPr>
              <w:tab/>
            </w:r>
          </w:del>
          <w:del w:id="1208" w:author="Milica Radić" w:date="2026-10-04T15:56:25Z">
            <w:r>
              <w:rPr>
                <w:rFonts w:ascii="Arial" w:hAnsi="Arial" w:eastAsia="Arial" w:cs="Arial"/>
                <w:color w:val="000000"/>
                <w:sz w:val="22"/>
                <w:szCs w:val="22"/>
                <w:lang w:val="sr-Cyrl-RS"/>
              </w:rPr>
              <w:delText>30</w:delText>
            </w:r>
          </w:del>
          <w:del w:id="1209" w:author="Milica Radić" w:date="2026-10-04T15:56:25Z">
            <w:r>
              <w:rPr>
                <w:rFonts w:ascii="Arial" w:hAnsi="Arial" w:cs="Arial"/>
                <w:lang w:val="sr-Cyrl-RS"/>
              </w:rPr>
              <w:fldChar w:fldCharType="end"/>
            </w:r>
          </w:del>
        </w:p>
        <w:p w14:paraId="4D09F4EF">
          <w:pPr>
            <w:widowControl w:val="0"/>
            <w:tabs>
              <w:tab w:val="right" w:pos="12000"/>
            </w:tabs>
            <w:spacing w:before="60"/>
            <w:ind w:left="360"/>
            <w:rPr>
              <w:del w:id="1210" w:author="Milica Radić" w:date="2026-10-04T15:56:25Z"/>
              <w:rFonts w:ascii="Arial" w:hAnsi="Arial" w:eastAsia="Arial" w:cs="Arial"/>
              <w:color w:val="000000"/>
              <w:sz w:val="22"/>
              <w:szCs w:val="22"/>
              <w:lang w:val="sr-Cyrl-RS"/>
            </w:rPr>
          </w:pPr>
          <w:del w:id="1211" w:author="Milica Radić" w:date="2026-10-04T15:56:25Z">
            <w:r>
              <w:rPr>
                <w:rFonts w:ascii="Arial" w:hAnsi="Arial" w:cs="Arial"/>
                <w:lang w:val="sr-Cyrl-RS"/>
              </w:rPr>
              <w:fldChar w:fldCharType="begin"/>
            </w:r>
          </w:del>
          <w:del w:id="1212" w:author="Milica Radić" w:date="2026-10-04T15:56:25Z">
            <w:r>
              <w:rPr>
                <w:rFonts w:ascii="Arial" w:hAnsi="Arial" w:cs="Arial"/>
                <w:lang w:val="sr-Cyrl-RS"/>
              </w:rPr>
              <w:delInstrText xml:space="preserve">HYPERLINK \l "_heading=" \h</w:delInstrText>
            </w:r>
          </w:del>
          <w:del w:id="1213" w:author="Milica Radić" w:date="2026-10-04T15:56:25Z">
            <w:r>
              <w:rPr>
                <w:rFonts w:ascii="Arial" w:hAnsi="Arial" w:cs="Arial"/>
                <w:lang w:val="sr-Cyrl-RS"/>
              </w:rPr>
              <w:fldChar w:fldCharType="separate"/>
            </w:r>
          </w:del>
          <w:del w:id="1214" w:author="Milica Radić" w:date="2026-10-04T15:56:25Z">
            <w:r>
              <w:rPr>
                <w:rFonts w:ascii="Arial" w:hAnsi="Arial" w:eastAsia="Arial" w:cs="Arial"/>
                <w:color w:val="000000"/>
                <w:sz w:val="22"/>
                <w:szCs w:val="22"/>
                <w:lang w:val="sr-Cyrl-RS"/>
              </w:rPr>
              <w:delText>6.2. Конфигурација експеримената</w:delText>
            </w:r>
          </w:del>
          <w:del w:id="1215" w:author="Milica Radić" w:date="2026-10-04T15:56:25Z">
            <w:r>
              <w:rPr>
                <w:rFonts w:ascii="Arial" w:hAnsi="Arial" w:eastAsia="Arial" w:cs="Arial"/>
                <w:color w:val="000000"/>
                <w:sz w:val="22"/>
                <w:szCs w:val="22"/>
                <w:lang w:val="sr-Cyrl-RS"/>
              </w:rPr>
              <w:tab/>
            </w:r>
          </w:del>
          <w:del w:id="1216" w:author="Milica Radić" w:date="2026-10-04T15:56:25Z">
            <w:r>
              <w:rPr>
                <w:rFonts w:ascii="Arial" w:hAnsi="Arial" w:eastAsia="Arial" w:cs="Arial"/>
                <w:color w:val="000000"/>
                <w:sz w:val="22"/>
                <w:szCs w:val="22"/>
                <w:lang w:val="sr-Cyrl-RS"/>
              </w:rPr>
              <w:delText>30</w:delText>
            </w:r>
          </w:del>
          <w:del w:id="1217" w:author="Milica Radić" w:date="2026-10-04T15:56:25Z">
            <w:r>
              <w:rPr>
                <w:rFonts w:ascii="Arial" w:hAnsi="Arial" w:cs="Arial"/>
                <w:lang w:val="sr-Cyrl-RS"/>
              </w:rPr>
              <w:fldChar w:fldCharType="end"/>
            </w:r>
          </w:del>
        </w:p>
        <w:p w14:paraId="12065363">
          <w:pPr>
            <w:widowControl w:val="0"/>
            <w:tabs>
              <w:tab w:val="right" w:pos="12000"/>
            </w:tabs>
            <w:spacing w:before="60"/>
            <w:ind w:left="720"/>
            <w:rPr>
              <w:del w:id="1218" w:author="Milica Radić" w:date="2026-10-04T15:56:25Z"/>
              <w:rFonts w:ascii="Arial" w:hAnsi="Arial" w:eastAsia="Arial" w:cs="Arial"/>
              <w:color w:val="000000"/>
              <w:sz w:val="22"/>
              <w:szCs w:val="22"/>
              <w:lang w:val="sr-Cyrl-RS"/>
            </w:rPr>
          </w:pPr>
          <w:del w:id="1219" w:author="Milica Radić" w:date="2026-10-04T15:56:25Z">
            <w:r>
              <w:rPr>
                <w:rFonts w:ascii="Arial" w:hAnsi="Arial" w:cs="Arial"/>
                <w:lang w:val="sr-Cyrl-RS"/>
              </w:rPr>
              <w:fldChar w:fldCharType="begin"/>
            </w:r>
          </w:del>
          <w:del w:id="1220" w:author="Milica Radić" w:date="2026-10-04T15:56:25Z">
            <w:r>
              <w:rPr>
                <w:rFonts w:ascii="Arial" w:hAnsi="Arial" w:cs="Arial"/>
                <w:lang w:val="sr-Cyrl-RS"/>
              </w:rPr>
              <w:delInstrText xml:space="preserve">HYPERLINK \l "_heading=h.1al6f5xm0k1t" \h</w:delInstrText>
            </w:r>
          </w:del>
          <w:del w:id="1221" w:author="Milica Radić" w:date="2026-10-04T15:56:25Z">
            <w:r>
              <w:rPr>
                <w:rFonts w:ascii="Arial" w:hAnsi="Arial" w:cs="Arial"/>
                <w:lang w:val="sr-Cyrl-RS"/>
              </w:rPr>
              <w:fldChar w:fldCharType="separate"/>
            </w:r>
          </w:del>
          <w:del w:id="1222" w:author="Milica Radić" w:date="2026-10-04T15:56:25Z">
            <w:r>
              <w:rPr>
                <w:rFonts w:ascii="Arial" w:hAnsi="Arial" w:cs="Arial"/>
                <w:color w:val="000000"/>
                <w:lang w:val="sr-Cyrl-RS"/>
              </w:rPr>
              <w:delText>6.2.1. Главни сценарио</w:delText>
            </w:r>
          </w:del>
          <w:del w:id="1223" w:author="Milica Radić" w:date="2026-10-04T15:56:25Z">
            <w:r>
              <w:rPr>
                <w:rFonts w:ascii="Arial" w:hAnsi="Arial" w:cs="Arial"/>
                <w:color w:val="000000"/>
                <w:lang w:val="sr-Cyrl-RS"/>
              </w:rPr>
              <w:tab/>
            </w:r>
          </w:del>
          <w:del w:id="1224" w:author="Milica Radić" w:date="2026-10-04T15:56:25Z">
            <w:r>
              <w:rPr>
                <w:rFonts w:ascii="Arial" w:hAnsi="Arial" w:cs="Arial"/>
                <w:color w:val="000000"/>
                <w:lang w:val="sr-Cyrl-RS"/>
              </w:rPr>
              <w:delText>30</w:delText>
            </w:r>
          </w:del>
          <w:del w:id="1225" w:author="Milica Radić" w:date="2026-10-04T15:56:25Z">
            <w:r>
              <w:rPr>
                <w:rFonts w:ascii="Arial" w:hAnsi="Arial" w:cs="Arial"/>
                <w:lang w:val="sr-Cyrl-RS"/>
              </w:rPr>
              <w:fldChar w:fldCharType="end"/>
            </w:r>
          </w:del>
        </w:p>
        <w:p w14:paraId="17B9B949">
          <w:pPr>
            <w:widowControl w:val="0"/>
            <w:tabs>
              <w:tab w:val="right" w:pos="12000"/>
            </w:tabs>
            <w:spacing w:before="60"/>
            <w:ind w:left="720"/>
            <w:rPr>
              <w:del w:id="1226" w:author="Milica Radić" w:date="2026-10-04T15:56:25Z"/>
              <w:rFonts w:ascii="Arial" w:hAnsi="Arial" w:eastAsia="Arial" w:cs="Arial"/>
              <w:color w:val="000000"/>
              <w:sz w:val="22"/>
              <w:szCs w:val="22"/>
              <w:lang w:val="sr-Cyrl-RS"/>
            </w:rPr>
          </w:pPr>
          <w:del w:id="1227" w:author="Milica Radić" w:date="2026-10-04T15:56:25Z">
            <w:r>
              <w:rPr>
                <w:rFonts w:ascii="Arial" w:hAnsi="Arial" w:cs="Arial"/>
                <w:lang w:val="sr-Cyrl-RS"/>
              </w:rPr>
              <w:fldChar w:fldCharType="begin"/>
            </w:r>
          </w:del>
          <w:del w:id="1228" w:author="Milica Radić" w:date="2026-10-04T15:56:25Z">
            <w:r>
              <w:rPr>
                <w:rFonts w:ascii="Arial" w:hAnsi="Arial" w:cs="Arial"/>
                <w:lang w:val="sr-Cyrl-RS"/>
              </w:rPr>
              <w:delInstrText xml:space="preserve">HYPERLINK \l "_heading=" \h</w:delInstrText>
            </w:r>
          </w:del>
          <w:del w:id="1229" w:author="Milica Radić" w:date="2026-10-04T15:56:25Z">
            <w:r>
              <w:rPr>
                <w:rFonts w:ascii="Arial" w:hAnsi="Arial" w:cs="Arial"/>
                <w:lang w:val="sr-Cyrl-RS"/>
              </w:rPr>
              <w:fldChar w:fldCharType="separate"/>
            </w:r>
          </w:del>
          <w:del w:id="1230" w:author="Milica Radić" w:date="2026-10-04T15:56:25Z">
            <w:r>
              <w:rPr>
                <w:rFonts w:ascii="Arial" w:hAnsi="Arial" w:eastAsia="Arial" w:cs="Arial"/>
                <w:color w:val="000000"/>
                <w:sz w:val="22"/>
                <w:szCs w:val="22"/>
                <w:lang w:val="sr-Cyrl-RS"/>
              </w:rPr>
              <w:delText>6.2.2. Допунски аблациони експерименти</w:delText>
            </w:r>
          </w:del>
          <w:del w:id="1231" w:author="Milica Radić" w:date="2026-10-04T15:56:25Z">
            <w:r>
              <w:rPr>
                <w:rFonts w:ascii="Arial" w:hAnsi="Arial" w:eastAsia="Arial" w:cs="Arial"/>
                <w:color w:val="000000"/>
                <w:sz w:val="22"/>
                <w:szCs w:val="22"/>
                <w:lang w:val="sr-Cyrl-RS"/>
              </w:rPr>
              <w:tab/>
            </w:r>
          </w:del>
          <w:del w:id="1232" w:author="Milica Radić" w:date="2026-10-04T15:56:25Z">
            <w:r>
              <w:rPr>
                <w:rFonts w:ascii="Arial" w:hAnsi="Arial" w:eastAsia="Arial" w:cs="Arial"/>
                <w:color w:val="000000"/>
                <w:sz w:val="22"/>
                <w:szCs w:val="22"/>
                <w:lang w:val="sr-Cyrl-RS"/>
              </w:rPr>
              <w:delText>30</w:delText>
            </w:r>
          </w:del>
          <w:del w:id="1233" w:author="Milica Radić" w:date="2026-10-04T15:56:25Z">
            <w:r>
              <w:rPr>
                <w:rFonts w:ascii="Arial" w:hAnsi="Arial" w:cs="Arial"/>
                <w:lang w:val="sr-Cyrl-RS"/>
              </w:rPr>
              <w:fldChar w:fldCharType="end"/>
            </w:r>
          </w:del>
        </w:p>
        <w:p w14:paraId="4B05E176">
          <w:pPr>
            <w:widowControl w:val="0"/>
            <w:tabs>
              <w:tab w:val="right" w:pos="12000"/>
            </w:tabs>
            <w:spacing w:before="60"/>
            <w:ind w:left="720"/>
            <w:rPr>
              <w:del w:id="1234" w:author="Milica Radić" w:date="2026-10-04T15:56:25Z"/>
              <w:rFonts w:ascii="Arial" w:hAnsi="Arial" w:eastAsia="Arial" w:cs="Arial"/>
              <w:color w:val="000000"/>
              <w:sz w:val="22"/>
              <w:szCs w:val="22"/>
              <w:lang w:val="sr-Cyrl-RS"/>
            </w:rPr>
          </w:pPr>
          <w:del w:id="1235" w:author="Milica Radić" w:date="2026-10-04T15:56:25Z">
            <w:r>
              <w:rPr>
                <w:rFonts w:ascii="Arial" w:hAnsi="Arial" w:cs="Arial"/>
                <w:lang w:val="sr-Cyrl-RS"/>
              </w:rPr>
              <w:fldChar w:fldCharType="begin"/>
            </w:r>
          </w:del>
          <w:del w:id="1236" w:author="Milica Radić" w:date="2026-10-04T15:56:25Z">
            <w:r>
              <w:rPr>
                <w:rFonts w:ascii="Arial" w:hAnsi="Arial" w:cs="Arial"/>
                <w:lang w:val="sr-Cyrl-RS"/>
              </w:rPr>
              <w:delInstrText xml:space="preserve">HYPERLINK \l "_heading=" \h</w:delInstrText>
            </w:r>
          </w:del>
          <w:del w:id="1237" w:author="Milica Radić" w:date="2026-10-04T15:56:25Z">
            <w:r>
              <w:rPr>
                <w:rFonts w:ascii="Arial" w:hAnsi="Arial" w:cs="Arial"/>
                <w:lang w:val="sr-Cyrl-RS"/>
              </w:rPr>
              <w:fldChar w:fldCharType="separate"/>
            </w:r>
          </w:del>
          <w:del w:id="1238" w:author="Milica Radić" w:date="2026-10-04T15:56:25Z">
            <w:r>
              <w:rPr>
                <w:rFonts w:ascii="Arial" w:hAnsi="Arial" w:eastAsia="Arial" w:cs="Arial"/>
                <w:color w:val="000000"/>
                <w:sz w:val="22"/>
                <w:szCs w:val="22"/>
                <w:lang w:val="sr-Cyrl-RS"/>
              </w:rPr>
              <w:delText>6.2.3. Фиксни параметри</w:delText>
            </w:r>
          </w:del>
          <w:del w:id="1239" w:author="Milica Radić" w:date="2026-10-04T15:56:25Z">
            <w:r>
              <w:rPr>
                <w:rFonts w:ascii="Arial" w:hAnsi="Arial" w:eastAsia="Arial" w:cs="Arial"/>
                <w:color w:val="000000"/>
                <w:sz w:val="22"/>
                <w:szCs w:val="22"/>
                <w:lang w:val="sr-Cyrl-RS"/>
              </w:rPr>
              <w:tab/>
            </w:r>
          </w:del>
          <w:del w:id="1240" w:author="Milica Radić" w:date="2026-10-04T15:56:25Z">
            <w:r>
              <w:rPr>
                <w:rFonts w:ascii="Arial" w:hAnsi="Arial" w:eastAsia="Arial" w:cs="Arial"/>
                <w:color w:val="000000"/>
                <w:sz w:val="22"/>
                <w:szCs w:val="22"/>
                <w:lang w:val="sr-Cyrl-RS"/>
              </w:rPr>
              <w:delText>31</w:delText>
            </w:r>
          </w:del>
          <w:del w:id="1241" w:author="Milica Radić" w:date="2026-10-04T15:56:25Z">
            <w:r>
              <w:rPr>
                <w:rFonts w:ascii="Arial" w:hAnsi="Arial" w:cs="Arial"/>
                <w:lang w:val="sr-Cyrl-RS"/>
              </w:rPr>
              <w:fldChar w:fldCharType="end"/>
            </w:r>
          </w:del>
        </w:p>
        <w:p w14:paraId="3BA751B2">
          <w:pPr>
            <w:widowControl w:val="0"/>
            <w:tabs>
              <w:tab w:val="right" w:pos="12000"/>
            </w:tabs>
            <w:spacing w:before="60"/>
            <w:ind w:left="360"/>
            <w:rPr>
              <w:del w:id="1242" w:author="Milica Radić" w:date="2026-10-04T15:56:25Z"/>
              <w:rFonts w:ascii="Arial" w:hAnsi="Arial" w:eastAsia="Arial" w:cs="Arial"/>
              <w:color w:val="000000"/>
              <w:sz w:val="22"/>
              <w:szCs w:val="22"/>
              <w:lang w:val="sr-Cyrl-RS"/>
            </w:rPr>
          </w:pPr>
          <w:del w:id="1243" w:author="Milica Radić" w:date="2026-10-04T15:56:25Z">
            <w:r>
              <w:rPr>
                <w:rFonts w:ascii="Arial" w:hAnsi="Arial" w:cs="Arial"/>
                <w:lang w:val="sr-Cyrl-RS"/>
              </w:rPr>
              <w:fldChar w:fldCharType="begin"/>
            </w:r>
          </w:del>
          <w:del w:id="1244" w:author="Milica Radić" w:date="2026-10-04T15:56:25Z">
            <w:r>
              <w:rPr>
                <w:rFonts w:ascii="Arial" w:hAnsi="Arial" w:cs="Arial"/>
                <w:lang w:val="sr-Cyrl-RS"/>
              </w:rPr>
              <w:delInstrText xml:space="preserve">HYPERLINK \l "_heading=" \h</w:delInstrText>
            </w:r>
          </w:del>
          <w:del w:id="1245" w:author="Milica Radić" w:date="2026-10-04T15:56:25Z">
            <w:r>
              <w:rPr>
                <w:rFonts w:ascii="Arial" w:hAnsi="Arial" w:cs="Arial"/>
                <w:lang w:val="sr-Cyrl-RS"/>
              </w:rPr>
              <w:fldChar w:fldCharType="separate"/>
            </w:r>
          </w:del>
          <w:del w:id="1246" w:author="Milica Radić" w:date="2026-10-04T15:56:25Z">
            <w:r>
              <w:rPr>
                <w:rFonts w:ascii="Arial" w:hAnsi="Arial" w:eastAsia="Arial" w:cs="Arial"/>
                <w:color w:val="000000"/>
                <w:sz w:val="22"/>
                <w:szCs w:val="22"/>
                <w:lang w:val="sr-Cyrl-RS"/>
              </w:rPr>
              <w:delText>6.3. Метрике</w:delText>
            </w:r>
          </w:del>
          <w:del w:id="1247" w:author="Milica Radić" w:date="2026-10-04T15:56:25Z">
            <w:r>
              <w:rPr>
                <w:rFonts w:ascii="Arial" w:hAnsi="Arial" w:eastAsia="Arial" w:cs="Arial"/>
                <w:color w:val="000000"/>
                <w:sz w:val="22"/>
                <w:szCs w:val="22"/>
                <w:lang w:val="sr-Cyrl-RS"/>
              </w:rPr>
              <w:tab/>
            </w:r>
          </w:del>
          <w:del w:id="1248" w:author="Milica Radić" w:date="2026-10-04T15:56:25Z">
            <w:r>
              <w:rPr>
                <w:rFonts w:ascii="Arial" w:hAnsi="Arial" w:eastAsia="Arial" w:cs="Arial"/>
                <w:color w:val="000000"/>
                <w:sz w:val="22"/>
                <w:szCs w:val="22"/>
                <w:lang w:val="sr-Cyrl-RS"/>
              </w:rPr>
              <w:delText>31</w:delText>
            </w:r>
          </w:del>
          <w:del w:id="1249" w:author="Milica Radić" w:date="2026-10-04T15:56:25Z">
            <w:r>
              <w:rPr>
                <w:rFonts w:ascii="Arial" w:hAnsi="Arial" w:cs="Arial"/>
                <w:lang w:val="sr-Cyrl-RS"/>
              </w:rPr>
              <w:fldChar w:fldCharType="end"/>
            </w:r>
          </w:del>
        </w:p>
        <w:p w14:paraId="1CF5EDBC">
          <w:pPr>
            <w:widowControl w:val="0"/>
            <w:tabs>
              <w:tab w:val="right" w:pos="12000"/>
            </w:tabs>
            <w:spacing w:before="60"/>
            <w:ind w:left="360"/>
            <w:rPr>
              <w:del w:id="1250" w:author="Milica Radić" w:date="2026-10-04T15:56:25Z"/>
              <w:rFonts w:ascii="Arial" w:hAnsi="Arial" w:eastAsia="Arial" w:cs="Arial"/>
              <w:color w:val="000000"/>
              <w:sz w:val="22"/>
              <w:szCs w:val="22"/>
              <w:lang w:val="sr-Cyrl-RS"/>
            </w:rPr>
          </w:pPr>
          <w:del w:id="1251" w:author="Milica Radić" w:date="2026-10-04T15:56:25Z">
            <w:r>
              <w:rPr>
                <w:rFonts w:ascii="Arial" w:hAnsi="Arial" w:cs="Arial"/>
                <w:lang w:val="sr-Cyrl-RS"/>
              </w:rPr>
              <w:fldChar w:fldCharType="begin"/>
            </w:r>
          </w:del>
          <w:del w:id="1252" w:author="Milica Radić" w:date="2026-10-04T15:56:25Z">
            <w:r>
              <w:rPr>
                <w:rFonts w:ascii="Arial" w:hAnsi="Arial" w:cs="Arial"/>
                <w:lang w:val="sr-Cyrl-RS"/>
              </w:rPr>
              <w:delInstrText xml:space="preserve">HYPERLINK \l "_heading=" \h</w:delInstrText>
            </w:r>
          </w:del>
          <w:del w:id="1253" w:author="Milica Radić" w:date="2026-10-04T15:56:25Z">
            <w:r>
              <w:rPr>
                <w:rFonts w:ascii="Arial" w:hAnsi="Arial" w:cs="Arial"/>
                <w:lang w:val="sr-Cyrl-RS"/>
              </w:rPr>
              <w:fldChar w:fldCharType="separate"/>
            </w:r>
          </w:del>
          <w:del w:id="1254" w:author="Milica Radić" w:date="2026-10-04T15:56:25Z">
            <w:r>
              <w:rPr>
                <w:rFonts w:ascii="Arial" w:hAnsi="Arial" w:eastAsia="Arial" w:cs="Arial"/>
                <w:color w:val="000000"/>
                <w:sz w:val="22"/>
                <w:szCs w:val="22"/>
                <w:lang w:val="sr-Cyrl-RS"/>
              </w:rPr>
              <w:delText>6.4. Запис резултата</w:delText>
            </w:r>
          </w:del>
          <w:del w:id="1255" w:author="Milica Radić" w:date="2026-10-04T15:56:25Z">
            <w:r>
              <w:rPr>
                <w:rFonts w:ascii="Arial" w:hAnsi="Arial" w:eastAsia="Arial" w:cs="Arial"/>
                <w:color w:val="000000"/>
                <w:sz w:val="22"/>
                <w:szCs w:val="22"/>
                <w:lang w:val="sr-Cyrl-RS"/>
              </w:rPr>
              <w:tab/>
            </w:r>
          </w:del>
          <w:del w:id="1256" w:author="Milica Radić" w:date="2026-10-04T15:56:25Z">
            <w:r>
              <w:rPr>
                <w:rFonts w:ascii="Arial" w:hAnsi="Arial" w:eastAsia="Arial" w:cs="Arial"/>
                <w:color w:val="000000"/>
                <w:sz w:val="22"/>
                <w:szCs w:val="22"/>
                <w:lang w:val="sr-Cyrl-RS"/>
              </w:rPr>
              <w:delText>32</w:delText>
            </w:r>
          </w:del>
          <w:del w:id="1257" w:author="Milica Radić" w:date="2026-10-04T15:56:25Z">
            <w:r>
              <w:rPr>
                <w:rFonts w:ascii="Arial" w:hAnsi="Arial" w:cs="Arial"/>
                <w:lang w:val="sr-Cyrl-RS"/>
              </w:rPr>
              <w:fldChar w:fldCharType="end"/>
            </w:r>
          </w:del>
        </w:p>
        <w:p w14:paraId="21AE177F">
          <w:pPr>
            <w:widowControl w:val="0"/>
            <w:tabs>
              <w:tab w:val="right" w:pos="12000"/>
            </w:tabs>
            <w:spacing w:before="60"/>
            <w:ind w:left="360"/>
            <w:rPr>
              <w:del w:id="1258" w:author="Milica Radić" w:date="2026-10-04T15:56:25Z"/>
              <w:rFonts w:ascii="Arial" w:hAnsi="Arial" w:eastAsia="Arial" w:cs="Arial"/>
              <w:color w:val="000000"/>
              <w:sz w:val="22"/>
              <w:szCs w:val="22"/>
              <w:lang w:val="sr-Cyrl-RS"/>
            </w:rPr>
          </w:pPr>
          <w:del w:id="1259" w:author="Milica Radić" w:date="2026-10-04T15:56:25Z">
            <w:r>
              <w:rPr>
                <w:rFonts w:ascii="Arial" w:hAnsi="Arial" w:cs="Arial"/>
                <w:lang w:val="sr-Cyrl-RS"/>
              </w:rPr>
              <w:fldChar w:fldCharType="begin"/>
            </w:r>
          </w:del>
          <w:del w:id="1260" w:author="Milica Radić" w:date="2026-10-04T15:56:25Z">
            <w:r>
              <w:rPr>
                <w:rFonts w:ascii="Arial" w:hAnsi="Arial" w:cs="Arial"/>
                <w:lang w:val="sr-Cyrl-RS"/>
              </w:rPr>
              <w:delInstrText xml:space="preserve">HYPERLINK \l "_heading=" \h</w:delInstrText>
            </w:r>
          </w:del>
          <w:del w:id="1261" w:author="Milica Radić" w:date="2026-10-04T15:56:25Z">
            <w:r>
              <w:rPr>
                <w:rFonts w:ascii="Arial" w:hAnsi="Arial" w:cs="Arial"/>
                <w:lang w:val="sr-Cyrl-RS"/>
              </w:rPr>
              <w:fldChar w:fldCharType="separate"/>
            </w:r>
          </w:del>
          <w:del w:id="1262" w:author="Milica Radić" w:date="2026-10-04T15:56:25Z">
            <w:r>
              <w:rPr>
                <w:rFonts w:ascii="Arial" w:hAnsi="Arial" w:eastAsia="Arial" w:cs="Arial"/>
                <w:color w:val="000000"/>
                <w:sz w:val="22"/>
                <w:szCs w:val="22"/>
                <w:lang w:val="sr-Cyrl-RS"/>
              </w:rPr>
              <w:delText>6.5. Критеријуми прихватљивости</w:delText>
            </w:r>
          </w:del>
          <w:del w:id="1263" w:author="Milica Radić" w:date="2026-10-04T15:56:25Z">
            <w:r>
              <w:rPr>
                <w:rFonts w:ascii="Arial" w:hAnsi="Arial" w:eastAsia="Arial" w:cs="Arial"/>
                <w:color w:val="000000"/>
                <w:sz w:val="22"/>
                <w:szCs w:val="22"/>
                <w:lang w:val="sr-Cyrl-RS"/>
              </w:rPr>
              <w:tab/>
            </w:r>
          </w:del>
          <w:del w:id="1264" w:author="Milica Radić" w:date="2026-10-04T15:56:25Z">
            <w:r>
              <w:rPr>
                <w:rFonts w:ascii="Arial" w:hAnsi="Arial" w:eastAsia="Arial" w:cs="Arial"/>
                <w:color w:val="000000"/>
                <w:sz w:val="22"/>
                <w:szCs w:val="22"/>
                <w:lang w:val="sr-Cyrl-RS"/>
              </w:rPr>
              <w:delText>32</w:delText>
            </w:r>
          </w:del>
          <w:del w:id="1265" w:author="Milica Radić" w:date="2026-10-04T15:56:25Z">
            <w:r>
              <w:rPr>
                <w:rFonts w:ascii="Arial" w:hAnsi="Arial" w:cs="Arial"/>
                <w:lang w:val="sr-Cyrl-RS"/>
              </w:rPr>
              <w:fldChar w:fldCharType="end"/>
            </w:r>
          </w:del>
        </w:p>
        <w:p w14:paraId="2EC82094">
          <w:pPr>
            <w:widowControl w:val="0"/>
            <w:tabs>
              <w:tab w:val="right" w:pos="12000"/>
            </w:tabs>
            <w:spacing w:before="60"/>
            <w:rPr>
              <w:del w:id="1266" w:author="Milica Radić" w:date="2026-10-04T15:56:25Z"/>
              <w:rFonts w:ascii="Arial" w:hAnsi="Arial" w:eastAsia="Arial" w:cs="Arial"/>
              <w:b/>
              <w:bCs/>
              <w:color w:val="000000"/>
              <w:sz w:val="22"/>
              <w:szCs w:val="22"/>
              <w:lang w:val="sr-Cyrl-RS"/>
            </w:rPr>
          </w:pPr>
          <w:del w:id="1267" w:author="Milica Radić" w:date="2026-10-04T15:56:25Z">
            <w:r>
              <w:rPr>
                <w:rFonts w:ascii="Arial" w:hAnsi="Arial" w:cs="Arial"/>
                <w:lang w:val="sr-Cyrl-RS"/>
              </w:rPr>
              <w:fldChar w:fldCharType="begin"/>
            </w:r>
          </w:del>
          <w:del w:id="1268" w:author="Milica Radić" w:date="2026-10-04T15:56:25Z">
            <w:r>
              <w:rPr>
                <w:rFonts w:ascii="Arial" w:hAnsi="Arial" w:cs="Arial"/>
                <w:lang w:val="sr-Cyrl-RS"/>
              </w:rPr>
              <w:delInstrText xml:space="preserve">HYPERLINK \l "_heading=" \h</w:delInstrText>
            </w:r>
          </w:del>
          <w:del w:id="1269" w:author="Milica Radić" w:date="2026-10-04T15:56:25Z">
            <w:r>
              <w:rPr>
                <w:rFonts w:ascii="Arial" w:hAnsi="Arial" w:cs="Arial"/>
                <w:lang w:val="sr-Cyrl-RS"/>
              </w:rPr>
              <w:fldChar w:fldCharType="separate"/>
            </w:r>
          </w:del>
          <w:del w:id="1270" w:author="Milica Radić" w:date="2026-10-04T15:56:25Z">
            <w:r>
              <w:rPr>
                <w:rFonts w:ascii="Arial" w:hAnsi="Arial" w:eastAsia="Arial" w:cs="Arial"/>
                <w:b/>
                <w:bCs/>
                <w:color w:val="000000"/>
                <w:sz w:val="22"/>
                <w:szCs w:val="22"/>
                <w:lang w:val="sr-Cyrl-RS"/>
              </w:rPr>
              <w:delText>7. ЕКСПЕРИМЕНТАЛНИ РЕЗУЛТАТИ</w:delText>
            </w:r>
          </w:del>
          <w:del w:id="1271" w:author="Milica Radić" w:date="2026-10-04T15:56:25Z">
            <w:r>
              <w:rPr>
                <w:rFonts w:ascii="Arial" w:hAnsi="Arial" w:eastAsia="Arial" w:cs="Arial"/>
                <w:b/>
                <w:bCs/>
                <w:color w:val="000000"/>
                <w:sz w:val="22"/>
                <w:szCs w:val="22"/>
                <w:lang w:val="sr-Cyrl-RS"/>
              </w:rPr>
              <w:tab/>
            </w:r>
          </w:del>
          <w:del w:id="1272" w:author="Milica Radić" w:date="2026-10-04T15:56:25Z">
            <w:r>
              <w:rPr>
                <w:rFonts w:ascii="Arial" w:hAnsi="Arial" w:eastAsia="Arial" w:cs="Arial"/>
                <w:b/>
                <w:bCs/>
                <w:color w:val="000000"/>
                <w:sz w:val="22"/>
                <w:szCs w:val="22"/>
                <w:lang w:val="sr-Cyrl-RS"/>
              </w:rPr>
              <w:delText>32</w:delText>
            </w:r>
          </w:del>
          <w:del w:id="1273" w:author="Milica Radić" w:date="2026-10-04T15:56:25Z">
            <w:r>
              <w:rPr>
                <w:rFonts w:ascii="Arial" w:hAnsi="Arial" w:cs="Arial"/>
                <w:lang w:val="sr-Cyrl-RS"/>
              </w:rPr>
              <w:fldChar w:fldCharType="end"/>
            </w:r>
          </w:del>
        </w:p>
        <w:p w14:paraId="4E96A582">
          <w:pPr>
            <w:widowControl w:val="0"/>
            <w:tabs>
              <w:tab w:val="right" w:pos="12000"/>
            </w:tabs>
            <w:spacing w:before="60"/>
            <w:ind w:left="360"/>
            <w:rPr>
              <w:del w:id="1274" w:author="Milica Radić" w:date="2026-10-04T15:56:25Z"/>
              <w:rFonts w:ascii="Arial" w:hAnsi="Arial" w:eastAsia="Arial" w:cs="Arial"/>
              <w:color w:val="000000"/>
              <w:sz w:val="22"/>
              <w:szCs w:val="22"/>
              <w:lang w:val="sr-Cyrl-RS"/>
            </w:rPr>
          </w:pPr>
          <w:del w:id="1275" w:author="Milica Radić" w:date="2026-10-04T15:56:25Z">
            <w:r>
              <w:rPr>
                <w:rFonts w:ascii="Arial" w:hAnsi="Arial" w:cs="Arial"/>
                <w:lang w:val="sr-Cyrl-RS"/>
              </w:rPr>
              <w:fldChar w:fldCharType="begin"/>
            </w:r>
          </w:del>
          <w:del w:id="1276" w:author="Milica Radić" w:date="2026-10-04T15:56:25Z">
            <w:r>
              <w:rPr>
                <w:rFonts w:ascii="Arial" w:hAnsi="Arial" w:cs="Arial"/>
                <w:lang w:val="sr-Cyrl-RS"/>
              </w:rPr>
              <w:delInstrText xml:space="preserve">HYPERLINK \l "_heading=" \h</w:delInstrText>
            </w:r>
          </w:del>
          <w:del w:id="1277" w:author="Milica Radić" w:date="2026-10-04T15:56:25Z">
            <w:r>
              <w:rPr>
                <w:rFonts w:ascii="Arial" w:hAnsi="Arial" w:cs="Arial"/>
                <w:lang w:val="sr-Cyrl-RS"/>
              </w:rPr>
              <w:fldChar w:fldCharType="separate"/>
            </w:r>
          </w:del>
          <w:del w:id="1278" w:author="Milica Radić" w:date="2026-10-04T15:56:25Z">
            <w:r>
              <w:rPr>
                <w:rFonts w:ascii="Arial" w:hAnsi="Arial" w:eastAsia="Arial" w:cs="Arial"/>
                <w:color w:val="000000"/>
                <w:sz w:val="22"/>
                <w:szCs w:val="22"/>
                <w:lang w:val="sr-Cyrl-RS"/>
              </w:rPr>
              <w:delText xml:space="preserve">7.1. Утицај </w:delText>
            </w:r>
          </w:del>
          <w:del w:id="1279" w:author="Milica Radić" w:date="2026-10-04T15:56:25Z">
            <w:r>
              <w:rPr>
                <w:rFonts w:ascii="Arial" w:hAnsi="Arial" w:cs="Arial"/>
                <w:lang w:val="sr-Cyrl-RS"/>
              </w:rPr>
              <w:fldChar w:fldCharType="end"/>
            </w:r>
          </w:del>
          <w:del w:id="1280" w:author="Milica Radić" w:date="2026-10-04T15:56:25Z">
            <w:r>
              <w:rPr>
                <w:rFonts w:ascii="Arial" w:hAnsi="Arial" w:cs="Arial"/>
                <w:lang w:val="sr-Cyrl-RS"/>
              </w:rPr>
              <w:fldChar w:fldCharType="begin"/>
            </w:r>
          </w:del>
          <w:del w:id="1281" w:author="Milica Radić" w:date="2026-10-04T15:56:25Z">
            <w:r>
              <w:rPr>
                <w:rFonts w:ascii="Arial" w:hAnsi="Arial" w:cs="Arial"/>
                <w:lang w:val="sr-Cyrl-RS"/>
              </w:rPr>
              <w:delInstrText xml:space="preserve">HYPERLINK \l "_heading=" \h</w:delInstrText>
            </w:r>
          </w:del>
          <w:del w:id="1282" w:author="Milica Radić" w:date="2026-10-04T15:56:25Z">
            <w:r>
              <w:rPr>
                <w:rFonts w:ascii="Arial" w:hAnsi="Arial" w:cs="Arial"/>
                <w:lang w:val="sr-Cyrl-RS"/>
              </w:rPr>
              <w:fldChar w:fldCharType="separate"/>
            </w:r>
          </w:del>
          <w:del w:id="1283" w:author="Milica Radić" w:date="2026-10-04T15:56:25Z">
            <w:r>
              <w:rPr>
                <w:rFonts w:ascii="Arial" w:hAnsi="Arial" w:eastAsia="Arial" w:cs="Arial"/>
                <w:i/>
                <w:iCs/>
                <w:color w:val="000000"/>
                <w:sz w:val="22"/>
                <w:szCs w:val="22"/>
                <w:lang w:val="sr-Cyrl-RS"/>
              </w:rPr>
              <w:delText xml:space="preserve">overlay </w:delText>
            </w:r>
          </w:del>
          <w:del w:id="1284" w:author="Milica Radić" w:date="2026-10-04T15:56:25Z">
            <w:r>
              <w:rPr>
                <w:rFonts w:ascii="Arial" w:hAnsi="Arial" w:cs="Arial"/>
                <w:lang w:val="sr-Cyrl-RS"/>
              </w:rPr>
              <w:fldChar w:fldCharType="end"/>
            </w:r>
          </w:del>
          <w:del w:id="1285" w:author="Milica Radić" w:date="2026-10-04T15:56:25Z">
            <w:r>
              <w:rPr>
                <w:rFonts w:ascii="Arial" w:hAnsi="Arial" w:cs="Arial"/>
                <w:lang w:val="sr-Cyrl-RS"/>
              </w:rPr>
              <w:fldChar w:fldCharType="begin"/>
            </w:r>
          </w:del>
          <w:del w:id="1286" w:author="Milica Radić" w:date="2026-10-04T15:56:25Z">
            <w:r>
              <w:rPr>
                <w:rFonts w:ascii="Arial" w:hAnsi="Arial" w:cs="Arial"/>
                <w:lang w:val="sr-Cyrl-RS"/>
              </w:rPr>
              <w:delInstrText xml:space="preserve">HYPERLINK \l "_heading=" \h</w:delInstrText>
            </w:r>
          </w:del>
          <w:del w:id="1287" w:author="Milica Radić" w:date="2026-10-04T15:56:25Z">
            <w:r>
              <w:rPr>
                <w:rFonts w:ascii="Arial" w:hAnsi="Arial" w:cs="Arial"/>
                <w:lang w:val="sr-Cyrl-RS"/>
              </w:rPr>
              <w:fldChar w:fldCharType="separate"/>
            </w:r>
          </w:del>
          <w:del w:id="1288" w:author="Milica Radić" w:date="2026-10-04T15:56:25Z">
            <w:r>
              <w:rPr>
                <w:rFonts w:ascii="Arial" w:hAnsi="Arial" w:eastAsia="Arial" w:cs="Arial"/>
                <w:color w:val="000000"/>
                <w:sz w:val="22"/>
                <w:szCs w:val="22"/>
                <w:lang w:val="sr-Cyrl-RS"/>
              </w:rPr>
              <w:delText>стратегије на тачност агрегације</w:delText>
            </w:r>
          </w:del>
          <w:del w:id="1289" w:author="Milica Radić" w:date="2026-10-04T15:56:25Z">
            <w:r>
              <w:rPr>
                <w:rFonts w:ascii="Arial" w:hAnsi="Arial" w:eastAsia="Arial" w:cs="Arial"/>
                <w:color w:val="000000"/>
                <w:sz w:val="22"/>
                <w:szCs w:val="22"/>
                <w:lang w:val="sr-Cyrl-RS"/>
              </w:rPr>
              <w:tab/>
            </w:r>
          </w:del>
          <w:del w:id="1290" w:author="Milica Radić" w:date="2026-10-04T15:56:25Z">
            <w:r>
              <w:rPr>
                <w:rFonts w:ascii="Arial" w:hAnsi="Arial" w:eastAsia="Arial" w:cs="Arial"/>
                <w:color w:val="000000"/>
                <w:sz w:val="22"/>
                <w:szCs w:val="22"/>
                <w:lang w:val="sr-Cyrl-RS"/>
              </w:rPr>
              <w:delText>33</w:delText>
            </w:r>
          </w:del>
          <w:del w:id="1291" w:author="Milica Radić" w:date="2026-10-04T15:56:25Z">
            <w:r>
              <w:rPr>
                <w:rFonts w:ascii="Arial" w:hAnsi="Arial" w:cs="Arial"/>
                <w:lang w:val="sr-Cyrl-RS"/>
              </w:rPr>
              <w:fldChar w:fldCharType="end"/>
            </w:r>
          </w:del>
        </w:p>
        <w:p w14:paraId="04583A9B">
          <w:pPr>
            <w:widowControl w:val="0"/>
            <w:tabs>
              <w:tab w:val="right" w:pos="12000"/>
            </w:tabs>
            <w:spacing w:before="60"/>
            <w:ind w:left="360"/>
            <w:rPr>
              <w:del w:id="1292" w:author="Milica Radić" w:date="2026-10-04T15:56:25Z"/>
              <w:rFonts w:ascii="Arial" w:hAnsi="Arial" w:eastAsia="Arial" w:cs="Arial"/>
              <w:color w:val="000000"/>
              <w:sz w:val="22"/>
              <w:szCs w:val="22"/>
              <w:lang w:val="sr-Cyrl-RS"/>
            </w:rPr>
          </w:pPr>
          <w:del w:id="1293" w:author="Milica Radić" w:date="2026-10-04T15:56:25Z">
            <w:r>
              <w:rPr>
                <w:rFonts w:ascii="Arial" w:hAnsi="Arial" w:cs="Arial"/>
                <w:lang w:val="sr-Cyrl-RS"/>
              </w:rPr>
              <w:fldChar w:fldCharType="begin"/>
            </w:r>
          </w:del>
          <w:del w:id="1294" w:author="Milica Radić" w:date="2026-10-04T15:56:25Z">
            <w:r>
              <w:rPr>
                <w:rFonts w:ascii="Arial" w:hAnsi="Arial" w:cs="Arial"/>
                <w:lang w:val="sr-Cyrl-RS"/>
              </w:rPr>
              <w:delInstrText xml:space="preserve">HYPERLINK \l "_heading=" \h</w:delInstrText>
            </w:r>
          </w:del>
          <w:del w:id="1295" w:author="Milica Radić" w:date="2026-10-04T15:56:25Z">
            <w:r>
              <w:rPr>
                <w:rFonts w:ascii="Arial" w:hAnsi="Arial" w:cs="Arial"/>
                <w:lang w:val="sr-Cyrl-RS"/>
              </w:rPr>
              <w:fldChar w:fldCharType="separate"/>
            </w:r>
          </w:del>
          <w:del w:id="1296" w:author="Milica Radić" w:date="2026-10-04T15:56:25Z">
            <w:r>
              <w:rPr>
                <w:rFonts w:ascii="Arial" w:hAnsi="Arial" w:eastAsia="Arial" w:cs="Arial"/>
                <w:color w:val="000000"/>
                <w:sz w:val="22"/>
                <w:szCs w:val="22"/>
                <w:lang w:val="sr-Cyrl-RS"/>
              </w:rPr>
              <w:delText>7.2. Утицај агрегационе функције на отпорност система</w:delText>
            </w:r>
          </w:del>
          <w:del w:id="1297" w:author="Milica Radić" w:date="2026-10-04T15:56:25Z">
            <w:r>
              <w:rPr>
                <w:rFonts w:ascii="Arial" w:hAnsi="Arial" w:eastAsia="Arial" w:cs="Arial"/>
                <w:color w:val="000000"/>
                <w:sz w:val="22"/>
                <w:szCs w:val="22"/>
                <w:lang w:val="sr-Cyrl-RS"/>
              </w:rPr>
              <w:tab/>
            </w:r>
          </w:del>
          <w:del w:id="1298" w:author="Milica Radić" w:date="2026-10-04T15:56:25Z">
            <w:r>
              <w:rPr>
                <w:rFonts w:ascii="Arial" w:hAnsi="Arial" w:eastAsia="Arial" w:cs="Arial"/>
                <w:color w:val="000000"/>
                <w:sz w:val="22"/>
                <w:szCs w:val="22"/>
                <w:lang w:val="sr-Cyrl-RS"/>
              </w:rPr>
              <w:delText>34</w:delText>
            </w:r>
          </w:del>
          <w:del w:id="1299" w:author="Milica Radić" w:date="2026-10-04T15:56:25Z">
            <w:r>
              <w:rPr>
                <w:rFonts w:ascii="Arial" w:hAnsi="Arial" w:cs="Arial"/>
                <w:lang w:val="sr-Cyrl-RS"/>
              </w:rPr>
              <w:fldChar w:fldCharType="end"/>
            </w:r>
          </w:del>
        </w:p>
        <w:p w14:paraId="47CCFFA2">
          <w:pPr>
            <w:widowControl w:val="0"/>
            <w:tabs>
              <w:tab w:val="right" w:pos="12000"/>
            </w:tabs>
            <w:spacing w:before="60"/>
            <w:ind w:left="360"/>
            <w:rPr>
              <w:del w:id="1300" w:author="Milica Radić" w:date="2026-10-04T15:56:25Z"/>
              <w:rFonts w:ascii="Arial" w:hAnsi="Arial" w:eastAsia="Arial" w:cs="Arial"/>
              <w:color w:val="000000"/>
              <w:sz w:val="22"/>
              <w:szCs w:val="22"/>
              <w:lang w:val="sr-Cyrl-RS"/>
            </w:rPr>
          </w:pPr>
          <w:del w:id="1301" w:author="Milica Radić" w:date="2026-10-04T15:56:25Z">
            <w:r>
              <w:rPr>
                <w:rFonts w:ascii="Arial" w:hAnsi="Arial" w:cs="Arial"/>
                <w:lang w:val="sr-Cyrl-RS"/>
              </w:rPr>
              <w:fldChar w:fldCharType="begin"/>
            </w:r>
          </w:del>
          <w:del w:id="1302" w:author="Milica Radić" w:date="2026-10-04T15:56:25Z">
            <w:r>
              <w:rPr>
                <w:rFonts w:ascii="Arial" w:hAnsi="Arial" w:cs="Arial"/>
                <w:lang w:val="sr-Cyrl-RS"/>
              </w:rPr>
              <w:delInstrText xml:space="preserve">HYPERLINK \l "_heading=" \h</w:delInstrText>
            </w:r>
          </w:del>
          <w:del w:id="1303" w:author="Milica Radić" w:date="2026-10-04T15:56:25Z">
            <w:r>
              <w:rPr>
                <w:rFonts w:ascii="Arial" w:hAnsi="Arial" w:cs="Arial"/>
                <w:lang w:val="sr-Cyrl-RS"/>
              </w:rPr>
              <w:fldChar w:fldCharType="separate"/>
            </w:r>
          </w:del>
          <w:del w:id="1304" w:author="Milica Radić" w:date="2026-10-04T15:56:25Z">
            <w:r>
              <w:rPr>
                <w:rFonts w:ascii="Arial" w:hAnsi="Arial" w:eastAsia="Arial" w:cs="Arial"/>
                <w:color w:val="000000"/>
                <w:sz w:val="22"/>
                <w:szCs w:val="22"/>
                <w:lang w:val="sr-Cyrl-RS"/>
              </w:rPr>
              <w:delText xml:space="preserve">7.3. Анализа </w:delText>
            </w:r>
          </w:del>
          <w:del w:id="1305" w:author="Milica Radić" w:date="2026-10-04T15:56:25Z">
            <w:r>
              <w:rPr>
                <w:rFonts w:ascii="Arial" w:hAnsi="Arial" w:cs="Arial"/>
                <w:lang w:val="sr-Cyrl-RS"/>
              </w:rPr>
              <w:fldChar w:fldCharType="end"/>
            </w:r>
          </w:del>
          <w:del w:id="1306" w:author="Milica Radić" w:date="2026-10-04T15:56:25Z">
            <w:r>
              <w:rPr>
                <w:rFonts w:ascii="Arial" w:hAnsi="Arial" w:cs="Arial"/>
                <w:lang w:val="sr-Cyrl-RS"/>
              </w:rPr>
              <w:fldChar w:fldCharType="begin"/>
            </w:r>
          </w:del>
          <w:del w:id="1307" w:author="Milica Radić" w:date="2026-10-04T15:56:25Z">
            <w:r>
              <w:rPr>
                <w:rFonts w:ascii="Arial" w:hAnsi="Arial" w:cs="Arial"/>
                <w:lang w:val="sr-Cyrl-RS"/>
              </w:rPr>
              <w:delInstrText xml:space="preserve">HYPERLINK \l "_heading=" \h</w:delInstrText>
            </w:r>
          </w:del>
          <w:del w:id="1308" w:author="Milica Radić" w:date="2026-10-04T15:56:25Z">
            <w:r>
              <w:rPr>
                <w:rFonts w:ascii="Arial" w:hAnsi="Arial" w:cs="Arial"/>
                <w:lang w:val="sr-Cyrl-RS"/>
              </w:rPr>
              <w:fldChar w:fldCharType="separate"/>
            </w:r>
          </w:del>
          <w:del w:id="1309" w:author="Milica Radić" w:date="2026-10-04T15:56:25Z">
            <w:r>
              <w:rPr>
                <w:rFonts w:ascii="Arial" w:hAnsi="Arial" w:eastAsia="Arial" w:cs="Arial"/>
                <w:i/>
                <w:iCs/>
                <w:color w:val="000000"/>
                <w:sz w:val="22"/>
                <w:szCs w:val="22"/>
                <w:lang w:val="sr-Cyrl-RS"/>
              </w:rPr>
              <w:delText xml:space="preserve">Sybil </w:delText>
            </w:r>
          </w:del>
          <w:del w:id="1310" w:author="Milica Radić" w:date="2026-10-04T15:56:25Z">
            <w:r>
              <w:rPr>
                <w:rFonts w:ascii="Arial" w:hAnsi="Arial" w:cs="Arial"/>
                <w:lang w:val="sr-Cyrl-RS"/>
              </w:rPr>
              <w:fldChar w:fldCharType="end"/>
            </w:r>
          </w:del>
          <w:del w:id="1311" w:author="Milica Radić" w:date="2026-10-04T15:56:25Z">
            <w:r>
              <w:rPr>
                <w:rFonts w:ascii="Arial" w:hAnsi="Arial" w:cs="Arial"/>
                <w:lang w:val="sr-Cyrl-RS"/>
              </w:rPr>
              <w:fldChar w:fldCharType="begin"/>
            </w:r>
          </w:del>
          <w:del w:id="1312" w:author="Milica Radić" w:date="2026-10-04T15:56:25Z">
            <w:r>
              <w:rPr>
                <w:rFonts w:ascii="Arial" w:hAnsi="Arial" w:cs="Arial"/>
                <w:lang w:val="sr-Cyrl-RS"/>
              </w:rPr>
              <w:delInstrText xml:space="preserve">HYPERLINK \l "_heading=" \h</w:delInstrText>
            </w:r>
          </w:del>
          <w:del w:id="1313" w:author="Milica Radić" w:date="2026-10-04T15:56:25Z">
            <w:r>
              <w:rPr>
                <w:rFonts w:ascii="Arial" w:hAnsi="Arial" w:cs="Arial"/>
                <w:lang w:val="sr-Cyrl-RS"/>
              </w:rPr>
              <w:fldChar w:fldCharType="separate"/>
            </w:r>
          </w:del>
          <w:del w:id="1314" w:author="Milica Radić" w:date="2026-10-04T15:56:25Z">
            <w:r>
              <w:rPr>
                <w:rFonts w:ascii="Arial" w:hAnsi="Arial" w:eastAsia="Arial" w:cs="Arial"/>
                <w:color w:val="000000"/>
                <w:sz w:val="22"/>
                <w:szCs w:val="22"/>
                <w:lang w:val="sr-Cyrl-RS"/>
              </w:rPr>
              <w:delText>пенетрације</w:delText>
            </w:r>
          </w:del>
          <w:del w:id="1315" w:author="Milica Radić" w:date="2026-10-04T15:56:25Z">
            <w:r>
              <w:rPr>
                <w:rFonts w:ascii="Arial" w:hAnsi="Arial" w:eastAsia="Arial" w:cs="Arial"/>
                <w:color w:val="000000"/>
                <w:sz w:val="22"/>
                <w:szCs w:val="22"/>
                <w:lang w:val="sr-Cyrl-RS"/>
              </w:rPr>
              <w:tab/>
            </w:r>
          </w:del>
          <w:del w:id="1316" w:author="Milica Radić" w:date="2026-10-04T15:56:25Z">
            <w:r>
              <w:rPr>
                <w:rFonts w:ascii="Arial" w:hAnsi="Arial" w:eastAsia="Arial" w:cs="Arial"/>
                <w:color w:val="000000"/>
                <w:sz w:val="22"/>
                <w:szCs w:val="22"/>
                <w:lang w:val="sr-Cyrl-RS"/>
              </w:rPr>
              <w:delText>36</w:delText>
            </w:r>
          </w:del>
          <w:del w:id="1317" w:author="Milica Radić" w:date="2026-10-04T15:56:25Z">
            <w:r>
              <w:rPr>
                <w:rFonts w:ascii="Arial" w:hAnsi="Arial" w:cs="Arial"/>
                <w:lang w:val="sr-Cyrl-RS"/>
              </w:rPr>
              <w:fldChar w:fldCharType="end"/>
            </w:r>
          </w:del>
        </w:p>
        <w:p w14:paraId="1E77D3F4">
          <w:pPr>
            <w:widowControl w:val="0"/>
            <w:tabs>
              <w:tab w:val="right" w:pos="12000"/>
            </w:tabs>
            <w:spacing w:before="60"/>
            <w:ind w:left="360"/>
            <w:rPr>
              <w:del w:id="1318" w:author="Milica Radić" w:date="2026-10-04T15:56:25Z"/>
              <w:rFonts w:ascii="Arial" w:hAnsi="Arial" w:eastAsia="Arial" w:cs="Arial"/>
              <w:color w:val="000000"/>
              <w:sz w:val="22"/>
              <w:szCs w:val="22"/>
              <w:lang w:val="sr-Cyrl-RS"/>
            </w:rPr>
          </w:pPr>
          <w:del w:id="1319" w:author="Milica Radić" w:date="2026-10-04T15:56:25Z">
            <w:r>
              <w:rPr>
                <w:rFonts w:ascii="Arial" w:hAnsi="Arial" w:cs="Arial"/>
                <w:lang w:val="sr-Cyrl-RS"/>
              </w:rPr>
              <w:fldChar w:fldCharType="begin"/>
            </w:r>
          </w:del>
          <w:del w:id="1320" w:author="Milica Radić" w:date="2026-10-04T15:56:25Z">
            <w:r>
              <w:rPr>
                <w:rFonts w:ascii="Arial" w:hAnsi="Arial" w:cs="Arial"/>
                <w:lang w:val="sr-Cyrl-RS"/>
              </w:rPr>
              <w:delInstrText xml:space="preserve">HYPERLINK \l "_heading=" \h</w:delInstrText>
            </w:r>
          </w:del>
          <w:del w:id="1321" w:author="Milica Radić" w:date="2026-10-04T15:56:25Z">
            <w:r>
              <w:rPr>
                <w:rFonts w:ascii="Arial" w:hAnsi="Arial" w:cs="Arial"/>
                <w:lang w:val="sr-Cyrl-RS"/>
              </w:rPr>
              <w:fldChar w:fldCharType="separate"/>
            </w:r>
          </w:del>
          <w:del w:id="1322" w:author="Milica Radić" w:date="2026-10-04T15:56:25Z">
            <w:r>
              <w:rPr>
                <w:rFonts w:ascii="Arial" w:hAnsi="Arial" w:eastAsia="Arial" w:cs="Arial"/>
                <w:color w:val="000000"/>
                <w:sz w:val="22"/>
                <w:szCs w:val="22"/>
                <w:lang w:val="sr-Cyrl-RS"/>
              </w:rPr>
              <w:delText xml:space="preserve">7.4. Анализа </w:delText>
            </w:r>
          </w:del>
          <w:del w:id="1323" w:author="Milica Radić" w:date="2026-10-04T15:56:25Z">
            <w:r>
              <w:rPr>
                <w:rFonts w:ascii="Arial" w:hAnsi="Arial" w:cs="Arial"/>
                <w:lang w:val="sr-Cyrl-RS"/>
              </w:rPr>
              <w:fldChar w:fldCharType="end"/>
            </w:r>
          </w:del>
          <w:del w:id="1324" w:author="Milica Radić" w:date="2026-10-04T15:56:25Z">
            <w:r>
              <w:rPr>
                <w:rFonts w:ascii="Arial" w:hAnsi="Arial" w:cs="Arial"/>
                <w:lang w:val="sr-Cyrl-RS"/>
              </w:rPr>
              <w:fldChar w:fldCharType="begin"/>
            </w:r>
          </w:del>
          <w:del w:id="1325" w:author="Milica Radić" w:date="2026-10-04T15:56:25Z">
            <w:r>
              <w:rPr>
                <w:rFonts w:ascii="Arial" w:hAnsi="Arial" w:cs="Arial"/>
                <w:lang w:val="sr-Cyrl-RS"/>
              </w:rPr>
              <w:delInstrText xml:space="preserve">HYPERLINK \l "_heading=" \h</w:delInstrText>
            </w:r>
          </w:del>
          <w:del w:id="1326" w:author="Milica Radić" w:date="2026-10-04T15:56:25Z">
            <w:r>
              <w:rPr>
                <w:rFonts w:ascii="Arial" w:hAnsi="Arial" w:cs="Arial"/>
                <w:lang w:val="sr-Cyrl-RS"/>
              </w:rPr>
              <w:fldChar w:fldCharType="separate"/>
            </w:r>
          </w:del>
          <w:del w:id="1327" w:author="Milica Radić" w:date="2026-10-04T15:56:25Z">
            <w:r>
              <w:rPr>
                <w:rFonts w:ascii="Arial" w:hAnsi="Arial" w:eastAsia="Arial" w:cs="Arial"/>
                <w:i/>
                <w:iCs/>
                <w:color w:val="000000"/>
                <w:sz w:val="22"/>
                <w:szCs w:val="22"/>
                <w:lang w:val="sr-Cyrl-RS"/>
              </w:rPr>
              <w:delText xml:space="preserve">Eclipse </w:delText>
            </w:r>
          </w:del>
          <w:del w:id="1328" w:author="Milica Radić" w:date="2026-10-04T15:56:25Z">
            <w:r>
              <w:rPr>
                <w:rFonts w:ascii="Arial" w:hAnsi="Arial" w:cs="Arial"/>
                <w:lang w:val="sr-Cyrl-RS"/>
              </w:rPr>
              <w:fldChar w:fldCharType="end"/>
            </w:r>
          </w:del>
          <w:del w:id="1329" w:author="Milica Radić" w:date="2026-10-04T15:56:25Z">
            <w:r>
              <w:rPr>
                <w:rFonts w:ascii="Arial" w:hAnsi="Arial" w:cs="Arial"/>
                <w:lang w:val="sr-Cyrl-RS"/>
              </w:rPr>
              <w:fldChar w:fldCharType="begin"/>
            </w:r>
          </w:del>
          <w:del w:id="1330" w:author="Milica Radić" w:date="2026-10-04T15:56:25Z">
            <w:r>
              <w:rPr>
                <w:rFonts w:ascii="Arial" w:hAnsi="Arial" w:cs="Arial"/>
                <w:lang w:val="sr-Cyrl-RS"/>
              </w:rPr>
              <w:delInstrText xml:space="preserve">HYPERLINK \l "_heading=" \h</w:delInstrText>
            </w:r>
          </w:del>
          <w:del w:id="1331" w:author="Milica Radić" w:date="2026-10-04T15:56:25Z">
            <w:r>
              <w:rPr>
                <w:rFonts w:ascii="Arial" w:hAnsi="Arial" w:cs="Arial"/>
                <w:lang w:val="sr-Cyrl-RS"/>
              </w:rPr>
              <w:fldChar w:fldCharType="separate"/>
            </w:r>
          </w:del>
          <w:del w:id="1332" w:author="Milica Radić" w:date="2026-10-04T15:56:25Z">
            <w:r>
              <w:rPr>
                <w:rFonts w:ascii="Arial" w:hAnsi="Arial" w:eastAsia="Arial" w:cs="Arial"/>
                <w:color w:val="000000"/>
                <w:sz w:val="22"/>
                <w:szCs w:val="22"/>
                <w:lang w:val="sr-Cyrl-RS"/>
              </w:rPr>
              <w:delText>отпорности</w:delText>
            </w:r>
          </w:del>
          <w:del w:id="1333" w:author="Milica Radić" w:date="2026-10-04T15:56:25Z">
            <w:r>
              <w:rPr>
                <w:rFonts w:ascii="Arial" w:hAnsi="Arial" w:eastAsia="Arial" w:cs="Arial"/>
                <w:color w:val="000000"/>
                <w:sz w:val="22"/>
                <w:szCs w:val="22"/>
                <w:lang w:val="sr-Cyrl-RS"/>
              </w:rPr>
              <w:tab/>
            </w:r>
          </w:del>
          <w:del w:id="1334" w:author="Milica Radić" w:date="2026-10-04T15:56:25Z">
            <w:r>
              <w:rPr>
                <w:rFonts w:ascii="Arial" w:hAnsi="Arial" w:eastAsia="Arial" w:cs="Arial"/>
                <w:color w:val="000000"/>
                <w:sz w:val="22"/>
                <w:szCs w:val="22"/>
                <w:lang w:val="sr-Cyrl-RS"/>
              </w:rPr>
              <w:delText>37</w:delText>
            </w:r>
          </w:del>
          <w:del w:id="1335" w:author="Milica Radić" w:date="2026-10-04T15:56:25Z">
            <w:r>
              <w:rPr>
                <w:rFonts w:ascii="Arial" w:hAnsi="Arial" w:cs="Arial"/>
                <w:lang w:val="sr-Cyrl-RS"/>
              </w:rPr>
              <w:fldChar w:fldCharType="end"/>
            </w:r>
          </w:del>
        </w:p>
        <w:p w14:paraId="760AF2E8">
          <w:pPr>
            <w:widowControl w:val="0"/>
            <w:tabs>
              <w:tab w:val="right" w:pos="12000"/>
            </w:tabs>
            <w:spacing w:before="60"/>
            <w:ind w:left="360"/>
            <w:rPr>
              <w:del w:id="1336" w:author="Milica Radić" w:date="2026-10-04T15:56:25Z"/>
              <w:rFonts w:ascii="Arial" w:hAnsi="Arial" w:eastAsia="Arial" w:cs="Arial"/>
              <w:color w:val="000000"/>
              <w:sz w:val="22"/>
              <w:szCs w:val="22"/>
              <w:lang w:val="sr-Cyrl-RS"/>
            </w:rPr>
          </w:pPr>
          <w:del w:id="1337" w:author="Milica Radić" w:date="2026-10-04T15:56:25Z">
            <w:r>
              <w:rPr>
                <w:rFonts w:ascii="Arial" w:hAnsi="Arial" w:cs="Arial"/>
                <w:lang w:val="sr-Cyrl-RS"/>
              </w:rPr>
              <w:fldChar w:fldCharType="begin"/>
            </w:r>
          </w:del>
          <w:del w:id="1338" w:author="Milica Radić" w:date="2026-10-04T15:56:25Z">
            <w:r>
              <w:rPr>
                <w:rFonts w:ascii="Arial" w:hAnsi="Arial" w:cs="Arial"/>
                <w:lang w:val="sr-Cyrl-RS"/>
              </w:rPr>
              <w:delInstrText xml:space="preserve">HYPERLINK \l "_heading=" \h</w:delInstrText>
            </w:r>
          </w:del>
          <w:del w:id="1339" w:author="Milica Radić" w:date="2026-10-04T15:56:25Z">
            <w:r>
              <w:rPr>
                <w:rFonts w:ascii="Arial" w:hAnsi="Arial" w:cs="Arial"/>
                <w:lang w:val="sr-Cyrl-RS"/>
              </w:rPr>
              <w:fldChar w:fldCharType="separate"/>
            </w:r>
          </w:del>
          <w:del w:id="1340" w:author="Milica Radić" w:date="2026-10-04T15:56:25Z">
            <w:r>
              <w:rPr>
                <w:rFonts w:ascii="Arial" w:hAnsi="Arial" w:eastAsia="Arial" w:cs="Arial"/>
                <w:color w:val="000000"/>
                <w:sz w:val="22"/>
                <w:szCs w:val="22"/>
                <w:lang w:val="sr-Cyrl-RS"/>
              </w:rPr>
              <w:delText>7.5. Анализа времена конвергенције</w:delText>
            </w:r>
          </w:del>
          <w:del w:id="1341" w:author="Milica Radić" w:date="2026-10-04T15:56:25Z">
            <w:r>
              <w:rPr>
                <w:rFonts w:ascii="Arial" w:hAnsi="Arial" w:eastAsia="Arial" w:cs="Arial"/>
                <w:color w:val="000000"/>
                <w:sz w:val="22"/>
                <w:szCs w:val="22"/>
                <w:lang w:val="sr-Cyrl-RS"/>
              </w:rPr>
              <w:tab/>
            </w:r>
          </w:del>
          <w:del w:id="1342" w:author="Milica Radić" w:date="2026-10-04T15:56:25Z">
            <w:r>
              <w:rPr>
                <w:rFonts w:ascii="Arial" w:hAnsi="Arial" w:eastAsia="Arial" w:cs="Arial"/>
                <w:color w:val="000000"/>
                <w:sz w:val="22"/>
                <w:szCs w:val="22"/>
                <w:lang w:val="sr-Cyrl-RS"/>
              </w:rPr>
              <w:delText>39</w:delText>
            </w:r>
          </w:del>
          <w:del w:id="1343" w:author="Milica Radić" w:date="2026-10-04T15:56:25Z">
            <w:r>
              <w:rPr>
                <w:rFonts w:ascii="Arial" w:hAnsi="Arial" w:cs="Arial"/>
                <w:lang w:val="sr-Cyrl-RS"/>
              </w:rPr>
              <w:fldChar w:fldCharType="end"/>
            </w:r>
          </w:del>
        </w:p>
        <w:p w14:paraId="1D15A21F">
          <w:pPr>
            <w:widowControl w:val="0"/>
            <w:tabs>
              <w:tab w:val="right" w:pos="12000"/>
            </w:tabs>
            <w:spacing w:before="60"/>
            <w:ind w:left="360"/>
            <w:rPr>
              <w:del w:id="1344" w:author="Milica Radić" w:date="2026-10-04T15:56:25Z"/>
              <w:rFonts w:ascii="Arial" w:hAnsi="Arial" w:eastAsia="Arial" w:cs="Arial"/>
              <w:color w:val="000000"/>
              <w:sz w:val="22"/>
              <w:szCs w:val="22"/>
              <w:lang w:val="sr-Cyrl-RS"/>
            </w:rPr>
          </w:pPr>
          <w:del w:id="1345" w:author="Milica Radić" w:date="2026-10-04T15:56:25Z">
            <w:r>
              <w:rPr>
                <w:rFonts w:ascii="Arial" w:hAnsi="Arial" w:cs="Arial"/>
                <w:lang w:val="sr-Cyrl-RS"/>
              </w:rPr>
              <w:fldChar w:fldCharType="begin"/>
            </w:r>
          </w:del>
          <w:del w:id="1346" w:author="Milica Radić" w:date="2026-10-04T15:56:25Z">
            <w:r>
              <w:rPr>
                <w:rFonts w:ascii="Arial" w:hAnsi="Arial" w:cs="Arial"/>
                <w:lang w:val="sr-Cyrl-RS"/>
              </w:rPr>
              <w:delInstrText xml:space="preserve">HYPERLINK \l "_heading=" \h</w:delInstrText>
            </w:r>
          </w:del>
          <w:del w:id="1347" w:author="Milica Radić" w:date="2026-10-04T15:56:25Z">
            <w:r>
              <w:rPr>
                <w:rFonts w:ascii="Arial" w:hAnsi="Arial" w:cs="Arial"/>
                <w:lang w:val="sr-Cyrl-RS"/>
              </w:rPr>
              <w:fldChar w:fldCharType="separate"/>
            </w:r>
          </w:del>
          <w:del w:id="1348" w:author="Milica Radić" w:date="2026-10-04T15:56:25Z">
            <w:r>
              <w:rPr>
                <w:rFonts w:ascii="Arial" w:hAnsi="Arial" w:eastAsia="Arial" w:cs="Arial"/>
                <w:color w:val="000000"/>
                <w:sz w:val="22"/>
                <w:szCs w:val="22"/>
                <w:lang w:val="sr-Cyrl-RS"/>
              </w:rPr>
              <w:delText>7.6. Стабилност агрегационе процене</w:delText>
            </w:r>
          </w:del>
          <w:del w:id="1349" w:author="Milica Radić" w:date="2026-10-04T15:56:25Z">
            <w:r>
              <w:rPr>
                <w:rFonts w:ascii="Arial" w:hAnsi="Arial" w:eastAsia="Arial" w:cs="Arial"/>
                <w:color w:val="000000"/>
                <w:sz w:val="22"/>
                <w:szCs w:val="22"/>
                <w:lang w:val="sr-Cyrl-RS"/>
              </w:rPr>
              <w:tab/>
            </w:r>
          </w:del>
          <w:del w:id="1350" w:author="Milica Radić" w:date="2026-10-04T15:56:25Z">
            <w:r>
              <w:rPr>
                <w:rFonts w:ascii="Arial" w:hAnsi="Arial" w:eastAsia="Arial" w:cs="Arial"/>
                <w:color w:val="000000"/>
                <w:sz w:val="22"/>
                <w:szCs w:val="22"/>
                <w:lang w:val="sr-Cyrl-RS"/>
              </w:rPr>
              <w:delText>40</w:delText>
            </w:r>
          </w:del>
          <w:del w:id="1351" w:author="Milica Radić" w:date="2026-10-04T15:56:25Z">
            <w:r>
              <w:rPr>
                <w:rFonts w:ascii="Arial" w:hAnsi="Arial" w:cs="Arial"/>
                <w:lang w:val="sr-Cyrl-RS"/>
              </w:rPr>
              <w:fldChar w:fldCharType="end"/>
            </w:r>
          </w:del>
        </w:p>
        <w:p w14:paraId="61F95235">
          <w:pPr>
            <w:widowControl w:val="0"/>
            <w:tabs>
              <w:tab w:val="right" w:pos="12000"/>
            </w:tabs>
            <w:spacing w:before="60"/>
            <w:ind w:left="360"/>
            <w:rPr>
              <w:del w:id="1352" w:author="Milica Radić" w:date="2026-10-04T15:56:25Z"/>
              <w:rFonts w:ascii="Arial" w:hAnsi="Arial" w:eastAsia="Arial" w:cs="Arial"/>
              <w:color w:val="000000"/>
              <w:sz w:val="22"/>
              <w:szCs w:val="22"/>
              <w:lang w:val="sr-Cyrl-RS"/>
            </w:rPr>
          </w:pPr>
          <w:del w:id="1353" w:author="Milica Radić" w:date="2026-10-04T15:56:25Z">
            <w:r>
              <w:rPr>
                <w:rFonts w:ascii="Arial" w:hAnsi="Arial" w:cs="Arial"/>
                <w:lang w:val="sr-Cyrl-RS"/>
              </w:rPr>
              <w:fldChar w:fldCharType="begin"/>
            </w:r>
          </w:del>
          <w:del w:id="1354" w:author="Milica Radić" w:date="2026-10-04T15:56:25Z">
            <w:r>
              <w:rPr>
                <w:rFonts w:ascii="Arial" w:hAnsi="Arial" w:cs="Arial"/>
                <w:lang w:val="sr-Cyrl-RS"/>
              </w:rPr>
              <w:delInstrText xml:space="preserve">HYPERLINK \l "_heading=" \h</w:delInstrText>
            </w:r>
          </w:del>
          <w:del w:id="1355" w:author="Milica Radić" w:date="2026-10-04T15:56:25Z">
            <w:r>
              <w:rPr>
                <w:rFonts w:ascii="Arial" w:hAnsi="Arial" w:cs="Arial"/>
                <w:lang w:val="sr-Cyrl-RS"/>
              </w:rPr>
              <w:fldChar w:fldCharType="separate"/>
            </w:r>
          </w:del>
          <w:del w:id="1356" w:author="Milica Radić" w:date="2026-10-04T15:56:25Z">
            <w:r>
              <w:rPr>
                <w:rFonts w:ascii="Arial" w:hAnsi="Arial" w:eastAsia="Arial" w:cs="Arial"/>
                <w:color w:val="000000"/>
                <w:sz w:val="22"/>
                <w:szCs w:val="22"/>
                <w:lang w:val="sr-Cyrl-RS"/>
              </w:rPr>
              <w:delText>7.7. Анализа разноврсности скупа суседа</w:delText>
            </w:r>
          </w:del>
          <w:del w:id="1357" w:author="Milica Radić" w:date="2026-10-04T15:56:25Z">
            <w:r>
              <w:rPr>
                <w:rFonts w:ascii="Arial" w:hAnsi="Arial" w:eastAsia="Arial" w:cs="Arial"/>
                <w:color w:val="000000"/>
                <w:sz w:val="22"/>
                <w:szCs w:val="22"/>
                <w:lang w:val="sr-Cyrl-RS"/>
              </w:rPr>
              <w:tab/>
            </w:r>
          </w:del>
          <w:del w:id="1358" w:author="Milica Radić" w:date="2026-10-04T15:56:25Z">
            <w:r>
              <w:rPr>
                <w:rFonts w:ascii="Arial" w:hAnsi="Arial" w:eastAsia="Arial" w:cs="Arial"/>
                <w:color w:val="000000"/>
                <w:sz w:val="22"/>
                <w:szCs w:val="22"/>
                <w:lang w:val="sr-Cyrl-RS"/>
              </w:rPr>
              <w:delText>42</w:delText>
            </w:r>
          </w:del>
          <w:del w:id="1359" w:author="Milica Radić" w:date="2026-10-04T15:56:25Z">
            <w:r>
              <w:rPr>
                <w:rFonts w:ascii="Arial" w:hAnsi="Arial" w:cs="Arial"/>
                <w:lang w:val="sr-Cyrl-RS"/>
              </w:rPr>
              <w:fldChar w:fldCharType="end"/>
            </w:r>
          </w:del>
        </w:p>
        <w:p w14:paraId="34D39804">
          <w:pPr>
            <w:widowControl w:val="0"/>
            <w:tabs>
              <w:tab w:val="right" w:pos="12000"/>
            </w:tabs>
            <w:spacing w:before="60"/>
            <w:ind w:left="360"/>
            <w:rPr>
              <w:del w:id="1360" w:author="Milica Radić" w:date="2026-10-04T15:56:25Z"/>
              <w:rFonts w:ascii="Arial" w:hAnsi="Arial" w:eastAsia="Arial" w:cs="Arial"/>
              <w:color w:val="000000"/>
              <w:sz w:val="22"/>
              <w:szCs w:val="22"/>
              <w:lang w:val="sr-Cyrl-RS"/>
            </w:rPr>
          </w:pPr>
          <w:del w:id="1361" w:author="Milica Radić" w:date="2026-10-04T15:56:25Z">
            <w:r>
              <w:rPr>
                <w:rFonts w:ascii="Arial" w:hAnsi="Arial" w:cs="Arial"/>
                <w:lang w:val="sr-Cyrl-RS"/>
              </w:rPr>
              <w:fldChar w:fldCharType="begin"/>
            </w:r>
          </w:del>
          <w:del w:id="1362" w:author="Milica Radić" w:date="2026-10-04T15:56:25Z">
            <w:r>
              <w:rPr>
                <w:rFonts w:ascii="Arial" w:hAnsi="Arial" w:cs="Arial"/>
                <w:lang w:val="sr-Cyrl-RS"/>
              </w:rPr>
              <w:delInstrText xml:space="preserve">HYPERLINK \l "_heading=" \h</w:delInstrText>
            </w:r>
          </w:del>
          <w:del w:id="1363" w:author="Milica Radić" w:date="2026-10-04T15:56:25Z">
            <w:r>
              <w:rPr>
                <w:rFonts w:ascii="Arial" w:hAnsi="Arial" w:cs="Arial"/>
                <w:lang w:val="sr-Cyrl-RS"/>
              </w:rPr>
              <w:fldChar w:fldCharType="separate"/>
            </w:r>
          </w:del>
          <w:del w:id="1364" w:author="Milica Radić" w:date="2026-10-04T15:56:25Z">
            <w:r>
              <w:rPr>
                <w:rFonts w:ascii="Arial" w:hAnsi="Arial" w:eastAsia="Arial" w:cs="Arial"/>
                <w:color w:val="000000"/>
                <w:sz w:val="22"/>
                <w:szCs w:val="22"/>
                <w:lang w:val="sr-Cyrl-RS"/>
              </w:rPr>
              <w:delText>7.8. Анализа контролног и агрегационог саобраћаја</w:delText>
            </w:r>
          </w:del>
          <w:del w:id="1365" w:author="Milica Radić" w:date="2026-10-04T15:56:25Z">
            <w:r>
              <w:rPr>
                <w:rFonts w:ascii="Arial" w:hAnsi="Arial" w:eastAsia="Arial" w:cs="Arial"/>
                <w:color w:val="000000"/>
                <w:sz w:val="22"/>
                <w:szCs w:val="22"/>
                <w:lang w:val="sr-Cyrl-RS"/>
              </w:rPr>
              <w:tab/>
            </w:r>
          </w:del>
          <w:del w:id="1366" w:author="Milica Radić" w:date="2026-10-04T15:56:25Z">
            <w:r>
              <w:rPr>
                <w:rFonts w:ascii="Arial" w:hAnsi="Arial" w:eastAsia="Arial" w:cs="Arial"/>
                <w:color w:val="000000"/>
                <w:sz w:val="22"/>
                <w:szCs w:val="22"/>
                <w:lang w:val="sr-Cyrl-RS"/>
              </w:rPr>
              <w:delText>43</w:delText>
            </w:r>
          </w:del>
          <w:del w:id="1367" w:author="Milica Radić" w:date="2026-10-04T15:56:25Z">
            <w:r>
              <w:rPr>
                <w:rFonts w:ascii="Arial" w:hAnsi="Arial" w:cs="Arial"/>
                <w:lang w:val="sr-Cyrl-RS"/>
              </w:rPr>
              <w:fldChar w:fldCharType="end"/>
            </w:r>
          </w:del>
        </w:p>
        <w:p w14:paraId="347BA659">
          <w:pPr>
            <w:widowControl w:val="0"/>
            <w:tabs>
              <w:tab w:val="right" w:pos="12000"/>
            </w:tabs>
            <w:spacing w:before="60"/>
            <w:ind w:left="360"/>
            <w:rPr>
              <w:del w:id="1368" w:author="Milica Radić" w:date="2026-10-04T15:56:25Z"/>
              <w:rFonts w:ascii="Arial" w:hAnsi="Arial" w:eastAsia="Arial" w:cs="Arial"/>
              <w:color w:val="000000"/>
              <w:sz w:val="22"/>
              <w:szCs w:val="22"/>
              <w:lang w:val="sr-Cyrl-RS"/>
            </w:rPr>
          </w:pPr>
          <w:del w:id="1369" w:author="Milica Radić" w:date="2026-10-04T15:56:25Z">
            <w:r>
              <w:rPr>
                <w:rFonts w:ascii="Arial" w:hAnsi="Arial" w:cs="Arial"/>
                <w:lang w:val="sr-Cyrl-RS"/>
              </w:rPr>
              <w:fldChar w:fldCharType="begin"/>
            </w:r>
          </w:del>
          <w:del w:id="1370" w:author="Milica Radić" w:date="2026-10-04T15:56:25Z">
            <w:r>
              <w:rPr>
                <w:rFonts w:ascii="Arial" w:hAnsi="Arial" w:cs="Arial"/>
                <w:lang w:val="sr-Cyrl-RS"/>
              </w:rPr>
              <w:delInstrText xml:space="preserve">HYPERLINK \l "_heading=" \h</w:delInstrText>
            </w:r>
          </w:del>
          <w:del w:id="1371" w:author="Milica Radić" w:date="2026-10-04T15:56:25Z">
            <w:r>
              <w:rPr>
                <w:rFonts w:ascii="Arial" w:hAnsi="Arial" w:cs="Arial"/>
                <w:lang w:val="sr-Cyrl-RS"/>
              </w:rPr>
              <w:fldChar w:fldCharType="separate"/>
            </w:r>
          </w:del>
          <w:del w:id="1372" w:author="Milica Radić" w:date="2026-10-04T15:56:25Z">
            <w:r>
              <w:rPr>
                <w:rFonts w:ascii="Arial" w:hAnsi="Arial" w:eastAsia="Arial" w:cs="Arial"/>
                <w:color w:val="000000"/>
                <w:sz w:val="22"/>
                <w:szCs w:val="22"/>
                <w:lang w:val="sr-Cyrl-RS"/>
              </w:rPr>
              <w:delText>7.9. Анализа комбинованих напада</w:delText>
            </w:r>
          </w:del>
          <w:del w:id="1373" w:author="Milica Radić" w:date="2026-10-04T15:56:25Z">
            <w:r>
              <w:rPr>
                <w:rFonts w:ascii="Arial" w:hAnsi="Arial" w:eastAsia="Arial" w:cs="Arial"/>
                <w:color w:val="000000"/>
                <w:sz w:val="22"/>
                <w:szCs w:val="22"/>
                <w:lang w:val="sr-Cyrl-RS"/>
              </w:rPr>
              <w:tab/>
            </w:r>
          </w:del>
          <w:del w:id="1374" w:author="Milica Radić" w:date="2026-10-04T15:56:25Z">
            <w:r>
              <w:rPr>
                <w:rFonts w:ascii="Arial" w:hAnsi="Arial" w:eastAsia="Arial" w:cs="Arial"/>
                <w:color w:val="000000"/>
                <w:sz w:val="22"/>
                <w:szCs w:val="22"/>
                <w:lang w:val="sr-Cyrl-RS"/>
              </w:rPr>
              <w:delText>44</w:delText>
            </w:r>
          </w:del>
          <w:del w:id="1375" w:author="Milica Radić" w:date="2026-10-04T15:56:25Z">
            <w:r>
              <w:rPr>
                <w:rFonts w:ascii="Arial" w:hAnsi="Arial" w:cs="Arial"/>
                <w:lang w:val="sr-Cyrl-RS"/>
              </w:rPr>
              <w:fldChar w:fldCharType="end"/>
            </w:r>
          </w:del>
        </w:p>
        <w:p w14:paraId="06A97675">
          <w:pPr>
            <w:widowControl w:val="0"/>
            <w:tabs>
              <w:tab w:val="right" w:pos="12000"/>
            </w:tabs>
            <w:spacing w:before="60"/>
            <w:ind w:left="360"/>
            <w:rPr>
              <w:del w:id="1376" w:author="Milica Radić" w:date="2026-10-04T15:56:25Z"/>
              <w:rFonts w:ascii="Arial" w:hAnsi="Arial" w:eastAsia="Arial" w:cs="Arial"/>
              <w:color w:val="000000"/>
              <w:sz w:val="22"/>
              <w:szCs w:val="22"/>
              <w:lang w:val="sr-Cyrl-RS"/>
            </w:rPr>
          </w:pPr>
          <w:del w:id="1377" w:author="Milica Radić" w:date="2026-10-04T15:56:25Z">
            <w:r>
              <w:rPr>
                <w:rFonts w:ascii="Arial" w:hAnsi="Arial" w:cs="Arial"/>
                <w:lang w:val="sr-Cyrl-RS"/>
              </w:rPr>
              <w:fldChar w:fldCharType="begin"/>
            </w:r>
          </w:del>
          <w:del w:id="1378" w:author="Milica Radić" w:date="2026-10-04T15:56:25Z">
            <w:r>
              <w:rPr>
                <w:rFonts w:ascii="Arial" w:hAnsi="Arial" w:cs="Arial"/>
                <w:lang w:val="sr-Cyrl-RS"/>
              </w:rPr>
              <w:delInstrText xml:space="preserve">HYPERLINK \l "_heading=" \h</w:delInstrText>
            </w:r>
          </w:del>
          <w:del w:id="1379" w:author="Milica Radić" w:date="2026-10-04T15:56:25Z">
            <w:r>
              <w:rPr>
                <w:rFonts w:ascii="Arial" w:hAnsi="Arial" w:cs="Arial"/>
                <w:lang w:val="sr-Cyrl-RS"/>
              </w:rPr>
              <w:fldChar w:fldCharType="separate"/>
            </w:r>
          </w:del>
          <w:del w:id="1380" w:author="Milica Radić" w:date="2026-10-04T15:56:25Z">
            <w:r>
              <w:rPr>
                <w:rFonts w:ascii="Arial" w:hAnsi="Arial" w:eastAsia="Arial" w:cs="Arial"/>
                <w:color w:val="000000"/>
                <w:sz w:val="22"/>
                <w:szCs w:val="22"/>
                <w:lang w:val="sr-Cyrl-RS"/>
              </w:rPr>
              <w:delText>7.10. Статистичка обрада резултата</w:delText>
            </w:r>
          </w:del>
          <w:del w:id="1381" w:author="Milica Radić" w:date="2026-10-04T15:56:25Z">
            <w:r>
              <w:rPr>
                <w:rFonts w:ascii="Arial" w:hAnsi="Arial" w:eastAsia="Arial" w:cs="Arial"/>
                <w:color w:val="000000"/>
                <w:sz w:val="22"/>
                <w:szCs w:val="22"/>
                <w:lang w:val="sr-Cyrl-RS"/>
              </w:rPr>
              <w:tab/>
            </w:r>
          </w:del>
          <w:del w:id="1382" w:author="Milica Radić" w:date="2026-10-04T15:56:25Z">
            <w:r>
              <w:rPr>
                <w:rFonts w:ascii="Arial" w:hAnsi="Arial" w:eastAsia="Arial" w:cs="Arial"/>
                <w:color w:val="000000"/>
                <w:sz w:val="22"/>
                <w:szCs w:val="22"/>
                <w:lang w:val="sr-Cyrl-RS"/>
              </w:rPr>
              <w:delText>46</w:delText>
            </w:r>
          </w:del>
          <w:del w:id="1383" w:author="Milica Radić" w:date="2026-10-04T15:56:25Z">
            <w:r>
              <w:rPr>
                <w:rFonts w:ascii="Arial" w:hAnsi="Arial" w:cs="Arial"/>
                <w:lang w:val="sr-Cyrl-RS"/>
              </w:rPr>
              <w:fldChar w:fldCharType="end"/>
            </w:r>
          </w:del>
        </w:p>
        <w:p w14:paraId="2E321CFA">
          <w:pPr>
            <w:widowControl w:val="0"/>
            <w:tabs>
              <w:tab w:val="right" w:pos="12000"/>
            </w:tabs>
            <w:spacing w:before="60"/>
            <w:ind w:left="360"/>
            <w:rPr>
              <w:del w:id="1384" w:author="Milica Radić" w:date="2026-10-04T15:56:25Z"/>
              <w:rFonts w:ascii="Arial" w:hAnsi="Arial" w:eastAsia="Arial" w:cs="Arial"/>
              <w:color w:val="000000"/>
              <w:sz w:val="22"/>
              <w:szCs w:val="22"/>
              <w:lang w:val="sr-Cyrl-RS"/>
            </w:rPr>
          </w:pPr>
          <w:del w:id="1385" w:author="Milica Radić" w:date="2026-10-04T15:56:25Z">
            <w:r>
              <w:rPr>
                <w:rFonts w:ascii="Arial" w:hAnsi="Arial" w:cs="Arial"/>
                <w:lang w:val="sr-Cyrl-RS"/>
              </w:rPr>
              <w:fldChar w:fldCharType="begin"/>
            </w:r>
          </w:del>
          <w:del w:id="1386" w:author="Milica Radić" w:date="2026-10-04T15:56:25Z">
            <w:r>
              <w:rPr>
                <w:rFonts w:ascii="Arial" w:hAnsi="Arial" w:cs="Arial"/>
                <w:lang w:val="sr-Cyrl-RS"/>
              </w:rPr>
              <w:delInstrText xml:space="preserve">HYPERLINK \l "_heading=" \h</w:delInstrText>
            </w:r>
          </w:del>
          <w:del w:id="1387" w:author="Milica Radić" w:date="2026-10-04T15:56:25Z">
            <w:r>
              <w:rPr>
                <w:rFonts w:ascii="Arial" w:hAnsi="Arial" w:cs="Arial"/>
                <w:lang w:val="sr-Cyrl-RS"/>
              </w:rPr>
              <w:fldChar w:fldCharType="separate"/>
            </w:r>
          </w:del>
          <w:del w:id="1388" w:author="Milica Radić" w:date="2026-10-04T15:56:25Z">
            <w:r>
              <w:rPr>
                <w:rFonts w:ascii="Arial" w:hAnsi="Arial" w:eastAsia="Arial" w:cs="Arial"/>
                <w:color w:val="000000"/>
                <w:sz w:val="22"/>
                <w:szCs w:val="22"/>
                <w:lang w:val="sr-Cyrl-RS"/>
              </w:rPr>
              <w:delText>7.11. Ограничења експерименталних резултата</w:delText>
            </w:r>
          </w:del>
          <w:del w:id="1389" w:author="Milica Radić" w:date="2026-10-04T15:56:25Z">
            <w:r>
              <w:rPr>
                <w:rFonts w:ascii="Arial" w:hAnsi="Arial" w:eastAsia="Arial" w:cs="Arial"/>
                <w:color w:val="000000"/>
                <w:sz w:val="22"/>
                <w:szCs w:val="22"/>
                <w:lang w:val="sr-Cyrl-RS"/>
              </w:rPr>
              <w:tab/>
            </w:r>
          </w:del>
          <w:del w:id="1390" w:author="Milica Radić" w:date="2026-10-04T15:56:25Z">
            <w:r>
              <w:rPr>
                <w:rFonts w:ascii="Arial" w:hAnsi="Arial" w:eastAsia="Arial" w:cs="Arial"/>
                <w:color w:val="000000"/>
                <w:sz w:val="22"/>
                <w:szCs w:val="22"/>
                <w:lang w:val="sr-Cyrl-RS"/>
              </w:rPr>
              <w:delText>47</w:delText>
            </w:r>
          </w:del>
          <w:del w:id="1391" w:author="Milica Radić" w:date="2026-10-04T15:56:25Z">
            <w:r>
              <w:rPr>
                <w:rFonts w:ascii="Arial" w:hAnsi="Arial" w:cs="Arial"/>
                <w:lang w:val="sr-Cyrl-RS"/>
              </w:rPr>
              <w:fldChar w:fldCharType="end"/>
            </w:r>
          </w:del>
        </w:p>
        <w:p w14:paraId="538E7EAE">
          <w:pPr>
            <w:widowControl w:val="0"/>
            <w:tabs>
              <w:tab w:val="right" w:pos="12000"/>
            </w:tabs>
            <w:spacing w:before="60"/>
            <w:rPr>
              <w:del w:id="1392" w:author="Milica Radić" w:date="2026-10-04T15:56:25Z"/>
              <w:rFonts w:ascii="Arial" w:hAnsi="Arial" w:eastAsia="Arial" w:cs="Arial"/>
              <w:b/>
              <w:bCs/>
              <w:color w:val="000000"/>
              <w:sz w:val="22"/>
              <w:szCs w:val="22"/>
              <w:lang w:val="sr-Cyrl-RS"/>
            </w:rPr>
          </w:pPr>
          <w:del w:id="1393" w:author="Milica Radić" w:date="2026-10-04T15:56:25Z">
            <w:r>
              <w:rPr>
                <w:rFonts w:ascii="Arial" w:hAnsi="Arial" w:cs="Arial"/>
                <w:lang w:val="sr-Cyrl-RS"/>
              </w:rPr>
              <w:fldChar w:fldCharType="begin"/>
            </w:r>
          </w:del>
          <w:del w:id="1394" w:author="Milica Radić" w:date="2026-10-04T15:56:25Z">
            <w:r>
              <w:rPr>
                <w:rFonts w:ascii="Arial" w:hAnsi="Arial" w:cs="Arial"/>
                <w:lang w:val="sr-Cyrl-RS"/>
              </w:rPr>
              <w:delInstrText xml:space="preserve">HYPERLINK \l "_heading=" \h</w:delInstrText>
            </w:r>
          </w:del>
          <w:del w:id="1395" w:author="Milica Radić" w:date="2026-10-04T15:56:25Z">
            <w:r>
              <w:rPr>
                <w:rFonts w:ascii="Arial" w:hAnsi="Arial" w:cs="Arial"/>
                <w:lang w:val="sr-Cyrl-RS"/>
              </w:rPr>
              <w:fldChar w:fldCharType="separate"/>
            </w:r>
          </w:del>
          <w:del w:id="1396" w:author="Milica Radić" w:date="2026-10-04T15:56:25Z">
            <w:r>
              <w:rPr>
                <w:rFonts w:ascii="Arial" w:hAnsi="Arial" w:eastAsia="Arial" w:cs="Arial"/>
                <w:b/>
                <w:bCs/>
                <w:color w:val="000000"/>
                <w:sz w:val="22"/>
                <w:szCs w:val="22"/>
                <w:lang w:val="sr-Cyrl-RS"/>
              </w:rPr>
              <w:delText>8. ДИСКУСИЈА ОГРАНИЧЕЊА И ПРЕТЊИ ВАЛИДНОСТИ</w:delText>
            </w:r>
          </w:del>
          <w:del w:id="1397" w:author="Milica Radić" w:date="2026-10-04T15:56:25Z">
            <w:r>
              <w:rPr>
                <w:rFonts w:ascii="Arial" w:hAnsi="Arial" w:eastAsia="Arial" w:cs="Arial"/>
                <w:b/>
                <w:bCs/>
                <w:color w:val="000000"/>
                <w:sz w:val="22"/>
                <w:szCs w:val="22"/>
                <w:lang w:val="sr-Cyrl-RS"/>
              </w:rPr>
              <w:tab/>
            </w:r>
          </w:del>
          <w:del w:id="1398" w:author="Milica Radić" w:date="2026-10-04T15:56:25Z">
            <w:r>
              <w:rPr>
                <w:rFonts w:ascii="Arial" w:hAnsi="Arial" w:eastAsia="Arial" w:cs="Arial"/>
                <w:b/>
                <w:bCs/>
                <w:color w:val="000000"/>
                <w:sz w:val="22"/>
                <w:szCs w:val="22"/>
                <w:lang w:val="sr-Cyrl-RS"/>
              </w:rPr>
              <w:delText>47</w:delText>
            </w:r>
          </w:del>
          <w:del w:id="1399" w:author="Milica Radić" w:date="2026-10-04T15:56:25Z">
            <w:r>
              <w:rPr>
                <w:rFonts w:ascii="Arial" w:hAnsi="Arial" w:cs="Arial"/>
                <w:lang w:val="sr-Cyrl-RS"/>
              </w:rPr>
              <w:fldChar w:fldCharType="end"/>
            </w:r>
          </w:del>
        </w:p>
        <w:p w14:paraId="1C9ECD94">
          <w:pPr>
            <w:widowControl w:val="0"/>
            <w:tabs>
              <w:tab w:val="right" w:pos="12000"/>
            </w:tabs>
            <w:spacing w:before="60"/>
            <w:rPr>
              <w:del w:id="1400" w:author="Milica Radić" w:date="2026-10-04T15:56:25Z"/>
              <w:rFonts w:ascii="Arial" w:hAnsi="Arial" w:eastAsia="Arial" w:cs="Arial"/>
              <w:b/>
              <w:bCs/>
              <w:color w:val="000000"/>
              <w:sz w:val="22"/>
              <w:szCs w:val="22"/>
              <w:lang w:val="sr-Cyrl-RS"/>
            </w:rPr>
          </w:pPr>
          <w:del w:id="1401" w:author="Milica Radić" w:date="2026-10-04T15:56:25Z">
            <w:r>
              <w:rPr>
                <w:rFonts w:ascii="Arial" w:hAnsi="Arial" w:cs="Arial"/>
                <w:lang w:val="sr-Cyrl-RS"/>
              </w:rPr>
              <w:fldChar w:fldCharType="begin"/>
            </w:r>
          </w:del>
          <w:del w:id="1402" w:author="Milica Radić" w:date="2026-10-04T15:56:25Z">
            <w:r>
              <w:rPr>
                <w:rFonts w:ascii="Arial" w:hAnsi="Arial" w:cs="Arial"/>
                <w:lang w:val="sr-Cyrl-RS"/>
              </w:rPr>
              <w:delInstrText xml:space="preserve">HYPERLINK \l "_heading=" \h</w:delInstrText>
            </w:r>
          </w:del>
          <w:del w:id="1403" w:author="Milica Radić" w:date="2026-10-04T15:56:25Z">
            <w:r>
              <w:rPr>
                <w:rFonts w:ascii="Arial" w:hAnsi="Arial" w:cs="Arial"/>
                <w:lang w:val="sr-Cyrl-RS"/>
              </w:rPr>
              <w:fldChar w:fldCharType="separate"/>
            </w:r>
          </w:del>
          <w:del w:id="1404" w:author="Milica Radić" w:date="2026-10-04T15:56:25Z">
            <w:r>
              <w:rPr>
                <w:rFonts w:ascii="Arial" w:hAnsi="Arial" w:eastAsia="Arial" w:cs="Arial"/>
                <w:b/>
                <w:bCs/>
                <w:color w:val="000000"/>
                <w:sz w:val="22"/>
                <w:szCs w:val="22"/>
                <w:lang w:val="sr-Cyrl-RS"/>
              </w:rPr>
              <w:delText>9. ЗАКЉУЧАК И СМЕРНИЦЕ ЗА БУДУЋИ РАД</w:delText>
            </w:r>
          </w:del>
          <w:del w:id="1405" w:author="Milica Radić" w:date="2026-10-04T15:56:25Z">
            <w:r>
              <w:rPr>
                <w:rFonts w:ascii="Arial" w:hAnsi="Arial" w:eastAsia="Arial" w:cs="Arial"/>
                <w:b/>
                <w:bCs/>
                <w:color w:val="000000"/>
                <w:sz w:val="22"/>
                <w:szCs w:val="22"/>
                <w:lang w:val="sr-Cyrl-RS"/>
              </w:rPr>
              <w:tab/>
            </w:r>
          </w:del>
          <w:del w:id="1406" w:author="Milica Radić" w:date="2026-10-04T15:56:25Z">
            <w:r>
              <w:rPr>
                <w:rFonts w:ascii="Arial" w:hAnsi="Arial" w:eastAsia="Arial" w:cs="Arial"/>
                <w:b/>
                <w:bCs/>
                <w:color w:val="000000"/>
                <w:sz w:val="22"/>
                <w:szCs w:val="22"/>
                <w:lang w:val="sr-Cyrl-RS"/>
              </w:rPr>
              <w:delText>49</w:delText>
            </w:r>
          </w:del>
          <w:del w:id="1407" w:author="Milica Radić" w:date="2026-10-04T15:56:25Z">
            <w:r>
              <w:rPr>
                <w:rFonts w:ascii="Arial" w:hAnsi="Arial" w:cs="Arial"/>
                <w:lang w:val="sr-Cyrl-RS"/>
              </w:rPr>
              <w:fldChar w:fldCharType="end"/>
            </w:r>
          </w:del>
        </w:p>
        <w:p w14:paraId="13415D9E">
          <w:pPr>
            <w:widowControl w:val="0"/>
            <w:tabs>
              <w:tab w:val="right" w:pos="12000"/>
            </w:tabs>
            <w:spacing w:before="60"/>
            <w:rPr>
              <w:del w:id="1408" w:author="Milica Radić" w:date="2026-10-04T15:56:25Z"/>
              <w:rFonts w:ascii="Arial" w:hAnsi="Arial" w:eastAsia="Arial" w:cs="Arial"/>
              <w:b/>
              <w:bCs/>
              <w:color w:val="000000"/>
              <w:sz w:val="22"/>
              <w:szCs w:val="22"/>
              <w:lang w:val="sr-Cyrl-RS"/>
            </w:rPr>
          </w:pPr>
          <w:del w:id="1409" w:author="Milica Radić" w:date="2026-10-04T15:56:25Z">
            <w:r>
              <w:rPr>
                <w:rFonts w:ascii="Arial" w:hAnsi="Arial" w:cs="Arial"/>
                <w:lang w:val="sr-Cyrl-RS"/>
              </w:rPr>
              <w:fldChar w:fldCharType="begin"/>
            </w:r>
          </w:del>
          <w:del w:id="1410" w:author="Milica Radić" w:date="2026-10-04T15:56:25Z">
            <w:r>
              <w:rPr>
                <w:rFonts w:ascii="Arial" w:hAnsi="Arial" w:cs="Arial"/>
                <w:lang w:val="sr-Cyrl-RS"/>
              </w:rPr>
              <w:delInstrText xml:space="preserve">HYPERLINK \l "_heading=" \h</w:delInstrText>
            </w:r>
          </w:del>
          <w:del w:id="1411" w:author="Milica Radić" w:date="2026-10-04T15:56:25Z">
            <w:r>
              <w:rPr>
                <w:rFonts w:ascii="Arial" w:hAnsi="Arial" w:cs="Arial"/>
                <w:lang w:val="sr-Cyrl-RS"/>
              </w:rPr>
              <w:fldChar w:fldCharType="separate"/>
            </w:r>
          </w:del>
          <w:del w:id="1412" w:author="Milica Radić" w:date="2026-10-04T15:56:25Z">
            <w:r>
              <w:rPr>
                <w:rFonts w:ascii="Arial" w:hAnsi="Arial" w:eastAsia="Arial" w:cs="Arial"/>
                <w:b/>
                <w:bCs/>
                <w:color w:val="000000"/>
                <w:sz w:val="22"/>
                <w:szCs w:val="22"/>
                <w:lang w:val="sr-Cyrl-RS"/>
              </w:rPr>
              <w:delText>ЛИТЕРАТУРА</w:delText>
            </w:r>
          </w:del>
          <w:del w:id="1413" w:author="Milica Radić" w:date="2026-10-04T15:56:25Z">
            <w:r>
              <w:rPr>
                <w:rFonts w:ascii="Arial" w:hAnsi="Arial" w:eastAsia="Arial" w:cs="Arial"/>
                <w:b/>
                <w:bCs/>
                <w:color w:val="000000"/>
                <w:sz w:val="22"/>
                <w:szCs w:val="22"/>
                <w:lang w:val="sr-Cyrl-RS"/>
              </w:rPr>
              <w:tab/>
            </w:r>
          </w:del>
          <w:del w:id="1414" w:author="Milica Radić" w:date="2026-10-04T15:56:25Z">
            <w:r>
              <w:rPr>
                <w:rFonts w:ascii="Arial" w:hAnsi="Arial" w:eastAsia="Arial" w:cs="Arial"/>
                <w:b/>
                <w:bCs/>
                <w:color w:val="000000"/>
                <w:sz w:val="22"/>
                <w:szCs w:val="22"/>
                <w:lang w:val="sr-Cyrl-RS"/>
              </w:rPr>
              <w:delText>51</w:delText>
            </w:r>
          </w:del>
          <w:del w:id="1415" w:author="Milica Radić" w:date="2026-10-04T15:56:25Z">
            <w:r>
              <w:rPr>
                <w:rFonts w:ascii="Arial" w:hAnsi="Arial" w:cs="Arial"/>
                <w:lang w:val="sr-Cyrl-RS"/>
              </w:rPr>
              <w:fldChar w:fldCharType="end"/>
            </w:r>
          </w:del>
        </w:p>
        <w:p w14:paraId="4DB12860">
          <w:pPr>
            <w:widowControl w:val="0"/>
            <w:tabs>
              <w:tab w:val="right" w:pos="12000"/>
            </w:tabs>
            <w:spacing w:before="60"/>
            <w:rPr>
              <w:del w:id="1416" w:author="Milica Radić" w:date="2026-10-04T15:56:25Z"/>
              <w:rFonts w:ascii="Arial" w:hAnsi="Arial" w:eastAsia="Arial" w:cs="Arial"/>
              <w:b/>
              <w:bCs/>
              <w:color w:val="000000"/>
              <w:sz w:val="22"/>
              <w:szCs w:val="22"/>
              <w:lang w:val="sr-Cyrl-RS"/>
            </w:rPr>
          </w:pPr>
          <w:del w:id="1417" w:author="Milica Radić" w:date="2026-10-04T15:56:25Z">
            <w:r>
              <w:rPr>
                <w:rFonts w:ascii="Arial" w:hAnsi="Arial" w:cs="Arial"/>
                <w:lang w:val="sr-Cyrl-RS"/>
              </w:rPr>
              <w:fldChar w:fldCharType="begin"/>
            </w:r>
          </w:del>
          <w:del w:id="1418" w:author="Milica Radić" w:date="2026-10-04T15:56:25Z">
            <w:r>
              <w:rPr>
                <w:rFonts w:ascii="Arial" w:hAnsi="Arial" w:cs="Arial"/>
                <w:lang w:val="sr-Cyrl-RS"/>
              </w:rPr>
              <w:delInstrText xml:space="preserve">HYPERLINK \l "_heading=" \h</w:delInstrText>
            </w:r>
          </w:del>
          <w:del w:id="1419" w:author="Milica Radić" w:date="2026-10-04T15:56:25Z">
            <w:r>
              <w:rPr>
                <w:rFonts w:ascii="Arial" w:hAnsi="Arial" w:cs="Arial"/>
                <w:lang w:val="sr-Cyrl-RS"/>
              </w:rPr>
              <w:fldChar w:fldCharType="separate"/>
            </w:r>
          </w:del>
          <w:del w:id="1420" w:author="Milica Radić" w:date="2026-10-04T15:56:25Z">
            <w:r>
              <w:rPr>
                <w:rFonts w:ascii="Arial" w:hAnsi="Arial" w:eastAsia="Arial" w:cs="Arial"/>
                <w:b/>
                <w:bCs/>
                <w:color w:val="000000"/>
                <w:sz w:val="22"/>
                <w:szCs w:val="22"/>
                <w:lang w:val="sr-Cyrl-RS"/>
              </w:rPr>
              <w:delText>БИОГРАФИЈА</w:delText>
            </w:r>
          </w:del>
          <w:del w:id="1421" w:author="Milica Radić" w:date="2026-10-04T15:56:25Z">
            <w:r>
              <w:rPr>
                <w:rFonts w:ascii="Arial" w:hAnsi="Arial" w:eastAsia="Arial" w:cs="Arial"/>
                <w:b/>
                <w:bCs/>
                <w:color w:val="000000"/>
                <w:sz w:val="22"/>
                <w:szCs w:val="22"/>
                <w:lang w:val="sr-Cyrl-RS"/>
              </w:rPr>
              <w:tab/>
            </w:r>
          </w:del>
          <w:del w:id="1422" w:author="Milica Radić" w:date="2026-10-04T15:56:25Z">
            <w:r>
              <w:rPr>
                <w:rFonts w:ascii="Arial" w:hAnsi="Arial" w:eastAsia="Arial" w:cs="Arial"/>
                <w:b/>
                <w:bCs/>
                <w:color w:val="000000"/>
                <w:sz w:val="22"/>
                <w:szCs w:val="22"/>
                <w:lang w:val="sr-Cyrl-RS"/>
              </w:rPr>
              <w:delText>55</w:delText>
            </w:r>
          </w:del>
          <w:del w:id="1423" w:author="Milica Radić" w:date="2026-10-04T15:56:25Z">
            <w:r>
              <w:rPr>
                <w:rFonts w:ascii="Arial" w:hAnsi="Arial" w:cs="Arial"/>
                <w:lang w:val="sr-Cyrl-RS"/>
              </w:rPr>
              <w:fldChar w:fldCharType="end"/>
            </w:r>
          </w:del>
        </w:p>
        <w:p w14:paraId="2066CAA3">
          <w:pPr>
            <w:widowControl w:val="0"/>
            <w:tabs>
              <w:tab w:val="right" w:pos="12000"/>
            </w:tabs>
            <w:spacing w:before="60"/>
            <w:rPr>
              <w:del w:id="1424" w:author="Milica Radić" w:date="2026-10-04T15:56:25Z"/>
              <w:rFonts w:ascii="Arial" w:hAnsi="Arial" w:eastAsia="Arial" w:cs="Arial"/>
              <w:b/>
              <w:bCs/>
              <w:color w:val="000000"/>
              <w:sz w:val="22"/>
              <w:szCs w:val="22"/>
              <w:lang w:val="sr-Cyrl-RS"/>
            </w:rPr>
          </w:pPr>
          <w:del w:id="1425" w:author="Milica Radić" w:date="2026-10-04T15:56:25Z">
            <w:r>
              <w:rPr>
                <w:rFonts w:ascii="Arial" w:hAnsi="Arial" w:cs="Arial"/>
                <w:lang w:val="sr-Cyrl-RS"/>
              </w:rPr>
              <w:fldChar w:fldCharType="begin"/>
            </w:r>
          </w:del>
          <w:del w:id="1426" w:author="Milica Radić" w:date="2026-10-04T15:56:25Z">
            <w:r>
              <w:rPr>
                <w:rFonts w:ascii="Arial" w:hAnsi="Arial" w:cs="Arial"/>
                <w:lang w:val="sr-Cyrl-RS"/>
              </w:rPr>
              <w:delInstrText xml:space="preserve">HYPERLINK \l "_heading=h.ly3o5sbcryih" \h</w:delInstrText>
            </w:r>
          </w:del>
          <w:del w:id="1427" w:author="Milica Radić" w:date="2026-10-04T15:56:25Z">
            <w:r>
              <w:rPr>
                <w:rFonts w:ascii="Arial" w:hAnsi="Arial" w:cs="Arial"/>
                <w:lang w:val="sr-Cyrl-RS"/>
              </w:rPr>
              <w:fldChar w:fldCharType="separate"/>
            </w:r>
          </w:del>
          <w:del w:id="1428" w:author="Milica Radić" w:date="2026-10-04T15:56:25Z">
            <w:r>
              <w:rPr>
                <w:rFonts w:ascii="Arial" w:hAnsi="Arial" w:cs="Arial"/>
                <w:color w:val="000000"/>
                <w:lang w:val="sr-Cyrl-RS"/>
              </w:rPr>
              <w:delText>КЉУЧНА ДОКУМЕНТАЦИЈСКА ИНФОРМАЦИЈА</w:delText>
            </w:r>
          </w:del>
          <w:del w:id="1429" w:author="Milica Radić" w:date="2026-10-04T15:56:25Z">
            <w:r>
              <w:rPr>
                <w:rFonts w:ascii="Arial" w:hAnsi="Arial" w:cs="Arial"/>
                <w:color w:val="000000"/>
                <w:lang w:val="sr-Cyrl-RS"/>
              </w:rPr>
              <w:tab/>
            </w:r>
          </w:del>
          <w:del w:id="1430" w:author="Milica Radić" w:date="2026-10-04T15:56:25Z">
            <w:r>
              <w:rPr>
                <w:rFonts w:ascii="Arial" w:hAnsi="Arial" w:cs="Arial"/>
                <w:color w:val="000000"/>
                <w:lang w:val="sr-Cyrl-RS"/>
              </w:rPr>
              <w:delText>57</w:delText>
            </w:r>
          </w:del>
          <w:del w:id="1431" w:author="Milica Radić" w:date="2026-10-04T15:56:25Z">
            <w:r>
              <w:rPr>
                <w:rFonts w:ascii="Arial" w:hAnsi="Arial" w:cs="Arial"/>
                <w:lang w:val="sr-Cyrl-RS"/>
              </w:rPr>
              <w:fldChar w:fldCharType="end"/>
            </w:r>
          </w:del>
        </w:p>
        <w:p w14:paraId="5CB9745D">
          <w:pPr>
            <w:widowControl w:val="0"/>
            <w:tabs>
              <w:tab w:val="right" w:pos="12000"/>
            </w:tabs>
            <w:spacing w:before="60"/>
            <w:rPr>
              <w:ins w:id="1432" w:author="Milica Radić" w:date="2026-10-04T15:56:25Z"/>
              <w:rFonts w:ascii="Arial" w:hAnsi="Arial" w:eastAsia="Times New Roman" w:cs="Arial"/>
              <w:sz w:val="24"/>
              <w:szCs w:val="24"/>
              <w:lang w:val="sr-Cyrl-RS" w:eastAsia="en-US" w:bidi="ar-SA"/>
            </w:rPr>
          </w:pPr>
          <w:del w:id="1433" w:author="Milica Radić" w:date="2026-10-04T15:56:25Z">
            <w:r>
              <w:rPr>
                <w:rFonts w:ascii="Arial" w:hAnsi="Arial" w:cs="Arial"/>
                <w:lang w:val="sr-Cyrl-RS"/>
              </w:rPr>
              <w:fldChar w:fldCharType="begin"/>
            </w:r>
          </w:del>
          <w:del w:id="1434" w:author="Milica Radić" w:date="2026-10-04T15:56:25Z">
            <w:r>
              <w:rPr>
                <w:rFonts w:ascii="Arial" w:hAnsi="Arial" w:cs="Arial"/>
                <w:lang w:val="sr-Cyrl-RS"/>
              </w:rPr>
              <w:delInstrText xml:space="preserve">HYPERLINK \l "_heading=h.c2hvufur3uat" \h</w:delInstrText>
            </w:r>
          </w:del>
          <w:del w:id="1435" w:author="Milica Radić" w:date="2026-10-04T15:56:25Z">
            <w:r>
              <w:rPr>
                <w:rFonts w:ascii="Arial" w:hAnsi="Arial" w:cs="Arial"/>
                <w:lang w:val="sr-Cyrl-RS"/>
              </w:rPr>
              <w:fldChar w:fldCharType="separate"/>
            </w:r>
          </w:del>
          <w:del w:id="1436" w:author="Milica Radić" w:date="2026-10-04T15:56:25Z">
            <w:r>
              <w:rPr>
                <w:rFonts w:ascii="Arial" w:hAnsi="Arial" w:cs="Arial"/>
                <w:color w:val="000000"/>
                <w:lang w:val="sr-Cyrl-RS"/>
              </w:rPr>
              <w:delText>KEY WORDS DOCUMENTATION</w:delText>
            </w:r>
          </w:del>
          <w:del w:id="1437" w:author="Milica Radić" w:date="2026-10-04T15:56:25Z">
            <w:r>
              <w:rPr>
                <w:rFonts w:ascii="Arial" w:hAnsi="Arial" w:cs="Arial"/>
                <w:color w:val="000000"/>
                <w:lang w:val="sr-Cyrl-RS"/>
              </w:rPr>
              <w:tab/>
            </w:r>
          </w:del>
          <w:del w:id="1438" w:author="Milica Radić" w:date="2026-10-04T15:56:25Z">
            <w:r>
              <w:rPr>
                <w:rFonts w:ascii="Arial" w:hAnsi="Arial" w:cs="Arial"/>
                <w:color w:val="000000"/>
                <w:lang w:val="sr-Cyrl-RS"/>
              </w:rPr>
              <w:delText>59</w:delText>
            </w:r>
          </w:del>
          <w:del w:id="1439" w:author="Milica Radić" w:date="2026-10-04T15:56:25Z">
            <w:r>
              <w:rPr>
                <w:rFonts w:ascii="Arial" w:hAnsi="Arial" w:cs="Arial"/>
                <w:lang w:val="sr-Cyrl-RS"/>
              </w:rPr>
              <w:fldChar w:fldCharType="end"/>
            </w:r>
          </w:del>
        </w:p>
        <w:p w14:paraId="75ED457A">
          <w:pPr>
            <w:pStyle w:val="24"/>
            <w:tabs>
              <w:tab w:val="right" w:leader="dot" w:pos="7819"/>
            </w:tabs>
            <w:rPr>
              <w:ins w:id="1440" w:author="Milica Radić" w:date="2026-10-04T15:56:26Z"/>
            </w:rPr>
          </w:pPr>
          <w:ins w:id="1441" w:author="Milica Radić" w:date="2026-10-04T15:56:26Z">
            <w:r>
              <w:rPr>
                <w:rFonts w:ascii="Arial" w:hAnsi="Arial" w:cs="Arial"/>
                <w:lang w:val="sr-Cyrl-RS"/>
              </w:rPr>
              <w:fldChar w:fldCharType="begin"/>
            </w:r>
          </w:ins>
          <w:ins w:id="1442" w:author="Milica Radić" w:date="2026-10-04T15:56:26Z">
            <w:r>
              <w:rPr>
                <w:rFonts w:ascii="Arial" w:hAnsi="Arial" w:cs="Arial"/>
                <w:lang w:val="sr-Cyrl-RS"/>
              </w:rPr>
              <w:instrText xml:space="preserve"> HYPERLINK \l _Toc28045 </w:instrText>
            </w:r>
          </w:ins>
          <w:ins w:id="1443" w:author="Milica Radić" w:date="2026-10-04T15:56:26Z">
            <w:r>
              <w:rPr>
                <w:rFonts w:ascii="Arial" w:hAnsi="Arial" w:cs="Arial"/>
                <w:lang w:val="sr-Cyrl-RS"/>
              </w:rPr>
              <w:fldChar w:fldCharType="separate"/>
            </w:r>
          </w:ins>
          <w:ins w:id="1444" w:author="Milica Radić" w:date="2026-10-04T15:56:26Z">
            <w:r>
              <w:rPr>
                <w:rFonts w:ascii="Times New Roman" w:hAnsi="Times New Roman" w:eastAsia="Times New Roman" w:cs="Times New Roman"/>
                <w:bCs/>
                <w:lang w:val="sr-Cyrl-RS"/>
              </w:rPr>
              <w:t xml:space="preserve">1. </w:t>
            </w:r>
          </w:ins>
          <w:ins w:id="1445" w:author="Milica Radić" w:date="2026-10-04T15:56:26Z">
            <w:r>
              <w:rPr>
                <w:lang w:val="sr-Cyrl-RS"/>
              </w:rPr>
              <w:t>УВОД</w:t>
            </w:r>
          </w:ins>
          <w:ins w:id="1446" w:author="Milica Radić" w:date="2026-10-04T15:56:26Z">
            <w:r>
              <w:rPr/>
              <w:tab/>
            </w:r>
          </w:ins>
          <w:ins w:id="1447" w:author="Milica Radić" w:date="2026-10-04T15:56:26Z">
            <w:r>
              <w:rPr/>
              <w:fldChar w:fldCharType="begin"/>
            </w:r>
          </w:ins>
          <w:ins w:id="1448" w:author="Milica Radić" w:date="2026-10-04T15:56:26Z">
            <w:r>
              <w:rPr/>
              <w:instrText xml:space="preserve"> PAGEREF _Toc28045 \h </w:instrText>
            </w:r>
          </w:ins>
          <w:ins w:id="1449" w:author="Milica Radić" w:date="2026-10-04T15:56:26Z">
            <w:r>
              <w:rPr/>
              <w:fldChar w:fldCharType="separate"/>
            </w:r>
          </w:ins>
          <w:ins w:id="1450" w:author="Milica Radić" w:date="2026-10-04T15:56:27Z">
            <w:r>
              <w:rPr/>
              <w:t>7</w:t>
            </w:r>
          </w:ins>
          <w:ins w:id="1451" w:author="Milica Radić" w:date="2026-10-04T15:56:26Z">
            <w:r>
              <w:rPr/>
              <w:fldChar w:fldCharType="end"/>
            </w:r>
          </w:ins>
          <w:ins w:id="1452" w:author="Milica Radić" w:date="2026-10-04T15:56:26Z">
            <w:r>
              <w:rPr>
                <w:rFonts w:ascii="Arial" w:hAnsi="Arial" w:cs="Arial"/>
                <w:lang w:val="sr-Cyrl-RS"/>
              </w:rPr>
              <w:fldChar w:fldCharType="end"/>
            </w:r>
          </w:ins>
        </w:p>
        <w:p w14:paraId="690B249C">
          <w:pPr>
            <w:pStyle w:val="24"/>
            <w:tabs>
              <w:tab w:val="right" w:leader="dot" w:pos="7819"/>
            </w:tabs>
            <w:rPr>
              <w:ins w:id="1453" w:author="Milica Radić" w:date="2026-10-04T15:56:26Z"/>
            </w:rPr>
          </w:pPr>
          <w:ins w:id="1454" w:author="Milica Radić" w:date="2026-10-04T15:56:26Z">
            <w:r>
              <w:rPr>
                <w:rFonts w:ascii="Arial" w:hAnsi="Arial" w:cs="Arial"/>
                <w:lang w:val="sr-Cyrl-RS"/>
              </w:rPr>
              <w:fldChar w:fldCharType="begin"/>
            </w:r>
          </w:ins>
          <w:ins w:id="1455" w:author="Milica Radić" w:date="2026-10-04T15:56:26Z">
            <w:r>
              <w:rPr>
                <w:rFonts w:ascii="Arial" w:hAnsi="Arial" w:cs="Arial"/>
                <w:lang w:val="sr-Cyrl-RS"/>
              </w:rPr>
              <w:instrText xml:space="preserve"> HYPERLINK \l _Toc13901 </w:instrText>
            </w:r>
          </w:ins>
          <w:ins w:id="1456" w:author="Milica Radić" w:date="2026-10-04T15:56:26Z">
            <w:r>
              <w:rPr>
                <w:rFonts w:ascii="Arial" w:hAnsi="Arial" w:cs="Arial"/>
                <w:lang w:val="sr-Cyrl-RS"/>
              </w:rPr>
              <w:fldChar w:fldCharType="separate"/>
            </w:r>
          </w:ins>
          <w:ins w:id="1457" w:author="Milica Radić" w:date="2026-10-04T15:56:26Z">
            <w:r>
              <w:rPr>
                <w:rFonts w:ascii="Times New Roman" w:hAnsi="Times New Roman" w:eastAsia="Times New Roman" w:cs="Times New Roman"/>
                <w:bCs/>
                <w:lang w:val="sr-Cyrl-RS"/>
              </w:rPr>
              <w:t xml:space="preserve">2. </w:t>
            </w:r>
          </w:ins>
          <w:ins w:id="1458" w:author="Milica Radić" w:date="2026-10-04T15:56:26Z">
            <w:r>
              <w:rPr>
                <w:lang w:val="sr-Cyrl-RS"/>
              </w:rPr>
              <w:t>ТЕОРИЈСКЕ ОСНОВЕ</w:t>
            </w:r>
          </w:ins>
          <w:ins w:id="1459" w:author="Milica Radić" w:date="2026-10-04T15:56:26Z">
            <w:r>
              <w:rPr/>
              <w:tab/>
            </w:r>
          </w:ins>
          <w:ins w:id="1460" w:author="Milica Radić" w:date="2026-10-04T15:56:26Z">
            <w:r>
              <w:rPr/>
              <w:fldChar w:fldCharType="begin"/>
            </w:r>
          </w:ins>
          <w:ins w:id="1461" w:author="Milica Radić" w:date="2026-10-04T15:56:26Z">
            <w:r>
              <w:rPr/>
              <w:instrText xml:space="preserve"> PAGEREF _Toc13901 \h </w:instrText>
            </w:r>
          </w:ins>
          <w:ins w:id="1462" w:author="Milica Radić" w:date="2026-10-04T15:56:26Z">
            <w:r>
              <w:rPr/>
              <w:fldChar w:fldCharType="separate"/>
            </w:r>
          </w:ins>
          <w:ins w:id="1463" w:author="Milica Radić" w:date="2026-10-04T15:56:27Z">
            <w:r>
              <w:rPr/>
              <w:t>9</w:t>
            </w:r>
          </w:ins>
          <w:ins w:id="1464" w:author="Milica Radić" w:date="2026-10-04T15:56:26Z">
            <w:r>
              <w:rPr/>
              <w:fldChar w:fldCharType="end"/>
            </w:r>
          </w:ins>
          <w:ins w:id="1465" w:author="Milica Radić" w:date="2026-10-04T15:56:26Z">
            <w:r>
              <w:rPr>
                <w:rFonts w:ascii="Arial" w:hAnsi="Arial" w:cs="Arial"/>
                <w:lang w:val="sr-Cyrl-RS"/>
              </w:rPr>
              <w:fldChar w:fldCharType="end"/>
            </w:r>
          </w:ins>
        </w:p>
        <w:p w14:paraId="39E4F52B">
          <w:pPr>
            <w:pStyle w:val="25"/>
            <w:tabs>
              <w:tab w:val="right" w:leader="dot" w:pos="7819"/>
            </w:tabs>
            <w:rPr>
              <w:ins w:id="1466" w:author="Milica Radić" w:date="2026-10-04T15:56:26Z"/>
            </w:rPr>
          </w:pPr>
          <w:ins w:id="1467" w:author="Milica Radić" w:date="2026-10-04T15:56:26Z">
            <w:r>
              <w:rPr>
                <w:rFonts w:ascii="Arial" w:hAnsi="Arial" w:cs="Arial"/>
                <w:lang w:val="sr-Cyrl-RS"/>
              </w:rPr>
              <w:fldChar w:fldCharType="begin"/>
            </w:r>
          </w:ins>
          <w:ins w:id="1468" w:author="Milica Radić" w:date="2026-10-04T15:56:26Z">
            <w:r>
              <w:rPr>
                <w:rFonts w:ascii="Arial" w:hAnsi="Arial" w:cs="Arial"/>
                <w:lang w:val="sr-Cyrl-RS"/>
              </w:rPr>
              <w:instrText xml:space="preserve"> HYPERLINK \l _Toc18854 </w:instrText>
            </w:r>
          </w:ins>
          <w:ins w:id="1469" w:author="Milica Radić" w:date="2026-10-04T15:56:26Z">
            <w:r>
              <w:rPr>
                <w:rFonts w:ascii="Arial" w:hAnsi="Arial" w:cs="Arial"/>
                <w:lang w:val="sr-Cyrl-RS"/>
              </w:rPr>
              <w:fldChar w:fldCharType="separate"/>
            </w:r>
          </w:ins>
          <w:ins w:id="1470" w:author="Milica Radić" w:date="2026-10-04T15:56:26Z">
            <w:r>
              <w:rPr>
                <w:rFonts w:ascii="Times New Roman" w:hAnsi="Times New Roman" w:eastAsia="Times New Roman" w:cs="Times New Roman"/>
                <w:lang w:val="sr-Cyrl-RS"/>
              </w:rPr>
              <w:t xml:space="preserve">2.1. </w:t>
            </w:r>
          </w:ins>
          <w:ins w:id="1471" w:author="Milica Radić" w:date="2026-10-04T15:56:26Z">
            <w:r>
              <w:rPr>
                <w:rFonts w:ascii="Times New Roman" w:hAnsi="Times New Roman" w:eastAsia="Times New Roman" w:cs="Times New Roman"/>
                <w:i/>
                <w:iCs/>
                <w:lang w:val="sr-Cyrl-RS"/>
              </w:rPr>
              <w:t xml:space="preserve">Overlay </w:t>
            </w:r>
          </w:ins>
          <w:ins w:id="1472" w:author="Milica Radić" w:date="2026-10-04T15:56:26Z">
            <w:r>
              <w:rPr>
                <w:rFonts w:ascii="Times New Roman" w:hAnsi="Times New Roman" w:eastAsia="Times New Roman" w:cs="Times New Roman"/>
                <w:lang w:val="sr-Cyrl-RS"/>
              </w:rPr>
              <w:t xml:space="preserve">мреже и </w:t>
            </w:r>
          </w:ins>
          <w:ins w:id="1473" w:author="Milica Radić" w:date="2026-10-04T15:56:26Z">
            <w:r>
              <w:rPr>
                <w:rFonts w:ascii="Times New Roman" w:hAnsi="Times New Roman" w:eastAsia="Times New Roman" w:cs="Times New Roman"/>
                <w:i/>
                <w:iCs/>
                <w:lang w:val="sr-Cyrl-RS"/>
              </w:rPr>
              <w:t xml:space="preserve">gossip </w:t>
            </w:r>
          </w:ins>
          <w:ins w:id="1474" w:author="Milica Radić" w:date="2026-10-04T15:56:26Z">
            <w:r>
              <w:rPr>
                <w:rFonts w:ascii="Times New Roman" w:hAnsi="Times New Roman" w:eastAsia="Times New Roman" w:cs="Times New Roman"/>
                <w:lang w:val="sr-Cyrl-RS"/>
              </w:rPr>
              <w:t>протоколи</w:t>
            </w:r>
          </w:ins>
          <w:ins w:id="1475" w:author="Milica Radić" w:date="2026-10-04T15:56:26Z">
            <w:r>
              <w:rPr/>
              <w:tab/>
            </w:r>
          </w:ins>
          <w:ins w:id="1476" w:author="Milica Radić" w:date="2026-10-04T15:56:26Z">
            <w:r>
              <w:rPr/>
              <w:fldChar w:fldCharType="begin"/>
            </w:r>
          </w:ins>
          <w:ins w:id="1477" w:author="Milica Radić" w:date="2026-10-04T15:56:26Z">
            <w:r>
              <w:rPr/>
              <w:instrText xml:space="preserve"> PAGEREF _Toc18854 \h </w:instrText>
            </w:r>
          </w:ins>
          <w:ins w:id="1478" w:author="Milica Radić" w:date="2026-10-04T15:56:26Z">
            <w:r>
              <w:rPr/>
              <w:fldChar w:fldCharType="separate"/>
            </w:r>
          </w:ins>
          <w:ins w:id="1479" w:author="Milica Radić" w:date="2026-10-04T15:56:27Z">
            <w:r>
              <w:rPr/>
              <w:t>9</w:t>
            </w:r>
          </w:ins>
          <w:ins w:id="1480" w:author="Milica Radić" w:date="2026-10-04T15:56:26Z">
            <w:r>
              <w:rPr/>
              <w:fldChar w:fldCharType="end"/>
            </w:r>
          </w:ins>
          <w:ins w:id="1481" w:author="Milica Radić" w:date="2026-10-04T15:56:26Z">
            <w:r>
              <w:rPr>
                <w:rFonts w:ascii="Arial" w:hAnsi="Arial" w:cs="Arial"/>
                <w:lang w:val="sr-Cyrl-RS"/>
              </w:rPr>
              <w:fldChar w:fldCharType="end"/>
            </w:r>
          </w:ins>
        </w:p>
        <w:p w14:paraId="5EF5BE98">
          <w:pPr>
            <w:pStyle w:val="25"/>
            <w:tabs>
              <w:tab w:val="right" w:leader="dot" w:pos="7819"/>
            </w:tabs>
            <w:rPr>
              <w:ins w:id="1482" w:author="Milica Radić" w:date="2026-10-04T15:56:26Z"/>
            </w:rPr>
          </w:pPr>
          <w:ins w:id="1483" w:author="Milica Radić" w:date="2026-10-04T15:56:26Z">
            <w:r>
              <w:rPr>
                <w:rFonts w:ascii="Arial" w:hAnsi="Arial" w:cs="Arial"/>
                <w:lang w:val="sr-Cyrl-RS"/>
              </w:rPr>
              <w:fldChar w:fldCharType="begin"/>
            </w:r>
          </w:ins>
          <w:ins w:id="1484" w:author="Milica Radić" w:date="2026-10-04T15:56:26Z">
            <w:r>
              <w:rPr>
                <w:rFonts w:ascii="Arial" w:hAnsi="Arial" w:cs="Arial"/>
                <w:lang w:val="sr-Cyrl-RS"/>
              </w:rPr>
              <w:instrText xml:space="preserve"> HYPERLINK \l _Toc1922 </w:instrText>
            </w:r>
          </w:ins>
          <w:ins w:id="1485" w:author="Milica Radić" w:date="2026-10-04T15:56:26Z">
            <w:r>
              <w:rPr>
                <w:rFonts w:ascii="Arial" w:hAnsi="Arial" w:cs="Arial"/>
                <w:lang w:val="sr-Cyrl-RS"/>
              </w:rPr>
              <w:fldChar w:fldCharType="separate"/>
            </w:r>
          </w:ins>
          <w:ins w:id="1486" w:author="Milica Radić" w:date="2026-10-04T15:56:26Z">
            <w:r>
              <w:rPr>
                <w:rFonts w:ascii="Times New Roman" w:hAnsi="Times New Roman" w:eastAsia="Times New Roman" w:cs="Times New Roman"/>
                <w:lang w:val="sr-Cyrl-RS"/>
              </w:rPr>
              <w:t xml:space="preserve">2.2. </w:t>
            </w:r>
          </w:ins>
          <w:ins w:id="1487" w:author="Milica Radić" w:date="2026-10-04T15:56:26Z">
            <w:r>
              <w:rPr>
                <w:rFonts w:ascii="Times New Roman" w:hAnsi="Times New Roman" w:eastAsia="Times New Roman" w:cs="Times New Roman"/>
                <w:i/>
                <w:iCs/>
                <w:lang w:val="sr-Cyrl-RS"/>
              </w:rPr>
              <w:t xml:space="preserve">Sybil </w:t>
            </w:r>
          </w:ins>
          <w:ins w:id="1488" w:author="Milica Radić" w:date="2026-10-04T15:56:26Z">
            <w:r>
              <w:rPr>
                <w:rFonts w:ascii="Times New Roman" w:hAnsi="Times New Roman" w:eastAsia="Times New Roman" w:cs="Times New Roman"/>
                <w:lang w:val="sr-Cyrl-RS"/>
              </w:rPr>
              <w:t>напади</w:t>
            </w:r>
          </w:ins>
          <w:ins w:id="1489" w:author="Milica Radić" w:date="2026-10-04T15:56:26Z">
            <w:r>
              <w:rPr/>
              <w:tab/>
            </w:r>
          </w:ins>
          <w:ins w:id="1490" w:author="Milica Radić" w:date="2026-10-04T15:56:26Z">
            <w:r>
              <w:rPr/>
              <w:fldChar w:fldCharType="begin"/>
            </w:r>
          </w:ins>
          <w:ins w:id="1491" w:author="Milica Radić" w:date="2026-10-04T15:56:26Z">
            <w:r>
              <w:rPr/>
              <w:instrText xml:space="preserve"> PAGEREF _Toc1922 \h </w:instrText>
            </w:r>
          </w:ins>
          <w:ins w:id="1492" w:author="Milica Radić" w:date="2026-10-04T15:56:26Z">
            <w:r>
              <w:rPr/>
              <w:fldChar w:fldCharType="separate"/>
            </w:r>
          </w:ins>
          <w:ins w:id="1493" w:author="Milica Radić" w:date="2026-10-04T15:56:27Z">
            <w:r>
              <w:rPr/>
              <w:t>10</w:t>
            </w:r>
          </w:ins>
          <w:ins w:id="1494" w:author="Milica Radić" w:date="2026-10-04T15:56:26Z">
            <w:r>
              <w:rPr/>
              <w:fldChar w:fldCharType="end"/>
            </w:r>
          </w:ins>
          <w:ins w:id="1495" w:author="Milica Radić" w:date="2026-10-04T15:56:26Z">
            <w:r>
              <w:rPr>
                <w:rFonts w:ascii="Arial" w:hAnsi="Arial" w:cs="Arial"/>
                <w:lang w:val="sr-Cyrl-RS"/>
              </w:rPr>
              <w:fldChar w:fldCharType="end"/>
            </w:r>
          </w:ins>
        </w:p>
        <w:p w14:paraId="40C39112">
          <w:pPr>
            <w:pStyle w:val="25"/>
            <w:tabs>
              <w:tab w:val="right" w:leader="dot" w:pos="7819"/>
            </w:tabs>
            <w:rPr>
              <w:ins w:id="1496" w:author="Milica Radić" w:date="2026-10-04T15:56:26Z"/>
            </w:rPr>
          </w:pPr>
          <w:ins w:id="1497" w:author="Milica Radić" w:date="2026-10-04T15:56:26Z">
            <w:r>
              <w:rPr>
                <w:rFonts w:ascii="Arial" w:hAnsi="Arial" w:cs="Arial"/>
                <w:lang w:val="sr-Cyrl-RS"/>
              </w:rPr>
              <w:fldChar w:fldCharType="begin"/>
            </w:r>
          </w:ins>
          <w:ins w:id="1498" w:author="Milica Radić" w:date="2026-10-04T15:56:26Z">
            <w:r>
              <w:rPr>
                <w:rFonts w:ascii="Arial" w:hAnsi="Arial" w:cs="Arial"/>
                <w:lang w:val="sr-Cyrl-RS"/>
              </w:rPr>
              <w:instrText xml:space="preserve"> HYPERLINK \l _Toc25642 </w:instrText>
            </w:r>
          </w:ins>
          <w:ins w:id="1499" w:author="Milica Radić" w:date="2026-10-04T15:56:26Z">
            <w:r>
              <w:rPr>
                <w:rFonts w:ascii="Arial" w:hAnsi="Arial" w:cs="Arial"/>
                <w:lang w:val="sr-Cyrl-RS"/>
              </w:rPr>
              <w:fldChar w:fldCharType="separate"/>
            </w:r>
          </w:ins>
          <w:ins w:id="1500" w:author="Milica Radić" w:date="2026-10-04T15:56:26Z">
            <w:r>
              <w:rPr>
                <w:rFonts w:ascii="Times New Roman" w:hAnsi="Times New Roman" w:eastAsia="Times New Roman" w:cs="Times New Roman"/>
                <w:lang w:val="sr-Cyrl-RS"/>
              </w:rPr>
              <w:t xml:space="preserve">2.3. </w:t>
            </w:r>
          </w:ins>
          <w:ins w:id="1501" w:author="Milica Radić" w:date="2026-10-04T15:56:26Z">
            <w:r>
              <w:rPr>
                <w:rFonts w:ascii="Times New Roman" w:hAnsi="Times New Roman" w:eastAsia="Times New Roman" w:cs="Times New Roman"/>
                <w:i/>
                <w:iCs/>
                <w:lang w:val="sr-Cyrl-RS"/>
              </w:rPr>
              <w:t xml:space="preserve">Eclipse </w:t>
            </w:r>
          </w:ins>
          <w:ins w:id="1502" w:author="Milica Radić" w:date="2026-10-04T15:56:26Z">
            <w:r>
              <w:rPr>
                <w:rFonts w:ascii="Times New Roman" w:hAnsi="Times New Roman" w:eastAsia="Times New Roman" w:cs="Times New Roman"/>
                <w:lang w:val="sr-Cyrl-RS"/>
              </w:rPr>
              <w:t>напад</w:t>
            </w:r>
          </w:ins>
          <w:ins w:id="1503" w:author="Milica Radić" w:date="2026-10-04T15:56:26Z">
            <w:r>
              <w:rPr/>
              <w:tab/>
            </w:r>
          </w:ins>
          <w:ins w:id="1504" w:author="Milica Radić" w:date="2026-10-04T15:56:26Z">
            <w:r>
              <w:rPr/>
              <w:fldChar w:fldCharType="begin"/>
            </w:r>
          </w:ins>
          <w:ins w:id="1505" w:author="Milica Radić" w:date="2026-10-04T15:56:26Z">
            <w:r>
              <w:rPr/>
              <w:instrText xml:space="preserve"> PAGEREF _Toc25642 \h </w:instrText>
            </w:r>
          </w:ins>
          <w:ins w:id="1506" w:author="Milica Radić" w:date="2026-10-04T15:56:26Z">
            <w:r>
              <w:rPr/>
              <w:fldChar w:fldCharType="separate"/>
            </w:r>
          </w:ins>
          <w:ins w:id="1507" w:author="Milica Radić" w:date="2026-10-04T15:56:27Z">
            <w:r>
              <w:rPr/>
              <w:t>10</w:t>
            </w:r>
          </w:ins>
          <w:ins w:id="1508" w:author="Milica Radić" w:date="2026-10-04T15:56:26Z">
            <w:r>
              <w:rPr/>
              <w:fldChar w:fldCharType="end"/>
            </w:r>
          </w:ins>
          <w:ins w:id="1509" w:author="Milica Radić" w:date="2026-10-04T15:56:26Z">
            <w:r>
              <w:rPr>
                <w:rFonts w:ascii="Arial" w:hAnsi="Arial" w:cs="Arial"/>
                <w:lang w:val="sr-Cyrl-RS"/>
              </w:rPr>
              <w:fldChar w:fldCharType="end"/>
            </w:r>
          </w:ins>
        </w:p>
        <w:p w14:paraId="0A095469">
          <w:pPr>
            <w:pStyle w:val="25"/>
            <w:tabs>
              <w:tab w:val="right" w:leader="dot" w:pos="7819"/>
            </w:tabs>
            <w:rPr>
              <w:ins w:id="1510" w:author="Milica Radić" w:date="2026-10-04T15:56:26Z"/>
            </w:rPr>
          </w:pPr>
          <w:ins w:id="1511" w:author="Milica Radić" w:date="2026-10-04T15:56:26Z">
            <w:r>
              <w:rPr>
                <w:rFonts w:ascii="Arial" w:hAnsi="Arial" w:cs="Arial"/>
                <w:lang w:val="sr-Cyrl-RS"/>
              </w:rPr>
              <w:fldChar w:fldCharType="begin"/>
            </w:r>
          </w:ins>
          <w:ins w:id="1512" w:author="Milica Radić" w:date="2026-10-04T15:56:26Z">
            <w:r>
              <w:rPr>
                <w:rFonts w:ascii="Arial" w:hAnsi="Arial" w:cs="Arial"/>
                <w:lang w:val="sr-Cyrl-RS"/>
              </w:rPr>
              <w:instrText xml:space="preserve"> HYPERLINK \l _Toc20910 </w:instrText>
            </w:r>
          </w:ins>
          <w:ins w:id="1513" w:author="Milica Radić" w:date="2026-10-04T15:56:26Z">
            <w:r>
              <w:rPr>
                <w:rFonts w:ascii="Arial" w:hAnsi="Arial" w:cs="Arial"/>
                <w:lang w:val="sr-Cyrl-RS"/>
              </w:rPr>
              <w:fldChar w:fldCharType="separate"/>
            </w:r>
          </w:ins>
          <w:ins w:id="1514" w:author="Milica Radić" w:date="2026-10-04T15:56:26Z">
            <w:r>
              <w:rPr>
                <w:rFonts w:ascii="Times New Roman" w:hAnsi="Times New Roman" w:eastAsia="Times New Roman" w:cs="Times New Roman"/>
                <w:lang w:val="sr-Cyrl-RS"/>
              </w:rPr>
              <w:t xml:space="preserve">2.4. </w:t>
            </w:r>
          </w:ins>
          <w:ins w:id="1515" w:author="Milica Radić" w:date="2026-10-04T15:56:26Z">
            <w:r>
              <w:rPr>
                <w:rFonts w:ascii="Times New Roman" w:hAnsi="Times New Roman" w:eastAsia="Times New Roman" w:cs="Times New Roman"/>
                <w:i/>
                <w:iCs/>
                <w:lang w:val="sr-Cyrl-RS"/>
              </w:rPr>
              <w:t xml:space="preserve">Byzantine </w:t>
            </w:r>
          </w:ins>
          <w:ins w:id="1516" w:author="Milica Radić" w:date="2026-10-04T15:56:26Z">
            <w:r>
              <w:rPr>
                <w:rFonts w:ascii="Times New Roman" w:hAnsi="Times New Roman" w:eastAsia="Times New Roman" w:cs="Times New Roman"/>
                <w:lang w:val="sr-Cyrl-RS"/>
              </w:rPr>
              <w:t>чворови и робусна агрегација</w:t>
            </w:r>
          </w:ins>
          <w:ins w:id="1517" w:author="Milica Radić" w:date="2026-10-04T15:56:26Z">
            <w:r>
              <w:rPr/>
              <w:tab/>
            </w:r>
          </w:ins>
          <w:ins w:id="1518" w:author="Milica Radić" w:date="2026-10-04T15:56:26Z">
            <w:r>
              <w:rPr/>
              <w:fldChar w:fldCharType="begin"/>
            </w:r>
          </w:ins>
          <w:ins w:id="1519" w:author="Milica Radić" w:date="2026-10-04T15:56:26Z">
            <w:r>
              <w:rPr/>
              <w:instrText xml:space="preserve"> PAGEREF _Toc20910 \h </w:instrText>
            </w:r>
          </w:ins>
          <w:ins w:id="1520" w:author="Milica Radić" w:date="2026-10-04T15:56:26Z">
            <w:r>
              <w:rPr/>
              <w:fldChar w:fldCharType="separate"/>
            </w:r>
          </w:ins>
          <w:ins w:id="1521" w:author="Milica Radić" w:date="2026-10-04T15:56:27Z">
            <w:r>
              <w:rPr/>
              <w:t>11</w:t>
            </w:r>
          </w:ins>
          <w:ins w:id="1522" w:author="Milica Radić" w:date="2026-10-04T15:56:26Z">
            <w:r>
              <w:rPr/>
              <w:fldChar w:fldCharType="end"/>
            </w:r>
          </w:ins>
          <w:ins w:id="1523" w:author="Milica Radić" w:date="2026-10-04T15:56:26Z">
            <w:r>
              <w:rPr>
                <w:rFonts w:ascii="Arial" w:hAnsi="Arial" w:cs="Arial"/>
                <w:lang w:val="sr-Cyrl-RS"/>
              </w:rPr>
              <w:fldChar w:fldCharType="end"/>
            </w:r>
          </w:ins>
        </w:p>
        <w:p w14:paraId="12A8525D">
          <w:pPr>
            <w:pStyle w:val="25"/>
            <w:tabs>
              <w:tab w:val="right" w:leader="dot" w:pos="7819"/>
            </w:tabs>
            <w:rPr>
              <w:ins w:id="1524" w:author="Milica Radić" w:date="2026-10-04T15:56:26Z"/>
            </w:rPr>
          </w:pPr>
          <w:ins w:id="1525" w:author="Milica Radić" w:date="2026-10-04T15:56:26Z">
            <w:r>
              <w:rPr>
                <w:rFonts w:ascii="Arial" w:hAnsi="Arial" w:cs="Arial"/>
                <w:lang w:val="sr-Cyrl-RS"/>
              </w:rPr>
              <w:fldChar w:fldCharType="begin"/>
            </w:r>
          </w:ins>
          <w:ins w:id="1526" w:author="Milica Radić" w:date="2026-10-04T15:56:26Z">
            <w:r>
              <w:rPr>
                <w:rFonts w:ascii="Arial" w:hAnsi="Arial" w:cs="Arial"/>
                <w:lang w:val="sr-Cyrl-RS"/>
              </w:rPr>
              <w:instrText xml:space="preserve"> HYPERLINK \l _Toc27675 </w:instrText>
            </w:r>
          </w:ins>
          <w:ins w:id="1527" w:author="Milica Radić" w:date="2026-10-04T15:56:26Z">
            <w:r>
              <w:rPr>
                <w:rFonts w:ascii="Arial" w:hAnsi="Arial" w:cs="Arial"/>
                <w:lang w:val="sr-Cyrl-RS"/>
              </w:rPr>
              <w:fldChar w:fldCharType="separate"/>
            </w:r>
          </w:ins>
          <w:ins w:id="1528" w:author="Milica Radić" w:date="2026-10-04T15:56:26Z">
            <w:r>
              <w:rPr>
                <w:rFonts w:ascii="Times New Roman" w:hAnsi="Times New Roman" w:eastAsia="Times New Roman" w:cs="Times New Roman"/>
                <w:lang w:val="sr-Cyrl-RS"/>
              </w:rPr>
              <w:t xml:space="preserve">2.5. </w:t>
            </w:r>
          </w:ins>
          <w:ins w:id="1529" w:author="Milica Radić" w:date="2026-10-04T15:56:26Z">
            <w:r>
              <w:rPr>
                <w:rFonts w:ascii="Times New Roman" w:hAnsi="Times New Roman" w:eastAsia="Times New Roman" w:cs="Times New Roman"/>
                <w:i/>
                <w:iCs/>
                <w:lang w:val="sr-Cyrl-RS"/>
              </w:rPr>
              <w:t xml:space="preserve">Peer sampling </w:t>
            </w:r>
          </w:ins>
          <w:ins w:id="1530" w:author="Milica Radić" w:date="2026-10-04T15:56:26Z">
            <w:r>
              <w:rPr>
                <w:rFonts w:ascii="Times New Roman" w:hAnsi="Times New Roman" w:eastAsia="Times New Roman" w:cs="Times New Roman"/>
                <w:lang w:val="sr-Cyrl-RS"/>
              </w:rPr>
              <w:t>и контрола приступа</w:t>
            </w:r>
          </w:ins>
          <w:ins w:id="1531" w:author="Milica Radić" w:date="2026-10-04T15:56:26Z">
            <w:r>
              <w:rPr/>
              <w:tab/>
            </w:r>
          </w:ins>
          <w:ins w:id="1532" w:author="Milica Radić" w:date="2026-10-04T15:56:26Z">
            <w:r>
              <w:rPr/>
              <w:fldChar w:fldCharType="begin"/>
            </w:r>
          </w:ins>
          <w:ins w:id="1533" w:author="Milica Radić" w:date="2026-10-04T15:56:26Z">
            <w:r>
              <w:rPr/>
              <w:instrText xml:space="preserve"> PAGEREF _Toc27675 \h </w:instrText>
            </w:r>
          </w:ins>
          <w:ins w:id="1534" w:author="Milica Radić" w:date="2026-10-04T15:56:26Z">
            <w:r>
              <w:rPr/>
              <w:fldChar w:fldCharType="separate"/>
            </w:r>
          </w:ins>
          <w:ins w:id="1535" w:author="Milica Radić" w:date="2026-10-04T15:56:27Z">
            <w:r>
              <w:rPr/>
              <w:t>12</w:t>
            </w:r>
          </w:ins>
          <w:ins w:id="1536" w:author="Milica Radić" w:date="2026-10-04T15:56:26Z">
            <w:r>
              <w:rPr/>
              <w:fldChar w:fldCharType="end"/>
            </w:r>
          </w:ins>
          <w:ins w:id="1537" w:author="Milica Radić" w:date="2026-10-04T15:56:26Z">
            <w:r>
              <w:rPr>
                <w:rFonts w:ascii="Arial" w:hAnsi="Arial" w:cs="Arial"/>
                <w:lang w:val="sr-Cyrl-RS"/>
              </w:rPr>
              <w:fldChar w:fldCharType="end"/>
            </w:r>
          </w:ins>
        </w:p>
        <w:p w14:paraId="0646758B">
          <w:pPr>
            <w:pStyle w:val="25"/>
            <w:tabs>
              <w:tab w:val="right" w:leader="dot" w:pos="7819"/>
            </w:tabs>
            <w:rPr>
              <w:ins w:id="1538" w:author="Milica Radić" w:date="2026-10-04T15:56:26Z"/>
            </w:rPr>
          </w:pPr>
          <w:ins w:id="1539" w:author="Milica Radić" w:date="2026-10-04T15:56:26Z">
            <w:r>
              <w:rPr>
                <w:rFonts w:ascii="Arial" w:hAnsi="Arial" w:cs="Arial"/>
                <w:lang w:val="sr-Cyrl-RS"/>
              </w:rPr>
              <w:fldChar w:fldCharType="begin"/>
            </w:r>
          </w:ins>
          <w:ins w:id="1540" w:author="Milica Radić" w:date="2026-10-04T15:56:26Z">
            <w:r>
              <w:rPr>
                <w:rFonts w:ascii="Arial" w:hAnsi="Arial" w:cs="Arial"/>
                <w:lang w:val="sr-Cyrl-RS"/>
              </w:rPr>
              <w:instrText xml:space="preserve"> HYPERLINK \l _Toc27541 </w:instrText>
            </w:r>
          </w:ins>
          <w:ins w:id="1541" w:author="Milica Radić" w:date="2026-10-04T15:56:26Z">
            <w:r>
              <w:rPr>
                <w:rFonts w:ascii="Arial" w:hAnsi="Arial" w:cs="Arial"/>
                <w:lang w:val="sr-Cyrl-RS"/>
              </w:rPr>
              <w:fldChar w:fldCharType="separate"/>
            </w:r>
          </w:ins>
          <w:ins w:id="1542" w:author="Milica Radić" w:date="2026-10-04T15:56:26Z">
            <w:r>
              <w:rPr>
                <w:rFonts w:ascii="Times New Roman" w:hAnsi="Times New Roman" w:eastAsia="Times New Roman" w:cs="Times New Roman"/>
                <w:lang w:val="sr-Cyrl-RS"/>
              </w:rPr>
              <w:t>2.6. Позиционирање рада</w:t>
            </w:r>
          </w:ins>
          <w:ins w:id="1543" w:author="Milica Radić" w:date="2026-10-04T15:56:26Z">
            <w:r>
              <w:rPr/>
              <w:tab/>
            </w:r>
          </w:ins>
          <w:ins w:id="1544" w:author="Milica Radić" w:date="2026-10-04T15:56:26Z">
            <w:r>
              <w:rPr/>
              <w:fldChar w:fldCharType="begin"/>
            </w:r>
          </w:ins>
          <w:ins w:id="1545" w:author="Milica Radić" w:date="2026-10-04T15:56:26Z">
            <w:r>
              <w:rPr/>
              <w:instrText xml:space="preserve"> PAGEREF _Toc27541 \h </w:instrText>
            </w:r>
          </w:ins>
          <w:ins w:id="1546" w:author="Milica Radić" w:date="2026-10-04T15:56:26Z">
            <w:r>
              <w:rPr/>
              <w:fldChar w:fldCharType="separate"/>
            </w:r>
          </w:ins>
          <w:ins w:id="1547" w:author="Milica Radić" w:date="2026-10-04T15:56:27Z">
            <w:r>
              <w:rPr/>
              <w:t>12</w:t>
            </w:r>
          </w:ins>
          <w:ins w:id="1548" w:author="Milica Radić" w:date="2026-10-04T15:56:26Z">
            <w:r>
              <w:rPr/>
              <w:fldChar w:fldCharType="end"/>
            </w:r>
          </w:ins>
          <w:ins w:id="1549" w:author="Milica Radić" w:date="2026-10-04T15:56:26Z">
            <w:r>
              <w:rPr>
                <w:rFonts w:ascii="Arial" w:hAnsi="Arial" w:cs="Arial"/>
                <w:lang w:val="sr-Cyrl-RS"/>
              </w:rPr>
              <w:fldChar w:fldCharType="end"/>
            </w:r>
          </w:ins>
        </w:p>
        <w:p w14:paraId="648243BA">
          <w:pPr>
            <w:pStyle w:val="24"/>
            <w:tabs>
              <w:tab w:val="right" w:leader="dot" w:pos="7819"/>
            </w:tabs>
            <w:rPr>
              <w:ins w:id="1550" w:author="Milica Radić" w:date="2026-10-04T15:56:26Z"/>
            </w:rPr>
          </w:pPr>
          <w:ins w:id="1551" w:author="Milica Radić" w:date="2026-10-04T15:56:26Z">
            <w:r>
              <w:rPr>
                <w:rFonts w:ascii="Arial" w:hAnsi="Arial" w:cs="Arial"/>
                <w:lang w:val="sr-Cyrl-RS"/>
              </w:rPr>
              <w:fldChar w:fldCharType="begin"/>
            </w:r>
          </w:ins>
          <w:ins w:id="1552" w:author="Milica Radić" w:date="2026-10-04T15:56:26Z">
            <w:r>
              <w:rPr>
                <w:rFonts w:ascii="Arial" w:hAnsi="Arial" w:cs="Arial"/>
                <w:lang w:val="sr-Cyrl-RS"/>
              </w:rPr>
              <w:instrText xml:space="preserve"> HYPERLINK \l _Toc22996 </w:instrText>
            </w:r>
          </w:ins>
          <w:ins w:id="1553" w:author="Milica Radić" w:date="2026-10-04T15:56:26Z">
            <w:r>
              <w:rPr>
                <w:rFonts w:ascii="Arial" w:hAnsi="Arial" w:cs="Arial"/>
                <w:lang w:val="sr-Cyrl-RS"/>
              </w:rPr>
              <w:fldChar w:fldCharType="separate"/>
            </w:r>
          </w:ins>
          <w:ins w:id="1554" w:author="Milica Radić" w:date="2026-10-04T15:56:26Z">
            <w:r>
              <w:rPr>
                <w:rFonts w:ascii="Times New Roman" w:hAnsi="Times New Roman" w:eastAsia="Times New Roman" w:cs="Times New Roman"/>
                <w:bCs/>
                <w:lang w:val="sr-Cyrl-RS"/>
              </w:rPr>
              <w:t xml:space="preserve">3. </w:t>
            </w:r>
          </w:ins>
          <w:ins w:id="1555" w:author="Milica Radić" w:date="2026-10-04T15:56:26Z">
            <w:r>
              <w:rPr>
                <w:lang w:val="sr-Cyrl-RS"/>
              </w:rPr>
              <w:t>ФОРМАЛНИ МОДЕЛ ПРОБЛЕМА И ПРЕТЊИ</w:t>
            </w:r>
          </w:ins>
          <w:ins w:id="1556" w:author="Milica Radić" w:date="2026-10-04T15:56:26Z">
            <w:r>
              <w:rPr/>
              <w:tab/>
            </w:r>
          </w:ins>
          <w:ins w:id="1557" w:author="Milica Radić" w:date="2026-10-04T15:56:26Z">
            <w:r>
              <w:rPr/>
              <w:fldChar w:fldCharType="begin"/>
            </w:r>
          </w:ins>
          <w:ins w:id="1558" w:author="Milica Radić" w:date="2026-10-04T15:56:26Z">
            <w:r>
              <w:rPr/>
              <w:instrText xml:space="preserve"> PAGEREF _Toc22996 \h </w:instrText>
            </w:r>
          </w:ins>
          <w:ins w:id="1559" w:author="Milica Radić" w:date="2026-10-04T15:56:26Z">
            <w:r>
              <w:rPr/>
              <w:fldChar w:fldCharType="separate"/>
            </w:r>
          </w:ins>
          <w:ins w:id="1560" w:author="Milica Radić" w:date="2026-10-04T15:56:27Z">
            <w:r>
              <w:rPr/>
              <w:t>13</w:t>
            </w:r>
          </w:ins>
          <w:ins w:id="1561" w:author="Milica Radić" w:date="2026-10-04T15:56:26Z">
            <w:r>
              <w:rPr/>
              <w:fldChar w:fldCharType="end"/>
            </w:r>
          </w:ins>
          <w:ins w:id="1562" w:author="Milica Radić" w:date="2026-10-04T15:56:26Z">
            <w:r>
              <w:rPr>
                <w:rFonts w:ascii="Arial" w:hAnsi="Arial" w:cs="Arial"/>
                <w:lang w:val="sr-Cyrl-RS"/>
              </w:rPr>
              <w:fldChar w:fldCharType="end"/>
            </w:r>
          </w:ins>
        </w:p>
        <w:p w14:paraId="067064AE">
          <w:pPr>
            <w:pStyle w:val="25"/>
            <w:tabs>
              <w:tab w:val="right" w:leader="dot" w:pos="7819"/>
            </w:tabs>
            <w:rPr>
              <w:ins w:id="1563" w:author="Milica Radić" w:date="2026-10-04T15:56:26Z"/>
            </w:rPr>
          </w:pPr>
          <w:ins w:id="1564" w:author="Milica Radić" w:date="2026-10-04T15:56:26Z">
            <w:r>
              <w:rPr>
                <w:rFonts w:ascii="Arial" w:hAnsi="Arial" w:cs="Arial"/>
                <w:lang w:val="sr-Cyrl-RS"/>
              </w:rPr>
              <w:fldChar w:fldCharType="begin"/>
            </w:r>
          </w:ins>
          <w:ins w:id="1565" w:author="Milica Radić" w:date="2026-10-04T15:56:26Z">
            <w:r>
              <w:rPr>
                <w:rFonts w:ascii="Arial" w:hAnsi="Arial" w:cs="Arial"/>
                <w:lang w:val="sr-Cyrl-RS"/>
              </w:rPr>
              <w:instrText xml:space="preserve"> HYPERLINK \l _Toc32322 </w:instrText>
            </w:r>
          </w:ins>
          <w:ins w:id="1566" w:author="Milica Radić" w:date="2026-10-04T15:56:26Z">
            <w:r>
              <w:rPr>
                <w:rFonts w:ascii="Arial" w:hAnsi="Arial" w:cs="Arial"/>
                <w:lang w:val="sr-Cyrl-RS"/>
              </w:rPr>
              <w:fldChar w:fldCharType="separate"/>
            </w:r>
          </w:ins>
          <w:ins w:id="1567" w:author="Milica Radić" w:date="2026-10-04T15:56:26Z">
            <w:r>
              <w:rPr>
                <w:rFonts w:ascii="Times New Roman" w:hAnsi="Times New Roman" w:eastAsia="Times New Roman" w:cs="Times New Roman"/>
                <w:lang w:val="sr-Cyrl-RS"/>
              </w:rPr>
              <w:t>3.1. Модел система</w:t>
            </w:r>
          </w:ins>
          <w:ins w:id="1568" w:author="Milica Radić" w:date="2026-10-04T15:56:26Z">
            <w:r>
              <w:rPr/>
              <w:tab/>
            </w:r>
          </w:ins>
          <w:ins w:id="1569" w:author="Milica Radić" w:date="2026-10-04T15:56:26Z">
            <w:r>
              <w:rPr/>
              <w:fldChar w:fldCharType="begin"/>
            </w:r>
          </w:ins>
          <w:ins w:id="1570" w:author="Milica Radić" w:date="2026-10-04T15:56:26Z">
            <w:r>
              <w:rPr/>
              <w:instrText xml:space="preserve"> PAGEREF _Toc32322 \h </w:instrText>
            </w:r>
          </w:ins>
          <w:ins w:id="1571" w:author="Milica Radić" w:date="2026-10-04T15:56:26Z">
            <w:r>
              <w:rPr/>
              <w:fldChar w:fldCharType="separate"/>
            </w:r>
          </w:ins>
          <w:ins w:id="1572" w:author="Milica Radić" w:date="2026-10-04T15:56:27Z">
            <w:r>
              <w:rPr/>
              <w:t>13</w:t>
            </w:r>
          </w:ins>
          <w:ins w:id="1573" w:author="Milica Radić" w:date="2026-10-04T15:56:26Z">
            <w:r>
              <w:rPr/>
              <w:fldChar w:fldCharType="end"/>
            </w:r>
          </w:ins>
          <w:ins w:id="1574" w:author="Milica Radić" w:date="2026-10-04T15:56:26Z">
            <w:r>
              <w:rPr>
                <w:rFonts w:ascii="Arial" w:hAnsi="Arial" w:cs="Arial"/>
                <w:lang w:val="sr-Cyrl-RS"/>
              </w:rPr>
              <w:fldChar w:fldCharType="end"/>
            </w:r>
          </w:ins>
        </w:p>
        <w:p w14:paraId="04B5D676">
          <w:pPr>
            <w:pStyle w:val="26"/>
            <w:tabs>
              <w:tab w:val="right" w:leader="dot" w:pos="7819"/>
            </w:tabs>
            <w:rPr>
              <w:ins w:id="1575" w:author="Milica Radić" w:date="2026-10-04T15:56:26Z"/>
            </w:rPr>
          </w:pPr>
          <w:ins w:id="1576" w:author="Milica Radić" w:date="2026-10-04T15:56:26Z">
            <w:r>
              <w:rPr>
                <w:rFonts w:ascii="Arial" w:hAnsi="Arial" w:cs="Arial"/>
                <w:lang w:val="sr-Cyrl-RS"/>
              </w:rPr>
              <w:fldChar w:fldCharType="begin"/>
            </w:r>
          </w:ins>
          <w:ins w:id="1577" w:author="Milica Radić" w:date="2026-10-04T15:56:26Z">
            <w:r>
              <w:rPr>
                <w:rFonts w:ascii="Arial" w:hAnsi="Arial" w:cs="Arial"/>
                <w:lang w:val="sr-Cyrl-RS"/>
              </w:rPr>
              <w:instrText xml:space="preserve"> HYPERLINK \l _Toc25569 </w:instrText>
            </w:r>
          </w:ins>
          <w:ins w:id="1578" w:author="Milica Radić" w:date="2026-10-04T15:56:26Z">
            <w:r>
              <w:rPr>
                <w:rFonts w:ascii="Arial" w:hAnsi="Arial" w:cs="Arial"/>
                <w:lang w:val="sr-Cyrl-RS"/>
              </w:rPr>
              <w:fldChar w:fldCharType="separate"/>
            </w:r>
          </w:ins>
          <w:ins w:id="1579" w:author="Milica Radić" w:date="2026-10-04T15:56:26Z">
            <w:r>
              <w:rPr>
                <w:lang w:val="sr-Cyrl-RS"/>
              </w:rPr>
              <w:t>3.1.1. Учесници</w:t>
            </w:r>
          </w:ins>
          <w:ins w:id="1580" w:author="Milica Radić" w:date="2026-10-04T15:56:26Z">
            <w:r>
              <w:rPr/>
              <w:tab/>
            </w:r>
          </w:ins>
          <w:ins w:id="1581" w:author="Milica Radić" w:date="2026-10-04T15:56:26Z">
            <w:r>
              <w:rPr/>
              <w:fldChar w:fldCharType="begin"/>
            </w:r>
          </w:ins>
          <w:ins w:id="1582" w:author="Milica Radić" w:date="2026-10-04T15:56:26Z">
            <w:r>
              <w:rPr/>
              <w:instrText xml:space="preserve"> PAGEREF _Toc25569 \h </w:instrText>
            </w:r>
          </w:ins>
          <w:ins w:id="1583" w:author="Milica Radić" w:date="2026-10-04T15:56:26Z">
            <w:r>
              <w:rPr/>
              <w:fldChar w:fldCharType="separate"/>
            </w:r>
          </w:ins>
          <w:ins w:id="1584" w:author="Milica Radić" w:date="2026-10-04T15:56:27Z">
            <w:r>
              <w:rPr/>
              <w:t>13</w:t>
            </w:r>
          </w:ins>
          <w:ins w:id="1585" w:author="Milica Radić" w:date="2026-10-04T15:56:26Z">
            <w:r>
              <w:rPr/>
              <w:fldChar w:fldCharType="end"/>
            </w:r>
          </w:ins>
          <w:ins w:id="1586" w:author="Milica Radić" w:date="2026-10-04T15:56:26Z">
            <w:r>
              <w:rPr>
                <w:rFonts w:ascii="Arial" w:hAnsi="Arial" w:cs="Arial"/>
                <w:lang w:val="sr-Cyrl-RS"/>
              </w:rPr>
              <w:fldChar w:fldCharType="end"/>
            </w:r>
          </w:ins>
        </w:p>
        <w:p w14:paraId="2552F136">
          <w:pPr>
            <w:pStyle w:val="26"/>
            <w:tabs>
              <w:tab w:val="right" w:leader="dot" w:pos="7819"/>
            </w:tabs>
            <w:rPr>
              <w:ins w:id="1587" w:author="Milica Radić" w:date="2026-10-04T15:56:26Z"/>
            </w:rPr>
          </w:pPr>
          <w:ins w:id="1588" w:author="Milica Radić" w:date="2026-10-04T15:56:26Z">
            <w:r>
              <w:rPr>
                <w:rFonts w:ascii="Arial" w:hAnsi="Arial" w:cs="Arial"/>
                <w:lang w:val="sr-Cyrl-RS"/>
              </w:rPr>
              <w:fldChar w:fldCharType="begin"/>
            </w:r>
          </w:ins>
          <w:ins w:id="1589" w:author="Milica Radić" w:date="2026-10-04T15:56:26Z">
            <w:r>
              <w:rPr>
                <w:rFonts w:ascii="Arial" w:hAnsi="Arial" w:cs="Arial"/>
                <w:lang w:val="sr-Cyrl-RS"/>
              </w:rPr>
              <w:instrText xml:space="preserve"> HYPERLINK \l _Toc6398 </w:instrText>
            </w:r>
          </w:ins>
          <w:ins w:id="1590" w:author="Milica Radić" w:date="2026-10-04T15:56:26Z">
            <w:r>
              <w:rPr>
                <w:rFonts w:ascii="Arial" w:hAnsi="Arial" w:cs="Arial"/>
                <w:lang w:val="sr-Cyrl-RS"/>
              </w:rPr>
              <w:fldChar w:fldCharType="separate"/>
            </w:r>
          </w:ins>
          <w:ins w:id="1591" w:author="Milica Radić" w:date="2026-10-04T15:56:26Z">
            <w:r>
              <w:rPr>
                <w:lang w:val="sr-Cyrl-RS"/>
              </w:rPr>
              <w:t>3.1.2. Локални поглед</w:t>
            </w:r>
          </w:ins>
          <w:ins w:id="1592" w:author="Milica Radić" w:date="2026-10-04T15:56:26Z">
            <w:r>
              <w:rPr/>
              <w:tab/>
            </w:r>
          </w:ins>
          <w:ins w:id="1593" w:author="Milica Radić" w:date="2026-10-04T15:56:26Z">
            <w:r>
              <w:rPr/>
              <w:fldChar w:fldCharType="begin"/>
            </w:r>
          </w:ins>
          <w:ins w:id="1594" w:author="Milica Radić" w:date="2026-10-04T15:56:26Z">
            <w:r>
              <w:rPr/>
              <w:instrText xml:space="preserve"> PAGEREF _Toc6398 \h </w:instrText>
            </w:r>
          </w:ins>
          <w:ins w:id="1595" w:author="Milica Radić" w:date="2026-10-04T15:56:26Z">
            <w:r>
              <w:rPr/>
              <w:fldChar w:fldCharType="separate"/>
            </w:r>
          </w:ins>
          <w:ins w:id="1596" w:author="Milica Radić" w:date="2026-10-04T15:56:27Z">
            <w:r>
              <w:rPr/>
              <w:t>13</w:t>
            </w:r>
          </w:ins>
          <w:ins w:id="1597" w:author="Milica Radić" w:date="2026-10-04T15:56:26Z">
            <w:r>
              <w:rPr/>
              <w:fldChar w:fldCharType="end"/>
            </w:r>
          </w:ins>
          <w:ins w:id="1598" w:author="Milica Radić" w:date="2026-10-04T15:56:26Z">
            <w:r>
              <w:rPr>
                <w:rFonts w:ascii="Arial" w:hAnsi="Arial" w:cs="Arial"/>
                <w:lang w:val="sr-Cyrl-RS"/>
              </w:rPr>
              <w:fldChar w:fldCharType="end"/>
            </w:r>
          </w:ins>
        </w:p>
        <w:p w14:paraId="6EE2432E">
          <w:pPr>
            <w:pStyle w:val="26"/>
            <w:tabs>
              <w:tab w:val="right" w:leader="dot" w:pos="7819"/>
            </w:tabs>
            <w:rPr>
              <w:ins w:id="1599" w:author="Milica Radić" w:date="2026-10-04T15:56:26Z"/>
            </w:rPr>
          </w:pPr>
          <w:ins w:id="1600" w:author="Milica Radić" w:date="2026-10-04T15:56:26Z">
            <w:r>
              <w:rPr>
                <w:rFonts w:ascii="Arial" w:hAnsi="Arial" w:cs="Arial"/>
                <w:lang w:val="sr-Cyrl-RS"/>
              </w:rPr>
              <w:fldChar w:fldCharType="begin"/>
            </w:r>
          </w:ins>
          <w:ins w:id="1601" w:author="Milica Radić" w:date="2026-10-04T15:56:26Z">
            <w:r>
              <w:rPr>
                <w:rFonts w:ascii="Arial" w:hAnsi="Arial" w:cs="Arial"/>
                <w:lang w:val="sr-Cyrl-RS"/>
              </w:rPr>
              <w:instrText xml:space="preserve"> HYPERLINK \l _Toc27565 </w:instrText>
            </w:r>
          </w:ins>
          <w:ins w:id="1602" w:author="Milica Radić" w:date="2026-10-04T15:56:26Z">
            <w:r>
              <w:rPr>
                <w:rFonts w:ascii="Arial" w:hAnsi="Arial" w:cs="Arial"/>
                <w:lang w:val="sr-Cyrl-RS"/>
              </w:rPr>
              <w:fldChar w:fldCharType="separate"/>
            </w:r>
          </w:ins>
          <w:ins w:id="1603" w:author="Milica Radić" w:date="2026-10-04T15:56:26Z">
            <w:r>
              <w:rPr>
                <w:lang w:val="sr-Cyrl-RS"/>
              </w:rPr>
              <w:t>3.1.3. Агрегација</w:t>
            </w:r>
          </w:ins>
          <w:ins w:id="1604" w:author="Milica Radić" w:date="2026-10-04T15:56:26Z">
            <w:r>
              <w:rPr/>
              <w:tab/>
            </w:r>
          </w:ins>
          <w:ins w:id="1605" w:author="Milica Radić" w:date="2026-10-04T15:56:26Z">
            <w:r>
              <w:rPr/>
              <w:fldChar w:fldCharType="begin"/>
            </w:r>
          </w:ins>
          <w:ins w:id="1606" w:author="Milica Radić" w:date="2026-10-04T15:56:26Z">
            <w:r>
              <w:rPr/>
              <w:instrText xml:space="preserve"> PAGEREF _Toc27565 \h </w:instrText>
            </w:r>
          </w:ins>
          <w:ins w:id="1607" w:author="Milica Radić" w:date="2026-10-04T15:56:26Z">
            <w:r>
              <w:rPr/>
              <w:fldChar w:fldCharType="separate"/>
            </w:r>
          </w:ins>
          <w:ins w:id="1608" w:author="Milica Radić" w:date="2026-10-04T15:56:27Z">
            <w:r>
              <w:rPr/>
              <w:t>13</w:t>
            </w:r>
          </w:ins>
          <w:ins w:id="1609" w:author="Milica Radić" w:date="2026-10-04T15:56:26Z">
            <w:r>
              <w:rPr/>
              <w:fldChar w:fldCharType="end"/>
            </w:r>
          </w:ins>
          <w:ins w:id="1610" w:author="Milica Radić" w:date="2026-10-04T15:56:26Z">
            <w:r>
              <w:rPr>
                <w:rFonts w:ascii="Arial" w:hAnsi="Arial" w:cs="Arial"/>
                <w:lang w:val="sr-Cyrl-RS"/>
              </w:rPr>
              <w:fldChar w:fldCharType="end"/>
            </w:r>
          </w:ins>
        </w:p>
        <w:p w14:paraId="55296438">
          <w:pPr>
            <w:pStyle w:val="25"/>
            <w:tabs>
              <w:tab w:val="right" w:leader="dot" w:pos="7819"/>
            </w:tabs>
            <w:rPr>
              <w:ins w:id="1611" w:author="Milica Radić" w:date="2026-10-04T15:56:26Z"/>
            </w:rPr>
          </w:pPr>
          <w:ins w:id="1612" w:author="Milica Radić" w:date="2026-10-04T15:56:26Z">
            <w:r>
              <w:rPr>
                <w:rFonts w:ascii="Arial" w:hAnsi="Arial" w:cs="Arial"/>
                <w:lang w:val="sr-Cyrl-RS"/>
              </w:rPr>
              <w:fldChar w:fldCharType="begin"/>
            </w:r>
          </w:ins>
          <w:ins w:id="1613" w:author="Milica Radić" w:date="2026-10-04T15:56:26Z">
            <w:r>
              <w:rPr>
                <w:rFonts w:ascii="Arial" w:hAnsi="Arial" w:cs="Arial"/>
                <w:lang w:val="sr-Cyrl-RS"/>
              </w:rPr>
              <w:instrText xml:space="preserve"> HYPERLINK \l _Toc29114 </w:instrText>
            </w:r>
          </w:ins>
          <w:ins w:id="1614" w:author="Milica Radić" w:date="2026-10-04T15:56:26Z">
            <w:r>
              <w:rPr>
                <w:rFonts w:ascii="Arial" w:hAnsi="Arial" w:cs="Arial"/>
                <w:lang w:val="sr-Cyrl-RS"/>
              </w:rPr>
              <w:fldChar w:fldCharType="separate"/>
            </w:r>
          </w:ins>
          <w:ins w:id="1615" w:author="Milica Radić" w:date="2026-10-04T15:56:26Z">
            <w:r>
              <w:rPr>
                <w:rFonts w:ascii="Times New Roman" w:hAnsi="Times New Roman" w:eastAsia="Times New Roman" w:cs="Times New Roman"/>
                <w:lang w:val="sr-Cyrl-RS"/>
              </w:rPr>
              <w:t>3.2. Претпоставке модела</w:t>
            </w:r>
          </w:ins>
          <w:ins w:id="1616" w:author="Milica Radić" w:date="2026-10-04T15:56:26Z">
            <w:r>
              <w:rPr/>
              <w:tab/>
            </w:r>
          </w:ins>
          <w:ins w:id="1617" w:author="Milica Radić" w:date="2026-10-04T15:56:26Z">
            <w:r>
              <w:rPr/>
              <w:fldChar w:fldCharType="begin"/>
            </w:r>
          </w:ins>
          <w:ins w:id="1618" w:author="Milica Radić" w:date="2026-10-04T15:56:26Z">
            <w:r>
              <w:rPr/>
              <w:instrText xml:space="preserve"> PAGEREF _Toc29114 \h </w:instrText>
            </w:r>
          </w:ins>
          <w:ins w:id="1619" w:author="Milica Radić" w:date="2026-10-04T15:56:26Z">
            <w:r>
              <w:rPr/>
              <w:fldChar w:fldCharType="separate"/>
            </w:r>
          </w:ins>
          <w:ins w:id="1620" w:author="Milica Radić" w:date="2026-10-04T15:56:27Z">
            <w:r>
              <w:rPr/>
              <w:t>14</w:t>
            </w:r>
          </w:ins>
          <w:ins w:id="1621" w:author="Milica Radić" w:date="2026-10-04T15:56:26Z">
            <w:r>
              <w:rPr/>
              <w:fldChar w:fldCharType="end"/>
            </w:r>
          </w:ins>
          <w:ins w:id="1622" w:author="Milica Radić" w:date="2026-10-04T15:56:26Z">
            <w:r>
              <w:rPr>
                <w:rFonts w:ascii="Arial" w:hAnsi="Arial" w:cs="Arial"/>
                <w:lang w:val="sr-Cyrl-RS"/>
              </w:rPr>
              <w:fldChar w:fldCharType="end"/>
            </w:r>
          </w:ins>
        </w:p>
        <w:p w14:paraId="26ACD33B">
          <w:pPr>
            <w:pStyle w:val="25"/>
            <w:tabs>
              <w:tab w:val="right" w:leader="dot" w:pos="7819"/>
            </w:tabs>
            <w:rPr>
              <w:ins w:id="1623" w:author="Milica Radić" w:date="2026-10-04T15:56:26Z"/>
            </w:rPr>
          </w:pPr>
          <w:ins w:id="1624" w:author="Milica Radić" w:date="2026-10-04T15:56:26Z">
            <w:r>
              <w:rPr>
                <w:rFonts w:ascii="Arial" w:hAnsi="Arial" w:cs="Arial"/>
                <w:lang w:val="sr-Cyrl-RS"/>
              </w:rPr>
              <w:fldChar w:fldCharType="begin"/>
            </w:r>
          </w:ins>
          <w:ins w:id="1625" w:author="Milica Radić" w:date="2026-10-04T15:56:26Z">
            <w:r>
              <w:rPr>
                <w:rFonts w:ascii="Arial" w:hAnsi="Arial" w:cs="Arial"/>
                <w:lang w:val="sr-Cyrl-RS"/>
              </w:rPr>
              <w:instrText xml:space="preserve"> HYPERLINK \l _Toc10422 </w:instrText>
            </w:r>
          </w:ins>
          <w:ins w:id="1626" w:author="Milica Radić" w:date="2026-10-04T15:56:26Z">
            <w:r>
              <w:rPr>
                <w:rFonts w:ascii="Arial" w:hAnsi="Arial" w:cs="Arial"/>
                <w:lang w:val="sr-Cyrl-RS"/>
              </w:rPr>
              <w:fldChar w:fldCharType="separate"/>
            </w:r>
          </w:ins>
          <w:ins w:id="1627" w:author="Milica Radić" w:date="2026-10-04T15:56:26Z">
            <w:r>
              <w:rPr>
                <w:rFonts w:ascii="Times New Roman" w:hAnsi="Times New Roman" w:eastAsia="Times New Roman" w:cs="Times New Roman"/>
                <w:lang w:val="sr-Cyrl-RS"/>
              </w:rPr>
              <w:t>3.3. Модел нападача</w:t>
            </w:r>
          </w:ins>
          <w:ins w:id="1628" w:author="Milica Radić" w:date="2026-10-04T15:56:26Z">
            <w:r>
              <w:rPr/>
              <w:tab/>
            </w:r>
          </w:ins>
          <w:ins w:id="1629" w:author="Milica Radić" w:date="2026-10-04T15:56:26Z">
            <w:r>
              <w:rPr/>
              <w:fldChar w:fldCharType="begin"/>
            </w:r>
          </w:ins>
          <w:ins w:id="1630" w:author="Milica Radić" w:date="2026-10-04T15:56:26Z">
            <w:r>
              <w:rPr/>
              <w:instrText xml:space="preserve"> PAGEREF _Toc10422 \h </w:instrText>
            </w:r>
          </w:ins>
          <w:ins w:id="1631" w:author="Milica Radić" w:date="2026-10-04T15:56:26Z">
            <w:r>
              <w:rPr/>
              <w:fldChar w:fldCharType="separate"/>
            </w:r>
          </w:ins>
          <w:ins w:id="1632" w:author="Milica Radić" w:date="2026-10-04T15:56:27Z">
            <w:r>
              <w:rPr/>
              <w:t>14</w:t>
            </w:r>
          </w:ins>
          <w:ins w:id="1633" w:author="Milica Radić" w:date="2026-10-04T15:56:26Z">
            <w:r>
              <w:rPr/>
              <w:fldChar w:fldCharType="end"/>
            </w:r>
          </w:ins>
          <w:ins w:id="1634" w:author="Milica Radić" w:date="2026-10-04T15:56:26Z">
            <w:r>
              <w:rPr>
                <w:rFonts w:ascii="Arial" w:hAnsi="Arial" w:cs="Arial"/>
                <w:lang w:val="sr-Cyrl-RS"/>
              </w:rPr>
              <w:fldChar w:fldCharType="end"/>
            </w:r>
          </w:ins>
        </w:p>
        <w:p w14:paraId="6BBB6B49">
          <w:pPr>
            <w:pStyle w:val="25"/>
            <w:tabs>
              <w:tab w:val="right" w:leader="dot" w:pos="7819"/>
            </w:tabs>
            <w:rPr>
              <w:ins w:id="1635" w:author="Milica Radić" w:date="2026-10-04T15:56:26Z"/>
            </w:rPr>
          </w:pPr>
          <w:ins w:id="1636" w:author="Milica Radić" w:date="2026-10-04T15:56:26Z">
            <w:r>
              <w:rPr>
                <w:rFonts w:ascii="Arial" w:hAnsi="Arial" w:cs="Arial"/>
                <w:lang w:val="sr-Cyrl-RS"/>
              </w:rPr>
              <w:fldChar w:fldCharType="begin"/>
            </w:r>
          </w:ins>
          <w:ins w:id="1637" w:author="Milica Radić" w:date="2026-10-04T15:56:26Z">
            <w:r>
              <w:rPr>
                <w:rFonts w:ascii="Arial" w:hAnsi="Arial" w:cs="Arial"/>
                <w:lang w:val="sr-Cyrl-RS"/>
              </w:rPr>
              <w:instrText xml:space="preserve"> HYPERLINK \l _Toc7693 </w:instrText>
            </w:r>
          </w:ins>
          <w:ins w:id="1638" w:author="Milica Radić" w:date="2026-10-04T15:56:26Z">
            <w:r>
              <w:rPr>
                <w:rFonts w:ascii="Arial" w:hAnsi="Arial" w:cs="Arial"/>
                <w:lang w:val="sr-Cyrl-RS"/>
              </w:rPr>
              <w:fldChar w:fldCharType="separate"/>
            </w:r>
          </w:ins>
          <w:ins w:id="1639" w:author="Milica Radić" w:date="2026-10-04T15:56:26Z">
            <w:r>
              <w:rPr>
                <w:rFonts w:ascii="Times New Roman" w:hAnsi="Times New Roman" w:eastAsia="Times New Roman" w:cs="Times New Roman"/>
                <w:lang w:val="sr-Cyrl-RS"/>
              </w:rPr>
              <w:t>3.4. Каталог напада</w:t>
            </w:r>
          </w:ins>
          <w:ins w:id="1640" w:author="Milica Radić" w:date="2026-10-04T15:56:26Z">
            <w:r>
              <w:rPr/>
              <w:tab/>
            </w:r>
          </w:ins>
          <w:ins w:id="1641" w:author="Milica Radić" w:date="2026-10-04T15:56:26Z">
            <w:r>
              <w:rPr/>
              <w:fldChar w:fldCharType="begin"/>
            </w:r>
          </w:ins>
          <w:ins w:id="1642" w:author="Milica Radić" w:date="2026-10-04T15:56:26Z">
            <w:r>
              <w:rPr/>
              <w:instrText xml:space="preserve"> PAGEREF _Toc7693 \h </w:instrText>
            </w:r>
          </w:ins>
          <w:ins w:id="1643" w:author="Milica Radić" w:date="2026-10-04T15:56:26Z">
            <w:r>
              <w:rPr/>
              <w:fldChar w:fldCharType="separate"/>
            </w:r>
          </w:ins>
          <w:ins w:id="1644" w:author="Milica Radić" w:date="2026-10-04T15:56:27Z">
            <w:r>
              <w:rPr/>
              <w:t>15</w:t>
            </w:r>
          </w:ins>
          <w:ins w:id="1645" w:author="Milica Radić" w:date="2026-10-04T15:56:26Z">
            <w:r>
              <w:rPr/>
              <w:fldChar w:fldCharType="end"/>
            </w:r>
          </w:ins>
          <w:ins w:id="1646" w:author="Milica Radić" w:date="2026-10-04T15:56:26Z">
            <w:r>
              <w:rPr>
                <w:rFonts w:ascii="Arial" w:hAnsi="Arial" w:cs="Arial"/>
                <w:lang w:val="sr-Cyrl-RS"/>
              </w:rPr>
              <w:fldChar w:fldCharType="end"/>
            </w:r>
          </w:ins>
        </w:p>
        <w:p w14:paraId="399371E5">
          <w:pPr>
            <w:pStyle w:val="25"/>
            <w:tabs>
              <w:tab w:val="right" w:leader="dot" w:pos="7819"/>
            </w:tabs>
            <w:rPr>
              <w:ins w:id="1647" w:author="Milica Radić" w:date="2026-10-04T15:56:26Z"/>
            </w:rPr>
          </w:pPr>
          <w:ins w:id="1648" w:author="Milica Radić" w:date="2026-10-04T15:56:26Z">
            <w:r>
              <w:rPr>
                <w:rFonts w:ascii="Arial" w:hAnsi="Arial" w:cs="Arial"/>
                <w:lang w:val="sr-Cyrl-RS"/>
              </w:rPr>
              <w:fldChar w:fldCharType="begin"/>
            </w:r>
          </w:ins>
          <w:ins w:id="1649" w:author="Milica Radić" w:date="2026-10-04T15:56:26Z">
            <w:r>
              <w:rPr>
                <w:rFonts w:ascii="Arial" w:hAnsi="Arial" w:cs="Arial"/>
                <w:lang w:val="sr-Cyrl-RS"/>
              </w:rPr>
              <w:instrText xml:space="preserve"> HYPERLINK \l _Toc19989 </w:instrText>
            </w:r>
          </w:ins>
          <w:ins w:id="1650" w:author="Milica Radić" w:date="2026-10-04T15:56:26Z">
            <w:r>
              <w:rPr>
                <w:rFonts w:ascii="Arial" w:hAnsi="Arial" w:cs="Arial"/>
                <w:lang w:val="sr-Cyrl-RS"/>
              </w:rPr>
              <w:fldChar w:fldCharType="separate"/>
            </w:r>
          </w:ins>
          <w:ins w:id="1651" w:author="Milica Radić" w:date="2026-10-04T15:56:26Z">
            <w:r>
              <w:rPr>
                <w:rFonts w:ascii="Times New Roman" w:hAnsi="Times New Roman" w:eastAsia="Times New Roman" w:cs="Times New Roman"/>
                <w:lang w:val="sr-Cyrl-RS"/>
              </w:rPr>
              <w:t>3.5. Међузависност напада</w:t>
            </w:r>
          </w:ins>
          <w:ins w:id="1652" w:author="Milica Radić" w:date="2026-10-04T15:56:26Z">
            <w:r>
              <w:rPr/>
              <w:tab/>
            </w:r>
          </w:ins>
          <w:ins w:id="1653" w:author="Milica Radić" w:date="2026-10-04T15:56:26Z">
            <w:r>
              <w:rPr/>
              <w:fldChar w:fldCharType="begin"/>
            </w:r>
          </w:ins>
          <w:ins w:id="1654" w:author="Milica Radić" w:date="2026-10-04T15:56:26Z">
            <w:r>
              <w:rPr/>
              <w:instrText xml:space="preserve"> PAGEREF _Toc19989 \h </w:instrText>
            </w:r>
          </w:ins>
          <w:ins w:id="1655" w:author="Milica Radić" w:date="2026-10-04T15:56:26Z">
            <w:r>
              <w:rPr/>
              <w:fldChar w:fldCharType="separate"/>
            </w:r>
          </w:ins>
          <w:ins w:id="1656" w:author="Milica Radić" w:date="2026-10-04T15:56:27Z">
            <w:r>
              <w:rPr/>
              <w:t>16</w:t>
            </w:r>
          </w:ins>
          <w:ins w:id="1657" w:author="Milica Radić" w:date="2026-10-04T15:56:26Z">
            <w:r>
              <w:rPr/>
              <w:fldChar w:fldCharType="end"/>
            </w:r>
          </w:ins>
          <w:ins w:id="1658" w:author="Milica Radić" w:date="2026-10-04T15:56:26Z">
            <w:r>
              <w:rPr>
                <w:rFonts w:ascii="Arial" w:hAnsi="Arial" w:cs="Arial"/>
                <w:lang w:val="sr-Cyrl-RS"/>
              </w:rPr>
              <w:fldChar w:fldCharType="end"/>
            </w:r>
          </w:ins>
        </w:p>
        <w:p w14:paraId="7BDD9B48">
          <w:pPr>
            <w:pStyle w:val="24"/>
            <w:tabs>
              <w:tab w:val="right" w:leader="dot" w:pos="7819"/>
            </w:tabs>
            <w:rPr>
              <w:ins w:id="1659" w:author="Milica Radić" w:date="2026-10-04T15:56:26Z"/>
            </w:rPr>
          </w:pPr>
          <w:ins w:id="1660" w:author="Milica Radić" w:date="2026-10-04T15:56:26Z">
            <w:r>
              <w:rPr>
                <w:rFonts w:ascii="Arial" w:hAnsi="Arial" w:cs="Arial"/>
                <w:lang w:val="sr-Cyrl-RS"/>
              </w:rPr>
              <w:fldChar w:fldCharType="begin"/>
            </w:r>
          </w:ins>
          <w:ins w:id="1661" w:author="Milica Radić" w:date="2026-10-04T15:56:26Z">
            <w:r>
              <w:rPr>
                <w:rFonts w:ascii="Arial" w:hAnsi="Arial" w:cs="Arial"/>
                <w:lang w:val="sr-Cyrl-RS"/>
              </w:rPr>
              <w:instrText xml:space="preserve"> HYPERLINK \l _Toc12545 </w:instrText>
            </w:r>
          </w:ins>
          <w:ins w:id="1662" w:author="Milica Radić" w:date="2026-10-04T15:56:26Z">
            <w:r>
              <w:rPr>
                <w:rFonts w:ascii="Arial" w:hAnsi="Arial" w:cs="Arial"/>
                <w:lang w:val="sr-Cyrl-RS"/>
              </w:rPr>
              <w:fldChar w:fldCharType="separate"/>
            </w:r>
          </w:ins>
          <w:ins w:id="1663" w:author="Milica Radić" w:date="2026-10-04T15:56:26Z">
            <w:r>
              <w:rPr>
                <w:rFonts w:ascii="Times New Roman" w:hAnsi="Times New Roman" w:eastAsia="Times New Roman" w:cs="Times New Roman"/>
                <w:bCs/>
                <w:lang w:val="sr-Cyrl-RS"/>
              </w:rPr>
              <w:t xml:space="preserve">4. </w:t>
            </w:r>
          </w:ins>
          <w:ins w:id="1664" w:author="Milica Radić" w:date="2026-10-04T15:56:26Z">
            <w:r>
              <w:rPr>
                <w:lang w:val="sr-Cyrl-RS"/>
              </w:rPr>
              <w:t>ДИЗАЈН СИСТЕМА</w:t>
            </w:r>
          </w:ins>
          <w:ins w:id="1665" w:author="Milica Radić" w:date="2026-10-04T15:56:26Z">
            <w:r>
              <w:rPr/>
              <w:tab/>
            </w:r>
          </w:ins>
          <w:ins w:id="1666" w:author="Milica Radić" w:date="2026-10-04T15:56:26Z">
            <w:r>
              <w:rPr/>
              <w:fldChar w:fldCharType="begin"/>
            </w:r>
          </w:ins>
          <w:ins w:id="1667" w:author="Milica Radić" w:date="2026-10-04T15:56:26Z">
            <w:r>
              <w:rPr/>
              <w:instrText xml:space="preserve"> PAGEREF _Toc12545 \h </w:instrText>
            </w:r>
          </w:ins>
          <w:ins w:id="1668" w:author="Milica Radić" w:date="2026-10-04T15:56:26Z">
            <w:r>
              <w:rPr/>
              <w:fldChar w:fldCharType="separate"/>
            </w:r>
          </w:ins>
          <w:ins w:id="1669" w:author="Milica Radić" w:date="2026-10-04T15:56:27Z">
            <w:r>
              <w:rPr/>
              <w:t>17</w:t>
            </w:r>
          </w:ins>
          <w:ins w:id="1670" w:author="Milica Radić" w:date="2026-10-04T15:56:26Z">
            <w:r>
              <w:rPr/>
              <w:fldChar w:fldCharType="end"/>
            </w:r>
          </w:ins>
          <w:ins w:id="1671" w:author="Milica Radić" w:date="2026-10-04T15:56:26Z">
            <w:r>
              <w:rPr>
                <w:rFonts w:ascii="Arial" w:hAnsi="Arial" w:cs="Arial"/>
                <w:lang w:val="sr-Cyrl-RS"/>
              </w:rPr>
              <w:fldChar w:fldCharType="end"/>
            </w:r>
          </w:ins>
        </w:p>
        <w:p w14:paraId="092D6230">
          <w:pPr>
            <w:pStyle w:val="25"/>
            <w:tabs>
              <w:tab w:val="right" w:leader="dot" w:pos="7819"/>
            </w:tabs>
            <w:rPr>
              <w:ins w:id="1672" w:author="Milica Radić" w:date="2026-10-04T15:56:26Z"/>
            </w:rPr>
          </w:pPr>
          <w:ins w:id="1673" w:author="Milica Radić" w:date="2026-10-04T15:56:26Z">
            <w:r>
              <w:rPr>
                <w:rFonts w:ascii="Arial" w:hAnsi="Arial" w:cs="Arial"/>
                <w:lang w:val="sr-Cyrl-RS"/>
              </w:rPr>
              <w:fldChar w:fldCharType="begin"/>
            </w:r>
          </w:ins>
          <w:ins w:id="1674" w:author="Milica Radić" w:date="2026-10-04T15:56:26Z">
            <w:r>
              <w:rPr>
                <w:rFonts w:ascii="Arial" w:hAnsi="Arial" w:cs="Arial"/>
                <w:lang w:val="sr-Cyrl-RS"/>
              </w:rPr>
              <w:instrText xml:space="preserve"> HYPERLINK \l _Toc1446 </w:instrText>
            </w:r>
          </w:ins>
          <w:ins w:id="1675" w:author="Milica Radić" w:date="2026-10-04T15:56:26Z">
            <w:r>
              <w:rPr>
                <w:rFonts w:ascii="Arial" w:hAnsi="Arial" w:cs="Arial"/>
                <w:lang w:val="sr-Cyrl-RS"/>
              </w:rPr>
              <w:fldChar w:fldCharType="separate"/>
            </w:r>
          </w:ins>
          <w:ins w:id="1676" w:author="Milica Radić" w:date="2026-10-04T15:56:26Z">
            <w:r>
              <w:rPr>
                <w:rFonts w:ascii="Times New Roman" w:hAnsi="Times New Roman" w:eastAsia="Times New Roman" w:cs="Times New Roman"/>
                <w:lang w:val="sr-Cyrl-RS"/>
              </w:rPr>
              <w:t>4.1. Архитектура система и режими извршавања</w:t>
            </w:r>
          </w:ins>
          <w:ins w:id="1677" w:author="Milica Radić" w:date="2026-10-04T15:56:26Z">
            <w:r>
              <w:rPr/>
              <w:tab/>
            </w:r>
          </w:ins>
          <w:ins w:id="1678" w:author="Milica Radić" w:date="2026-10-04T15:56:26Z">
            <w:r>
              <w:rPr/>
              <w:fldChar w:fldCharType="begin"/>
            </w:r>
          </w:ins>
          <w:ins w:id="1679" w:author="Milica Radić" w:date="2026-10-04T15:56:26Z">
            <w:r>
              <w:rPr/>
              <w:instrText xml:space="preserve"> PAGEREF _Toc1446 \h </w:instrText>
            </w:r>
          </w:ins>
          <w:ins w:id="1680" w:author="Milica Radić" w:date="2026-10-04T15:56:26Z">
            <w:r>
              <w:rPr/>
              <w:fldChar w:fldCharType="separate"/>
            </w:r>
          </w:ins>
          <w:ins w:id="1681" w:author="Milica Radić" w:date="2026-10-04T15:56:27Z">
            <w:r>
              <w:rPr/>
              <w:t>17</w:t>
            </w:r>
          </w:ins>
          <w:ins w:id="1682" w:author="Milica Radić" w:date="2026-10-04T15:56:26Z">
            <w:r>
              <w:rPr/>
              <w:fldChar w:fldCharType="end"/>
            </w:r>
          </w:ins>
          <w:ins w:id="1683" w:author="Milica Radić" w:date="2026-10-04T15:56:26Z">
            <w:r>
              <w:rPr>
                <w:rFonts w:ascii="Arial" w:hAnsi="Arial" w:cs="Arial"/>
                <w:lang w:val="sr-Cyrl-RS"/>
              </w:rPr>
              <w:fldChar w:fldCharType="end"/>
            </w:r>
          </w:ins>
        </w:p>
        <w:p w14:paraId="4568DE13">
          <w:pPr>
            <w:pStyle w:val="25"/>
            <w:tabs>
              <w:tab w:val="right" w:leader="dot" w:pos="7819"/>
            </w:tabs>
            <w:rPr>
              <w:ins w:id="1684" w:author="Milica Radić" w:date="2026-10-04T15:56:26Z"/>
            </w:rPr>
          </w:pPr>
          <w:ins w:id="1685" w:author="Milica Radić" w:date="2026-10-04T15:56:26Z">
            <w:r>
              <w:rPr>
                <w:rFonts w:ascii="Arial" w:hAnsi="Arial" w:cs="Arial"/>
                <w:lang w:val="sr-Cyrl-RS"/>
              </w:rPr>
              <w:fldChar w:fldCharType="begin"/>
            </w:r>
          </w:ins>
          <w:ins w:id="1686" w:author="Milica Radić" w:date="2026-10-04T15:56:26Z">
            <w:r>
              <w:rPr>
                <w:rFonts w:ascii="Arial" w:hAnsi="Arial" w:cs="Arial"/>
                <w:lang w:val="sr-Cyrl-RS"/>
              </w:rPr>
              <w:instrText xml:space="preserve"> HYPERLINK \l _Toc19504 </w:instrText>
            </w:r>
          </w:ins>
          <w:ins w:id="1687" w:author="Milica Radić" w:date="2026-10-04T15:56:26Z">
            <w:r>
              <w:rPr>
                <w:rFonts w:ascii="Arial" w:hAnsi="Arial" w:cs="Arial"/>
                <w:lang w:val="sr-Cyrl-RS"/>
              </w:rPr>
              <w:fldChar w:fldCharType="separate"/>
            </w:r>
          </w:ins>
          <w:ins w:id="1688" w:author="Milica Radić" w:date="2026-10-04T15:56:26Z">
            <w:r>
              <w:rPr>
                <w:rFonts w:ascii="Times New Roman" w:hAnsi="Times New Roman" w:eastAsia="Times New Roman" w:cs="Times New Roman"/>
                <w:lang w:val="sr-Cyrl-RS"/>
              </w:rPr>
              <w:t>4.2. Језгро</w:t>
            </w:r>
          </w:ins>
          <w:ins w:id="1689" w:author="Milica Radić" w:date="2026-10-04T15:56:26Z">
            <w:r>
              <w:rPr/>
              <w:tab/>
            </w:r>
          </w:ins>
          <w:ins w:id="1690" w:author="Milica Radić" w:date="2026-10-04T15:56:26Z">
            <w:r>
              <w:rPr/>
              <w:fldChar w:fldCharType="begin"/>
            </w:r>
          </w:ins>
          <w:ins w:id="1691" w:author="Milica Radić" w:date="2026-10-04T15:56:26Z">
            <w:r>
              <w:rPr/>
              <w:instrText xml:space="preserve"> PAGEREF _Toc19504 \h </w:instrText>
            </w:r>
          </w:ins>
          <w:ins w:id="1692" w:author="Milica Radić" w:date="2026-10-04T15:56:26Z">
            <w:r>
              <w:rPr/>
              <w:fldChar w:fldCharType="separate"/>
            </w:r>
          </w:ins>
          <w:ins w:id="1693" w:author="Milica Radić" w:date="2026-10-04T15:56:27Z">
            <w:r>
              <w:rPr/>
              <w:t>18</w:t>
            </w:r>
          </w:ins>
          <w:ins w:id="1694" w:author="Milica Radić" w:date="2026-10-04T15:56:26Z">
            <w:r>
              <w:rPr/>
              <w:fldChar w:fldCharType="end"/>
            </w:r>
          </w:ins>
          <w:ins w:id="1695" w:author="Milica Radić" w:date="2026-10-04T15:56:26Z">
            <w:r>
              <w:rPr>
                <w:rFonts w:ascii="Arial" w:hAnsi="Arial" w:cs="Arial"/>
                <w:lang w:val="sr-Cyrl-RS"/>
              </w:rPr>
              <w:fldChar w:fldCharType="end"/>
            </w:r>
          </w:ins>
        </w:p>
        <w:p w14:paraId="354843FE">
          <w:pPr>
            <w:pStyle w:val="25"/>
            <w:tabs>
              <w:tab w:val="right" w:leader="dot" w:pos="7819"/>
            </w:tabs>
            <w:rPr>
              <w:ins w:id="1696" w:author="Milica Radić" w:date="2026-10-04T15:56:26Z"/>
            </w:rPr>
          </w:pPr>
          <w:ins w:id="1697" w:author="Milica Radić" w:date="2026-10-04T15:56:26Z">
            <w:r>
              <w:rPr>
                <w:rFonts w:ascii="Arial" w:hAnsi="Arial" w:cs="Arial"/>
                <w:lang w:val="sr-Cyrl-RS"/>
              </w:rPr>
              <w:fldChar w:fldCharType="begin"/>
            </w:r>
          </w:ins>
          <w:ins w:id="1698" w:author="Milica Radić" w:date="2026-10-04T15:56:26Z">
            <w:r>
              <w:rPr>
                <w:rFonts w:ascii="Arial" w:hAnsi="Arial" w:cs="Arial"/>
                <w:lang w:val="sr-Cyrl-RS"/>
              </w:rPr>
              <w:instrText xml:space="preserve"> HYPERLINK \l _Toc13587 </w:instrText>
            </w:r>
          </w:ins>
          <w:ins w:id="1699" w:author="Milica Radić" w:date="2026-10-04T15:56:26Z">
            <w:r>
              <w:rPr>
                <w:rFonts w:ascii="Arial" w:hAnsi="Arial" w:cs="Arial"/>
                <w:lang w:val="sr-Cyrl-RS"/>
              </w:rPr>
              <w:fldChar w:fldCharType="separate"/>
            </w:r>
          </w:ins>
          <w:ins w:id="1700" w:author="Milica Radić" w:date="2026-10-04T15:56:26Z">
            <w:r>
              <w:rPr>
                <w:rFonts w:ascii="Times New Roman" w:hAnsi="Times New Roman" w:eastAsia="Times New Roman" w:cs="Times New Roman"/>
                <w:lang w:val="sr-Cyrl-RS"/>
              </w:rPr>
              <w:t>4.3. Слој идентитета</w:t>
            </w:r>
          </w:ins>
          <w:ins w:id="1701" w:author="Milica Radić" w:date="2026-10-04T15:56:26Z">
            <w:r>
              <w:rPr/>
              <w:tab/>
            </w:r>
          </w:ins>
          <w:ins w:id="1702" w:author="Milica Radić" w:date="2026-10-04T15:56:26Z">
            <w:r>
              <w:rPr/>
              <w:fldChar w:fldCharType="begin"/>
            </w:r>
          </w:ins>
          <w:ins w:id="1703" w:author="Milica Radić" w:date="2026-10-04T15:56:26Z">
            <w:r>
              <w:rPr/>
              <w:instrText xml:space="preserve"> PAGEREF _Toc13587 \h </w:instrText>
            </w:r>
          </w:ins>
          <w:ins w:id="1704" w:author="Milica Radić" w:date="2026-10-04T15:56:26Z">
            <w:r>
              <w:rPr/>
              <w:fldChar w:fldCharType="separate"/>
            </w:r>
          </w:ins>
          <w:ins w:id="1705" w:author="Milica Radić" w:date="2026-10-04T15:56:27Z">
            <w:r>
              <w:rPr/>
              <w:t>18</w:t>
            </w:r>
          </w:ins>
          <w:ins w:id="1706" w:author="Milica Radić" w:date="2026-10-04T15:56:26Z">
            <w:r>
              <w:rPr/>
              <w:fldChar w:fldCharType="end"/>
            </w:r>
          </w:ins>
          <w:ins w:id="1707" w:author="Milica Radić" w:date="2026-10-04T15:56:26Z">
            <w:r>
              <w:rPr>
                <w:rFonts w:ascii="Arial" w:hAnsi="Arial" w:cs="Arial"/>
                <w:lang w:val="sr-Cyrl-RS"/>
              </w:rPr>
              <w:fldChar w:fldCharType="end"/>
            </w:r>
          </w:ins>
        </w:p>
        <w:p w14:paraId="2D0E6191">
          <w:pPr>
            <w:pStyle w:val="26"/>
            <w:tabs>
              <w:tab w:val="right" w:leader="dot" w:pos="7819"/>
            </w:tabs>
            <w:rPr>
              <w:ins w:id="1708" w:author="Milica Radić" w:date="2026-10-04T15:56:26Z"/>
            </w:rPr>
          </w:pPr>
          <w:ins w:id="1709" w:author="Milica Radić" w:date="2026-10-04T15:56:26Z">
            <w:r>
              <w:rPr>
                <w:rFonts w:ascii="Arial" w:hAnsi="Arial" w:cs="Arial"/>
                <w:lang w:val="sr-Cyrl-RS"/>
              </w:rPr>
              <w:fldChar w:fldCharType="begin"/>
            </w:r>
          </w:ins>
          <w:ins w:id="1710" w:author="Milica Radić" w:date="2026-10-04T15:56:26Z">
            <w:r>
              <w:rPr>
                <w:rFonts w:ascii="Arial" w:hAnsi="Arial" w:cs="Arial"/>
                <w:lang w:val="sr-Cyrl-RS"/>
              </w:rPr>
              <w:instrText xml:space="preserve"> HYPERLINK \l _Toc26387 </w:instrText>
            </w:r>
          </w:ins>
          <w:ins w:id="1711" w:author="Milica Radić" w:date="2026-10-04T15:56:26Z">
            <w:r>
              <w:rPr>
                <w:rFonts w:ascii="Arial" w:hAnsi="Arial" w:cs="Arial"/>
                <w:lang w:val="sr-Cyrl-RS"/>
              </w:rPr>
              <w:fldChar w:fldCharType="separate"/>
            </w:r>
          </w:ins>
          <w:ins w:id="1712" w:author="Milica Radić" w:date="2026-10-04T15:56:26Z">
            <w:r>
              <w:rPr>
                <w:lang w:val="sr-Cyrl-RS"/>
              </w:rPr>
              <w:t xml:space="preserve">4.3.1. </w:t>
            </w:r>
          </w:ins>
          <w:ins w:id="1713" w:author="Milica Radić" w:date="2026-10-04T15:56:26Z">
            <w:r>
              <w:rPr>
                <w:i/>
                <w:iCs/>
                <w:lang w:val="sr-Cyrl-RS"/>
              </w:rPr>
              <w:t>Proof-of-work</w:t>
            </w:r>
          </w:ins>
          <w:ins w:id="1714" w:author="Milica Radić" w:date="2026-10-04T15:56:26Z">
            <w:r>
              <w:rPr/>
              <w:tab/>
            </w:r>
          </w:ins>
          <w:ins w:id="1715" w:author="Milica Radić" w:date="2026-10-04T15:56:26Z">
            <w:r>
              <w:rPr/>
              <w:fldChar w:fldCharType="begin"/>
            </w:r>
          </w:ins>
          <w:ins w:id="1716" w:author="Milica Radić" w:date="2026-10-04T15:56:26Z">
            <w:r>
              <w:rPr/>
              <w:instrText xml:space="preserve"> PAGEREF _Toc26387 \h </w:instrText>
            </w:r>
          </w:ins>
          <w:ins w:id="1717" w:author="Milica Radić" w:date="2026-10-04T15:56:26Z">
            <w:r>
              <w:rPr/>
              <w:fldChar w:fldCharType="separate"/>
            </w:r>
          </w:ins>
          <w:ins w:id="1718" w:author="Milica Radić" w:date="2026-10-04T15:56:27Z">
            <w:r>
              <w:rPr/>
              <w:t>18</w:t>
            </w:r>
          </w:ins>
          <w:ins w:id="1719" w:author="Milica Radić" w:date="2026-10-04T15:56:26Z">
            <w:r>
              <w:rPr/>
              <w:fldChar w:fldCharType="end"/>
            </w:r>
          </w:ins>
          <w:ins w:id="1720" w:author="Milica Radić" w:date="2026-10-04T15:56:26Z">
            <w:r>
              <w:rPr>
                <w:rFonts w:ascii="Arial" w:hAnsi="Arial" w:cs="Arial"/>
                <w:lang w:val="sr-Cyrl-RS"/>
              </w:rPr>
              <w:fldChar w:fldCharType="end"/>
            </w:r>
          </w:ins>
        </w:p>
        <w:p w14:paraId="5CE07790">
          <w:pPr>
            <w:pStyle w:val="26"/>
            <w:tabs>
              <w:tab w:val="right" w:leader="dot" w:pos="7819"/>
            </w:tabs>
            <w:rPr>
              <w:ins w:id="1721" w:author="Milica Radić" w:date="2026-10-04T15:56:26Z"/>
            </w:rPr>
          </w:pPr>
          <w:ins w:id="1722" w:author="Milica Radić" w:date="2026-10-04T15:56:26Z">
            <w:r>
              <w:rPr>
                <w:rFonts w:ascii="Arial" w:hAnsi="Arial" w:cs="Arial"/>
                <w:lang w:val="sr-Cyrl-RS"/>
              </w:rPr>
              <w:fldChar w:fldCharType="begin"/>
            </w:r>
          </w:ins>
          <w:ins w:id="1723" w:author="Milica Radić" w:date="2026-10-04T15:56:26Z">
            <w:r>
              <w:rPr>
                <w:rFonts w:ascii="Arial" w:hAnsi="Arial" w:cs="Arial"/>
                <w:lang w:val="sr-Cyrl-RS"/>
              </w:rPr>
              <w:instrText xml:space="preserve"> HYPERLINK \l _Toc25739 </w:instrText>
            </w:r>
          </w:ins>
          <w:ins w:id="1724" w:author="Milica Radić" w:date="2026-10-04T15:56:26Z">
            <w:r>
              <w:rPr>
                <w:rFonts w:ascii="Arial" w:hAnsi="Arial" w:cs="Arial"/>
                <w:lang w:val="sr-Cyrl-RS"/>
              </w:rPr>
              <w:fldChar w:fldCharType="separate"/>
            </w:r>
          </w:ins>
          <w:ins w:id="1725" w:author="Milica Radić" w:date="2026-10-04T15:56:26Z">
            <w:r>
              <w:rPr>
                <w:lang w:val="sr-Cyrl-RS"/>
              </w:rPr>
              <w:t>4.3.2. Праћење старости</w:t>
            </w:r>
          </w:ins>
          <w:ins w:id="1726" w:author="Milica Radić" w:date="2026-10-04T15:56:26Z">
            <w:r>
              <w:rPr/>
              <w:tab/>
            </w:r>
          </w:ins>
          <w:ins w:id="1727" w:author="Milica Radić" w:date="2026-10-04T15:56:26Z">
            <w:r>
              <w:rPr/>
              <w:fldChar w:fldCharType="begin"/>
            </w:r>
          </w:ins>
          <w:ins w:id="1728" w:author="Milica Radić" w:date="2026-10-04T15:56:26Z">
            <w:r>
              <w:rPr/>
              <w:instrText xml:space="preserve"> PAGEREF _Toc25739 \h </w:instrText>
            </w:r>
          </w:ins>
          <w:ins w:id="1729" w:author="Milica Radić" w:date="2026-10-04T15:56:26Z">
            <w:r>
              <w:rPr/>
              <w:fldChar w:fldCharType="separate"/>
            </w:r>
          </w:ins>
          <w:ins w:id="1730" w:author="Milica Radić" w:date="2026-10-04T15:56:27Z">
            <w:r>
              <w:rPr/>
              <w:t>19</w:t>
            </w:r>
          </w:ins>
          <w:ins w:id="1731" w:author="Milica Radić" w:date="2026-10-04T15:56:26Z">
            <w:r>
              <w:rPr/>
              <w:fldChar w:fldCharType="end"/>
            </w:r>
          </w:ins>
          <w:ins w:id="1732" w:author="Milica Radić" w:date="2026-10-04T15:56:26Z">
            <w:r>
              <w:rPr>
                <w:rFonts w:ascii="Arial" w:hAnsi="Arial" w:cs="Arial"/>
                <w:lang w:val="sr-Cyrl-RS"/>
              </w:rPr>
              <w:fldChar w:fldCharType="end"/>
            </w:r>
          </w:ins>
        </w:p>
        <w:p w14:paraId="626365AB">
          <w:pPr>
            <w:pStyle w:val="26"/>
            <w:tabs>
              <w:tab w:val="right" w:leader="dot" w:pos="7819"/>
            </w:tabs>
            <w:rPr>
              <w:ins w:id="1733" w:author="Milica Radić" w:date="2026-10-04T15:56:26Z"/>
            </w:rPr>
          </w:pPr>
          <w:ins w:id="1734" w:author="Milica Radić" w:date="2026-10-04T15:56:26Z">
            <w:r>
              <w:rPr>
                <w:rFonts w:ascii="Arial" w:hAnsi="Arial" w:cs="Arial"/>
                <w:lang w:val="sr-Cyrl-RS"/>
              </w:rPr>
              <w:fldChar w:fldCharType="begin"/>
            </w:r>
          </w:ins>
          <w:ins w:id="1735" w:author="Milica Radić" w:date="2026-10-04T15:56:26Z">
            <w:r>
              <w:rPr>
                <w:rFonts w:ascii="Arial" w:hAnsi="Arial" w:cs="Arial"/>
                <w:lang w:val="sr-Cyrl-RS"/>
              </w:rPr>
              <w:instrText xml:space="preserve"> HYPERLINK \l _Toc25959 </w:instrText>
            </w:r>
          </w:ins>
          <w:ins w:id="1736" w:author="Milica Radić" w:date="2026-10-04T15:56:26Z">
            <w:r>
              <w:rPr>
                <w:rFonts w:ascii="Arial" w:hAnsi="Arial" w:cs="Arial"/>
                <w:lang w:val="sr-Cyrl-RS"/>
              </w:rPr>
              <w:fldChar w:fldCharType="separate"/>
            </w:r>
          </w:ins>
          <w:ins w:id="1737" w:author="Milica Radić" w:date="2026-10-04T15:56:26Z">
            <w:r>
              <w:rPr>
                <w:lang w:val="sr-Cyrl-RS"/>
              </w:rPr>
              <w:t>4.3.3. Оцена идентитета</w:t>
            </w:r>
          </w:ins>
          <w:ins w:id="1738" w:author="Milica Radić" w:date="2026-10-04T15:56:26Z">
            <w:r>
              <w:rPr/>
              <w:tab/>
            </w:r>
          </w:ins>
          <w:ins w:id="1739" w:author="Milica Radić" w:date="2026-10-04T15:56:26Z">
            <w:r>
              <w:rPr/>
              <w:fldChar w:fldCharType="begin"/>
            </w:r>
          </w:ins>
          <w:ins w:id="1740" w:author="Milica Radić" w:date="2026-10-04T15:56:26Z">
            <w:r>
              <w:rPr/>
              <w:instrText xml:space="preserve"> PAGEREF _Toc25959 \h </w:instrText>
            </w:r>
          </w:ins>
          <w:ins w:id="1741" w:author="Milica Radić" w:date="2026-10-04T15:56:26Z">
            <w:r>
              <w:rPr/>
              <w:fldChar w:fldCharType="separate"/>
            </w:r>
          </w:ins>
          <w:ins w:id="1742" w:author="Milica Radić" w:date="2026-10-04T15:56:27Z">
            <w:r>
              <w:rPr/>
              <w:t>19</w:t>
            </w:r>
          </w:ins>
          <w:ins w:id="1743" w:author="Milica Radić" w:date="2026-10-04T15:56:26Z">
            <w:r>
              <w:rPr/>
              <w:fldChar w:fldCharType="end"/>
            </w:r>
          </w:ins>
          <w:ins w:id="1744" w:author="Milica Radić" w:date="2026-10-04T15:56:26Z">
            <w:r>
              <w:rPr>
                <w:rFonts w:ascii="Arial" w:hAnsi="Arial" w:cs="Arial"/>
                <w:lang w:val="sr-Cyrl-RS"/>
              </w:rPr>
              <w:fldChar w:fldCharType="end"/>
            </w:r>
          </w:ins>
        </w:p>
        <w:p w14:paraId="4A4D1921">
          <w:pPr>
            <w:pStyle w:val="26"/>
            <w:tabs>
              <w:tab w:val="right" w:leader="dot" w:pos="7819"/>
            </w:tabs>
            <w:rPr>
              <w:ins w:id="1745" w:author="Milica Radić" w:date="2026-10-04T15:56:26Z"/>
            </w:rPr>
          </w:pPr>
          <w:ins w:id="1746" w:author="Milica Radić" w:date="2026-10-04T15:56:26Z">
            <w:r>
              <w:rPr>
                <w:rFonts w:ascii="Arial" w:hAnsi="Arial" w:cs="Arial"/>
                <w:lang w:val="sr-Cyrl-RS"/>
              </w:rPr>
              <w:fldChar w:fldCharType="begin"/>
            </w:r>
          </w:ins>
          <w:ins w:id="1747" w:author="Milica Radić" w:date="2026-10-04T15:56:26Z">
            <w:r>
              <w:rPr>
                <w:rFonts w:ascii="Arial" w:hAnsi="Arial" w:cs="Arial"/>
                <w:lang w:val="sr-Cyrl-RS"/>
              </w:rPr>
              <w:instrText xml:space="preserve"> HYPERLINK \l _Toc7158 </w:instrText>
            </w:r>
          </w:ins>
          <w:ins w:id="1748" w:author="Milica Radić" w:date="2026-10-04T15:56:26Z">
            <w:r>
              <w:rPr>
                <w:rFonts w:ascii="Arial" w:hAnsi="Arial" w:cs="Arial"/>
                <w:lang w:val="sr-Cyrl-RS"/>
              </w:rPr>
              <w:fldChar w:fldCharType="separate"/>
            </w:r>
          </w:ins>
          <w:ins w:id="1749" w:author="Milica Radić" w:date="2026-10-04T15:56:26Z">
            <w:r>
              <w:rPr>
                <w:lang w:val="sr-Cyrl-RS"/>
              </w:rPr>
              <w:t>4.3.4. Разноврсност идентитета</w:t>
            </w:r>
          </w:ins>
          <w:ins w:id="1750" w:author="Milica Radić" w:date="2026-10-04T15:56:26Z">
            <w:r>
              <w:rPr/>
              <w:tab/>
            </w:r>
          </w:ins>
          <w:ins w:id="1751" w:author="Milica Radić" w:date="2026-10-04T15:56:26Z">
            <w:r>
              <w:rPr/>
              <w:fldChar w:fldCharType="begin"/>
            </w:r>
          </w:ins>
          <w:ins w:id="1752" w:author="Milica Radić" w:date="2026-10-04T15:56:26Z">
            <w:r>
              <w:rPr/>
              <w:instrText xml:space="preserve"> PAGEREF _Toc7158 \h </w:instrText>
            </w:r>
          </w:ins>
          <w:ins w:id="1753" w:author="Milica Radić" w:date="2026-10-04T15:56:26Z">
            <w:r>
              <w:rPr/>
              <w:fldChar w:fldCharType="separate"/>
            </w:r>
          </w:ins>
          <w:ins w:id="1754" w:author="Milica Radić" w:date="2026-10-04T15:56:27Z">
            <w:r>
              <w:rPr/>
              <w:t>19</w:t>
            </w:r>
          </w:ins>
          <w:ins w:id="1755" w:author="Milica Radić" w:date="2026-10-04T15:56:26Z">
            <w:r>
              <w:rPr/>
              <w:fldChar w:fldCharType="end"/>
            </w:r>
          </w:ins>
          <w:ins w:id="1756" w:author="Milica Radić" w:date="2026-10-04T15:56:26Z">
            <w:r>
              <w:rPr>
                <w:rFonts w:ascii="Arial" w:hAnsi="Arial" w:cs="Arial"/>
                <w:lang w:val="sr-Cyrl-RS"/>
              </w:rPr>
              <w:fldChar w:fldCharType="end"/>
            </w:r>
          </w:ins>
        </w:p>
        <w:p w14:paraId="651EF825">
          <w:pPr>
            <w:pStyle w:val="25"/>
            <w:tabs>
              <w:tab w:val="right" w:leader="dot" w:pos="7819"/>
            </w:tabs>
            <w:rPr>
              <w:ins w:id="1757" w:author="Milica Radić" w:date="2026-10-04T15:56:26Z"/>
            </w:rPr>
          </w:pPr>
          <w:ins w:id="1758" w:author="Milica Radić" w:date="2026-10-04T15:56:26Z">
            <w:r>
              <w:rPr>
                <w:rFonts w:ascii="Arial" w:hAnsi="Arial" w:cs="Arial"/>
                <w:lang w:val="sr-Cyrl-RS"/>
              </w:rPr>
              <w:fldChar w:fldCharType="begin"/>
            </w:r>
          </w:ins>
          <w:ins w:id="1759" w:author="Milica Radić" w:date="2026-10-04T15:56:26Z">
            <w:r>
              <w:rPr>
                <w:rFonts w:ascii="Arial" w:hAnsi="Arial" w:cs="Arial"/>
                <w:lang w:val="sr-Cyrl-RS"/>
              </w:rPr>
              <w:instrText xml:space="preserve"> HYPERLINK \l _Toc7698 </w:instrText>
            </w:r>
          </w:ins>
          <w:ins w:id="1760" w:author="Milica Radić" w:date="2026-10-04T15:56:26Z">
            <w:r>
              <w:rPr>
                <w:rFonts w:ascii="Arial" w:hAnsi="Arial" w:cs="Arial"/>
                <w:lang w:val="sr-Cyrl-RS"/>
              </w:rPr>
              <w:fldChar w:fldCharType="separate"/>
            </w:r>
          </w:ins>
          <w:ins w:id="1761" w:author="Milica Radić" w:date="2026-10-04T15:56:26Z">
            <w:r>
              <w:rPr>
                <w:rFonts w:ascii="Times New Roman" w:hAnsi="Times New Roman" w:eastAsia="Times New Roman" w:cs="Times New Roman"/>
                <w:lang w:val="sr-Cyrl-RS"/>
              </w:rPr>
              <w:t>4.4. Стратегије избора суседа</w:t>
            </w:r>
          </w:ins>
          <w:ins w:id="1762" w:author="Milica Radić" w:date="2026-10-04T15:56:26Z">
            <w:r>
              <w:rPr/>
              <w:tab/>
            </w:r>
          </w:ins>
          <w:ins w:id="1763" w:author="Milica Radić" w:date="2026-10-04T15:56:26Z">
            <w:r>
              <w:rPr/>
              <w:fldChar w:fldCharType="begin"/>
            </w:r>
          </w:ins>
          <w:ins w:id="1764" w:author="Milica Radić" w:date="2026-10-04T15:56:26Z">
            <w:r>
              <w:rPr/>
              <w:instrText xml:space="preserve"> PAGEREF _Toc7698 \h </w:instrText>
            </w:r>
          </w:ins>
          <w:ins w:id="1765" w:author="Milica Radić" w:date="2026-10-04T15:56:26Z">
            <w:r>
              <w:rPr/>
              <w:fldChar w:fldCharType="separate"/>
            </w:r>
          </w:ins>
          <w:ins w:id="1766" w:author="Milica Radić" w:date="2026-10-04T15:56:27Z">
            <w:r>
              <w:rPr/>
              <w:t>20</w:t>
            </w:r>
          </w:ins>
          <w:ins w:id="1767" w:author="Milica Radić" w:date="2026-10-04T15:56:26Z">
            <w:r>
              <w:rPr/>
              <w:fldChar w:fldCharType="end"/>
            </w:r>
          </w:ins>
          <w:ins w:id="1768" w:author="Milica Radić" w:date="2026-10-04T15:56:26Z">
            <w:r>
              <w:rPr>
                <w:rFonts w:ascii="Arial" w:hAnsi="Arial" w:cs="Arial"/>
                <w:lang w:val="sr-Cyrl-RS"/>
              </w:rPr>
              <w:fldChar w:fldCharType="end"/>
            </w:r>
          </w:ins>
        </w:p>
        <w:p w14:paraId="5A3B81F4">
          <w:pPr>
            <w:pStyle w:val="26"/>
            <w:tabs>
              <w:tab w:val="right" w:leader="dot" w:pos="7819"/>
            </w:tabs>
            <w:rPr>
              <w:ins w:id="1769" w:author="Milica Radić" w:date="2026-10-04T15:56:26Z"/>
            </w:rPr>
          </w:pPr>
          <w:ins w:id="1770" w:author="Milica Radić" w:date="2026-10-04T15:56:26Z">
            <w:r>
              <w:rPr>
                <w:rFonts w:ascii="Arial" w:hAnsi="Arial" w:cs="Arial"/>
                <w:lang w:val="sr-Cyrl-RS"/>
              </w:rPr>
              <w:fldChar w:fldCharType="begin"/>
            </w:r>
          </w:ins>
          <w:ins w:id="1771" w:author="Milica Radić" w:date="2026-10-04T15:56:26Z">
            <w:r>
              <w:rPr>
                <w:rFonts w:ascii="Arial" w:hAnsi="Arial" w:cs="Arial"/>
                <w:lang w:val="sr-Cyrl-RS"/>
              </w:rPr>
              <w:instrText xml:space="preserve"> HYPERLINK \l _Toc29397 </w:instrText>
            </w:r>
          </w:ins>
          <w:ins w:id="1772" w:author="Milica Radić" w:date="2026-10-04T15:56:26Z">
            <w:r>
              <w:rPr>
                <w:rFonts w:ascii="Arial" w:hAnsi="Arial" w:cs="Arial"/>
                <w:lang w:val="sr-Cyrl-RS"/>
              </w:rPr>
              <w:fldChar w:fldCharType="separate"/>
            </w:r>
          </w:ins>
          <w:ins w:id="1773" w:author="Milica Radić" w:date="2026-10-04T15:56:26Z">
            <w:r>
              <w:rPr>
                <w:lang w:val="sr-Cyrl-RS"/>
              </w:rPr>
              <w:t xml:space="preserve">4.4.1. </w:t>
            </w:r>
          </w:ins>
          <w:ins w:id="1774" w:author="Milica Radić" w:date="2026-10-04T15:56:26Z">
            <w:r>
              <w:rPr>
                <w:i/>
                <w:iCs/>
                <w:lang w:val="sr-Cyrl-RS"/>
              </w:rPr>
              <w:t xml:space="preserve">Random </w:t>
            </w:r>
          </w:ins>
          <w:ins w:id="1775" w:author="Milica Radić" w:date="2026-10-04T15:56:26Z">
            <w:r>
              <w:rPr>
                <w:lang w:val="sr-Cyrl-RS"/>
              </w:rPr>
              <w:t>стратегија</w:t>
            </w:r>
          </w:ins>
          <w:ins w:id="1776" w:author="Milica Radić" w:date="2026-10-04T15:56:26Z">
            <w:r>
              <w:rPr/>
              <w:tab/>
            </w:r>
          </w:ins>
          <w:ins w:id="1777" w:author="Milica Radić" w:date="2026-10-04T15:56:26Z">
            <w:r>
              <w:rPr/>
              <w:fldChar w:fldCharType="begin"/>
            </w:r>
          </w:ins>
          <w:ins w:id="1778" w:author="Milica Radić" w:date="2026-10-04T15:56:26Z">
            <w:r>
              <w:rPr/>
              <w:instrText xml:space="preserve"> PAGEREF _Toc29397 \h </w:instrText>
            </w:r>
          </w:ins>
          <w:ins w:id="1779" w:author="Milica Radić" w:date="2026-10-04T15:56:26Z">
            <w:r>
              <w:rPr/>
              <w:fldChar w:fldCharType="separate"/>
            </w:r>
          </w:ins>
          <w:ins w:id="1780" w:author="Milica Radić" w:date="2026-10-04T15:56:27Z">
            <w:r>
              <w:rPr/>
              <w:t>20</w:t>
            </w:r>
          </w:ins>
          <w:ins w:id="1781" w:author="Milica Radić" w:date="2026-10-04T15:56:26Z">
            <w:r>
              <w:rPr/>
              <w:fldChar w:fldCharType="end"/>
            </w:r>
          </w:ins>
          <w:ins w:id="1782" w:author="Milica Radić" w:date="2026-10-04T15:56:26Z">
            <w:r>
              <w:rPr>
                <w:rFonts w:ascii="Arial" w:hAnsi="Arial" w:cs="Arial"/>
                <w:lang w:val="sr-Cyrl-RS"/>
              </w:rPr>
              <w:fldChar w:fldCharType="end"/>
            </w:r>
          </w:ins>
        </w:p>
        <w:p w14:paraId="21104776">
          <w:pPr>
            <w:pStyle w:val="26"/>
            <w:tabs>
              <w:tab w:val="right" w:leader="dot" w:pos="7819"/>
            </w:tabs>
            <w:rPr>
              <w:ins w:id="1783" w:author="Milica Radić" w:date="2026-10-04T15:56:26Z"/>
            </w:rPr>
          </w:pPr>
          <w:ins w:id="1784" w:author="Milica Radić" w:date="2026-10-04T15:56:26Z">
            <w:r>
              <w:rPr>
                <w:rFonts w:ascii="Arial" w:hAnsi="Arial" w:cs="Arial"/>
                <w:lang w:val="sr-Cyrl-RS"/>
              </w:rPr>
              <w:fldChar w:fldCharType="begin"/>
            </w:r>
          </w:ins>
          <w:ins w:id="1785" w:author="Milica Radić" w:date="2026-10-04T15:56:26Z">
            <w:r>
              <w:rPr>
                <w:rFonts w:ascii="Arial" w:hAnsi="Arial" w:cs="Arial"/>
                <w:lang w:val="sr-Cyrl-RS"/>
              </w:rPr>
              <w:instrText xml:space="preserve"> HYPERLINK \l _Toc15864 </w:instrText>
            </w:r>
          </w:ins>
          <w:ins w:id="1786" w:author="Milica Radić" w:date="2026-10-04T15:56:26Z">
            <w:r>
              <w:rPr>
                <w:rFonts w:ascii="Arial" w:hAnsi="Arial" w:cs="Arial"/>
                <w:lang w:val="sr-Cyrl-RS"/>
              </w:rPr>
              <w:fldChar w:fldCharType="separate"/>
            </w:r>
          </w:ins>
          <w:ins w:id="1787" w:author="Milica Radić" w:date="2026-10-04T15:56:26Z">
            <w:r>
              <w:rPr>
                <w:lang w:val="sr-Cyrl-RS"/>
              </w:rPr>
              <w:t xml:space="preserve">4.4.2. </w:t>
            </w:r>
          </w:ins>
          <w:ins w:id="1788" w:author="Milica Radić" w:date="2026-10-04T15:56:26Z">
            <w:r>
              <w:rPr>
                <w:i/>
                <w:iCs/>
                <w:lang w:val="sr-Cyrl-RS"/>
              </w:rPr>
              <w:t>Sybil</w:t>
            </w:r>
          </w:ins>
          <w:ins w:id="1789" w:author="Milica Radić" w:date="2026-10-04T15:56:26Z">
            <w:r>
              <w:rPr>
                <w:lang w:val="sr-Cyrl-RS"/>
              </w:rPr>
              <w:t>-отпорна стратегија</w:t>
            </w:r>
          </w:ins>
          <w:ins w:id="1790" w:author="Milica Radić" w:date="2026-10-04T15:56:26Z">
            <w:r>
              <w:rPr/>
              <w:tab/>
            </w:r>
          </w:ins>
          <w:ins w:id="1791" w:author="Milica Radić" w:date="2026-10-04T15:56:26Z">
            <w:r>
              <w:rPr/>
              <w:fldChar w:fldCharType="begin"/>
            </w:r>
          </w:ins>
          <w:ins w:id="1792" w:author="Milica Radić" w:date="2026-10-04T15:56:26Z">
            <w:r>
              <w:rPr/>
              <w:instrText xml:space="preserve"> PAGEREF _Toc15864 \h </w:instrText>
            </w:r>
          </w:ins>
          <w:ins w:id="1793" w:author="Milica Radić" w:date="2026-10-04T15:56:26Z">
            <w:r>
              <w:rPr/>
              <w:fldChar w:fldCharType="separate"/>
            </w:r>
          </w:ins>
          <w:ins w:id="1794" w:author="Milica Radić" w:date="2026-10-04T15:56:27Z">
            <w:r>
              <w:rPr/>
              <w:t>20</w:t>
            </w:r>
          </w:ins>
          <w:ins w:id="1795" w:author="Milica Radić" w:date="2026-10-04T15:56:26Z">
            <w:r>
              <w:rPr/>
              <w:fldChar w:fldCharType="end"/>
            </w:r>
          </w:ins>
          <w:ins w:id="1796" w:author="Milica Radić" w:date="2026-10-04T15:56:26Z">
            <w:r>
              <w:rPr>
                <w:rFonts w:ascii="Arial" w:hAnsi="Arial" w:cs="Arial"/>
                <w:lang w:val="sr-Cyrl-RS"/>
              </w:rPr>
              <w:fldChar w:fldCharType="end"/>
            </w:r>
          </w:ins>
        </w:p>
        <w:p w14:paraId="1AD19050">
          <w:pPr>
            <w:pStyle w:val="26"/>
            <w:tabs>
              <w:tab w:val="right" w:leader="dot" w:pos="7819"/>
            </w:tabs>
            <w:rPr>
              <w:ins w:id="1797" w:author="Milica Radić" w:date="2026-10-04T15:56:26Z"/>
            </w:rPr>
          </w:pPr>
          <w:ins w:id="1798" w:author="Milica Radić" w:date="2026-10-04T15:56:26Z">
            <w:r>
              <w:rPr>
                <w:rFonts w:ascii="Arial" w:hAnsi="Arial" w:cs="Arial"/>
                <w:lang w:val="sr-Cyrl-RS"/>
              </w:rPr>
              <w:fldChar w:fldCharType="begin"/>
            </w:r>
          </w:ins>
          <w:ins w:id="1799" w:author="Milica Radić" w:date="2026-10-04T15:56:26Z">
            <w:r>
              <w:rPr>
                <w:rFonts w:ascii="Arial" w:hAnsi="Arial" w:cs="Arial"/>
                <w:lang w:val="sr-Cyrl-RS"/>
              </w:rPr>
              <w:instrText xml:space="preserve"> HYPERLINK \l _Toc12348 </w:instrText>
            </w:r>
          </w:ins>
          <w:ins w:id="1800" w:author="Milica Radić" w:date="2026-10-04T15:56:26Z">
            <w:r>
              <w:rPr>
                <w:rFonts w:ascii="Arial" w:hAnsi="Arial" w:cs="Arial"/>
                <w:lang w:val="sr-Cyrl-RS"/>
              </w:rPr>
              <w:fldChar w:fldCharType="separate"/>
            </w:r>
          </w:ins>
          <w:ins w:id="1801" w:author="Milica Radić" w:date="2026-10-04T15:56:26Z">
            <w:r>
              <w:rPr>
                <w:lang w:val="sr-Cyrl-RS"/>
              </w:rPr>
              <w:t xml:space="preserve">4.4.3. </w:t>
            </w:r>
          </w:ins>
          <w:ins w:id="1802" w:author="Milica Radić" w:date="2026-10-04T15:56:26Z">
            <w:r>
              <w:rPr>
                <w:i/>
                <w:iCs/>
                <w:lang w:val="sr-Cyrl-RS"/>
              </w:rPr>
              <w:t>Eclipse</w:t>
            </w:r>
          </w:ins>
          <w:ins w:id="1803" w:author="Milica Radić" w:date="2026-10-04T15:56:26Z">
            <w:r>
              <w:rPr>
                <w:lang w:val="sr-Cyrl-RS"/>
              </w:rPr>
              <w:t>-отпорна стратегија</w:t>
            </w:r>
          </w:ins>
          <w:ins w:id="1804" w:author="Milica Radić" w:date="2026-10-04T15:56:26Z">
            <w:r>
              <w:rPr/>
              <w:tab/>
            </w:r>
          </w:ins>
          <w:ins w:id="1805" w:author="Milica Radić" w:date="2026-10-04T15:56:26Z">
            <w:r>
              <w:rPr/>
              <w:fldChar w:fldCharType="begin"/>
            </w:r>
          </w:ins>
          <w:ins w:id="1806" w:author="Milica Radić" w:date="2026-10-04T15:56:26Z">
            <w:r>
              <w:rPr/>
              <w:instrText xml:space="preserve"> PAGEREF _Toc12348 \h </w:instrText>
            </w:r>
          </w:ins>
          <w:ins w:id="1807" w:author="Milica Radić" w:date="2026-10-04T15:56:26Z">
            <w:r>
              <w:rPr/>
              <w:fldChar w:fldCharType="separate"/>
            </w:r>
          </w:ins>
          <w:ins w:id="1808" w:author="Milica Radić" w:date="2026-10-04T15:56:27Z">
            <w:r>
              <w:rPr/>
              <w:t>21</w:t>
            </w:r>
          </w:ins>
          <w:ins w:id="1809" w:author="Milica Radić" w:date="2026-10-04T15:56:26Z">
            <w:r>
              <w:rPr/>
              <w:fldChar w:fldCharType="end"/>
            </w:r>
          </w:ins>
          <w:ins w:id="1810" w:author="Milica Radić" w:date="2026-10-04T15:56:26Z">
            <w:r>
              <w:rPr>
                <w:rFonts w:ascii="Arial" w:hAnsi="Arial" w:cs="Arial"/>
                <w:lang w:val="sr-Cyrl-RS"/>
              </w:rPr>
              <w:fldChar w:fldCharType="end"/>
            </w:r>
          </w:ins>
        </w:p>
        <w:p w14:paraId="73B95EB4">
          <w:pPr>
            <w:pStyle w:val="25"/>
            <w:tabs>
              <w:tab w:val="right" w:leader="dot" w:pos="7819"/>
            </w:tabs>
            <w:rPr>
              <w:ins w:id="1811" w:author="Milica Radić" w:date="2026-10-04T15:56:26Z"/>
            </w:rPr>
          </w:pPr>
          <w:ins w:id="1812" w:author="Milica Radić" w:date="2026-10-04T15:56:26Z">
            <w:r>
              <w:rPr>
                <w:rFonts w:ascii="Arial" w:hAnsi="Arial" w:cs="Arial"/>
                <w:lang w:val="sr-Cyrl-RS"/>
              </w:rPr>
              <w:fldChar w:fldCharType="begin"/>
            </w:r>
          </w:ins>
          <w:ins w:id="1813" w:author="Milica Radić" w:date="2026-10-04T15:56:26Z">
            <w:r>
              <w:rPr>
                <w:rFonts w:ascii="Arial" w:hAnsi="Arial" w:cs="Arial"/>
                <w:lang w:val="sr-Cyrl-RS"/>
              </w:rPr>
              <w:instrText xml:space="preserve"> HYPERLINK \l _Toc3735 </w:instrText>
            </w:r>
          </w:ins>
          <w:ins w:id="1814" w:author="Milica Radić" w:date="2026-10-04T15:56:26Z">
            <w:r>
              <w:rPr>
                <w:rFonts w:ascii="Arial" w:hAnsi="Arial" w:cs="Arial"/>
                <w:lang w:val="sr-Cyrl-RS"/>
              </w:rPr>
              <w:fldChar w:fldCharType="separate"/>
            </w:r>
          </w:ins>
          <w:ins w:id="1815" w:author="Milica Radić" w:date="2026-10-04T15:56:26Z">
            <w:r>
              <w:rPr>
                <w:rFonts w:ascii="Times New Roman" w:hAnsi="Times New Roman" w:eastAsia="Times New Roman" w:cs="Times New Roman"/>
                <w:lang w:val="sr-Cyrl-RS"/>
              </w:rPr>
              <w:t>4.5. Агрегациони слој</w:t>
            </w:r>
          </w:ins>
          <w:ins w:id="1816" w:author="Milica Radić" w:date="2026-10-04T15:56:26Z">
            <w:r>
              <w:rPr/>
              <w:tab/>
            </w:r>
          </w:ins>
          <w:ins w:id="1817" w:author="Milica Radić" w:date="2026-10-04T15:56:26Z">
            <w:r>
              <w:rPr/>
              <w:fldChar w:fldCharType="begin"/>
            </w:r>
          </w:ins>
          <w:ins w:id="1818" w:author="Milica Radić" w:date="2026-10-04T15:56:26Z">
            <w:r>
              <w:rPr/>
              <w:instrText xml:space="preserve"> PAGEREF _Toc3735 \h </w:instrText>
            </w:r>
          </w:ins>
          <w:ins w:id="1819" w:author="Milica Radić" w:date="2026-10-04T15:56:26Z">
            <w:r>
              <w:rPr/>
              <w:fldChar w:fldCharType="separate"/>
            </w:r>
          </w:ins>
          <w:ins w:id="1820" w:author="Milica Radić" w:date="2026-10-04T15:56:27Z">
            <w:r>
              <w:rPr/>
              <w:t>21</w:t>
            </w:r>
          </w:ins>
          <w:ins w:id="1821" w:author="Milica Radić" w:date="2026-10-04T15:56:26Z">
            <w:r>
              <w:rPr/>
              <w:fldChar w:fldCharType="end"/>
            </w:r>
          </w:ins>
          <w:ins w:id="1822" w:author="Milica Radić" w:date="2026-10-04T15:56:26Z">
            <w:r>
              <w:rPr>
                <w:rFonts w:ascii="Arial" w:hAnsi="Arial" w:cs="Arial"/>
                <w:lang w:val="sr-Cyrl-RS"/>
              </w:rPr>
              <w:fldChar w:fldCharType="end"/>
            </w:r>
          </w:ins>
        </w:p>
        <w:p w14:paraId="55185982">
          <w:pPr>
            <w:pStyle w:val="26"/>
            <w:tabs>
              <w:tab w:val="right" w:leader="dot" w:pos="7819"/>
            </w:tabs>
            <w:rPr>
              <w:ins w:id="1823" w:author="Milica Radić" w:date="2026-10-04T15:56:26Z"/>
            </w:rPr>
          </w:pPr>
          <w:ins w:id="1824" w:author="Milica Radić" w:date="2026-10-04T15:56:26Z">
            <w:r>
              <w:rPr>
                <w:rFonts w:ascii="Arial" w:hAnsi="Arial" w:cs="Arial"/>
                <w:lang w:val="sr-Cyrl-RS"/>
              </w:rPr>
              <w:fldChar w:fldCharType="begin"/>
            </w:r>
          </w:ins>
          <w:ins w:id="1825" w:author="Milica Radić" w:date="2026-10-04T15:56:26Z">
            <w:r>
              <w:rPr>
                <w:rFonts w:ascii="Arial" w:hAnsi="Arial" w:cs="Arial"/>
                <w:lang w:val="sr-Cyrl-RS"/>
              </w:rPr>
              <w:instrText xml:space="preserve"> HYPERLINK \l _Toc903 </w:instrText>
            </w:r>
          </w:ins>
          <w:ins w:id="1826" w:author="Milica Radić" w:date="2026-10-04T15:56:26Z">
            <w:r>
              <w:rPr>
                <w:rFonts w:ascii="Arial" w:hAnsi="Arial" w:cs="Arial"/>
                <w:lang w:val="sr-Cyrl-RS"/>
              </w:rPr>
              <w:fldChar w:fldCharType="separate"/>
            </w:r>
          </w:ins>
          <w:ins w:id="1827" w:author="Milica Radić" w:date="2026-10-04T15:56:26Z">
            <w:r>
              <w:rPr>
                <w:lang w:val="sr-Cyrl-RS"/>
              </w:rPr>
              <w:t>4.5.1. Аритметичка средина</w:t>
            </w:r>
          </w:ins>
          <w:ins w:id="1828" w:author="Milica Radić" w:date="2026-10-04T15:56:26Z">
            <w:r>
              <w:rPr/>
              <w:tab/>
            </w:r>
          </w:ins>
          <w:ins w:id="1829" w:author="Milica Radić" w:date="2026-10-04T15:56:26Z">
            <w:r>
              <w:rPr/>
              <w:fldChar w:fldCharType="begin"/>
            </w:r>
          </w:ins>
          <w:ins w:id="1830" w:author="Milica Radić" w:date="2026-10-04T15:56:26Z">
            <w:r>
              <w:rPr/>
              <w:instrText xml:space="preserve"> PAGEREF _Toc903 \h </w:instrText>
            </w:r>
          </w:ins>
          <w:ins w:id="1831" w:author="Milica Radić" w:date="2026-10-04T15:56:26Z">
            <w:r>
              <w:rPr/>
              <w:fldChar w:fldCharType="separate"/>
            </w:r>
          </w:ins>
          <w:ins w:id="1832" w:author="Milica Radić" w:date="2026-10-04T15:56:27Z">
            <w:r>
              <w:rPr/>
              <w:t>21</w:t>
            </w:r>
          </w:ins>
          <w:ins w:id="1833" w:author="Milica Radić" w:date="2026-10-04T15:56:26Z">
            <w:r>
              <w:rPr/>
              <w:fldChar w:fldCharType="end"/>
            </w:r>
          </w:ins>
          <w:ins w:id="1834" w:author="Milica Radić" w:date="2026-10-04T15:56:26Z">
            <w:r>
              <w:rPr>
                <w:rFonts w:ascii="Arial" w:hAnsi="Arial" w:cs="Arial"/>
                <w:lang w:val="sr-Cyrl-RS"/>
              </w:rPr>
              <w:fldChar w:fldCharType="end"/>
            </w:r>
          </w:ins>
        </w:p>
        <w:p w14:paraId="0079673C">
          <w:pPr>
            <w:pStyle w:val="26"/>
            <w:tabs>
              <w:tab w:val="right" w:leader="dot" w:pos="7819"/>
            </w:tabs>
            <w:rPr>
              <w:ins w:id="1835" w:author="Milica Radić" w:date="2026-10-04T15:56:26Z"/>
            </w:rPr>
          </w:pPr>
          <w:ins w:id="1836" w:author="Milica Radić" w:date="2026-10-04T15:56:26Z">
            <w:r>
              <w:rPr>
                <w:rFonts w:ascii="Arial" w:hAnsi="Arial" w:cs="Arial"/>
                <w:lang w:val="sr-Cyrl-RS"/>
              </w:rPr>
              <w:fldChar w:fldCharType="begin"/>
            </w:r>
          </w:ins>
          <w:ins w:id="1837" w:author="Milica Radić" w:date="2026-10-04T15:56:26Z">
            <w:r>
              <w:rPr>
                <w:rFonts w:ascii="Arial" w:hAnsi="Arial" w:cs="Arial"/>
                <w:lang w:val="sr-Cyrl-RS"/>
              </w:rPr>
              <w:instrText xml:space="preserve"> HYPERLINK \l _Toc9828 </w:instrText>
            </w:r>
          </w:ins>
          <w:ins w:id="1838" w:author="Milica Radić" w:date="2026-10-04T15:56:26Z">
            <w:r>
              <w:rPr>
                <w:rFonts w:ascii="Arial" w:hAnsi="Arial" w:cs="Arial"/>
                <w:lang w:val="sr-Cyrl-RS"/>
              </w:rPr>
              <w:fldChar w:fldCharType="separate"/>
            </w:r>
          </w:ins>
          <w:ins w:id="1839" w:author="Milica Radić" w:date="2026-10-04T15:56:26Z">
            <w:r>
              <w:rPr>
                <w:lang w:val="sr-Cyrl-RS"/>
              </w:rPr>
              <w:t>4.5.2. Медијана</w:t>
            </w:r>
          </w:ins>
          <w:ins w:id="1840" w:author="Milica Radić" w:date="2026-10-04T15:56:26Z">
            <w:r>
              <w:rPr/>
              <w:tab/>
            </w:r>
          </w:ins>
          <w:ins w:id="1841" w:author="Milica Radić" w:date="2026-10-04T15:56:26Z">
            <w:r>
              <w:rPr/>
              <w:fldChar w:fldCharType="begin"/>
            </w:r>
          </w:ins>
          <w:ins w:id="1842" w:author="Milica Radić" w:date="2026-10-04T15:56:26Z">
            <w:r>
              <w:rPr/>
              <w:instrText xml:space="preserve"> PAGEREF _Toc9828 \h </w:instrText>
            </w:r>
          </w:ins>
          <w:ins w:id="1843" w:author="Milica Radić" w:date="2026-10-04T15:56:26Z">
            <w:r>
              <w:rPr/>
              <w:fldChar w:fldCharType="separate"/>
            </w:r>
          </w:ins>
          <w:ins w:id="1844" w:author="Milica Radić" w:date="2026-10-04T15:56:27Z">
            <w:r>
              <w:rPr/>
              <w:t>22</w:t>
            </w:r>
          </w:ins>
          <w:ins w:id="1845" w:author="Milica Radić" w:date="2026-10-04T15:56:26Z">
            <w:r>
              <w:rPr/>
              <w:fldChar w:fldCharType="end"/>
            </w:r>
          </w:ins>
          <w:ins w:id="1846" w:author="Milica Radić" w:date="2026-10-04T15:56:26Z">
            <w:r>
              <w:rPr>
                <w:rFonts w:ascii="Arial" w:hAnsi="Arial" w:cs="Arial"/>
                <w:lang w:val="sr-Cyrl-RS"/>
              </w:rPr>
              <w:fldChar w:fldCharType="end"/>
            </w:r>
          </w:ins>
        </w:p>
        <w:p w14:paraId="4E577FFC">
          <w:pPr>
            <w:pStyle w:val="26"/>
            <w:tabs>
              <w:tab w:val="right" w:leader="dot" w:pos="7819"/>
            </w:tabs>
            <w:rPr>
              <w:ins w:id="1847" w:author="Milica Radić" w:date="2026-10-04T15:56:26Z"/>
            </w:rPr>
          </w:pPr>
          <w:ins w:id="1848" w:author="Milica Radić" w:date="2026-10-04T15:56:26Z">
            <w:r>
              <w:rPr>
                <w:rFonts w:ascii="Arial" w:hAnsi="Arial" w:cs="Arial"/>
                <w:lang w:val="sr-Cyrl-RS"/>
              </w:rPr>
              <w:fldChar w:fldCharType="begin"/>
            </w:r>
          </w:ins>
          <w:ins w:id="1849" w:author="Milica Radić" w:date="2026-10-04T15:56:26Z">
            <w:r>
              <w:rPr>
                <w:rFonts w:ascii="Arial" w:hAnsi="Arial" w:cs="Arial"/>
                <w:lang w:val="sr-Cyrl-RS"/>
              </w:rPr>
              <w:instrText xml:space="preserve"> HYPERLINK \l _Toc25522 </w:instrText>
            </w:r>
          </w:ins>
          <w:ins w:id="1850" w:author="Milica Radić" w:date="2026-10-04T15:56:26Z">
            <w:r>
              <w:rPr>
                <w:rFonts w:ascii="Arial" w:hAnsi="Arial" w:cs="Arial"/>
                <w:lang w:val="sr-Cyrl-RS"/>
              </w:rPr>
              <w:fldChar w:fldCharType="separate"/>
            </w:r>
          </w:ins>
          <w:ins w:id="1851" w:author="Milica Radić" w:date="2026-10-04T15:56:26Z">
            <w:r>
              <w:rPr>
                <w:lang w:val="sr-Cyrl-RS"/>
              </w:rPr>
              <w:t>4.5.3. Одсечена средина</w:t>
            </w:r>
          </w:ins>
          <w:ins w:id="1852" w:author="Milica Radić" w:date="2026-10-04T15:56:26Z">
            <w:r>
              <w:rPr/>
              <w:tab/>
            </w:r>
          </w:ins>
          <w:ins w:id="1853" w:author="Milica Radić" w:date="2026-10-04T15:56:26Z">
            <w:r>
              <w:rPr/>
              <w:fldChar w:fldCharType="begin"/>
            </w:r>
          </w:ins>
          <w:ins w:id="1854" w:author="Milica Radić" w:date="2026-10-04T15:56:26Z">
            <w:r>
              <w:rPr/>
              <w:instrText xml:space="preserve"> PAGEREF _Toc25522 \h </w:instrText>
            </w:r>
          </w:ins>
          <w:ins w:id="1855" w:author="Milica Radić" w:date="2026-10-04T15:56:26Z">
            <w:r>
              <w:rPr/>
              <w:fldChar w:fldCharType="separate"/>
            </w:r>
          </w:ins>
          <w:ins w:id="1856" w:author="Milica Radić" w:date="2026-10-04T15:56:27Z">
            <w:r>
              <w:rPr/>
              <w:t>22</w:t>
            </w:r>
          </w:ins>
          <w:ins w:id="1857" w:author="Milica Radić" w:date="2026-10-04T15:56:26Z">
            <w:r>
              <w:rPr/>
              <w:fldChar w:fldCharType="end"/>
            </w:r>
          </w:ins>
          <w:ins w:id="1858" w:author="Milica Radić" w:date="2026-10-04T15:56:26Z">
            <w:r>
              <w:rPr>
                <w:rFonts w:ascii="Arial" w:hAnsi="Arial" w:cs="Arial"/>
                <w:lang w:val="sr-Cyrl-RS"/>
              </w:rPr>
              <w:fldChar w:fldCharType="end"/>
            </w:r>
          </w:ins>
        </w:p>
        <w:p w14:paraId="4F0FEDA0">
          <w:pPr>
            <w:pStyle w:val="25"/>
            <w:tabs>
              <w:tab w:val="right" w:leader="dot" w:pos="7819"/>
            </w:tabs>
            <w:rPr>
              <w:ins w:id="1859" w:author="Milica Radić" w:date="2026-10-04T15:56:26Z"/>
            </w:rPr>
          </w:pPr>
          <w:ins w:id="1860" w:author="Milica Radić" w:date="2026-10-04T15:56:26Z">
            <w:r>
              <w:rPr>
                <w:rFonts w:ascii="Arial" w:hAnsi="Arial" w:cs="Arial"/>
                <w:lang w:val="sr-Cyrl-RS"/>
              </w:rPr>
              <w:fldChar w:fldCharType="begin"/>
            </w:r>
          </w:ins>
          <w:ins w:id="1861" w:author="Milica Radić" w:date="2026-10-04T15:56:26Z">
            <w:r>
              <w:rPr>
                <w:rFonts w:ascii="Arial" w:hAnsi="Arial" w:cs="Arial"/>
                <w:lang w:val="sr-Cyrl-RS"/>
              </w:rPr>
              <w:instrText xml:space="preserve"> HYPERLINK \l _Toc31046 </w:instrText>
            </w:r>
          </w:ins>
          <w:ins w:id="1862" w:author="Milica Radić" w:date="2026-10-04T15:56:26Z">
            <w:r>
              <w:rPr>
                <w:rFonts w:ascii="Arial" w:hAnsi="Arial" w:cs="Arial"/>
                <w:lang w:val="sr-Cyrl-RS"/>
              </w:rPr>
              <w:fldChar w:fldCharType="separate"/>
            </w:r>
          </w:ins>
          <w:ins w:id="1863" w:author="Milica Radić" w:date="2026-10-04T15:56:26Z">
            <w:r>
              <w:rPr>
                <w:rFonts w:ascii="Times New Roman" w:hAnsi="Times New Roman" w:eastAsia="Times New Roman" w:cs="Times New Roman"/>
                <w:lang w:val="sr-Cyrl-RS"/>
              </w:rPr>
              <w:t>4.6. Слој напада</w:t>
            </w:r>
          </w:ins>
          <w:ins w:id="1864" w:author="Milica Radić" w:date="2026-10-04T15:56:26Z">
            <w:r>
              <w:rPr/>
              <w:tab/>
            </w:r>
          </w:ins>
          <w:ins w:id="1865" w:author="Milica Radić" w:date="2026-10-04T15:56:26Z">
            <w:r>
              <w:rPr/>
              <w:fldChar w:fldCharType="begin"/>
            </w:r>
          </w:ins>
          <w:ins w:id="1866" w:author="Milica Radić" w:date="2026-10-04T15:56:26Z">
            <w:r>
              <w:rPr/>
              <w:instrText xml:space="preserve"> PAGEREF _Toc31046 \h </w:instrText>
            </w:r>
          </w:ins>
          <w:ins w:id="1867" w:author="Milica Radić" w:date="2026-10-04T15:56:26Z">
            <w:r>
              <w:rPr/>
              <w:fldChar w:fldCharType="separate"/>
            </w:r>
          </w:ins>
          <w:ins w:id="1868" w:author="Milica Radić" w:date="2026-10-04T15:56:27Z">
            <w:r>
              <w:rPr/>
              <w:t>22</w:t>
            </w:r>
          </w:ins>
          <w:ins w:id="1869" w:author="Milica Radić" w:date="2026-10-04T15:56:26Z">
            <w:r>
              <w:rPr/>
              <w:fldChar w:fldCharType="end"/>
            </w:r>
          </w:ins>
          <w:ins w:id="1870" w:author="Milica Radić" w:date="2026-10-04T15:56:26Z">
            <w:r>
              <w:rPr>
                <w:rFonts w:ascii="Arial" w:hAnsi="Arial" w:cs="Arial"/>
                <w:lang w:val="sr-Cyrl-RS"/>
              </w:rPr>
              <w:fldChar w:fldCharType="end"/>
            </w:r>
          </w:ins>
        </w:p>
        <w:p w14:paraId="7E590848">
          <w:pPr>
            <w:pStyle w:val="24"/>
            <w:tabs>
              <w:tab w:val="right" w:leader="dot" w:pos="7819"/>
            </w:tabs>
            <w:rPr>
              <w:ins w:id="1871" w:author="Milica Radić" w:date="2026-10-04T15:56:26Z"/>
            </w:rPr>
          </w:pPr>
          <w:ins w:id="1872" w:author="Milica Radić" w:date="2026-10-04T15:56:26Z">
            <w:r>
              <w:rPr>
                <w:rFonts w:ascii="Arial" w:hAnsi="Arial" w:cs="Arial"/>
                <w:lang w:val="sr-Cyrl-RS"/>
              </w:rPr>
              <w:fldChar w:fldCharType="begin"/>
            </w:r>
          </w:ins>
          <w:ins w:id="1873" w:author="Milica Radić" w:date="2026-10-04T15:56:26Z">
            <w:r>
              <w:rPr>
                <w:rFonts w:ascii="Arial" w:hAnsi="Arial" w:cs="Arial"/>
                <w:lang w:val="sr-Cyrl-RS"/>
              </w:rPr>
              <w:instrText xml:space="preserve"> HYPERLINK \l _Toc21122 </w:instrText>
            </w:r>
          </w:ins>
          <w:ins w:id="1874" w:author="Milica Radić" w:date="2026-10-04T15:56:26Z">
            <w:r>
              <w:rPr>
                <w:rFonts w:ascii="Arial" w:hAnsi="Arial" w:cs="Arial"/>
                <w:lang w:val="sr-Cyrl-RS"/>
              </w:rPr>
              <w:fldChar w:fldCharType="separate"/>
            </w:r>
          </w:ins>
          <w:ins w:id="1875" w:author="Milica Radić" w:date="2026-10-04T15:56:26Z">
            <w:r>
              <w:rPr>
                <w:rFonts w:ascii="Times New Roman" w:hAnsi="Times New Roman" w:eastAsia="Times New Roman" w:cs="Times New Roman"/>
                <w:bCs/>
                <w:lang w:val="sr-Cyrl-RS"/>
              </w:rPr>
              <w:t xml:space="preserve">5. </w:t>
            </w:r>
          </w:ins>
          <w:ins w:id="1876" w:author="Milica Radić" w:date="2026-10-04T15:56:26Z">
            <w:r>
              <w:rPr>
                <w:lang w:val="sr-Cyrl-RS"/>
              </w:rPr>
              <w:t>ИМПЛЕМЕНТАЦИЈА</w:t>
            </w:r>
          </w:ins>
          <w:ins w:id="1877" w:author="Milica Radić" w:date="2026-10-04T15:56:26Z">
            <w:r>
              <w:rPr/>
              <w:tab/>
            </w:r>
          </w:ins>
          <w:ins w:id="1878" w:author="Milica Radić" w:date="2026-10-04T15:56:26Z">
            <w:r>
              <w:rPr/>
              <w:fldChar w:fldCharType="begin"/>
            </w:r>
          </w:ins>
          <w:ins w:id="1879" w:author="Milica Radić" w:date="2026-10-04T15:56:26Z">
            <w:r>
              <w:rPr/>
              <w:instrText xml:space="preserve"> PAGEREF _Toc21122 \h </w:instrText>
            </w:r>
          </w:ins>
          <w:ins w:id="1880" w:author="Milica Radić" w:date="2026-10-04T15:56:26Z">
            <w:r>
              <w:rPr/>
              <w:fldChar w:fldCharType="separate"/>
            </w:r>
          </w:ins>
          <w:ins w:id="1881" w:author="Milica Radić" w:date="2026-10-04T15:56:27Z">
            <w:r>
              <w:rPr/>
              <w:t>25</w:t>
            </w:r>
          </w:ins>
          <w:ins w:id="1882" w:author="Milica Radić" w:date="2026-10-04T15:56:26Z">
            <w:r>
              <w:rPr/>
              <w:fldChar w:fldCharType="end"/>
            </w:r>
          </w:ins>
          <w:ins w:id="1883" w:author="Milica Radić" w:date="2026-10-04T15:56:26Z">
            <w:r>
              <w:rPr>
                <w:rFonts w:ascii="Arial" w:hAnsi="Arial" w:cs="Arial"/>
                <w:lang w:val="sr-Cyrl-RS"/>
              </w:rPr>
              <w:fldChar w:fldCharType="end"/>
            </w:r>
          </w:ins>
        </w:p>
        <w:p w14:paraId="1AE611C2">
          <w:pPr>
            <w:pStyle w:val="24"/>
            <w:tabs>
              <w:tab w:val="right" w:leader="dot" w:pos="7819"/>
            </w:tabs>
            <w:rPr>
              <w:ins w:id="1884" w:author="Milica Radić" w:date="2026-10-04T15:56:27Z"/>
            </w:rPr>
          </w:pPr>
          <w:ins w:id="1885" w:author="Milica Radić" w:date="2026-10-04T15:56:26Z">
            <w:r>
              <w:rPr>
                <w:rFonts w:ascii="Arial" w:hAnsi="Arial" w:cs="Arial"/>
                <w:lang w:val="sr-Cyrl-RS"/>
              </w:rPr>
              <w:fldChar w:fldCharType="begin"/>
            </w:r>
          </w:ins>
          <w:ins w:id="1886" w:author="Milica Radić" w:date="2026-10-04T15:56:26Z">
            <w:r>
              <w:rPr>
                <w:rFonts w:ascii="Arial" w:hAnsi="Arial" w:cs="Arial"/>
                <w:lang w:val="sr-Cyrl-RS"/>
              </w:rPr>
              <w:instrText xml:space="preserve"> HYPERLINK \l _Toc12697 </w:instrText>
            </w:r>
          </w:ins>
          <w:ins w:id="1887" w:author="Milica Radić" w:date="2026-10-04T15:56:27Z">
            <w:r>
              <w:rPr>
                <w:rFonts w:ascii="Arial" w:hAnsi="Arial" w:cs="Arial"/>
                <w:lang w:val="sr-Cyrl-RS"/>
              </w:rPr>
              <w:fldChar w:fldCharType="separate"/>
            </w:r>
          </w:ins>
          <w:ins w:id="1888" w:author="Milica Radić" w:date="2026-10-04T15:56:27Z">
            <w:r>
              <w:rPr>
                <w:rFonts w:ascii="Times New Roman" w:hAnsi="Times New Roman" w:eastAsia="Times New Roman" w:cs="Times New Roman"/>
                <w:bCs/>
                <w:lang w:val="sr-Cyrl-RS"/>
              </w:rPr>
              <w:t xml:space="preserve">6. </w:t>
            </w:r>
          </w:ins>
          <w:ins w:id="1889" w:author="Milica Radić" w:date="2026-10-04T15:56:27Z">
            <w:r>
              <w:rPr>
                <w:lang w:val="sr-Cyrl-RS"/>
              </w:rPr>
              <w:t>МЕТОДОЛОГИЈА ЕВАЛУАЦИЈЕ</w:t>
            </w:r>
          </w:ins>
          <w:ins w:id="1890" w:author="Milica Radić" w:date="2026-10-04T15:56:27Z">
            <w:r>
              <w:rPr/>
              <w:tab/>
            </w:r>
          </w:ins>
          <w:ins w:id="1891" w:author="Milica Radić" w:date="2026-10-04T15:56:27Z">
            <w:r>
              <w:rPr/>
              <w:fldChar w:fldCharType="begin"/>
            </w:r>
          </w:ins>
          <w:ins w:id="1892" w:author="Milica Radić" w:date="2026-10-04T15:56:27Z">
            <w:r>
              <w:rPr/>
              <w:instrText xml:space="preserve"> PAGEREF _Toc12697 \h </w:instrText>
            </w:r>
          </w:ins>
          <w:ins w:id="1893" w:author="Milica Radić" w:date="2026-10-04T15:56:27Z">
            <w:r>
              <w:rPr/>
              <w:fldChar w:fldCharType="separate"/>
            </w:r>
          </w:ins>
          <w:ins w:id="1894" w:author="Milica Radić" w:date="2026-10-04T15:56:27Z">
            <w:r>
              <w:rPr/>
              <w:t>39</w:t>
            </w:r>
          </w:ins>
          <w:ins w:id="1895" w:author="Milica Radić" w:date="2026-10-04T15:56:27Z">
            <w:r>
              <w:rPr/>
              <w:fldChar w:fldCharType="end"/>
            </w:r>
          </w:ins>
          <w:ins w:id="1896" w:author="Milica Radić" w:date="2026-10-04T15:56:27Z">
            <w:r>
              <w:rPr>
                <w:rFonts w:ascii="Arial" w:hAnsi="Arial" w:cs="Arial"/>
                <w:lang w:val="sr-Cyrl-RS"/>
              </w:rPr>
              <w:fldChar w:fldCharType="end"/>
            </w:r>
          </w:ins>
        </w:p>
        <w:p w14:paraId="64EE4DB8">
          <w:pPr>
            <w:pStyle w:val="25"/>
            <w:tabs>
              <w:tab w:val="right" w:leader="dot" w:pos="7819"/>
            </w:tabs>
            <w:rPr>
              <w:ins w:id="1897" w:author="Milica Radić" w:date="2026-10-04T15:56:27Z"/>
            </w:rPr>
          </w:pPr>
          <w:ins w:id="1898" w:author="Milica Radić" w:date="2026-10-04T15:56:27Z">
            <w:r>
              <w:rPr>
                <w:rFonts w:ascii="Arial" w:hAnsi="Arial" w:cs="Arial"/>
                <w:lang w:val="sr-Cyrl-RS"/>
              </w:rPr>
              <w:fldChar w:fldCharType="begin"/>
            </w:r>
          </w:ins>
          <w:ins w:id="1899" w:author="Milica Radić" w:date="2026-10-04T15:56:27Z">
            <w:r>
              <w:rPr>
                <w:rFonts w:ascii="Arial" w:hAnsi="Arial" w:cs="Arial"/>
                <w:lang w:val="sr-Cyrl-RS"/>
              </w:rPr>
              <w:instrText xml:space="preserve"> HYPERLINK \l _Toc27101 </w:instrText>
            </w:r>
          </w:ins>
          <w:ins w:id="1900" w:author="Milica Radić" w:date="2026-10-04T15:56:27Z">
            <w:r>
              <w:rPr>
                <w:rFonts w:ascii="Arial" w:hAnsi="Arial" w:cs="Arial"/>
                <w:lang w:val="sr-Cyrl-RS"/>
              </w:rPr>
              <w:fldChar w:fldCharType="separate"/>
            </w:r>
          </w:ins>
          <w:ins w:id="1901" w:author="Milica Radić" w:date="2026-10-04T15:56:27Z">
            <w:r>
              <w:rPr>
                <w:rFonts w:ascii="Times New Roman" w:hAnsi="Times New Roman" w:eastAsia="Times New Roman" w:cs="Times New Roman"/>
                <w:lang w:val="sr-Cyrl-RS"/>
              </w:rPr>
              <w:t>6.1. Циљна вредност</w:t>
            </w:r>
          </w:ins>
          <w:ins w:id="1902" w:author="Milica Radić" w:date="2026-10-04T15:56:27Z">
            <w:r>
              <w:rPr/>
              <w:tab/>
            </w:r>
          </w:ins>
          <w:ins w:id="1903" w:author="Milica Radić" w:date="2026-10-04T15:56:27Z">
            <w:r>
              <w:rPr/>
              <w:fldChar w:fldCharType="begin"/>
            </w:r>
          </w:ins>
          <w:ins w:id="1904" w:author="Milica Radić" w:date="2026-10-04T15:56:27Z">
            <w:r>
              <w:rPr/>
              <w:instrText xml:space="preserve"> PAGEREF _Toc27101 \h </w:instrText>
            </w:r>
          </w:ins>
          <w:ins w:id="1905" w:author="Milica Radić" w:date="2026-10-04T15:56:27Z">
            <w:r>
              <w:rPr/>
              <w:fldChar w:fldCharType="separate"/>
            </w:r>
          </w:ins>
          <w:ins w:id="1906" w:author="Milica Radić" w:date="2026-10-04T15:56:27Z">
            <w:r>
              <w:rPr/>
              <w:t>39</w:t>
            </w:r>
          </w:ins>
          <w:ins w:id="1907" w:author="Milica Radić" w:date="2026-10-04T15:56:27Z">
            <w:r>
              <w:rPr/>
              <w:fldChar w:fldCharType="end"/>
            </w:r>
          </w:ins>
          <w:ins w:id="1908" w:author="Milica Radić" w:date="2026-10-04T15:56:27Z">
            <w:r>
              <w:rPr>
                <w:rFonts w:ascii="Arial" w:hAnsi="Arial" w:cs="Arial"/>
                <w:lang w:val="sr-Cyrl-RS"/>
              </w:rPr>
              <w:fldChar w:fldCharType="end"/>
            </w:r>
          </w:ins>
        </w:p>
        <w:p w14:paraId="36E0BB27">
          <w:pPr>
            <w:pStyle w:val="25"/>
            <w:tabs>
              <w:tab w:val="right" w:leader="dot" w:pos="7819"/>
            </w:tabs>
            <w:rPr>
              <w:ins w:id="1909" w:author="Milica Radić" w:date="2026-10-04T15:56:27Z"/>
            </w:rPr>
          </w:pPr>
          <w:ins w:id="1910" w:author="Milica Radić" w:date="2026-10-04T15:56:27Z">
            <w:r>
              <w:rPr>
                <w:rFonts w:ascii="Arial" w:hAnsi="Arial" w:cs="Arial"/>
                <w:lang w:val="sr-Cyrl-RS"/>
              </w:rPr>
              <w:fldChar w:fldCharType="begin"/>
            </w:r>
          </w:ins>
          <w:ins w:id="1911" w:author="Milica Radić" w:date="2026-10-04T15:56:27Z">
            <w:r>
              <w:rPr>
                <w:rFonts w:ascii="Arial" w:hAnsi="Arial" w:cs="Arial"/>
                <w:lang w:val="sr-Cyrl-RS"/>
              </w:rPr>
              <w:instrText xml:space="preserve"> HYPERLINK \l _Toc16037 </w:instrText>
            </w:r>
          </w:ins>
          <w:ins w:id="1912" w:author="Milica Radić" w:date="2026-10-04T15:56:27Z">
            <w:r>
              <w:rPr>
                <w:rFonts w:ascii="Arial" w:hAnsi="Arial" w:cs="Arial"/>
                <w:lang w:val="sr-Cyrl-RS"/>
              </w:rPr>
              <w:fldChar w:fldCharType="separate"/>
            </w:r>
          </w:ins>
          <w:ins w:id="1913" w:author="Milica Radić" w:date="2026-10-04T15:56:27Z">
            <w:r>
              <w:rPr>
                <w:rFonts w:ascii="Times New Roman" w:hAnsi="Times New Roman" w:eastAsia="Times New Roman" w:cs="Times New Roman"/>
                <w:lang w:val="sr-Cyrl-RS"/>
              </w:rPr>
              <w:t>6.2. Конфигурација експеримената</w:t>
            </w:r>
          </w:ins>
          <w:ins w:id="1914" w:author="Milica Radić" w:date="2026-10-04T15:56:27Z">
            <w:r>
              <w:rPr/>
              <w:tab/>
            </w:r>
          </w:ins>
          <w:ins w:id="1915" w:author="Milica Radić" w:date="2026-10-04T15:56:27Z">
            <w:r>
              <w:rPr/>
              <w:fldChar w:fldCharType="begin"/>
            </w:r>
          </w:ins>
          <w:ins w:id="1916" w:author="Milica Radić" w:date="2026-10-04T15:56:27Z">
            <w:r>
              <w:rPr/>
              <w:instrText xml:space="preserve"> PAGEREF _Toc16037 \h </w:instrText>
            </w:r>
          </w:ins>
          <w:ins w:id="1917" w:author="Milica Radić" w:date="2026-10-04T15:56:27Z">
            <w:r>
              <w:rPr/>
              <w:fldChar w:fldCharType="separate"/>
            </w:r>
          </w:ins>
          <w:ins w:id="1918" w:author="Milica Radić" w:date="2026-10-04T15:56:27Z">
            <w:r>
              <w:rPr/>
              <w:t>39</w:t>
            </w:r>
          </w:ins>
          <w:ins w:id="1919" w:author="Milica Radić" w:date="2026-10-04T15:56:27Z">
            <w:r>
              <w:rPr/>
              <w:fldChar w:fldCharType="end"/>
            </w:r>
          </w:ins>
          <w:ins w:id="1920" w:author="Milica Radić" w:date="2026-10-04T15:56:27Z">
            <w:r>
              <w:rPr>
                <w:rFonts w:ascii="Arial" w:hAnsi="Arial" w:cs="Arial"/>
                <w:lang w:val="sr-Cyrl-RS"/>
              </w:rPr>
              <w:fldChar w:fldCharType="end"/>
            </w:r>
          </w:ins>
        </w:p>
        <w:p w14:paraId="0A35BAA3">
          <w:pPr>
            <w:pStyle w:val="26"/>
            <w:tabs>
              <w:tab w:val="right" w:leader="dot" w:pos="7819"/>
            </w:tabs>
            <w:rPr>
              <w:ins w:id="1921" w:author="Milica Radić" w:date="2026-10-04T15:56:27Z"/>
            </w:rPr>
          </w:pPr>
          <w:ins w:id="1922" w:author="Milica Radić" w:date="2026-10-04T15:56:27Z">
            <w:r>
              <w:rPr>
                <w:rFonts w:ascii="Arial" w:hAnsi="Arial" w:cs="Arial"/>
                <w:lang w:val="sr-Cyrl-RS"/>
              </w:rPr>
              <w:fldChar w:fldCharType="begin"/>
            </w:r>
          </w:ins>
          <w:ins w:id="1923" w:author="Milica Radić" w:date="2026-10-04T15:56:27Z">
            <w:r>
              <w:rPr>
                <w:rFonts w:ascii="Arial" w:hAnsi="Arial" w:cs="Arial"/>
                <w:lang w:val="sr-Cyrl-RS"/>
              </w:rPr>
              <w:instrText xml:space="preserve"> HYPERLINK \l _Toc3334 </w:instrText>
            </w:r>
          </w:ins>
          <w:ins w:id="1924" w:author="Milica Radić" w:date="2026-10-04T15:56:27Z">
            <w:r>
              <w:rPr>
                <w:rFonts w:ascii="Arial" w:hAnsi="Arial" w:cs="Arial"/>
                <w:lang w:val="sr-Cyrl-RS"/>
              </w:rPr>
              <w:fldChar w:fldCharType="separate"/>
            </w:r>
          </w:ins>
          <w:ins w:id="1925" w:author="Milica Radić" w:date="2026-10-04T15:56:27Z">
            <w:r>
              <w:rPr>
                <w:lang w:val="sr-Cyrl-RS"/>
              </w:rPr>
              <w:t>6.2.1. Главни сценарио</w:t>
            </w:r>
          </w:ins>
          <w:ins w:id="1926" w:author="Milica Radić" w:date="2026-10-04T15:56:27Z">
            <w:r>
              <w:rPr/>
              <w:tab/>
            </w:r>
          </w:ins>
          <w:ins w:id="1927" w:author="Milica Radić" w:date="2026-10-04T15:56:27Z">
            <w:r>
              <w:rPr/>
              <w:fldChar w:fldCharType="begin"/>
            </w:r>
          </w:ins>
          <w:ins w:id="1928" w:author="Milica Radić" w:date="2026-10-04T15:56:27Z">
            <w:r>
              <w:rPr/>
              <w:instrText xml:space="preserve"> PAGEREF _Toc3334 \h </w:instrText>
            </w:r>
          </w:ins>
          <w:ins w:id="1929" w:author="Milica Radić" w:date="2026-10-04T15:56:27Z">
            <w:r>
              <w:rPr/>
              <w:fldChar w:fldCharType="separate"/>
            </w:r>
          </w:ins>
          <w:ins w:id="1930" w:author="Milica Radić" w:date="2026-10-04T15:56:27Z">
            <w:r>
              <w:rPr/>
              <w:t>39</w:t>
            </w:r>
          </w:ins>
          <w:ins w:id="1931" w:author="Milica Radić" w:date="2026-10-04T15:56:27Z">
            <w:r>
              <w:rPr/>
              <w:fldChar w:fldCharType="end"/>
            </w:r>
          </w:ins>
          <w:ins w:id="1932" w:author="Milica Radić" w:date="2026-10-04T15:56:27Z">
            <w:r>
              <w:rPr>
                <w:rFonts w:ascii="Arial" w:hAnsi="Arial" w:cs="Arial"/>
                <w:lang w:val="sr-Cyrl-RS"/>
              </w:rPr>
              <w:fldChar w:fldCharType="end"/>
            </w:r>
          </w:ins>
        </w:p>
        <w:p w14:paraId="3EF98B67">
          <w:pPr>
            <w:pStyle w:val="26"/>
            <w:tabs>
              <w:tab w:val="right" w:leader="dot" w:pos="7819"/>
            </w:tabs>
            <w:rPr>
              <w:ins w:id="1933" w:author="Milica Radić" w:date="2026-10-04T15:56:27Z"/>
            </w:rPr>
          </w:pPr>
          <w:ins w:id="1934" w:author="Milica Radić" w:date="2026-10-04T15:56:27Z">
            <w:r>
              <w:rPr>
                <w:rFonts w:ascii="Arial" w:hAnsi="Arial" w:cs="Arial"/>
                <w:lang w:val="sr-Cyrl-RS"/>
              </w:rPr>
              <w:fldChar w:fldCharType="begin"/>
            </w:r>
          </w:ins>
          <w:ins w:id="1935" w:author="Milica Radić" w:date="2026-10-04T15:56:27Z">
            <w:r>
              <w:rPr>
                <w:rFonts w:ascii="Arial" w:hAnsi="Arial" w:cs="Arial"/>
                <w:lang w:val="sr-Cyrl-RS"/>
              </w:rPr>
              <w:instrText xml:space="preserve"> HYPERLINK \l _Toc11113 </w:instrText>
            </w:r>
          </w:ins>
          <w:ins w:id="1936" w:author="Milica Radić" w:date="2026-10-04T15:56:27Z">
            <w:r>
              <w:rPr>
                <w:rFonts w:ascii="Arial" w:hAnsi="Arial" w:cs="Arial"/>
                <w:lang w:val="sr-Cyrl-RS"/>
              </w:rPr>
              <w:fldChar w:fldCharType="separate"/>
            </w:r>
          </w:ins>
          <w:ins w:id="1937" w:author="Milica Radić" w:date="2026-10-04T15:56:27Z">
            <w:r>
              <w:rPr>
                <w:lang w:val="sr-Cyrl-RS"/>
              </w:rPr>
              <w:t>6.2.2. Допунски аблациони експерименти</w:t>
            </w:r>
          </w:ins>
          <w:ins w:id="1938" w:author="Milica Radić" w:date="2026-10-04T15:56:27Z">
            <w:r>
              <w:rPr/>
              <w:tab/>
            </w:r>
          </w:ins>
          <w:ins w:id="1939" w:author="Milica Radić" w:date="2026-10-04T15:56:27Z">
            <w:r>
              <w:rPr/>
              <w:fldChar w:fldCharType="begin"/>
            </w:r>
          </w:ins>
          <w:ins w:id="1940" w:author="Milica Radić" w:date="2026-10-04T15:56:27Z">
            <w:r>
              <w:rPr/>
              <w:instrText xml:space="preserve"> PAGEREF _Toc11113 \h </w:instrText>
            </w:r>
          </w:ins>
          <w:ins w:id="1941" w:author="Milica Radić" w:date="2026-10-04T15:56:27Z">
            <w:r>
              <w:rPr/>
              <w:fldChar w:fldCharType="separate"/>
            </w:r>
          </w:ins>
          <w:ins w:id="1942" w:author="Milica Radić" w:date="2026-10-04T15:56:27Z">
            <w:r>
              <w:rPr/>
              <w:t>39</w:t>
            </w:r>
          </w:ins>
          <w:ins w:id="1943" w:author="Milica Radić" w:date="2026-10-04T15:56:27Z">
            <w:r>
              <w:rPr/>
              <w:fldChar w:fldCharType="end"/>
            </w:r>
          </w:ins>
          <w:ins w:id="1944" w:author="Milica Radić" w:date="2026-10-04T15:56:27Z">
            <w:r>
              <w:rPr>
                <w:rFonts w:ascii="Arial" w:hAnsi="Arial" w:cs="Arial"/>
                <w:lang w:val="sr-Cyrl-RS"/>
              </w:rPr>
              <w:fldChar w:fldCharType="end"/>
            </w:r>
          </w:ins>
        </w:p>
        <w:p w14:paraId="6DE76BED">
          <w:pPr>
            <w:pStyle w:val="26"/>
            <w:tabs>
              <w:tab w:val="right" w:leader="dot" w:pos="7819"/>
            </w:tabs>
            <w:rPr>
              <w:ins w:id="1945" w:author="Milica Radić" w:date="2026-10-04T15:56:27Z"/>
            </w:rPr>
          </w:pPr>
          <w:ins w:id="1946" w:author="Milica Radić" w:date="2026-10-04T15:56:27Z">
            <w:r>
              <w:rPr>
                <w:rFonts w:ascii="Arial" w:hAnsi="Arial" w:cs="Arial"/>
                <w:lang w:val="sr-Cyrl-RS"/>
              </w:rPr>
              <w:fldChar w:fldCharType="begin"/>
            </w:r>
          </w:ins>
          <w:ins w:id="1947" w:author="Milica Radić" w:date="2026-10-04T15:56:27Z">
            <w:r>
              <w:rPr>
                <w:rFonts w:ascii="Arial" w:hAnsi="Arial" w:cs="Arial"/>
                <w:lang w:val="sr-Cyrl-RS"/>
              </w:rPr>
              <w:instrText xml:space="preserve"> HYPERLINK \l _Toc9369 </w:instrText>
            </w:r>
          </w:ins>
          <w:ins w:id="1948" w:author="Milica Radić" w:date="2026-10-04T15:56:27Z">
            <w:r>
              <w:rPr>
                <w:rFonts w:ascii="Arial" w:hAnsi="Arial" w:cs="Arial"/>
                <w:lang w:val="sr-Cyrl-RS"/>
              </w:rPr>
              <w:fldChar w:fldCharType="separate"/>
            </w:r>
          </w:ins>
          <w:ins w:id="1949" w:author="Milica Radić" w:date="2026-10-04T15:56:27Z">
            <w:r>
              <w:rPr>
                <w:lang w:val="sr-Cyrl-RS"/>
              </w:rPr>
              <w:t>6.2.3. Фиксни параметри</w:t>
            </w:r>
          </w:ins>
          <w:ins w:id="1950" w:author="Milica Radić" w:date="2026-10-04T15:56:27Z">
            <w:r>
              <w:rPr/>
              <w:tab/>
            </w:r>
          </w:ins>
          <w:ins w:id="1951" w:author="Milica Radić" w:date="2026-10-04T15:56:27Z">
            <w:r>
              <w:rPr/>
              <w:fldChar w:fldCharType="begin"/>
            </w:r>
          </w:ins>
          <w:ins w:id="1952" w:author="Milica Radić" w:date="2026-10-04T15:56:27Z">
            <w:r>
              <w:rPr/>
              <w:instrText xml:space="preserve"> PAGEREF _Toc9369 \h </w:instrText>
            </w:r>
          </w:ins>
          <w:ins w:id="1953" w:author="Milica Radić" w:date="2026-10-04T15:56:27Z">
            <w:r>
              <w:rPr/>
              <w:fldChar w:fldCharType="separate"/>
            </w:r>
          </w:ins>
          <w:ins w:id="1954" w:author="Milica Radić" w:date="2026-10-04T15:56:27Z">
            <w:r>
              <w:rPr/>
              <w:t>40</w:t>
            </w:r>
          </w:ins>
          <w:ins w:id="1955" w:author="Milica Radić" w:date="2026-10-04T15:56:27Z">
            <w:r>
              <w:rPr/>
              <w:fldChar w:fldCharType="end"/>
            </w:r>
          </w:ins>
          <w:ins w:id="1956" w:author="Milica Radić" w:date="2026-10-04T15:56:27Z">
            <w:r>
              <w:rPr>
                <w:rFonts w:ascii="Arial" w:hAnsi="Arial" w:cs="Arial"/>
                <w:lang w:val="sr-Cyrl-RS"/>
              </w:rPr>
              <w:fldChar w:fldCharType="end"/>
            </w:r>
          </w:ins>
        </w:p>
        <w:p w14:paraId="791C12C7">
          <w:pPr>
            <w:pStyle w:val="25"/>
            <w:tabs>
              <w:tab w:val="right" w:leader="dot" w:pos="7819"/>
            </w:tabs>
            <w:rPr>
              <w:ins w:id="1957" w:author="Milica Radić" w:date="2026-10-04T15:56:27Z"/>
            </w:rPr>
          </w:pPr>
          <w:ins w:id="1958" w:author="Milica Radić" w:date="2026-10-04T15:56:27Z">
            <w:r>
              <w:rPr>
                <w:rFonts w:ascii="Arial" w:hAnsi="Arial" w:cs="Arial"/>
                <w:lang w:val="sr-Cyrl-RS"/>
              </w:rPr>
              <w:fldChar w:fldCharType="begin"/>
            </w:r>
          </w:ins>
          <w:ins w:id="1959" w:author="Milica Radić" w:date="2026-10-04T15:56:27Z">
            <w:r>
              <w:rPr>
                <w:rFonts w:ascii="Arial" w:hAnsi="Arial" w:cs="Arial"/>
                <w:lang w:val="sr-Cyrl-RS"/>
              </w:rPr>
              <w:instrText xml:space="preserve"> HYPERLINK \l _Toc10542 </w:instrText>
            </w:r>
          </w:ins>
          <w:ins w:id="1960" w:author="Milica Radić" w:date="2026-10-04T15:56:27Z">
            <w:r>
              <w:rPr>
                <w:rFonts w:ascii="Arial" w:hAnsi="Arial" w:cs="Arial"/>
                <w:lang w:val="sr-Cyrl-RS"/>
              </w:rPr>
              <w:fldChar w:fldCharType="separate"/>
            </w:r>
          </w:ins>
          <w:ins w:id="1961" w:author="Milica Radić" w:date="2026-10-04T15:56:27Z">
            <w:r>
              <w:rPr>
                <w:rFonts w:ascii="Times New Roman" w:hAnsi="Times New Roman" w:eastAsia="Times New Roman" w:cs="Times New Roman"/>
                <w:lang w:val="sr-Cyrl-RS"/>
              </w:rPr>
              <w:t>6.3. Метрике</w:t>
            </w:r>
          </w:ins>
          <w:ins w:id="1962" w:author="Milica Radić" w:date="2026-10-04T15:56:27Z">
            <w:r>
              <w:rPr/>
              <w:tab/>
            </w:r>
          </w:ins>
          <w:ins w:id="1963" w:author="Milica Radić" w:date="2026-10-04T15:56:27Z">
            <w:r>
              <w:rPr/>
              <w:fldChar w:fldCharType="begin"/>
            </w:r>
          </w:ins>
          <w:ins w:id="1964" w:author="Milica Radić" w:date="2026-10-04T15:56:27Z">
            <w:r>
              <w:rPr/>
              <w:instrText xml:space="preserve"> PAGEREF _Toc10542 \h </w:instrText>
            </w:r>
          </w:ins>
          <w:ins w:id="1965" w:author="Milica Radić" w:date="2026-10-04T15:56:27Z">
            <w:r>
              <w:rPr/>
              <w:fldChar w:fldCharType="separate"/>
            </w:r>
          </w:ins>
          <w:ins w:id="1966" w:author="Milica Radić" w:date="2026-10-04T15:56:27Z">
            <w:r>
              <w:rPr/>
              <w:t>41</w:t>
            </w:r>
          </w:ins>
          <w:ins w:id="1967" w:author="Milica Radić" w:date="2026-10-04T15:56:27Z">
            <w:r>
              <w:rPr/>
              <w:fldChar w:fldCharType="end"/>
            </w:r>
          </w:ins>
          <w:ins w:id="1968" w:author="Milica Radić" w:date="2026-10-04T15:56:27Z">
            <w:r>
              <w:rPr>
                <w:rFonts w:ascii="Arial" w:hAnsi="Arial" w:cs="Arial"/>
                <w:lang w:val="sr-Cyrl-RS"/>
              </w:rPr>
              <w:fldChar w:fldCharType="end"/>
            </w:r>
          </w:ins>
        </w:p>
        <w:p w14:paraId="55E90AAE">
          <w:pPr>
            <w:pStyle w:val="25"/>
            <w:tabs>
              <w:tab w:val="right" w:leader="dot" w:pos="7819"/>
            </w:tabs>
            <w:rPr>
              <w:ins w:id="1969" w:author="Milica Radić" w:date="2026-10-04T15:56:27Z"/>
            </w:rPr>
          </w:pPr>
          <w:ins w:id="1970" w:author="Milica Radić" w:date="2026-10-04T15:56:27Z">
            <w:r>
              <w:rPr>
                <w:rFonts w:ascii="Arial" w:hAnsi="Arial" w:cs="Arial"/>
                <w:lang w:val="sr-Cyrl-RS"/>
              </w:rPr>
              <w:fldChar w:fldCharType="begin"/>
            </w:r>
          </w:ins>
          <w:ins w:id="1971" w:author="Milica Radić" w:date="2026-10-04T15:56:27Z">
            <w:r>
              <w:rPr>
                <w:rFonts w:ascii="Arial" w:hAnsi="Arial" w:cs="Arial"/>
                <w:lang w:val="sr-Cyrl-RS"/>
              </w:rPr>
              <w:instrText xml:space="preserve"> HYPERLINK \l _Toc17270 </w:instrText>
            </w:r>
          </w:ins>
          <w:ins w:id="1972" w:author="Milica Radić" w:date="2026-10-04T15:56:27Z">
            <w:r>
              <w:rPr>
                <w:rFonts w:ascii="Arial" w:hAnsi="Arial" w:cs="Arial"/>
                <w:lang w:val="sr-Cyrl-RS"/>
              </w:rPr>
              <w:fldChar w:fldCharType="separate"/>
            </w:r>
          </w:ins>
          <w:ins w:id="1973" w:author="Milica Radić" w:date="2026-10-04T15:56:27Z">
            <w:r>
              <w:rPr>
                <w:rFonts w:ascii="Times New Roman" w:hAnsi="Times New Roman" w:eastAsia="Times New Roman" w:cs="Times New Roman"/>
                <w:lang w:val="sr-Cyrl-RS"/>
              </w:rPr>
              <w:t>6.4. Запис резултата</w:t>
            </w:r>
          </w:ins>
          <w:ins w:id="1974" w:author="Milica Radić" w:date="2026-10-04T15:56:27Z">
            <w:r>
              <w:rPr/>
              <w:tab/>
            </w:r>
          </w:ins>
          <w:ins w:id="1975" w:author="Milica Radić" w:date="2026-10-04T15:56:27Z">
            <w:r>
              <w:rPr/>
              <w:fldChar w:fldCharType="begin"/>
            </w:r>
          </w:ins>
          <w:ins w:id="1976" w:author="Milica Radić" w:date="2026-10-04T15:56:27Z">
            <w:r>
              <w:rPr/>
              <w:instrText xml:space="preserve"> PAGEREF _Toc17270 \h </w:instrText>
            </w:r>
          </w:ins>
          <w:ins w:id="1977" w:author="Milica Radić" w:date="2026-10-04T15:56:27Z">
            <w:r>
              <w:rPr/>
              <w:fldChar w:fldCharType="separate"/>
            </w:r>
          </w:ins>
          <w:ins w:id="1978" w:author="Milica Radić" w:date="2026-10-04T15:56:27Z">
            <w:r>
              <w:rPr/>
              <w:t>42</w:t>
            </w:r>
          </w:ins>
          <w:ins w:id="1979" w:author="Milica Radić" w:date="2026-10-04T15:56:27Z">
            <w:r>
              <w:rPr/>
              <w:fldChar w:fldCharType="end"/>
            </w:r>
          </w:ins>
          <w:ins w:id="1980" w:author="Milica Radić" w:date="2026-10-04T15:56:27Z">
            <w:r>
              <w:rPr>
                <w:rFonts w:ascii="Arial" w:hAnsi="Arial" w:cs="Arial"/>
                <w:lang w:val="sr-Cyrl-RS"/>
              </w:rPr>
              <w:fldChar w:fldCharType="end"/>
            </w:r>
          </w:ins>
        </w:p>
        <w:p w14:paraId="3CD35267">
          <w:pPr>
            <w:pStyle w:val="25"/>
            <w:tabs>
              <w:tab w:val="right" w:leader="dot" w:pos="7819"/>
            </w:tabs>
            <w:rPr>
              <w:ins w:id="1981" w:author="Milica Radić" w:date="2026-10-04T15:56:27Z"/>
            </w:rPr>
          </w:pPr>
          <w:ins w:id="1982" w:author="Milica Radić" w:date="2026-10-04T15:56:27Z">
            <w:r>
              <w:rPr>
                <w:rFonts w:ascii="Arial" w:hAnsi="Arial" w:cs="Arial"/>
                <w:lang w:val="sr-Cyrl-RS"/>
              </w:rPr>
              <w:fldChar w:fldCharType="begin"/>
            </w:r>
          </w:ins>
          <w:ins w:id="1983" w:author="Milica Radić" w:date="2026-10-04T15:56:27Z">
            <w:r>
              <w:rPr>
                <w:rFonts w:ascii="Arial" w:hAnsi="Arial" w:cs="Arial"/>
                <w:lang w:val="sr-Cyrl-RS"/>
              </w:rPr>
              <w:instrText xml:space="preserve"> HYPERLINK \l _Toc21307 </w:instrText>
            </w:r>
          </w:ins>
          <w:ins w:id="1984" w:author="Milica Radić" w:date="2026-10-04T15:56:27Z">
            <w:r>
              <w:rPr>
                <w:rFonts w:ascii="Arial" w:hAnsi="Arial" w:cs="Arial"/>
                <w:lang w:val="sr-Cyrl-RS"/>
              </w:rPr>
              <w:fldChar w:fldCharType="separate"/>
            </w:r>
          </w:ins>
          <w:ins w:id="1985" w:author="Milica Radić" w:date="2026-10-04T15:56:27Z">
            <w:r>
              <w:rPr>
                <w:rFonts w:ascii="Times New Roman" w:hAnsi="Times New Roman" w:eastAsia="Times New Roman" w:cs="Times New Roman"/>
                <w:lang w:val="sr-Cyrl-RS"/>
              </w:rPr>
              <w:t>6.5. Критеријуми прихватљивости</w:t>
            </w:r>
          </w:ins>
          <w:ins w:id="1986" w:author="Milica Radić" w:date="2026-10-04T15:56:27Z">
            <w:r>
              <w:rPr/>
              <w:tab/>
            </w:r>
          </w:ins>
          <w:ins w:id="1987" w:author="Milica Radić" w:date="2026-10-04T15:56:27Z">
            <w:r>
              <w:rPr/>
              <w:fldChar w:fldCharType="begin"/>
            </w:r>
          </w:ins>
          <w:ins w:id="1988" w:author="Milica Radić" w:date="2026-10-04T15:56:27Z">
            <w:r>
              <w:rPr/>
              <w:instrText xml:space="preserve"> PAGEREF _Toc21307 \h </w:instrText>
            </w:r>
          </w:ins>
          <w:ins w:id="1989" w:author="Milica Radić" w:date="2026-10-04T15:56:27Z">
            <w:r>
              <w:rPr/>
              <w:fldChar w:fldCharType="separate"/>
            </w:r>
          </w:ins>
          <w:ins w:id="1990" w:author="Milica Radić" w:date="2026-10-04T15:56:27Z">
            <w:r>
              <w:rPr/>
              <w:t>43</w:t>
            </w:r>
          </w:ins>
          <w:ins w:id="1991" w:author="Milica Radić" w:date="2026-10-04T15:56:27Z">
            <w:r>
              <w:rPr/>
              <w:fldChar w:fldCharType="end"/>
            </w:r>
          </w:ins>
          <w:ins w:id="1992" w:author="Milica Radić" w:date="2026-10-04T15:56:27Z">
            <w:r>
              <w:rPr>
                <w:rFonts w:ascii="Arial" w:hAnsi="Arial" w:cs="Arial"/>
                <w:lang w:val="sr-Cyrl-RS"/>
              </w:rPr>
              <w:fldChar w:fldCharType="end"/>
            </w:r>
          </w:ins>
        </w:p>
        <w:p w14:paraId="57D6E265">
          <w:pPr>
            <w:pStyle w:val="24"/>
            <w:tabs>
              <w:tab w:val="right" w:leader="dot" w:pos="7819"/>
            </w:tabs>
            <w:rPr>
              <w:ins w:id="1993" w:author="Milica Radić" w:date="2026-10-04T15:56:27Z"/>
            </w:rPr>
          </w:pPr>
          <w:ins w:id="1994" w:author="Milica Radić" w:date="2026-10-04T15:56:27Z">
            <w:r>
              <w:rPr>
                <w:rFonts w:ascii="Arial" w:hAnsi="Arial" w:cs="Arial"/>
                <w:lang w:val="sr-Cyrl-RS"/>
              </w:rPr>
              <w:fldChar w:fldCharType="begin"/>
            </w:r>
          </w:ins>
          <w:ins w:id="1995" w:author="Milica Radić" w:date="2026-10-04T15:56:27Z">
            <w:r>
              <w:rPr>
                <w:rFonts w:ascii="Arial" w:hAnsi="Arial" w:cs="Arial"/>
                <w:lang w:val="sr-Cyrl-RS"/>
              </w:rPr>
              <w:instrText xml:space="preserve"> HYPERLINK \l _Toc17408 </w:instrText>
            </w:r>
          </w:ins>
          <w:ins w:id="1996" w:author="Milica Radić" w:date="2026-10-04T15:56:27Z">
            <w:r>
              <w:rPr>
                <w:rFonts w:ascii="Arial" w:hAnsi="Arial" w:cs="Arial"/>
                <w:lang w:val="sr-Cyrl-RS"/>
              </w:rPr>
              <w:fldChar w:fldCharType="separate"/>
            </w:r>
          </w:ins>
          <w:ins w:id="1997" w:author="Milica Radić" w:date="2026-10-04T15:56:27Z">
            <w:r>
              <w:rPr>
                <w:rFonts w:ascii="Times New Roman" w:hAnsi="Times New Roman" w:eastAsia="Times New Roman" w:cs="Times New Roman"/>
                <w:bCs/>
                <w:lang w:val="sr-Cyrl-RS"/>
              </w:rPr>
              <w:t xml:space="preserve">7. </w:t>
            </w:r>
          </w:ins>
          <w:ins w:id="1998" w:author="Milica Radić" w:date="2026-10-04T15:56:27Z">
            <w:r>
              <w:rPr>
                <w:lang w:val="sr-Cyrl-RS"/>
              </w:rPr>
              <w:t>ЕКСПЕРИМЕНТАЛНИ РЕЗУЛТАТИ</w:t>
            </w:r>
          </w:ins>
          <w:ins w:id="1999" w:author="Milica Radić" w:date="2026-10-04T15:56:27Z">
            <w:r>
              <w:rPr/>
              <w:tab/>
            </w:r>
          </w:ins>
          <w:ins w:id="2000" w:author="Milica Radić" w:date="2026-10-04T15:56:27Z">
            <w:r>
              <w:rPr/>
              <w:fldChar w:fldCharType="begin"/>
            </w:r>
          </w:ins>
          <w:ins w:id="2001" w:author="Milica Radić" w:date="2026-10-04T15:56:27Z">
            <w:r>
              <w:rPr/>
              <w:instrText xml:space="preserve"> PAGEREF _Toc17408 \h </w:instrText>
            </w:r>
          </w:ins>
          <w:ins w:id="2002" w:author="Milica Radić" w:date="2026-10-04T15:56:27Z">
            <w:r>
              <w:rPr/>
              <w:fldChar w:fldCharType="separate"/>
            </w:r>
          </w:ins>
          <w:ins w:id="2003" w:author="Milica Radić" w:date="2026-10-04T15:56:27Z">
            <w:r>
              <w:rPr/>
              <w:t>45</w:t>
            </w:r>
          </w:ins>
          <w:ins w:id="2004" w:author="Milica Radić" w:date="2026-10-04T15:56:27Z">
            <w:r>
              <w:rPr/>
              <w:fldChar w:fldCharType="end"/>
            </w:r>
          </w:ins>
          <w:ins w:id="2005" w:author="Milica Radić" w:date="2026-10-04T15:56:27Z">
            <w:r>
              <w:rPr>
                <w:rFonts w:ascii="Arial" w:hAnsi="Arial" w:cs="Arial"/>
                <w:lang w:val="sr-Cyrl-RS"/>
              </w:rPr>
              <w:fldChar w:fldCharType="end"/>
            </w:r>
          </w:ins>
        </w:p>
        <w:p w14:paraId="4B4F955B">
          <w:pPr>
            <w:pStyle w:val="25"/>
            <w:tabs>
              <w:tab w:val="right" w:leader="dot" w:pos="7819"/>
            </w:tabs>
            <w:rPr>
              <w:ins w:id="2006" w:author="Milica Radić" w:date="2026-10-04T15:56:27Z"/>
            </w:rPr>
          </w:pPr>
          <w:ins w:id="2007" w:author="Milica Radić" w:date="2026-10-04T15:56:27Z">
            <w:r>
              <w:rPr>
                <w:rFonts w:ascii="Arial" w:hAnsi="Arial" w:cs="Arial"/>
                <w:lang w:val="sr-Cyrl-RS"/>
              </w:rPr>
              <w:fldChar w:fldCharType="begin"/>
            </w:r>
          </w:ins>
          <w:ins w:id="2008" w:author="Milica Radić" w:date="2026-10-04T15:56:27Z">
            <w:r>
              <w:rPr>
                <w:rFonts w:ascii="Arial" w:hAnsi="Arial" w:cs="Arial"/>
                <w:lang w:val="sr-Cyrl-RS"/>
              </w:rPr>
              <w:instrText xml:space="preserve"> HYPERLINK \l _Toc7586 </w:instrText>
            </w:r>
          </w:ins>
          <w:ins w:id="2009" w:author="Milica Radić" w:date="2026-10-04T15:56:27Z">
            <w:r>
              <w:rPr>
                <w:rFonts w:ascii="Arial" w:hAnsi="Arial" w:cs="Arial"/>
                <w:lang w:val="sr-Cyrl-RS"/>
              </w:rPr>
              <w:fldChar w:fldCharType="separate"/>
            </w:r>
          </w:ins>
          <w:ins w:id="2010" w:author="Milica Radić" w:date="2026-10-04T15:56:27Z">
            <w:r>
              <w:rPr>
                <w:rFonts w:ascii="Times New Roman" w:hAnsi="Times New Roman" w:eastAsia="Times New Roman" w:cs="Times New Roman"/>
                <w:lang w:val="sr-Cyrl-RS"/>
              </w:rPr>
              <w:t xml:space="preserve">7.1. Утицај </w:t>
            </w:r>
          </w:ins>
          <w:ins w:id="2011" w:author="Milica Radić" w:date="2026-10-04T15:56:27Z">
            <w:r>
              <w:rPr>
                <w:rFonts w:ascii="Times New Roman" w:hAnsi="Times New Roman" w:eastAsia="Times New Roman" w:cs="Times New Roman"/>
                <w:i/>
                <w:iCs/>
                <w:lang w:val="sr-Cyrl-RS"/>
              </w:rPr>
              <w:t xml:space="preserve">overlay </w:t>
            </w:r>
          </w:ins>
          <w:ins w:id="2012" w:author="Milica Radić" w:date="2026-10-04T15:56:27Z">
            <w:r>
              <w:rPr>
                <w:rFonts w:ascii="Times New Roman" w:hAnsi="Times New Roman" w:eastAsia="Times New Roman" w:cs="Times New Roman"/>
                <w:lang w:val="sr-Cyrl-RS"/>
              </w:rPr>
              <w:t>стратегије на тачност агрегације</w:t>
            </w:r>
          </w:ins>
          <w:ins w:id="2013" w:author="Milica Radić" w:date="2026-10-04T15:56:27Z">
            <w:r>
              <w:rPr/>
              <w:tab/>
            </w:r>
          </w:ins>
          <w:ins w:id="2014" w:author="Milica Radić" w:date="2026-10-04T15:56:27Z">
            <w:r>
              <w:rPr/>
              <w:fldChar w:fldCharType="begin"/>
            </w:r>
          </w:ins>
          <w:ins w:id="2015" w:author="Milica Radić" w:date="2026-10-04T15:56:27Z">
            <w:r>
              <w:rPr/>
              <w:instrText xml:space="preserve"> PAGEREF _Toc7586 \h </w:instrText>
            </w:r>
          </w:ins>
          <w:ins w:id="2016" w:author="Milica Radić" w:date="2026-10-04T15:56:27Z">
            <w:r>
              <w:rPr/>
              <w:fldChar w:fldCharType="separate"/>
            </w:r>
          </w:ins>
          <w:ins w:id="2017" w:author="Milica Radić" w:date="2026-10-04T15:56:27Z">
            <w:r>
              <w:rPr/>
              <w:t>45</w:t>
            </w:r>
          </w:ins>
          <w:ins w:id="2018" w:author="Milica Radić" w:date="2026-10-04T15:56:27Z">
            <w:r>
              <w:rPr/>
              <w:fldChar w:fldCharType="end"/>
            </w:r>
          </w:ins>
          <w:ins w:id="2019" w:author="Milica Radić" w:date="2026-10-04T15:56:27Z">
            <w:r>
              <w:rPr>
                <w:rFonts w:ascii="Arial" w:hAnsi="Arial" w:cs="Arial"/>
                <w:lang w:val="sr-Cyrl-RS"/>
              </w:rPr>
              <w:fldChar w:fldCharType="end"/>
            </w:r>
          </w:ins>
        </w:p>
        <w:p w14:paraId="5CF58E92">
          <w:pPr>
            <w:pStyle w:val="25"/>
            <w:tabs>
              <w:tab w:val="right" w:leader="dot" w:pos="7819"/>
            </w:tabs>
            <w:rPr>
              <w:ins w:id="2020" w:author="Milica Radić" w:date="2026-10-04T15:56:27Z"/>
            </w:rPr>
          </w:pPr>
          <w:ins w:id="2021" w:author="Milica Radić" w:date="2026-10-04T15:56:27Z">
            <w:r>
              <w:rPr>
                <w:rFonts w:ascii="Arial" w:hAnsi="Arial" w:cs="Arial"/>
                <w:lang w:val="sr-Cyrl-RS"/>
              </w:rPr>
              <w:fldChar w:fldCharType="begin"/>
            </w:r>
          </w:ins>
          <w:ins w:id="2022" w:author="Milica Radić" w:date="2026-10-04T15:56:27Z">
            <w:r>
              <w:rPr>
                <w:rFonts w:ascii="Arial" w:hAnsi="Arial" w:cs="Arial"/>
                <w:lang w:val="sr-Cyrl-RS"/>
              </w:rPr>
              <w:instrText xml:space="preserve"> HYPERLINK \l _Toc10331 </w:instrText>
            </w:r>
          </w:ins>
          <w:ins w:id="2023" w:author="Milica Radić" w:date="2026-10-04T15:56:27Z">
            <w:r>
              <w:rPr>
                <w:rFonts w:ascii="Arial" w:hAnsi="Arial" w:cs="Arial"/>
                <w:lang w:val="sr-Cyrl-RS"/>
              </w:rPr>
              <w:fldChar w:fldCharType="separate"/>
            </w:r>
          </w:ins>
          <w:ins w:id="2024" w:author="Milica Radić" w:date="2026-10-04T15:56:27Z">
            <w:r>
              <w:rPr>
                <w:rFonts w:ascii="Times New Roman" w:hAnsi="Times New Roman" w:eastAsia="Times New Roman" w:cs="Times New Roman"/>
                <w:lang w:val="sr-Cyrl-RS"/>
              </w:rPr>
              <w:t>7.2. Утицај агрегационе функције на отпорност система</w:t>
            </w:r>
          </w:ins>
          <w:ins w:id="2025" w:author="Milica Radić" w:date="2026-10-04T15:56:27Z">
            <w:r>
              <w:rPr/>
              <w:tab/>
            </w:r>
          </w:ins>
          <w:ins w:id="2026" w:author="Milica Radić" w:date="2026-10-04T15:56:27Z">
            <w:r>
              <w:rPr/>
              <w:fldChar w:fldCharType="begin"/>
            </w:r>
          </w:ins>
          <w:ins w:id="2027" w:author="Milica Radić" w:date="2026-10-04T15:56:27Z">
            <w:r>
              <w:rPr/>
              <w:instrText xml:space="preserve"> PAGEREF _Toc10331 \h </w:instrText>
            </w:r>
          </w:ins>
          <w:ins w:id="2028" w:author="Milica Radić" w:date="2026-10-04T15:56:27Z">
            <w:r>
              <w:rPr/>
              <w:fldChar w:fldCharType="separate"/>
            </w:r>
          </w:ins>
          <w:ins w:id="2029" w:author="Milica Radić" w:date="2026-10-04T15:56:27Z">
            <w:r>
              <w:rPr/>
              <w:t>47</w:t>
            </w:r>
          </w:ins>
          <w:ins w:id="2030" w:author="Milica Radić" w:date="2026-10-04T15:56:27Z">
            <w:r>
              <w:rPr/>
              <w:fldChar w:fldCharType="end"/>
            </w:r>
          </w:ins>
          <w:ins w:id="2031" w:author="Milica Radić" w:date="2026-10-04T15:56:27Z">
            <w:r>
              <w:rPr>
                <w:rFonts w:ascii="Arial" w:hAnsi="Arial" w:cs="Arial"/>
                <w:lang w:val="sr-Cyrl-RS"/>
              </w:rPr>
              <w:fldChar w:fldCharType="end"/>
            </w:r>
          </w:ins>
        </w:p>
        <w:p w14:paraId="4CB38798">
          <w:pPr>
            <w:pStyle w:val="25"/>
            <w:tabs>
              <w:tab w:val="right" w:leader="dot" w:pos="7819"/>
            </w:tabs>
            <w:rPr>
              <w:ins w:id="2032" w:author="Milica Radić" w:date="2026-10-04T15:56:27Z"/>
            </w:rPr>
          </w:pPr>
          <w:ins w:id="2033" w:author="Milica Radić" w:date="2026-10-04T15:56:27Z">
            <w:r>
              <w:rPr>
                <w:rFonts w:ascii="Arial" w:hAnsi="Arial" w:cs="Arial"/>
                <w:lang w:val="sr-Cyrl-RS"/>
              </w:rPr>
              <w:fldChar w:fldCharType="begin"/>
            </w:r>
          </w:ins>
          <w:ins w:id="2034" w:author="Milica Radić" w:date="2026-10-04T15:56:27Z">
            <w:r>
              <w:rPr>
                <w:rFonts w:ascii="Arial" w:hAnsi="Arial" w:cs="Arial"/>
                <w:lang w:val="sr-Cyrl-RS"/>
              </w:rPr>
              <w:instrText xml:space="preserve"> HYPERLINK \l _Toc12033 </w:instrText>
            </w:r>
          </w:ins>
          <w:ins w:id="2035" w:author="Milica Radić" w:date="2026-10-04T15:56:27Z">
            <w:r>
              <w:rPr>
                <w:rFonts w:ascii="Arial" w:hAnsi="Arial" w:cs="Arial"/>
                <w:lang w:val="sr-Cyrl-RS"/>
              </w:rPr>
              <w:fldChar w:fldCharType="separate"/>
            </w:r>
          </w:ins>
          <w:ins w:id="2036" w:author="Milica Radić" w:date="2026-10-04T15:56:27Z">
            <w:r>
              <w:rPr>
                <w:rFonts w:ascii="Times New Roman" w:hAnsi="Times New Roman" w:eastAsia="Times New Roman" w:cs="Times New Roman"/>
                <w:lang w:val="sr-Cyrl-RS"/>
              </w:rPr>
              <w:t xml:space="preserve">7.3. Анализа </w:t>
            </w:r>
          </w:ins>
          <w:ins w:id="2037" w:author="Milica Radić" w:date="2026-10-04T15:56:27Z">
            <w:r>
              <w:rPr>
                <w:rFonts w:ascii="Times New Roman" w:hAnsi="Times New Roman" w:eastAsia="Times New Roman" w:cs="Times New Roman"/>
                <w:i/>
                <w:iCs/>
                <w:lang w:val="sr-Cyrl-RS"/>
              </w:rPr>
              <w:t xml:space="preserve">Sybil </w:t>
            </w:r>
          </w:ins>
          <w:ins w:id="2038" w:author="Milica Radić" w:date="2026-10-04T15:56:27Z">
            <w:r>
              <w:rPr>
                <w:rFonts w:ascii="Times New Roman" w:hAnsi="Times New Roman" w:eastAsia="Times New Roman" w:cs="Times New Roman"/>
                <w:lang w:val="sr-Cyrl-RS"/>
              </w:rPr>
              <w:t>пенетрације</w:t>
            </w:r>
          </w:ins>
          <w:ins w:id="2039" w:author="Milica Radić" w:date="2026-10-04T15:56:27Z">
            <w:r>
              <w:rPr/>
              <w:tab/>
            </w:r>
          </w:ins>
          <w:ins w:id="2040" w:author="Milica Radić" w:date="2026-10-04T15:56:27Z">
            <w:r>
              <w:rPr/>
              <w:fldChar w:fldCharType="begin"/>
            </w:r>
          </w:ins>
          <w:ins w:id="2041" w:author="Milica Radić" w:date="2026-10-04T15:56:27Z">
            <w:r>
              <w:rPr/>
              <w:instrText xml:space="preserve"> PAGEREF _Toc12033 \h </w:instrText>
            </w:r>
          </w:ins>
          <w:ins w:id="2042" w:author="Milica Radić" w:date="2026-10-04T15:56:27Z">
            <w:r>
              <w:rPr/>
              <w:fldChar w:fldCharType="separate"/>
            </w:r>
          </w:ins>
          <w:ins w:id="2043" w:author="Milica Radić" w:date="2026-10-04T15:56:27Z">
            <w:r>
              <w:rPr/>
              <w:t>50</w:t>
            </w:r>
          </w:ins>
          <w:ins w:id="2044" w:author="Milica Radić" w:date="2026-10-04T15:56:27Z">
            <w:r>
              <w:rPr/>
              <w:fldChar w:fldCharType="end"/>
            </w:r>
          </w:ins>
          <w:ins w:id="2045" w:author="Milica Radić" w:date="2026-10-04T15:56:27Z">
            <w:r>
              <w:rPr>
                <w:rFonts w:ascii="Arial" w:hAnsi="Arial" w:cs="Arial"/>
                <w:lang w:val="sr-Cyrl-RS"/>
              </w:rPr>
              <w:fldChar w:fldCharType="end"/>
            </w:r>
          </w:ins>
        </w:p>
        <w:p w14:paraId="3A111F74">
          <w:pPr>
            <w:pStyle w:val="25"/>
            <w:tabs>
              <w:tab w:val="right" w:leader="dot" w:pos="7819"/>
            </w:tabs>
            <w:rPr>
              <w:ins w:id="2046" w:author="Milica Radić" w:date="2026-10-04T15:56:27Z"/>
            </w:rPr>
          </w:pPr>
          <w:ins w:id="2047" w:author="Milica Radić" w:date="2026-10-04T15:56:27Z">
            <w:r>
              <w:rPr>
                <w:rFonts w:ascii="Arial" w:hAnsi="Arial" w:cs="Arial"/>
                <w:lang w:val="sr-Cyrl-RS"/>
              </w:rPr>
              <w:fldChar w:fldCharType="begin"/>
            </w:r>
          </w:ins>
          <w:ins w:id="2048" w:author="Milica Radić" w:date="2026-10-04T15:56:27Z">
            <w:r>
              <w:rPr>
                <w:rFonts w:ascii="Arial" w:hAnsi="Arial" w:cs="Arial"/>
                <w:lang w:val="sr-Cyrl-RS"/>
              </w:rPr>
              <w:instrText xml:space="preserve"> HYPERLINK \l _Toc7565 </w:instrText>
            </w:r>
          </w:ins>
          <w:ins w:id="2049" w:author="Milica Radić" w:date="2026-10-04T15:56:27Z">
            <w:r>
              <w:rPr>
                <w:rFonts w:ascii="Arial" w:hAnsi="Arial" w:cs="Arial"/>
                <w:lang w:val="sr-Cyrl-RS"/>
              </w:rPr>
              <w:fldChar w:fldCharType="separate"/>
            </w:r>
          </w:ins>
          <w:ins w:id="2050" w:author="Milica Radić" w:date="2026-10-04T15:56:27Z">
            <w:r>
              <w:rPr>
                <w:rFonts w:ascii="Times New Roman" w:hAnsi="Times New Roman" w:eastAsia="Times New Roman" w:cs="Times New Roman"/>
                <w:lang w:val="sr-Cyrl-RS"/>
              </w:rPr>
              <w:t xml:space="preserve">7.4. Анализа </w:t>
            </w:r>
          </w:ins>
          <w:ins w:id="2051" w:author="Milica Radić" w:date="2026-10-04T15:56:27Z">
            <w:r>
              <w:rPr>
                <w:rFonts w:ascii="Times New Roman" w:hAnsi="Times New Roman" w:eastAsia="Times New Roman" w:cs="Times New Roman"/>
                <w:i/>
                <w:iCs/>
                <w:lang w:val="sr-Cyrl-RS"/>
              </w:rPr>
              <w:t xml:space="preserve">Eclipse </w:t>
            </w:r>
          </w:ins>
          <w:ins w:id="2052" w:author="Milica Radić" w:date="2026-10-04T15:56:27Z">
            <w:r>
              <w:rPr>
                <w:rFonts w:ascii="Times New Roman" w:hAnsi="Times New Roman" w:eastAsia="Times New Roman" w:cs="Times New Roman"/>
                <w:lang w:val="sr-Cyrl-RS"/>
              </w:rPr>
              <w:t>отпорности</w:t>
            </w:r>
          </w:ins>
          <w:ins w:id="2053" w:author="Milica Radić" w:date="2026-10-04T15:56:27Z">
            <w:r>
              <w:rPr/>
              <w:tab/>
            </w:r>
          </w:ins>
          <w:ins w:id="2054" w:author="Milica Radić" w:date="2026-10-04T15:56:27Z">
            <w:r>
              <w:rPr/>
              <w:fldChar w:fldCharType="begin"/>
            </w:r>
          </w:ins>
          <w:ins w:id="2055" w:author="Milica Radić" w:date="2026-10-04T15:56:27Z">
            <w:r>
              <w:rPr/>
              <w:instrText xml:space="preserve"> PAGEREF _Toc7565 \h </w:instrText>
            </w:r>
          </w:ins>
          <w:ins w:id="2056" w:author="Milica Radić" w:date="2026-10-04T15:56:27Z">
            <w:r>
              <w:rPr/>
              <w:fldChar w:fldCharType="separate"/>
            </w:r>
          </w:ins>
          <w:ins w:id="2057" w:author="Milica Radić" w:date="2026-10-04T15:56:27Z">
            <w:r>
              <w:rPr/>
              <w:t>52</w:t>
            </w:r>
          </w:ins>
          <w:ins w:id="2058" w:author="Milica Radić" w:date="2026-10-04T15:56:27Z">
            <w:r>
              <w:rPr/>
              <w:fldChar w:fldCharType="end"/>
            </w:r>
          </w:ins>
          <w:ins w:id="2059" w:author="Milica Radić" w:date="2026-10-04T15:56:27Z">
            <w:r>
              <w:rPr>
                <w:rFonts w:ascii="Arial" w:hAnsi="Arial" w:cs="Arial"/>
                <w:lang w:val="sr-Cyrl-RS"/>
              </w:rPr>
              <w:fldChar w:fldCharType="end"/>
            </w:r>
          </w:ins>
        </w:p>
        <w:p w14:paraId="5E3CD3E4">
          <w:pPr>
            <w:pStyle w:val="25"/>
            <w:tabs>
              <w:tab w:val="right" w:leader="dot" w:pos="7819"/>
            </w:tabs>
            <w:rPr>
              <w:ins w:id="2060" w:author="Milica Radić" w:date="2026-10-04T15:56:27Z"/>
            </w:rPr>
          </w:pPr>
          <w:ins w:id="2061" w:author="Milica Radić" w:date="2026-10-04T15:56:27Z">
            <w:r>
              <w:rPr>
                <w:rFonts w:ascii="Arial" w:hAnsi="Arial" w:cs="Arial"/>
                <w:lang w:val="sr-Cyrl-RS"/>
              </w:rPr>
              <w:fldChar w:fldCharType="begin"/>
            </w:r>
          </w:ins>
          <w:ins w:id="2062" w:author="Milica Radić" w:date="2026-10-04T15:56:27Z">
            <w:r>
              <w:rPr>
                <w:rFonts w:ascii="Arial" w:hAnsi="Arial" w:cs="Arial"/>
                <w:lang w:val="sr-Cyrl-RS"/>
              </w:rPr>
              <w:instrText xml:space="preserve"> HYPERLINK \l _Toc9633 </w:instrText>
            </w:r>
          </w:ins>
          <w:ins w:id="2063" w:author="Milica Radić" w:date="2026-10-04T15:56:27Z">
            <w:r>
              <w:rPr>
                <w:rFonts w:ascii="Arial" w:hAnsi="Arial" w:cs="Arial"/>
                <w:lang w:val="sr-Cyrl-RS"/>
              </w:rPr>
              <w:fldChar w:fldCharType="separate"/>
            </w:r>
          </w:ins>
          <w:ins w:id="2064" w:author="Milica Radić" w:date="2026-10-04T15:56:27Z">
            <w:r>
              <w:rPr>
                <w:rFonts w:ascii="Times New Roman" w:hAnsi="Times New Roman" w:eastAsia="Times New Roman" w:cs="Times New Roman"/>
                <w:lang w:val="sr-Cyrl-RS"/>
              </w:rPr>
              <w:t>7.5. Анализа времена конвергенције</w:t>
            </w:r>
          </w:ins>
          <w:ins w:id="2065" w:author="Milica Radić" w:date="2026-10-04T15:56:27Z">
            <w:r>
              <w:rPr/>
              <w:tab/>
            </w:r>
          </w:ins>
          <w:ins w:id="2066" w:author="Milica Radić" w:date="2026-10-04T15:56:27Z">
            <w:r>
              <w:rPr/>
              <w:fldChar w:fldCharType="begin"/>
            </w:r>
          </w:ins>
          <w:ins w:id="2067" w:author="Milica Radić" w:date="2026-10-04T15:56:27Z">
            <w:r>
              <w:rPr/>
              <w:instrText xml:space="preserve"> PAGEREF _Toc9633 \h </w:instrText>
            </w:r>
          </w:ins>
          <w:ins w:id="2068" w:author="Milica Radić" w:date="2026-10-04T15:56:27Z">
            <w:r>
              <w:rPr/>
              <w:fldChar w:fldCharType="separate"/>
            </w:r>
          </w:ins>
          <w:ins w:id="2069" w:author="Milica Radić" w:date="2026-10-04T15:56:27Z">
            <w:r>
              <w:rPr/>
              <w:t>55</w:t>
            </w:r>
          </w:ins>
          <w:ins w:id="2070" w:author="Milica Radić" w:date="2026-10-04T15:56:27Z">
            <w:r>
              <w:rPr/>
              <w:fldChar w:fldCharType="end"/>
            </w:r>
          </w:ins>
          <w:ins w:id="2071" w:author="Milica Radić" w:date="2026-10-04T15:56:27Z">
            <w:r>
              <w:rPr>
                <w:rFonts w:ascii="Arial" w:hAnsi="Arial" w:cs="Arial"/>
                <w:lang w:val="sr-Cyrl-RS"/>
              </w:rPr>
              <w:fldChar w:fldCharType="end"/>
            </w:r>
          </w:ins>
        </w:p>
        <w:p w14:paraId="22346981">
          <w:pPr>
            <w:pStyle w:val="25"/>
            <w:tabs>
              <w:tab w:val="right" w:leader="dot" w:pos="7819"/>
            </w:tabs>
            <w:rPr>
              <w:ins w:id="2072" w:author="Milica Radić" w:date="2026-10-04T15:56:27Z"/>
            </w:rPr>
          </w:pPr>
          <w:ins w:id="2073" w:author="Milica Radić" w:date="2026-10-04T15:56:27Z">
            <w:r>
              <w:rPr>
                <w:rFonts w:ascii="Arial" w:hAnsi="Arial" w:cs="Arial"/>
                <w:lang w:val="sr-Cyrl-RS"/>
              </w:rPr>
              <w:fldChar w:fldCharType="begin"/>
            </w:r>
          </w:ins>
          <w:ins w:id="2074" w:author="Milica Radić" w:date="2026-10-04T15:56:27Z">
            <w:r>
              <w:rPr>
                <w:rFonts w:ascii="Arial" w:hAnsi="Arial" w:cs="Arial"/>
                <w:lang w:val="sr-Cyrl-RS"/>
              </w:rPr>
              <w:instrText xml:space="preserve"> HYPERLINK \l _Toc16556 </w:instrText>
            </w:r>
          </w:ins>
          <w:ins w:id="2075" w:author="Milica Radić" w:date="2026-10-04T15:56:27Z">
            <w:r>
              <w:rPr>
                <w:rFonts w:ascii="Arial" w:hAnsi="Arial" w:cs="Arial"/>
                <w:lang w:val="sr-Cyrl-RS"/>
              </w:rPr>
              <w:fldChar w:fldCharType="separate"/>
            </w:r>
          </w:ins>
          <w:ins w:id="2076" w:author="Milica Radić" w:date="2026-10-04T15:56:27Z">
            <w:r>
              <w:rPr>
                <w:rFonts w:ascii="Times New Roman" w:hAnsi="Times New Roman" w:eastAsia="Times New Roman" w:cs="Times New Roman"/>
                <w:lang w:val="sr-Cyrl-RS"/>
              </w:rPr>
              <w:t>7.6. Стабилност агрегационе процене</w:t>
            </w:r>
          </w:ins>
          <w:ins w:id="2077" w:author="Milica Radić" w:date="2026-10-04T15:56:27Z">
            <w:r>
              <w:rPr/>
              <w:tab/>
            </w:r>
          </w:ins>
          <w:ins w:id="2078" w:author="Milica Radić" w:date="2026-10-04T15:56:27Z">
            <w:r>
              <w:rPr/>
              <w:fldChar w:fldCharType="begin"/>
            </w:r>
          </w:ins>
          <w:ins w:id="2079" w:author="Milica Radić" w:date="2026-10-04T15:56:27Z">
            <w:r>
              <w:rPr/>
              <w:instrText xml:space="preserve"> PAGEREF _Toc16556 \h </w:instrText>
            </w:r>
          </w:ins>
          <w:ins w:id="2080" w:author="Milica Radić" w:date="2026-10-04T15:56:27Z">
            <w:r>
              <w:rPr/>
              <w:fldChar w:fldCharType="separate"/>
            </w:r>
          </w:ins>
          <w:ins w:id="2081" w:author="Milica Radić" w:date="2026-10-04T15:56:27Z">
            <w:r>
              <w:rPr/>
              <w:t>57</w:t>
            </w:r>
          </w:ins>
          <w:ins w:id="2082" w:author="Milica Radić" w:date="2026-10-04T15:56:27Z">
            <w:r>
              <w:rPr/>
              <w:fldChar w:fldCharType="end"/>
            </w:r>
          </w:ins>
          <w:ins w:id="2083" w:author="Milica Radić" w:date="2026-10-04T15:56:27Z">
            <w:r>
              <w:rPr>
                <w:rFonts w:ascii="Arial" w:hAnsi="Arial" w:cs="Arial"/>
                <w:lang w:val="sr-Cyrl-RS"/>
              </w:rPr>
              <w:fldChar w:fldCharType="end"/>
            </w:r>
          </w:ins>
        </w:p>
        <w:p w14:paraId="28083745">
          <w:pPr>
            <w:pStyle w:val="25"/>
            <w:tabs>
              <w:tab w:val="right" w:leader="dot" w:pos="7819"/>
            </w:tabs>
            <w:rPr>
              <w:ins w:id="2084" w:author="Milica Radić" w:date="2026-10-04T15:56:27Z"/>
            </w:rPr>
          </w:pPr>
          <w:ins w:id="2085" w:author="Milica Radić" w:date="2026-10-04T15:56:27Z">
            <w:r>
              <w:rPr>
                <w:rFonts w:ascii="Arial" w:hAnsi="Arial" w:cs="Arial"/>
                <w:lang w:val="sr-Cyrl-RS"/>
              </w:rPr>
              <w:fldChar w:fldCharType="begin"/>
            </w:r>
          </w:ins>
          <w:ins w:id="2086" w:author="Milica Radić" w:date="2026-10-04T15:56:27Z">
            <w:r>
              <w:rPr>
                <w:rFonts w:ascii="Arial" w:hAnsi="Arial" w:cs="Arial"/>
                <w:lang w:val="sr-Cyrl-RS"/>
              </w:rPr>
              <w:instrText xml:space="preserve"> HYPERLINK \l _Toc2666 </w:instrText>
            </w:r>
          </w:ins>
          <w:ins w:id="2087" w:author="Milica Radić" w:date="2026-10-04T15:56:27Z">
            <w:r>
              <w:rPr>
                <w:rFonts w:ascii="Arial" w:hAnsi="Arial" w:cs="Arial"/>
                <w:lang w:val="sr-Cyrl-RS"/>
              </w:rPr>
              <w:fldChar w:fldCharType="separate"/>
            </w:r>
          </w:ins>
          <w:ins w:id="2088" w:author="Milica Radić" w:date="2026-10-04T15:56:27Z">
            <w:r>
              <w:rPr>
                <w:rFonts w:ascii="Times New Roman" w:hAnsi="Times New Roman" w:eastAsia="Times New Roman" w:cs="Times New Roman"/>
                <w:lang w:val="sr-Cyrl-RS"/>
              </w:rPr>
              <w:t>7.7. Анализа разноврсности скупа суседа</w:t>
            </w:r>
          </w:ins>
          <w:ins w:id="2089" w:author="Milica Radić" w:date="2026-10-04T15:56:27Z">
            <w:r>
              <w:rPr/>
              <w:tab/>
            </w:r>
          </w:ins>
          <w:ins w:id="2090" w:author="Milica Radić" w:date="2026-10-04T15:56:27Z">
            <w:r>
              <w:rPr/>
              <w:fldChar w:fldCharType="begin"/>
            </w:r>
          </w:ins>
          <w:ins w:id="2091" w:author="Milica Radić" w:date="2026-10-04T15:56:27Z">
            <w:r>
              <w:rPr/>
              <w:instrText xml:space="preserve"> PAGEREF _Toc2666 \h </w:instrText>
            </w:r>
          </w:ins>
          <w:ins w:id="2092" w:author="Milica Radić" w:date="2026-10-04T15:56:27Z">
            <w:r>
              <w:rPr/>
              <w:fldChar w:fldCharType="separate"/>
            </w:r>
          </w:ins>
          <w:ins w:id="2093" w:author="Milica Radić" w:date="2026-10-04T15:56:27Z">
            <w:r>
              <w:rPr/>
              <w:t>60</w:t>
            </w:r>
          </w:ins>
          <w:ins w:id="2094" w:author="Milica Radić" w:date="2026-10-04T15:56:27Z">
            <w:r>
              <w:rPr/>
              <w:fldChar w:fldCharType="end"/>
            </w:r>
          </w:ins>
          <w:ins w:id="2095" w:author="Milica Radić" w:date="2026-10-04T15:56:27Z">
            <w:r>
              <w:rPr>
                <w:rFonts w:ascii="Arial" w:hAnsi="Arial" w:cs="Arial"/>
                <w:lang w:val="sr-Cyrl-RS"/>
              </w:rPr>
              <w:fldChar w:fldCharType="end"/>
            </w:r>
          </w:ins>
        </w:p>
        <w:p w14:paraId="14F60A80">
          <w:pPr>
            <w:pStyle w:val="25"/>
            <w:tabs>
              <w:tab w:val="right" w:leader="dot" w:pos="7819"/>
            </w:tabs>
            <w:rPr>
              <w:ins w:id="2096" w:author="Milica Radić" w:date="2026-10-04T15:56:27Z"/>
            </w:rPr>
          </w:pPr>
          <w:ins w:id="2097" w:author="Milica Radić" w:date="2026-10-04T15:56:27Z">
            <w:r>
              <w:rPr>
                <w:rFonts w:ascii="Arial" w:hAnsi="Arial" w:cs="Arial"/>
                <w:lang w:val="sr-Cyrl-RS"/>
              </w:rPr>
              <w:fldChar w:fldCharType="begin"/>
            </w:r>
          </w:ins>
          <w:ins w:id="2098" w:author="Milica Radić" w:date="2026-10-04T15:56:27Z">
            <w:r>
              <w:rPr>
                <w:rFonts w:ascii="Arial" w:hAnsi="Arial" w:cs="Arial"/>
                <w:lang w:val="sr-Cyrl-RS"/>
              </w:rPr>
              <w:instrText xml:space="preserve"> HYPERLINK \l _Toc32385 </w:instrText>
            </w:r>
          </w:ins>
          <w:ins w:id="2099" w:author="Milica Radić" w:date="2026-10-04T15:56:27Z">
            <w:r>
              <w:rPr>
                <w:rFonts w:ascii="Arial" w:hAnsi="Arial" w:cs="Arial"/>
                <w:lang w:val="sr-Cyrl-RS"/>
              </w:rPr>
              <w:fldChar w:fldCharType="separate"/>
            </w:r>
          </w:ins>
          <w:ins w:id="2100" w:author="Milica Radić" w:date="2026-10-04T15:56:27Z">
            <w:r>
              <w:rPr>
                <w:rFonts w:ascii="Times New Roman" w:hAnsi="Times New Roman" w:eastAsia="Times New Roman" w:cs="Times New Roman"/>
                <w:lang w:val="sr-Cyrl-RS"/>
              </w:rPr>
              <w:t>7.8. Анализа контролног и агрегационог саобраћаја</w:t>
            </w:r>
          </w:ins>
          <w:ins w:id="2101" w:author="Milica Radić" w:date="2026-10-04T15:56:27Z">
            <w:r>
              <w:rPr/>
              <w:tab/>
            </w:r>
          </w:ins>
          <w:ins w:id="2102" w:author="Milica Radić" w:date="2026-10-04T15:56:27Z">
            <w:r>
              <w:rPr/>
              <w:fldChar w:fldCharType="begin"/>
            </w:r>
          </w:ins>
          <w:ins w:id="2103" w:author="Milica Radić" w:date="2026-10-04T15:56:27Z">
            <w:r>
              <w:rPr/>
              <w:instrText xml:space="preserve"> PAGEREF _Toc32385 \h </w:instrText>
            </w:r>
          </w:ins>
          <w:ins w:id="2104" w:author="Milica Radić" w:date="2026-10-04T15:56:27Z">
            <w:r>
              <w:rPr/>
              <w:fldChar w:fldCharType="separate"/>
            </w:r>
          </w:ins>
          <w:ins w:id="2105" w:author="Milica Radić" w:date="2026-10-04T15:56:27Z">
            <w:r>
              <w:rPr/>
              <w:t>61</w:t>
            </w:r>
          </w:ins>
          <w:ins w:id="2106" w:author="Milica Radić" w:date="2026-10-04T15:56:27Z">
            <w:r>
              <w:rPr/>
              <w:fldChar w:fldCharType="end"/>
            </w:r>
          </w:ins>
          <w:ins w:id="2107" w:author="Milica Radić" w:date="2026-10-04T15:56:27Z">
            <w:r>
              <w:rPr>
                <w:rFonts w:ascii="Arial" w:hAnsi="Arial" w:cs="Arial"/>
                <w:lang w:val="sr-Cyrl-RS"/>
              </w:rPr>
              <w:fldChar w:fldCharType="end"/>
            </w:r>
          </w:ins>
        </w:p>
        <w:p w14:paraId="12B00099">
          <w:pPr>
            <w:pStyle w:val="25"/>
            <w:tabs>
              <w:tab w:val="right" w:leader="dot" w:pos="7819"/>
            </w:tabs>
            <w:rPr>
              <w:ins w:id="2108" w:author="Milica Radić" w:date="2026-10-04T15:56:27Z"/>
            </w:rPr>
          </w:pPr>
          <w:ins w:id="2109" w:author="Milica Radić" w:date="2026-10-04T15:56:27Z">
            <w:r>
              <w:rPr>
                <w:rFonts w:ascii="Arial" w:hAnsi="Arial" w:cs="Arial"/>
                <w:lang w:val="sr-Cyrl-RS"/>
              </w:rPr>
              <w:fldChar w:fldCharType="begin"/>
            </w:r>
          </w:ins>
          <w:ins w:id="2110" w:author="Milica Radić" w:date="2026-10-04T15:56:27Z">
            <w:r>
              <w:rPr>
                <w:rFonts w:ascii="Arial" w:hAnsi="Arial" w:cs="Arial"/>
                <w:lang w:val="sr-Cyrl-RS"/>
              </w:rPr>
              <w:instrText xml:space="preserve"> HYPERLINK \l _Toc2168 </w:instrText>
            </w:r>
          </w:ins>
          <w:ins w:id="2111" w:author="Milica Radić" w:date="2026-10-04T15:56:27Z">
            <w:r>
              <w:rPr>
                <w:rFonts w:ascii="Arial" w:hAnsi="Arial" w:cs="Arial"/>
                <w:lang w:val="sr-Cyrl-RS"/>
              </w:rPr>
              <w:fldChar w:fldCharType="separate"/>
            </w:r>
          </w:ins>
          <w:ins w:id="2112" w:author="Milica Radić" w:date="2026-10-04T15:56:27Z">
            <w:r>
              <w:rPr>
                <w:rFonts w:ascii="Times New Roman" w:hAnsi="Times New Roman" w:eastAsia="Times New Roman" w:cs="Times New Roman"/>
                <w:lang w:val="sr-Cyrl-RS"/>
              </w:rPr>
              <w:t>7.9. Анализа комбинованих напада</w:t>
            </w:r>
          </w:ins>
          <w:ins w:id="2113" w:author="Milica Radić" w:date="2026-10-04T15:56:27Z">
            <w:r>
              <w:rPr/>
              <w:tab/>
            </w:r>
          </w:ins>
          <w:ins w:id="2114" w:author="Milica Radić" w:date="2026-10-04T15:56:27Z">
            <w:r>
              <w:rPr/>
              <w:fldChar w:fldCharType="begin"/>
            </w:r>
          </w:ins>
          <w:ins w:id="2115" w:author="Milica Radić" w:date="2026-10-04T15:56:27Z">
            <w:r>
              <w:rPr/>
              <w:instrText xml:space="preserve"> PAGEREF _Toc2168 \h </w:instrText>
            </w:r>
          </w:ins>
          <w:ins w:id="2116" w:author="Milica Radić" w:date="2026-10-04T15:56:27Z">
            <w:r>
              <w:rPr/>
              <w:fldChar w:fldCharType="separate"/>
            </w:r>
          </w:ins>
          <w:ins w:id="2117" w:author="Milica Radić" w:date="2026-10-04T15:56:27Z">
            <w:r>
              <w:rPr/>
              <w:t>64</w:t>
            </w:r>
          </w:ins>
          <w:ins w:id="2118" w:author="Milica Radić" w:date="2026-10-04T15:56:27Z">
            <w:r>
              <w:rPr/>
              <w:fldChar w:fldCharType="end"/>
            </w:r>
          </w:ins>
          <w:ins w:id="2119" w:author="Milica Radić" w:date="2026-10-04T15:56:27Z">
            <w:r>
              <w:rPr>
                <w:rFonts w:ascii="Arial" w:hAnsi="Arial" w:cs="Arial"/>
                <w:lang w:val="sr-Cyrl-RS"/>
              </w:rPr>
              <w:fldChar w:fldCharType="end"/>
            </w:r>
          </w:ins>
        </w:p>
        <w:p w14:paraId="2B4770DD">
          <w:pPr>
            <w:pStyle w:val="25"/>
            <w:tabs>
              <w:tab w:val="right" w:leader="dot" w:pos="7819"/>
            </w:tabs>
            <w:rPr>
              <w:ins w:id="2120" w:author="Milica Radić" w:date="2026-10-04T15:56:27Z"/>
            </w:rPr>
          </w:pPr>
          <w:ins w:id="2121" w:author="Milica Radić" w:date="2026-10-04T15:56:27Z">
            <w:r>
              <w:rPr>
                <w:rFonts w:ascii="Arial" w:hAnsi="Arial" w:cs="Arial"/>
                <w:lang w:val="sr-Cyrl-RS"/>
              </w:rPr>
              <w:fldChar w:fldCharType="begin"/>
            </w:r>
          </w:ins>
          <w:ins w:id="2122" w:author="Milica Radić" w:date="2026-10-04T15:56:27Z">
            <w:r>
              <w:rPr>
                <w:rFonts w:ascii="Arial" w:hAnsi="Arial" w:cs="Arial"/>
                <w:lang w:val="sr-Cyrl-RS"/>
              </w:rPr>
              <w:instrText xml:space="preserve"> HYPERLINK \l _Toc26957 </w:instrText>
            </w:r>
          </w:ins>
          <w:ins w:id="2123" w:author="Milica Radić" w:date="2026-10-04T15:56:27Z">
            <w:r>
              <w:rPr>
                <w:rFonts w:ascii="Arial" w:hAnsi="Arial" w:cs="Arial"/>
                <w:lang w:val="sr-Cyrl-RS"/>
              </w:rPr>
              <w:fldChar w:fldCharType="separate"/>
            </w:r>
          </w:ins>
          <w:ins w:id="2124" w:author="Milica Radić" w:date="2026-10-04T15:56:27Z">
            <w:r>
              <w:rPr>
                <w:rFonts w:ascii="Times New Roman" w:hAnsi="Times New Roman" w:eastAsia="Times New Roman" w:cs="Times New Roman"/>
                <w:lang w:val="sr-Cyrl-RS"/>
              </w:rPr>
              <w:t>7.10. Статистичка обрада резултата</w:t>
            </w:r>
          </w:ins>
          <w:ins w:id="2125" w:author="Milica Radić" w:date="2026-10-04T15:56:27Z">
            <w:r>
              <w:rPr/>
              <w:tab/>
            </w:r>
          </w:ins>
          <w:ins w:id="2126" w:author="Milica Radić" w:date="2026-10-04T15:56:27Z">
            <w:r>
              <w:rPr/>
              <w:fldChar w:fldCharType="begin"/>
            </w:r>
          </w:ins>
          <w:ins w:id="2127" w:author="Milica Radić" w:date="2026-10-04T15:56:27Z">
            <w:r>
              <w:rPr/>
              <w:instrText xml:space="preserve"> PAGEREF _Toc26957 \h </w:instrText>
            </w:r>
          </w:ins>
          <w:ins w:id="2128" w:author="Milica Radić" w:date="2026-10-04T15:56:27Z">
            <w:r>
              <w:rPr/>
              <w:fldChar w:fldCharType="separate"/>
            </w:r>
          </w:ins>
          <w:ins w:id="2129" w:author="Milica Radić" w:date="2026-10-04T15:56:28Z">
            <w:r>
              <w:rPr/>
              <w:t>66</w:t>
            </w:r>
          </w:ins>
          <w:ins w:id="2130" w:author="Milica Radić" w:date="2026-10-04T15:56:27Z">
            <w:r>
              <w:rPr/>
              <w:fldChar w:fldCharType="end"/>
            </w:r>
          </w:ins>
          <w:ins w:id="2131" w:author="Milica Radić" w:date="2026-10-04T15:56:27Z">
            <w:r>
              <w:rPr>
                <w:rFonts w:ascii="Arial" w:hAnsi="Arial" w:cs="Arial"/>
                <w:lang w:val="sr-Cyrl-RS"/>
              </w:rPr>
              <w:fldChar w:fldCharType="end"/>
            </w:r>
          </w:ins>
        </w:p>
        <w:p w14:paraId="3A5282E3">
          <w:pPr>
            <w:pStyle w:val="25"/>
            <w:tabs>
              <w:tab w:val="right" w:leader="dot" w:pos="7819"/>
            </w:tabs>
            <w:rPr>
              <w:ins w:id="2132" w:author="Milica Radić" w:date="2026-10-04T15:56:27Z"/>
            </w:rPr>
          </w:pPr>
          <w:ins w:id="2133" w:author="Milica Radić" w:date="2026-10-04T15:56:27Z">
            <w:r>
              <w:rPr>
                <w:rFonts w:ascii="Arial" w:hAnsi="Arial" w:cs="Arial"/>
                <w:lang w:val="sr-Cyrl-RS"/>
              </w:rPr>
              <w:fldChar w:fldCharType="begin"/>
            </w:r>
          </w:ins>
          <w:ins w:id="2134" w:author="Milica Radić" w:date="2026-10-04T15:56:27Z">
            <w:r>
              <w:rPr>
                <w:rFonts w:ascii="Arial" w:hAnsi="Arial" w:cs="Arial"/>
                <w:lang w:val="sr-Cyrl-RS"/>
              </w:rPr>
              <w:instrText xml:space="preserve"> HYPERLINK \l _Toc30296 </w:instrText>
            </w:r>
          </w:ins>
          <w:ins w:id="2135" w:author="Milica Radić" w:date="2026-10-04T15:56:27Z">
            <w:r>
              <w:rPr>
                <w:rFonts w:ascii="Arial" w:hAnsi="Arial" w:cs="Arial"/>
                <w:lang w:val="sr-Cyrl-RS"/>
              </w:rPr>
              <w:fldChar w:fldCharType="separate"/>
            </w:r>
          </w:ins>
          <w:ins w:id="2136" w:author="Milica Radić" w:date="2026-10-04T15:56:27Z">
            <w:r>
              <w:rPr>
                <w:rFonts w:ascii="Times New Roman" w:hAnsi="Times New Roman" w:eastAsia="Times New Roman" w:cs="Times New Roman"/>
                <w:lang w:val="sr-Cyrl-RS"/>
              </w:rPr>
              <w:t>7.11. Ограничења експерименталних резултата</w:t>
            </w:r>
          </w:ins>
          <w:ins w:id="2137" w:author="Milica Radić" w:date="2026-10-04T15:56:27Z">
            <w:r>
              <w:rPr/>
              <w:tab/>
            </w:r>
          </w:ins>
          <w:ins w:id="2138" w:author="Milica Radić" w:date="2026-10-04T15:56:27Z">
            <w:r>
              <w:rPr/>
              <w:fldChar w:fldCharType="begin"/>
            </w:r>
          </w:ins>
          <w:ins w:id="2139" w:author="Milica Radić" w:date="2026-10-04T15:56:27Z">
            <w:r>
              <w:rPr/>
              <w:instrText xml:space="preserve"> PAGEREF _Toc30296 \h </w:instrText>
            </w:r>
          </w:ins>
          <w:ins w:id="2140" w:author="Milica Radić" w:date="2026-10-04T15:56:27Z">
            <w:r>
              <w:rPr/>
              <w:fldChar w:fldCharType="separate"/>
            </w:r>
          </w:ins>
          <w:ins w:id="2141" w:author="Milica Radić" w:date="2026-10-04T15:56:28Z">
            <w:r>
              <w:rPr/>
              <w:t>68</w:t>
            </w:r>
          </w:ins>
          <w:ins w:id="2142" w:author="Milica Radić" w:date="2026-10-04T15:56:27Z">
            <w:r>
              <w:rPr/>
              <w:fldChar w:fldCharType="end"/>
            </w:r>
          </w:ins>
          <w:ins w:id="2143" w:author="Milica Radić" w:date="2026-10-04T15:56:27Z">
            <w:r>
              <w:rPr>
                <w:rFonts w:ascii="Arial" w:hAnsi="Arial" w:cs="Arial"/>
                <w:lang w:val="sr-Cyrl-RS"/>
              </w:rPr>
              <w:fldChar w:fldCharType="end"/>
            </w:r>
          </w:ins>
        </w:p>
        <w:p w14:paraId="3C13F22C">
          <w:pPr>
            <w:pStyle w:val="24"/>
            <w:tabs>
              <w:tab w:val="right" w:leader="dot" w:pos="7819"/>
            </w:tabs>
            <w:rPr>
              <w:ins w:id="2144" w:author="Milica Radić" w:date="2026-10-04T15:56:27Z"/>
            </w:rPr>
          </w:pPr>
          <w:ins w:id="2145" w:author="Milica Radić" w:date="2026-10-04T15:56:27Z">
            <w:r>
              <w:rPr>
                <w:rFonts w:ascii="Arial" w:hAnsi="Arial" w:cs="Arial"/>
                <w:lang w:val="sr-Cyrl-RS"/>
              </w:rPr>
              <w:fldChar w:fldCharType="begin"/>
            </w:r>
          </w:ins>
          <w:ins w:id="2146" w:author="Milica Radić" w:date="2026-10-04T15:56:27Z">
            <w:r>
              <w:rPr>
                <w:rFonts w:ascii="Arial" w:hAnsi="Arial" w:cs="Arial"/>
                <w:lang w:val="sr-Cyrl-RS"/>
              </w:rPr>
              <w:instrText xml:space="preserve"> HYPERLINK \l _Toc32134 </w:instrText>
            </w:r>
          </w:ins>
          <w:ins w:id="2147" w:author="Milica Radić" w:date="2026-10-04T15:56:27Z">
            <w:r>
              <w:rPr>
                <w:rFonts w:ascii="Arial" w:hAnsi="Arial" w:cs="Arial"/>
                <w:lang w:val="sr-Cyrl-RS"/>
              </w:rPr>
              <w:fldChar w:fldCharType="separate"/>
            </w:r>
          </w:ins>
          <w:ins w:id="2148" w:author="Milica Radić" w:date="2026-10-04T15:56:27Z">
            <w:r>
              <w:rPr>
                <w:rFonts w:ascii="Times New Roman" w:hAnsi="Times New Roman" w:eastAsia="Times New Roman" w:cs="Times New Roman"/>
                <w:bCs/>
                <w:lang w:val="sr-Cyrl-RS"/>
              </w:rPr>
              <w:t xml:space="preserve">8. </w:t>
            </w:r>
          </w:ins>
          <w:ins w:id="2149" w:author="Milica Radić" w:date="2026-10-04T15:56:27Z">
            <w:r>
              <w:rPr>
                <w:lang w:val="sr-Cyrl-RS"/>
              </w:rPr>
              <w:t>ДИСКУСИЈА ОГРАНИЧЕЊА И ПРЕТЊИ ВАЛИДНОСТИ</w:t>
            </w:r>
          </w:ins>
          <w:ins w:id="2150" w:author="Milica Radić" w:date="2026-10-04T15:56:27Z">
            <w:r>
              <w:rPr/>
              <w:tab/>
            </w:r>
          </w:ins>
          <w:ins w:id="2151" w:author="Milica Radić" w:date="2026-10-04T15:56:27Z">
            <w:r>
              <w:rPr/>
              <w:fldChar w:fldCharType="begin"/>
            </w:r>
          </w:ins>
          <w:ins w:id="2152" w:author="Milica Radić" w:date="2026-10-04T15:56:27Z">
            <w:r>
              <w:rPr/>
              <w:instrText xml:space="preserve"> PAGEREF _Toc32134 \h </w:instrText>
            </w:r>
          </w:ins>
          <w:ins w:id="2153" w:author="Milica Radić" w:date="2026-10-04T15:56:27Z">
            <w:r>
              <w:rPr/>
              <w:fldChar w:fldCharType="separate"/>
            </w:r>
          </w:ins>
          <w:ins w:id="2154" w:author="Milica Radić" w:date="2026-10-04T15:56:28Z">
            <w:r>
              <w:rPr/>
              <w:t>69</w:t>
            </w:r>
          </w:ins>
          <w:ins w:id="2155" w:author="Milica Radić" w:date="2026-10-04T15:56:27Z">
            <w:r>
              <w:rPr/>
              <w:fldChar w:fldCharType="end"/>
            </w:r>
          </w:ins>
          <w:ins w:id="2156" w:author="Milica Radić" w:date="2026-10-04T15:56:27Z">
            <w:r>
              <w:rPr>
                <w:rFonts w:ascii="Arial" w:hAnsi="Arial" w:cs="Arial"/>
                <w:lang w:val="sr-Cyrl-RS"/>
              </w:rPr>
              <w:fldChar w:fldCharType="end"/>
            </w:r>
          </w:ins>
        </w:p>
        <w:p w14:paraId="0E5BD9E9">
          <w:pPr>
            <w:pStyle w:val="24"/>
            <w:tabs>
              <w:tab w:val="right" w:leader="dot" w:pos="7819"/>
            </w:tabs>
            <w:rPr>
              <w:ins w:id="2157" w:author="Milica Radić" w:date="2026-10-04T15:56:27Z"/>
            </w:rPr>
          </w:pPr>
          <w:ins w:id="2158" w:author="Milica Radić" w:date="2026-10-04T15:56:27Z">
            <w:r>
              <w:rPr>
                <w:rFonts w:ascii="Arial" w:hAnsi="Arial" w:cs="Arial"/>
                <w:lang w:val="sr-Cyrl-RS"/>
              </w:rPr>
              <w:fldChar w:fldCharType="begin"/>
            </w:r>
          </w:ins>
          <w:ins w:id="2159" w:author="Milica Radić" w:date="2026-10-04T15:56:27Z">
            <w:r>
              <w:rPr>
                <w:rFonts w:ascii="Arial" w:hAnsi="Arial" w:cs="Arial"/>
                <w:lang w:val="sr-Cyrl-RS"/>
              </w:rPr>
              <w:instrText xml:space="preserve"> HYPERLINK \l _Toc26170 </w:instrText>
            </w:r>
          </w:ins>
          <w:ins w:id="2160" w:author="Milica Radić" w:date="2026-10-04T15:56:27Z">
            <w:r>
              <w:rPr>
                <w:rFonts w:ascii="Arial" w:hAnsi="Arial" w:cs="Arial"/>
                <w:lang w:val="sr-Cyrl-RS"/>
              </w:rPr>
              <w:fldChar w:fldCharType="separate"/>
            </w:r>
          </w:ins>
          <w:ins w:id="2161" w:author="Milica Radić" w:date="2026-10-04T15:56:27Z">
            <w:r>
              <w:rPr>
                <w:rFonts w:ascii="Times New Roman" w:hAnsi="Times New Roman" w:eastAsia="Times New Roman" w:cs="Times New Roman"/>
                <w:bCs/>
                <w:lang w:val="sr-Cyrl-RS"/>
              </w:rPr>
              <w:t xml:space="preserve">9. </w:t>
            </w:r>
          </w:ins>
          <w:ins w:id="2162" w:author="Milica Radić" w:date="2026-10-04T15:56:27Z">
            <w:r>
              <w:rPr>
                <w:lang w:val="sr-Cyrl-RS"/>
              </w:rPr>
              <w:t>ЗАКЉУЧАК И СМЕРНИЦЕ ЗА БУДУЋИ РАД</w:t>
            </w:r>
          </w:ins>
          <w:ins w:id="2163" w:author="Milica Radić" w:date="2026-10-04T15:56:27Z">
            <w:r>
              <w:rPr/>
              <w:tab/>
            </w:r>
          </w:ins>
          <w:ins w:id="2164" w:author="Milica Radić" w:date="2026-10-04T15:56:27Z">
            <w:r>
              <w:rPr/>
              <w:fldChar w:fldCharType="begin"/>
            </w:r>
          </w:ins>
          <w:ins w:id="2165" w:author="Milica Radić" w:date="2026-10-04T15:56:27Z">
            <w:r>
              <w:rPr/>
              <w:instrText xml:space="preserve"> PAGEREF _Toc26170 \h </w:instrText>
            </w:r>
          </w:ins>
          <w:ins w:id="2166" w:author="Milica Radić" w:date="2026-10-04T15:56:27Z">
            <w:r>
              <w:rPr/>
              <w:fldChar w:fldCharType="separate"/>
            </w:r>
          </w:ins>
          <w:ins w:id="2167" w:author="Milica Radić" w:date="2026-10-04T15:56:28Z">
            <w:r>
              <w:rPr/>
              <w:t>71</w:t>
            </w:r>
          </w:ins>
          <w:ins w:id="2168" w:author="Milica Radić" w:date="2026-10-04T15:56:27Z">
            <w:r>
              <w:rPr/>
              <w:fldChar w:fldCharType="end"/>
            </w:r>
          </w:ins>
          <w:ins w:id="2169" w:author="Milica Radić" w:date="2026-10-04T15:56:27Z">
            <w:r>
              <w:rPr>
                <w:rFonts w:ascii="Arial" w:hAnsi="Arial" w:cs="Arial"/>
                <w:lang w:val="sr-Cyrl-RS"/>
              </w:rPr>
              <w:fldChar w:fldCharType="end"/>
            </w:r>
          </w:ins>
        </w:p>
        <w:p w14:paraId="5EB98DF4">
          <w:pPr>
            <w:pStyle w:val="24"/>
            <w:tabs>
              <w:tab w:val="right" w:leader="dot" w:pos="7819"/>
            </w:tabs>
            <w:rPr>
              <w:ins w:id="2170" w:author="Milica Radić" w:date="2026-10-04T15:56:27Z"/>
            </w:rPr>
          </w:pPr>
          <w:ins w:id="2171" w:author="Milica Radić" w:date="2026-10-04T15:56:27Z">
            <w:r>
              <w:rPr>
                <w:rFonts w:ascii="Arial" w:hAnsi="Arial" w:cs="Arial"/>
                <w:lang w:val="sr-Cyrl-RS"/>
              </w:rPr>
              <w:fldChar w:fldCharType="begin"/>
            </w:r>
          </w:ins>
          <w:ins w:id="2172" w:author="Milica Radić" w:date="2026-10-04T15:56:27Z">
            <w:r>
              <w:rPr>
                <w:rFonts w:ascii="Arial" w:hAnsi="Arial" w:cs="Arial"/>
                <w:lang w:val="sr-Cyrl-RS"/>
              </w:rPr>
              <w:instrText xml:space="preserve"> HYPERLINK \l _Toc21973 </w:instrText>
            </w:r>
          </w:ins>
          <w:ins w:id="2173" w:author="Milica Radić" w:date="2026-10-04T15:56:27Z">
            <w:r>
              <w:rPr>
                <w:rFonts w:ascii="Arial" w:hAnsi="Arial" w:cs="Arial"/>
                <w:lang w:val="sr-Cyrl-RS"/>
              </w:rPr>
              <w:fldChar w:fldCharType="separate"/>
            </w:r>
          </w:ins>
          <w:ins w:id="2174" w:author="Milica Radić" w:date="2026-10-04T15:56:27Z">
            <w:r>
              <w:rPr>
                <w:lang w:val="sr-Cyrl-RS"/>
              </w:rPr>
              <w:t>ЛИТЕРАТУРА</w:t>
            </w:r>
          </w:ins>
          <w:ins w:id="2175" w:author="Milica Radić" w:date="2026-10-04T15:56:27Z">
            <w:r>
              <w:rPr/>
              <w:tab/>
            </w:r>
          </w:ins>
          <w:ins w:id="2176" w:author="Milica Radić" w:date="2026-10-04T15:56:27Z">
            <w:r>
              <w:rPr/>
              <w:fldChar w:fldCharType="begin"/>
            </w:r>
          </w:ins>
          <w:ins w:id="2177" w:author="Milica Radić" w:date="2026-10-04T15:56:27Z">
            <w:r>
              <w:rPr/>
              <w:instrText xml:space="preserve"> PAGEREF _Toc21973 \h </w:instrText>
            </w:r>
          </w:ins>
          <w:ins w:id="2178" w:author="Milica Radić" w:date="2026-10-04T15:56:27Z">
            <w:r>
              <w:rPr/>
              <w:fldChar w:fldCharType="separate"/>
            </w:r>
          </w:ins>
          <w:ins w:id="2179" w:author="Milica Radić" w:date="2026-10-04T15:56:28Z">
            <w:r>
              <w:rPr/>
              <w:t>73</w:t>
            </w:r>
          </w:ins>
          <w:ins w:id="2180" w:author="Milica Radić" w:date="2026-10-04T15:56:27Z">
            <w:r>
              <w:rPr/>
              <w:fldChar w:fldCharType="end"/>
            </w:r>
          </w:ins>
          <w:ins w:id="2181" w:author="Milica Radić" w:date="2026-10-04T15:56:27Z">
            <w:r>
              <w:rPr>
                <w:rFonts w:ascii="Arial" w:hAnsi="Arial" w:cs="Arial"/>
                <w:lang w:val="sr-Cyrl-RS"/>
              </w:rPr>
              <w:fldChar w:fldCharType="end"/>
            </w:r>
          </w:ins>
        </w:p>
        <w:p w14:paraId="66C23633">
          <w:pPr>
            <w:pStyle w:val="24"/>
            <w:tabs>
              <w:tab w:val="right" w:leader="dot" w:pos="7819"/>
            </w:tabs>
            <w:rPr>
              <w:ins w:id="2182" w:author="Milica Radić" w:date="2026-10-04T15:56:27Z"/>
            </w:rPr>
          </w:pPr>
          <w:ins w:id="2183" w:author="Milica Radić" w:date="2026-10-04T15:56:27Z">
            <w:r>
              <w:rPr>
                <w:rFonts w:ascii="Arial" w:hAnsi="Arial" w:cs="Arial"/>
                <w:lang w:val="sr-Cyrl-RS"/>
              </w:rPr>
              <w:fldChar w:fldCharType="begin"/>
            </w:r>
          </w:ins>
          <w:ins w:id="2184" w:author="Milica Radić" w:date="2026-10-04T15:56:27Z">
            <w:r>
              <w:rPr>
                <w:rFonts w:ascii="Arial" w:hAnsi="Arial" w:cs="Arial"/>
                <w:lang w:val="sr-Cyrl-RS"/>
              </w:rPr>
              <w:instrText xml:space="preserve"> HYPERLINK \l _Toc23700 </w:instrText>
            </w:r>
          </w:ins>
          <w:ins w:id="2185" w:author="Milica Radić" w:date="2026-10-04T15:56:27Z">
            <w:r>
              <w:rPr>
                <w:rFonts w:ascii="Arial" w:hAnsi="Arial" w:cs="Arial"/>
                <w:lang w:val="sr-Cyrl-RS"/>
              </w:rPr>
              <w:fldChar w:fldCharType="separate"/>
            </w:r>
          </w:ins>
          <w:ins w:id="2186" w:author="Milica Radić" w:date="2026-10-04T15:56:27Z">
            <w:r>
              <w:rPr>
                <w:lang w:val="sr-Cyrl-RS"/>
              </w:rPr>
              <w:t>БИОГРАФИЈА</w:t>
            </w:r>
          </w:ins>
          <w:ins w:id="2187" w:author="Milica Radić" w:date="2026-10-04T15:56:27Z">
            <w:r>
              <w:rPr/>
              <w:tab/>
            </w:r>
          </w:ins>
          <w:ins w:id="2188" w:author="Milica Radić" w:date="2026-10-04T15:56:27Z">
            <w:r>
              <w:rPr/>
              <w:fldChar w:fldCharType="begin"/>
            </w:r>
          </w:ins>
          <w:ins w:id="2189" w:author="Milica Radić" w:date="2026-10-04T15:56:27Z">
            <w:r>
              <w:rPr/>
              <w:instrText xml:space="preserve"> PAGEREF _Toc23700 \h </w:instrText>
            </w:r>
          </w:ins>
          <w:ins w:id="2190" w:author="Milica Radić" w:date="2026-10-04T15:56:27Z">
            <w:r>
              <w:rPr/>
              <w:fldChar w:fldCharType="separate"/>
            </w:r>
          </w:ins>
          <w:ins w:id="2191" w:author="Milica Radić" w:date="2026-10-04T15:56:28Z">
            <w:r>
              <w:rPr/>
              <w:t>75</w:t>
            </w:r>
          </w:ins>
          <w:ins w:id="2192" w:author="Milica Radić" w:date="2026-10-04T15:56:27Z">
            <w:r>
              <w:rPr/>
              <w:fldChar w:fldCharType="end"/>
            </w:r>
          </w:ins>
          <w:ins w:id="2193" w:author="Milica Radić" w:date="2026-10-04T15:56:27Z">
            <w:r>
              <w:rPr>
                <w:rFonts w:ascii="Arial" w:hAnsi="Arial" w:cs="Arial"/>
                <w:lang w:val="sr-Cyrl-RS"/>
              </w:rPr>
              <w:fldChar w:fldCharType="end"/>
            </w:r>
          </w:ins>
        </w:p>
        <w:p w14:paraId="4CC909EA">
          <w:pPr>
            <w:pStyle w:val="24"/>
            <w:tabs>
              <w:tab w:val="right" w:leader="dot" w:pos="7819"/>
            </w:tabs>
            <w:rPr>
              <w:ins w:id="2194" w:author="Milica Radić" w:date="2026-10-04T15:56:27Z"/>
            </w:rPr>
          </w:pPr>
          <w:ins w:id="2195" w:author="Milica Radić" w:date="2026-10-04T15:56:27Z">
            <w:r>
              <w:rPr>
                <w:rFonts w:ascii="Arial" w:hAnsi="Arial" w:cs="Arial"/>
                <w:lang w:val="sr-Cyrl-RS"/>
              </w:rPr>
              <w:fldChar w:fldCharType="begin"/>
            </w:r>
          </w:ins>
          <w:ins w:id="2196" w:author="Milica Radić" w:date="2026-10-04T15:56:27Z">
            <w:r>
              <w:rPr>
                <w:rFonts w:ascii="Arial" w:hAnsi="Arial" w:cs="Arial"/>
                <w:lang w:val="sr-Cyrl-RS"/>
              </w:rPr>
              <w:instrText xml:space="preserve"> HYPERLINK \l _Toc3987 </w:instrText>
            </w:r>
          </w:ins>
          <w:ins w:id="2197" w:author="Milica Radić" w:date="2026-10-04T15:56:27Z">
            <w:r>
              <w:rPr>
                <w:rFonts w:ascii="Arial" w:hAnsi="Arial" w:cs="Arial"/>
                <w:lang w:val="sr-Cyrl-RS"/>
              </w:rPr>
              <w:fldChar w:fldCharType="separate"/>
            </w:r>
          </w:ins>
          <w:ins w:id="2198" w:author="Milica Radić" w:date="2026-10-04T15:56:27Z">
            <w:r>
              <w:rPr>
                <w:lang w:val="sr-Cyrl-RS"/>
              </w:rPr>
              <w:t>КЉУЧНА ДОКУМЕНТАЦИЈСКА ИНФОРМАЦИЈА</w:t>
            </w:r>
          </w:ins>
          <w:ins w:id="2199" w:author="Milica Radić" w:date="2026-10-04T15:56:27Z">
            <w:r>
              <w:rPr/>
              <w:tab/>
            </w:r>
          </w:ins>
          <w:ins w:id="2200" w:author="Milica Radić" w:date="2026-10-04T15:56:27Z">
            <w:r>
              <w:rPr/>
              <w:fldChar w:fldCharType="begin"/>
            </w:r>
          </w:ins>
          <w:ins w:id="2201" w:author="Milica Radić" w:date="2026-10-04T15:56:27Z">
            <w:r>
              <w:rPr/>
              <w:instrText xml:space="preserve"> PAGEREF _Toc3987 \h </w:instrText>
            </w:r>
          </w:ins>
          <w:ins w:id="2202" w:author="Milica Radić" w:date="2026-10-04T15:56:27Z">
            <w:r>
              <w:rPr/>
              <w:fldChar w:fldCharType="separate"/>
            </w:r>
          </w:ins>
          <w:ins w:id="2203" w:author="Milica Radić" w:date="2026-10-04T15:56:28Z">
            <w:r>
              <w:rPr/>
              <w:t>77</w:t>
            </w:r>
          </w:ins>
          <w:ins w:id="2204" w:author="Milica Radić" w:date="2026-10-04T15:56:27Z">
            <w:r>
              <w:rPr/>
              <w:fldChar w:fldCharType="end"/>
            </w:r>
          </w:ins>
          <w:ins w:id="2205" w:author="Milica Radić" w:date="2026-10-04T15:56:27Z">
            <w:r>
              <w:rPr>
                <w:rFonts w:ascii="Arial" w:hAnsi="Arial" w:cs="Arial"/>
                <w:lang w:val="sr-Cyrl-RS"/>
              </w:rPr>
              <w:fldChar w:fldCharType="end"/>
            </w:r>
          </w:ins>
        </w:p>
        <w:p w14:paraId="27A93468">
          <w:pPr>
            <w:pStyle w:val="24"/>
            <w:tabs>
              <w:tab w:val="right" w:leader="dot" w:pos="7819"/>
            </w:tabs>
            <w:rPr>
              <w:ins w:id="2206" w:author="Milica Radić" w:date="2026-10-04T15:56:27Z"/>
            </w:rPr>
          </w:pPr>
          <w:ins w:id="2207" w:author="Milica Radić" w:date="2026-10-04T15:56:27Z">
            <w:r>
              <w:rPr>
                <w:rFonts w:ascii="Arial" w:hAnsi="Arial" w:cs="Arial"/>
                <w:lang w:val="sr-Cyrl-RS"/>
              </w:rPr>
              <w:fldChar w:fldCharType="begin"/>
            </w:r>
          </w:ins>
          <w:ins w:id="2208" w:author="Milica Radić" w:date="2026-10-04T15:56:27Z">
            <w:r>
              <w:rPr>
                <w:rFonts w:ascii="Arial" w:hAnsi="Arial" w:cs="Arial"/>
                <w:lang w:val="sr-Cyrl-RS"/>
              </w:rPr>
              <w:instrText xml:space="preserve"> HYPERLINK \l _Toc2322 </w:instrText>
            </w:r>
          </w:ins>
          <w:ins w:id="2209" w:author="Milica Radić" w:date="2026-10-04T15:56:27Z">
            <w:r>
              <w:rPr>
                <w:rFonts w:ascii="Arial" w:hAnsi="Arial" w:cs="Arial"/>
                <w:lang w:val="sr-Cyrl-RS"/>
              </w:rPr>
              <w:fldChar w:fldCharType="separate"/>
            </w:r>
          </w:ins>
          <w:ins w:id="2210" w:author="Milica Radić" w:date="2026-10-04T15:56:27Z">
            <w:r>
              <w:rPr>
                <w:lang w:val="sr-Cyrl-RS"/>
              </w:rPr>
              <w:t>KEY WORDS DOCUMENTATION</w:t>
            </w:r>
          </w:ins>
          <w:ins w:id="2211" w:author="Milica Radić" w:date="2026-10-04T15:56:27Z">
            <w:r>
              <w:rPr/>
              <w:tab/>
            </w:r>
          </w:ins>
          <w:ins w:id="2212" w:author="Milica Radić" w:date="2026-10-04T15:56:27Z">
            <w:r>
              <w:rPr/>
              <w:fldChar w:fldCharType="begin"/>
            </w:r>
          </w:ins>
          <w:ins w:id="2213" w:author="Milica Radić" w:date="2026-10-04T15:56:27Z">
            <w:r>
              <w:rPr/>
              <w:instrText xml:space="preserve"> PAGEREF _Toc2322 \h </w:instrText>
            </w:r>
          </w:ins>
          <w:ins w:id="2214" w:author="Milica Radić" w:date="2026-10-04T15:56:27Z">
            <w:r>
              <w:rPr/>
              <w:fldChar w:fldCharType="separate"/>
            </w:r>
          </w:ins>
          <w:ins w:id="2215" w:author="Milica Radić" w:date="2026-10-04T15:56:28Z">
            <w:r>
              <w:rPr/>
              <w:t>79</w:t>
            </w:r>
          </w:ins>
          <w:ins w:id="2216" w:author="Milica Radić" w:date="2026-10-04T15:56:27Z">
            <w:r>
              <w:rPr/>
              <w:fldChar w:fldCharType="end"/>
            </w:r>
          </w:ins>
          <w:ins w:id="2217" w:author="Milica Radić" w:date="2026-10-04T15:56:27Z">
            <w:r>
              <w:rPr>
                <w:rFonts w:ascii="Arial" w:hAnsi="Arial" w:cs="Arial"/>
                <w:lang w:val="sr-Cyrl-RS"/>
              </w:rPr>
              <w:fldChar w:fldCharType="end"/>
            </w:r>
          </w:ins>
        </w:p>
        <w:p w14:paraId="227887F0">
          <w:pPr>
            <w:widowControl w:val="0"/>
            <w:tabs>
              <w:tab w:val="right" w:pos="12000"/>
            </w:tabs>
            <w:spacing w:before="60"/>
            <w:rPr>
              <w:rFonts w:ascii="Arial" w:hAnsi="Arial" w:eastAsia="Arial" w:cs="Arial"/>
              <w:b/>
              <w:bCs/>
              <w:color w:val="000000"/>
              <w:sz w:val="22"/>
              <w:szCs w:val="22"/>
              <w:lang w:val="sr-Cyrl-RS"/>
              <w:rPrChange w:id="2218" w:author="Milan Stojkov" w:date="2026-10-02T11:00:00Z">
                <w:rPr>
                  <w:rFonts w:ascii="Arial" w:hAnsi="Arial" w:eastAsia="Arial" w:cs="Arial"/>
                  <w:b/>
                  <w:bCs/>
                  <w:color w:val="000000"/>
                  <w:sz w:val="22"/>
                  <w:szCs w:val="22"/>
                </w:rPr>
              </w:rPrChange>
            </w:rPr>
          </w:pPr>
          <w:r>
            <w:rPr>
              <w:rFonts w:ascii="Arial" w:hAnsi="Arial" w:cs="Arial"/>
              <w:lang w:val="sr-Cyrl-RS"/>
            </w:rPr>
            <w:fldChar w:fldCharType="end"/>
          </w:r>
        </w:p>
      </w:sdtContent>
    </w:sdt>
    <w:p w14:paraId="0503C8EC">
      <w:pPr>
        <w:rPr>
          <w:color w:val="000000"/>
          <w:sz w:val="20"/>
          <w:szCs w:val="20"/>
          <w:lang w:val="sr-Cyrl-RS"/>
          <w:rPrChange w:id="2219" w:author="Milan Stojkov" w:date="2026-10-02T11:00:00Z">
            <w:rPr>
              <w:color w:val="000000"/>
              <w:sz w:val="20"/>
              <w:szCs w:val="20"/>
            </w:rPr>
          </w:rPrChange>
        </w:rPr>
      </w:pPr>
      <w:r>
        <w:rPr>
          <w:lang w:val="sr-Cyrl-RS"/>
          <w:rPrChange w:id="2220" w:author="Milan Stojkov" w:date="2026-10-02T11:00:00Z">
            <w:rPr/>
          </w:rPrChange>
        </w:rPr>
        <w:br w:type="page"/>
      </w:r>
    </w:p>
    <w:p w14:paraId="7D3FCB31">
      <w:pPr>
        <w:pStyle w:val="2"/>
        <w:keepLines/>
        <w:numPr>
          <w:ilvl w:val="0"/>
          <w:numId w:val="4"/>
        </w:numPr>
        <w:tabs>
          <w:tab w:val="left" w:pos="360"/>
        </w:tabs>
        <w:spacing w:before="240"/>
        <w:ind w:right="45"/>
        <w:rPr>
          <w:lang w:val="sr-Cyrl-RS"/>
          <w:rPrChange w:id="2221" w:author="Milan Stojkov" w:date="2026-10-02T11:00:00Z">
            <w:rPr/>
          </w:rPrChange>
        </w:rPr>
      </w:pPr>
      <w:bookmarkStart w:id="0" w:name="_heading=h.eb3e3ih8rjiv" w:colFirst="0" w:colLast="0"/>
      <w:bookmarkEnd w:id="0"/>
      <w:bookmarkStart w:id="1" w:name="_Toc17465"/>
      <w:bookmarkStart w:id="2" w:name="_Toc28045"/>
      <w:r>
        <w:rPr>
          <w:lang w:val="sr-Cyrl-RS"/>
          <w:rPrChange w:id="2222" w:author="Milan Stojkov" w:date="2026-10-02T11:00:00Z">
            <w:rPr/>
          </w:rPrChange>
        </w:rPr>
        <w:t>УВОД</w:t>
      </w:r>
      <w:bookmarkEnd w:id="1"/>
      <w:bookmarkEnd w:id="2"/>
    </w:p>
    <w:p w14:paraId="1362FF41">
      <w:pPr>
        <w:ind w:firstLine="360"/>
        <w:jc w:val="both"/>
        <w:rPr>
          <w:sz w:val="22"/>
          <w:szCs w:val="22"/>
          <w:lang w:val="sr-Cyrl-RS"/>
          <w:rPrChange w:id="2223" w:author="Milan Stojkov" w:date="2026-10-02T11:00:00Z">
            <w:rPr>
              <w:sz w:val="22"/>
              <w:szCs w:val="22"/>
            </w:rPr>
          </w:rPrChange>
        </w:rPr>
      </w:pPr>
      <w:r>
        <w:rPr>
          <w:sz w:val="22"/>
          <w:szCs w:val="22"/>
          <w:lang w:val="sr-Cyrl-RS"/>
          <w:rPrChange w:id="2224" w:author="Milan Stojkov" w:date="2026-10-02T11:00:00Z">
            <w:rPr>
              <w:sz w:val="22"/>
              <w:szCs w:val="22"/>
            </w:rPr>
          </w:rPrChange>
        </w:rPr>
        <w:t xml:space="preserve">У савременим дистрибуираним системима чворови ретко располажу потпуном сликом о стању мреже. Уместо тога, сваки чвор (енгл. </w:t>
      </w:r>
      <w:r>
        <w:rPr>
          <w:i/>
          <w:iCs/>
          <w:sz w:val="22"/>
          <w:szCs w:val="22"/>
          <w:lang w:val="sr-Cyrl-RS"/>
          <w:rPrChange w:id="2225" w:author="Milan Stojkov" w:date="2026-10-02T11:00:00Z">
            <w:rPr>
              <w:i/>
              <w:iCs/>
              <w:sz w:val="22"/>
              <w:szCs w:val="22"/>
            </w:rPr>
          </w:rPrChange>
        </w:rPr>
        <w:t>node</w:t>
      </w:r>
      <w:r>
        <w:rPr>
          <w:sz w:val="22"/>
          <w:szCs w:val="22"/>
          <w:lang w:val="sr-Cyrl-RS"/>
          <w:rPrChange w:id="2226" w:author="Milan Stojkov" w:date="2026-10-02T11:00:00Z">
            <w:rPr>
              <w:sz w:val="22"/>
              <w:szCs w:val="22"/>
            </w:rPr>
          </w:rPrChange>
        </w:rPr>
        <w:t xml:space="preserve">) одржава ограничен скуп суседа, односно </w:t>
      </w:r>
      <w:r>
        <w:rPr>
          <w:i/>
          <w:iCs/>
          <w:sz w:val="22"/>
          <w:szCs w:val="22"/>
          <w:lang w:val="sr-Cyrl-RS"/>
          <w:rPrChange w:id="2227" w:author="Milan Stojkov" w:date="2026-10-02T11:00:00Z">
            <w:rPr>
              <w:i/>
              <w:iCs/>
              <w:sz w:val="22"/>
              <w:szCs w:val="22"/>
            </w:rPr>
          </w:rPrChange>
        </w:rPr>
        <w:t>peer set</w:t>
      </w:r>
      <w:r>
        <w:rPr>
          <w:sz w:val="22"/>
          <w:szCs w:val="22"/>
          <w:lang w:val="sr-Cyrl-RS"/>
          <w:rPrChange w:id="2228" w:author="Milan Stojkov" w:date="2026-10-02T11:00:00Z">
            <w:rPr>
              <w:sz w:val="22"/>
              <w:szCs w:val="22"/>
            </w:rPr>
          </w:rPrChange>
        </w:rPr>
        <w:t xml:space="preserve">, са којима периодично размењује информације. Такав приступ познат је као </w:t>
      </w:r>
      <w:r>
        <w:rPr>
          <w:i/>
          <w:iCs/>
          <w:sz w:val="22"/>
          <w:szCs w:val="22"/>
          <w:lang w:val="sr-Cyrl-RS"/>
          <w:rPrChange w:id="2229" w:author="Milan Stojkov" w:date="2026-10-02T11:00:00Z">
            <w:rPr>
              <w:i/>
              <w:iCs/>
              <w:sz w:val="22"/>
              <w:szCs w:val="22"/>
            </w:rPr>
          </w:rPrChange>
        </w:rPr>
        <w:t xml:space="preserve">gossip </w:t>
      </w:r>
      <w:r>
        <w:rPr>
          <w:sz w:val="22"/>
          <w:szCs w:val="22"/>
          <w:lang w:val="sr-Cyrl-RS"/>
          <w:rPrChange w:id="2230" w:author="Milan Stojkov" w:date="2026-10-02T11:00:00Z">
            <w:rPr>
              <w:sz w:val="22"/>
              <w:szCs w:val="22"/>
            </w:rPr>
          </w:rPrChange>
        </w:rPr>
        <w:t>комуникација и користи се и за решавање бројних проблема, као што су детекција отказа, агрегација података, изградња дистрибуиране топологије и алокација ресурса [1]. Представља одличан избор у ситуацијама када је поузданост приоритет, будући да су главне предности система његова скалабилност и отпорност на парцијалне отказе [1]. До глобалног стања система долази се кроз велики број локалних размена, без централног координатора.</w:t>
      </w:r>
    </w:p>
    <w:p w14:paraId="57E71C2E">
      <w:pPr>
        <w:ind w:firstLine="360"/>
        <w:jc w:val="both"/>
        <w:rPr>
          <w:color w:val="000000"/>
          <w:sz w:val="22"/>
          <w:szCs w:val="22"/>
          <w:lang w:val="sr-Cyrl-RS"/>
          <w:rPrChange w:id="2231" w:author="Milan Stojkov" w:date="2026-10-02T11:00:00Z">
            <w:rPr>
              <w:color w:val="000000"/>
              <w:sz w:val="22"/>
              <w:szCs w:val="22"/>
            </w:rPr>
          </w:rPrChange>
        </w:rPr>
      </w:pPr>
      <w:r>
        <w:rPr>
          <w:color w:val="000000"/>
          <w:sz w:val="22"/>
          <w:szCs w:val="22"/>
          <w:lang w:val="sr-Cyrl-RS"/>
          <w:rPrChange w:id="2232" w:author="Milan Stojkov" w:date="2026-10-02T11:00:00Z">
            <w:rPr>
              <w:color w:val="000000"/>
              <w:sz w:val="22"/>
              <w:szCs w:val="22"/>
            </w:rPr>
          </w:rPrChange>
        </w:rPr>
        <w:t xml:space="preserve">Управо одсуство централне контроле чини овакве системе осетљивим на нападе. Нападач може да генерише велики број лажних идентитета и да се претвара да је више различитих чворова у систему, чиме надгласа легитимне чворове, што је познато као </w:t>
      </w:r>
      <w:r>
        <w:rPr>
          <w:i/>
          <w:iCs/>
          <w:color w:val="000000"/>
          <w:sz w:val="22"/>
          <w:szCs w:val="22"/>
          <w:lang w:val="sr-Cyrl-RS"/>
          <w:rPrChange w:id="2233" w:author="Milan Stojkov" w:date="2026-10-02T11:00:00Z">
            <w:rPr>
              <w:i/>
              <w:iCs/>
              <w:color w:val="000000"/>
              <w:sz w:val="22"/>
              <w:szCs w:val="22"/>
            </w:rPr>
          </w:rPrChange>
        </w:rPr>
        <w:t xml:space="preserve">Sybil </w:t>
      </w:r>
      <w:r>
        <w:rPr>
          <w:color w:val="000000"/>
          <w:sz w:val="22"/>
          <w:szCs w:val="22"/>
          <w:lang w:val="sr-Cyrl-RS"/>
          <w:rPrChange w:id="2234" w:author="Milan Stojkov" w:date="2026-10-02T11:00:00Z">
            <w:rPr>
              <w:color w:val="000000"/>
              <w:sz w:val="22"/>
              <w:szCs w:val="22"/>
            </w:rPr>
          </w:rPrChange>
        </w:rPr>
        <w:t>напад [2].</w:t>
      </w:r>
      <w:r>
        <w:rPr>
          <w:color w:val="0000FF"/>
          <w:sz w:val="22"/>
          <w:szCs w:val="22"/>
          <w:lang w:val="sr-Cyrl-RS"/>
          <w:rPrChange w:id="2235" w:author="Milan Stojkov" w:date="2026-10-02T11:00:00Z">
            <w:rPr>
              <w:color w:val="0000FF"/>
              <w:sz w:val="22"/>
              <w:szCs w:val="22"/>
            </w:rPr>
          </w:rPrChange>
        </w:rPr>
        <w:t xml:space="preserve"> </w:t>
      </w:r>
      <w:r>
        <w:rPr>
          <w:color w:val="000000"/>
          <w:sz w:val="22"/>
          <w:szCs w:val="22"/>
          <w:lang w:val="sr-Cyrl-RS"/>
          <w:rPrChange w:id="2236" w:author="Milan Stojkov" w:date="2026-10-02T11:00:00Z">
            <w:rPr>
              <w:color w:val="000000"/>
              <w:sz w:val="22"/>
              <w:szCs w:val="22"/>
            </w:rPr>
          </w:rPrChange>
        </w:rPr>
        <w:t xml:space="preserve">Сродни </w:t>
      </w:r>
      <w:r>
        <w:rPr>
          <w:i/>
          <w:iCs/>
          <w:color w:val="000000"/>
          <w:sz w:val="22"/>
          <w:szCs w:val="22"/>
          <w:lang w:val="sr-Cyrl-RS"/>
          <w:rPrChange w:id="2237" w:author="Milan Stojkov" w:date="2026-10-02T11:00:00Z">
            <w:rPr>
              <w:i/>
              <w:iCs/>
              <w:color w:val="000000"/>
              <w:sz w:val="22"/>
              <w:szCs w:val="22"/>
            </w:rPr>
          </w:rPrChange>
        </w:rPr>
        <w:t xml:space="preserve">Eclipse </w:t>
      </w:r>
      <w:r>
        <w:rPr>
          <w:color w:val="000000"/>
          <w:sz w:val="22"/>
          <w:szCs w:val="22"/>
          <w:lang w:val="sr-Cyrl-RS"/>
          <w:rPrChange w:id="2238" w:author="Milan Stojkov" w:date="2026-10-02T11:00:00Z">
            <w:rPr>
              <w:color w:val="000000"/>
              <w:sz w:val="22"/>
              <w:szCs w:val="22"/>
            </w:rPr>
          </w:rPrChange>
        </w:rPr>
        <w:t>напад се јавља када нападач изолује комуникацију циљног чвора  са остатком мреже, ефективно контролишући или манипулишући свим врстама комуникације за жртвени чвор или чворове [</w:t>
      </w:r>
      <w:ins w:id="2239" w:author="Milan Stojkov" w:date="2026-10-02T12:51:00Z">
        <w:r>
          <w:rPr>
            <w:color w:val="000000"/>
            <w:sz w:val="22"/>
            <w:szCs w:val="22"/>
            <w:lang w:val="sr-Cyrl-RS"/>
          </w:rPr>
          <w:t>19</w:t>
        </w:r>
      </w:ins>
      <w:r>
        <w:rPr>
          <w:color w:val="000000"/>
          <w:sz w:val="22"/>
          <w:szCs w:val="22"/>
          <w:lang w:val="sr-Cyrl-RS"/>
          <w:rPrChange w:id="2240" w:author="Milan Stojkov" w:date="2026-10-02T11:00:00Z">
            <w:rPr>
              <w:color w:val="000000"/>
              <w:sz w:val="22"/>
              <w:szCs w:val="22"/>
            </w:rPr>
          </w:rPrChange>
        </w:rPr>
        <w:t xml:space="preserve">]. Најзад, компромитовани чворови могу да испоље врсту понашања која се често занемарује, слање противречних информација различитим деловима система, што се у литератури означава као </w:t>
      </w:r>
      <w:r>
        <w:rPr>
          <w:i/>
          <w:iCs/>
          <w:color w:val="000000"/>
          <w:sz w:val="22"/>
          <w:szCs w:val="22"/>
          <w:lang w:val="sr-Cyrl-RS"/>
          <w:rPrChange w:id="2241" w:author="Milan Stojkov" w:date="2026-10-02T11:00:00Z">
            <w:rPr>
              <w:i/>
              <w:iCs/>
              <w:color w:val="000000"/>
              <w:sz w:val="22"/>
              <w:szCs w:val="22"/>
            </w:rPr>
          </w:rPrChange>
        </w:rPr>
        <w:t xml:space="preserve">Byzantine </w:t>
      </w:r>
      <w:r>
        <w:rPr>
          <w:color w:val="000000"/>
          <w:sz w:val="22"/>
          <w:szCs w:val="22"/>
          <w:lang w:val="sr-Cyrl-RS"/>
          <w:rPrChange w:id="2242" w:author="Milan Stojkov" w:date="2026-10-02T11:00:00Z">
            <w:rPr>
              <w:color w:val="000000"/>
              <w:sz w:val="22"/>
              <w:szCs w:val="22"/>
            </w:rPr>
          </w:rPrChange>
        </w:rPr>
        <w:t>напад [4].</w:t>
      </w:r>
    </w:p>
    <w:p w14:paraId="5830FA0F">
      <w:pPr>
        <w:ind w:firstLine="360"/>
        <w:jc w:val="both"/>
        <w:rPr>
          <w:color w:val="0000FF"/>
          <w:sz w:val="22"/>
          <w:szCs w:val="22"/>
          <w:lang w:val="sr-Cyrl-RS"/>
          <w:rPrChange w:id="2243" w:author="Milan Stojkov" w:date="2026-10-02T11:00:00Z">
            <w:rPr>
              <w:color w:val="0000FF"/>
              <w:sz w:val="22"/>
              <w:szCs w:val="22"/>
            </w:rPr>
          </w:rPrChange>
        </w:rPr>
      </w:pPr>
      <w:r>
        <w:rPr>
          <w:color w:val="000000"/>
          <w:sz w:val="22"/>
          <w:szCs w:val="22"/>
          <w:lang w:val="sr-Cyrl-RS"/>
          <w:rPrChange w:id="2244" w:author="Milan Stojkov" w:date="2026-10-02T11:00:00Z">
            <w:rPr>
              <w:color w:val="000000"/>
              <w:sz w:val="22"/>
              <w:szCs w:val="22"/>
            </w:rPr>
          </w:rPrChange>
        </w:rPr>
        <w:t>Проблем који је предмет овог рада јесте чињеница да се наведене класе напада у пракси не појављују изоловано, већ се међусобно појачавају. Лажни идентитети повећавају вероватноћу успешне изолације чвора, а изолација повећава удео злонамерних вредности које жртва види приликом агрегације. Као последица тога, системи који поседују заштиту од једне класе напада могу остати рањиви када се напади комбинују.</w:t>
      </w:r>
      <w:r>
        <w:rPr>
          <w:color w:val="0000FF"/>
          <w:sz w:val="22"/>
          <w:szCs w:val="22"/>
          <w:lang w:val="sr-Cyrl-RS"/>
          <w:rPrChange w:id="2245" w:author="Milan Stojkov" w:date="2026-10-02T11:00:00Z">
            <w:rPr>
              <w:color w:val="0000FF"/>
              <w:sz w:val="22"/>
              <w:szCs w:val="22"/>
            </w:rPr>
          </w:rPrChange>
        </w:rPr>
        <w:t xml:space="preserve"> </w:t>
      </w:r>
    </w:p>
    <w:p w14:paraId="69F5FA1F">
      <w:pPr>
        <w:ind w:firstLine="360"/>
        <w:jc w:val="both"/>
        <w:rPr>
          <w:color w:val="000000"/>
          <w:sz w:val="22"/>
          <w:szCs w:val="22"/>
          <w:lang w:val="sr-Cyrl-RS"/>
          <w:rPrChange w:id="2246" w:author="Milan Stojkov" w:date="2026-10-02T11:00:00Z">
            <w:rPr>
              <w:color w:val="000000"/>
              <w:sz w:val="22"/>
              <w:szCs w:val="22"/>
            </w:rPr>
          </w:rPrChange>
        </w:rPr>
      </w:pPr>
      <w:r>
        <w:rPr>
          <w:color w:val="000000"/>
          <w:sz w:val="22"/>
          <w:szCs w:val="22"/>
          <w:lang w:val="sr-Cyrl-RS"/>
          <w:rPrChange w:id="2247" w:author="Milan Stojkov" w:date="2026-10-02T11:00:00Z">
            <w:rPr>
              <w:color w:val="000000"/>
              <w:sz w:val="22"/>
              <w:szCs w:val="22"/>
            </w:rPr>
          </w:rPrChange>
        </w:rPr>
        <w:t xml:space="preserve">Циљ овог рада је пројектовање, имплементација и експериментална евалуација </w:t>
      </w:r>
      <w:r>
        <w:rPr>
          <w:i/>
          <w:iCs/>
          <w:color w:val="000000"/>
          <w:sz w:val="22"/>
          <w:szCs w:val="22"/>
          <w:lang w:val="sr-Cyrl-RS"/>
          <w:rPrChange w:id="2248" w:author="Milan Stojkov" w:date="2026-10-02T11:00:00Z">
            <w:rPr>
              <w:i/>
              <w:iCs/>
              <w:color w:val="000000"/>
              <w:sz w:val="22"/>
              <w:szCs w:val="22"/>
            </w:rPr>
          </w:rPrChange>
        </w:rPr>
        <w:t>gossip overlay</w:t>
      </w:r>
      <w:r>
        <w:rPr>
          <w:color w:val="000000"/>
          <w:sz w:val="22"/>
          <w:szCs w:val="22"/>
          <w:lang w:val="sr-Cyrl-RS"/>
          <w:rPrChange w:id="2249" w:author="Milan Stojkov" w:date="2026-10-02T11:00:00Z">
            <w:rPr>
              <w:color w:val="000000"/>
              <w:sz w:val="22"/>
              <w:szCs w:val="22"/>
            </w:rPr>
          </w:rPrChange>
        </w:rPr>
        <w:t xml:space="preserve"> система за дистрибуирану агрегацију који задржава прихватљиву тачност процене и у присуству комбинованих напада. Отпорност на </w:t>
      </w:r>
      <w:r>
        <w:rPr>
          <w:i/>
          <w:iCs/>
          <w:color w:val="000000"/>
          <w:sz w:val="22"/>
          <w:szCs w:val="22"/>
          <w:lang w:val="sr-Cyrl-RS"/>
          <w:rPrChange w:id="2250" w:author="Milan Stojkov" w:date="2026-10-02T11:00:00Z">
            <w:rPr>
              <w:i/>
              <w:iCs/>
              <w:color w:val="000000"/>
              <w:sz w:val="22"/>
              <w:szCs w:val="22"/>
            </w:rPr>
          </w:rPrChange>
        </w:rPr>
        <w:t xml:space="preserve">Sybil </w:t>
      </w:r>
      <w:r>
        <w:rPr>
          <w:color w:val="000000"/>
          <w:sz w:val="22"/>
          <w:szCs w:val="22"/>
          <w:lang w:val="sr-Cyrl-RS"/>
          <w:rPrChange w:id="2251" w:author="Milan Stojkov" w:date="2026-10-02T11:00:00Z">
            <w:rPr>
              <w:color w:val="000000"/>
              <w:sz w:val="22"/>
              <w:szCs w:val="22"/>
            </w:rPr>
          </w:rPrChange>
        </w:rPr>
        <w:t xml:space="preserve">нападе постиже се комбинацијом </w:t>
      </w:r>
      <w:r>
        <w:rPr>
          <w:i/>
          <w:iCs/>
          <w:color w:val="000000"/>
          <w:sz w:val="22"/>
          <w:szCs w:val="22"/>
          <w:lang w:val="sr-Cyrl-RS"/>
          <w:rPrChange w:id="2252" w:author="Milan Stojkov" w:date="2026-10-02T11:00:00Z">
            <w:rPr>
              <w:i/>
              <w:iCs/>
              <w:color w:val="000000"/>
              <w:sz w:val="22"/>
              <w:szCs w:val="22"/>
            </w:rPr>
          </w:rPrChange>
        </w:rPr>
        <w:t>lightweight proof-of-work</w:t>
      </w:r>
      <w:r>
        <w:rPr>
          <w:color w:val="000000"/>
          <w:sz w:val="22"/>
          <w:szCs w:val="22"/>
          <w:lang w:val="sr-Cyrl-RS"/>
          <w:rPrChange w:id="2253" w:author="Milan Stojkov" w:date="2026-10-02T11:00:00Z">
            <w:rPr>
              <w:color w:val="000000"/>
              <w:sz w:val="22"/>
              <w:szCs w:val="22"/>
            </w:rPr>
          </w:rPrChange>
        </w:rPr>
        <w:t xml:space="preserve"> механизма [3], политике минималне старости идентитета и детерминистичког оцењивања идентитета, док се отпорност на </w:t>
      </w:r>
      <w:r>
        <w:rPr>
          <w:i/>
          <w:iCs/>
          <w:color w:val="000000"/>
          <w:sz w:val="22"/>
          <w:szCs w:val="22"/>
          <w:lang w:val="sr-Cyrl-RS"/>
          <w:rPrChange w:id="2254" w:author="Milan Stojkov" w:date="2026-10-02T11:00:00Z">
            <w:rPr>
              <w:i/>
              <w:iCs/>
              <w:color w:val="000000"/>
              <w:sz w:val="22"/>
              <w:szCs w:val="22"/>
            </w:rPr>
          </w:rPrChange>
        </w:rPr>
        <w:t xml:space="preserve">Eclipse </w:t>
      </w:r>
      <w:r>
        <w:rPr>
          <w:color w:val="000000"/>
          <w:sz w:val="22"/>
          <w:szCs w:val="22"/>
          <w:lang w:val="sr-Cyrl-RS"/>
          <w:rPrChange w:id="2255" w:author="Milan Stojkov" w:date="2026-10-02T11:00:00Z">
            <w:rPr>
              <w:color w:val="000000"/>
              <w:sz w:val="22"/>
              <w:szCs w:val="22"/>
            </w:rPr>
          </w:rPrChange>
        </w:rPr>
        <w:t xml:space="preserve">нападе постиже диверзификацијом </w:t>
      </w:r>
      <w:r>
        <w:rPr>
          <w:i/>
          <w:iCs/>
          <w:color w:val="000000"/>
          <w:sz w:val="22"/>
          <w:szCs w:val="22"/>
          <w:lang w:val="sr-Cyrl-RS"/>
          <w:rPrChange w:id="2256" w:author="Milan Stojkov" w:date="2026-10-02T11:00:00Z">
            <w:rPr>
              <w:i/>
              <w:iCs/>
              <w:color w:val="000000"/>
              <w:sz w:val="22"/>
              <w:szCs w:val="22"/>
            </w:rPr>
          </w:rPrChange>
        </w:rPr>
        <w:t>peer set</w:t>
      </w:r>
      <w:r>
        <w:rPr>
          <w:color w:val="000000"/>
          <w:sz w:val="22"/>
          <w:szCs w:val="22"/>
          <w:lang w:val="sr-Cyrl-RS"/>
          <w:rPrChange w:id="2257" w:author="Milan Stojkov" w:date="2026-10-02T11:00:00Z">
            <w:rPr>
              <w:color w:val="000000"/>
              <w:sz w:val="22"/>
              <w:szCs w:val="22"/>
            </w:rPr>
          </w:rPrChange>
        </w:rPr>
        <w:t xml:space="preserve">-а [5]. За заштиту саме агрегације имплементиране су три функције: аритметичка средина, медијана и одсечена средина. Систем је реализован тако да се стратегије избора суседа и агрегационе функције могу међусобно мењати, чиме је омогућено њихово директно поређење над истим оптерећењем и истим нападачким сценаријима. Сви експерименти су детерминистички поновљиви, а систем се извршава у </w:t>
      </w:r>
      <w:r>
        <w:rPr>
          <w:i/>
          <w:iCs/>
          <w:color w:val="000000"/>
          <w:sz w:val="22"/>
          <w:szCs w:val="22"/>
          <w:lang w:val="sr-Cyrl-RS"/>
          <w:rPrChange w:id="2258" w:author="Milan Stojkov" w:date="2026-10-02T11:00:00Z">
            <w:rPr>
              <w:i/>
              <w:iCs/>
              <w:color w:val="000000"/>
              <w:sz w:val="22"/>
              <w:szCs w:val="22"/>
            </w:rPr>
          </w:rPrChange>
        </w:rPr>
        <w:t>Docker Compose</w:t>
      </w:r>
      <w:r>
        <w:rPr>
          <w:color w:val="000000"/>
          <w:sz w:val="22"/>
          <w:szCs w:val="22"/>
          <w:lang w:val="sr-Cyrl-RS"/>
          <w:rPrChange w:id="2259" w:author="Milan Stojkov" w:date="2026-10-02T11:00:00Z">
            <w:rPr>
              <w:color w:val="000000"/>
              <w:sz w:val="22"/>
              <w:szCs w:val="22"/>
            </w:rPr>
          </w:rPrChange>
        </w:rPr>
        <w:t xml:space="preserve"> окружењу [6], са једним контејнером по чвору.</w:t>
      </w:r>
    </w:p>
    <w:p w14:paraId="1C896DF3">
      <w:pPr>
        <w:ind w:firstLine="360"/>
        <w:jc w:val="both"/>
        <w:rPr>
          <w:color w:val="000000"/>
          <w:sz w:val="22"/>
          <w:szCs w:val="22"/>
          <w:lang w:val="sr-Cyrl-RS"/>
          <w:rPrChange w:id="2260" w:author="Milan Stojkov" w:date="2026-10-02T11:00:00Z">
            <w:rPr>
              <w:color w:val="000000"/>
              <w:sz w:val="22"/>
              <w:szCs w:val="22"/>
            </w:rPr>
          </w:rPrChange>
        </w:rPr>
      </w:pPr>
      <w:r>
        <w:rPr>
          <w:color w:val="000000"/>
          <w:sz w:val="22"/>
          <w:szCs w:val="22"/>
          <w:lang w:val="sr-Cyrl-RS"/>
          <w:rPrChange w:id="2261" w:author="Milan Stojkov" w:date="2026-10-02T11:00:00Z">
            <w:rPr>
              <w:color w:val="000000"/>
              <w:sz w:val="22"/>
              <w:szCs w:val="22"/>
            </w:rPr>
          </w:rPrChange>
        </w:rPr>
        <w:t xml:space="preserve">У наставку се налази структура рада. У другом поглављу дате су теоријске основе </w:t>
      </w:r>
      <w:r>
        <w:rPr>
          <w:i/>
          <w:iCs/>
          <w:color w:val="000000"/>
          <w:sz w:val="22"/>
          <w:szCs w:val="22"/>
          <w:lang w:val="sr-Cyrl-RS"/>
          <w:rPrChange w:id="2262" w:author="Milan Stojkov" w:date="2026-10-02T11:00:00Z">
            <w:rPr>
              <w:i/>
              <w:iCs/>
              <w:color w:val="000000"/>
              <w:sz w:val="22"/>
              <w:szCs w:val="22"/>
            </w:rPr>
          </w:rPrChange>
        </w:rPr>
        <w:t xml:space="preserve">gossip </w:t>
      </w:r>
      <w:r>
        <w:rPr>
          <w:color w:val="000000"/>
          <w:sz w:val="22"/>
          <w:szCs w:val="22"/>
          <w:lang w:val="sr-Cyrl-RS"/>
          <w:rPrChange w:id="2263" w:author="Milan Stojkov" w:date="2026-10-02T11:00:00Z">
            <w:rPr>
              <w:color w:val="000000"/>
              <w:sz w:val="22"/>
              <w:szCs w:val="22"/>
            </w:rPr>
          </w:rPrChange>
        </w:rPr>
        <w:t>протокола и дистрибуиране агрегације, уз преглед сродних радова.</w:t>
      </w:r>
    </w:p>
    <w:p w14:paraId="5F4BD253">
      <w:pPr>
        <w:ind w:firstLine="360"/>
        <w:jc w:val="both"/>
        <w:rPr>
          <w:color w:val="000000"/>
          <w:sz w:val="22"/>
          <w:szCs w:val="22"/>
          <w:lang w:val="sr-Cyrl-RS"/>
          <w:rPrChange w:id="2264" w:author="Milan Stojkov" w:date="2026-10-02T11:00:00Z">
            <w:rPr>
              <w:color w:val="000000"/>
              <w:sz w:val="22"/>
              <w:szCs w:val="22"/>
            </w:rPr>
          </w:rPrChange>
        </w:rPr>
      </w:pPr>
      <w:r>
        <w:rPr>
          <w:color w:val="000000"/>
          <w:sz w:val="22"/>
          <w:szCs w:val="22"/>
          <w:lang w:val="sr-Cyrl-RS"/>
          <w:rPrChange w:id="2265" w:author="Milan Stojkov" w:date="2026-10-02T11:00:00Z">
            <w:rPr>
              <w:color w:val="000000"/>
              <w:sz w:val="22"/>
              <w:szCs w:val="22"/>
            </w:rPr>
          </w:rPrChange>
        </w:rPr>
        <w:t xml:space="preserve">Треће поглавље формализује системски модел и модел претње, уз каталог свих напада који су разматрани у раду и дефиниције метрика којима се мери отпорност система. </w:t>
      </w:r>
    </w:p>
    <w:p w14:paraId="7AD0AC31">
      <w:pPr>
        <w:ind w:firstLine="360"/>
        <w:jc w:val="both"/>
        <w:rPr>
          <w:color w:val="000000"/>
          <w:sz w:val="22"/>
          <w:szCs w:val="22"/>
          <w:lang w:val="sr-Cyrl-RS"/>
          <w:rPrChange w:id="2266" w:author="Milan Stojkov" w:date="2026-10-02T11:00:00Z">
            <w:rPr>
              <w:color w:val="000000"/>
              <w:sz w:val="22"/>
              <w:szCs w:val="22"/>
            </w:rPr>
          </w:rPrChange>
        </w:rPr>
      </w:pPr>
      <w:r>
        <w:rPr>
          <w:color w:val="000000"/>
          <w:sz w:val="22"/>
          <w:szCs w:val="22"/>
          <w:lang w:val="sr-Cyrl-RS"/>
          <w:rPrChange w:id="2267" w:author="Milan Stojkov" w:date="2026-10-02T11:00:00Z">
            <w:rPr>
              <w:color w:val="000000"/>
              <w:sz w:val="22"/>
              <w:szCs w:val="22"/>
            </w:rPr>
          </w:rPrChange>
        </w:rPr>
        <w:t xml:space="preserve">У четвртом поглављу описан је дизајн система: слојевита архитектура, стратегије избора суседа, механизми контроле пријема нових чворова и агрегациони слој. </w:t>
      </w:r>
    </w:p>
    <w:p w14:paraId="326ABF2D">
      <w:pPr>
        <w:ind w:firstLine="360"/>
        <w:jc w:val="both"/>
        <w:rPr>
          <w:color w:val="000000"/>
          <w:sz w:val="22"/>
          <w:szCs w:val="22"/>
          <w:lang w:val="sr-Cyrl-RS"/>
          <w:rPrChange w:id="2268" w:author="Milan Stojkov" w:date="2026-10-02T11:00:00Z">
            <w:rPr>
              <w:color w:val="000000"/>
              <w:sz w:val="22"/>
              <w:szCs w:val="22"/>
            </w:rPr>
          </w:rPrChange>
        </w:rPr>
      </w:pPr>
      <w:r>
        <w:rPr>
          <w:color w:val="000000"/>
          <w:sz w:val="22"/>
          <w:szCs w:val="22"/>
          <w:lang w:val="sr-Cyrl-RS"/>
          <w:rPrChange w:id="2269" w:author="Milan Stojkov" w:date="2026-10-02T11:00:00Z">
            <w:rPr>
              <w:color w:val="000000"/>
              <w:sz w:val="22"/>
              <w:szCs w:val="22"/>
            </w:rPr>
          </w:rPrChange>
        </w:rPr>
        <w:t xml:space="preserve">Пето поглавље приказује имплементацију, укључујући кључне делове изворног кода (енгл. </w:t>
      </w:r>
      <w:r>
        <w:rPr>
          <w:i/>
          <w:iCs/>
          <w:color w:val="000000"/>
          <w:sz w:val="22"/>
          <w:szCs w:val="22"/>
          <w:lang w:val="sr-Cyrl-RS"/>
          <w:rPrChange w:id="2270" w:author="Milan Stojkov" w:date="2026-10-02T11:00:00Z">
            <w:rPr>
              <w:i/>
              <w:iCs/>
              <w:color w:val="000000"/>
              <w:sz w:val="22"/>
              <w:szCs w:val="22"/>
            </w:rPr>
          </w:rPrChange>
        </w:rPr>
        <w:t>source code</w:t>
      </w:r>
      <w:r>
        <w:rPr>
          <w:color w:val="000000"/>
          <w:sz w:val="22"/>
          <w:szCs w:val="22"/>
          <w:lang w:val="sr-Cyrl-RS"/>
          <w:rPrChange w:id="2271" w:author="Milan Stojkov" w:date="2026-10-02T11:00:00Z">
            <w:rPr>
              <w:color w:val="000000"/>
              <w:sz w:val="22"/>
              <w:szCs w:val="22"/>
            </w:rPr>
          </w:rPrChange>
        </w:rPr>
        <w:t xml:space="preserve">), начин извршавања у дистрибуираном окружењу и поступке валидације коректности. </w:t>
      </w:r>
    </w:p>
    <w:p w14:paraId="4434E010">
      <w:pPr>
        <w:ind w:firstLine="360"/>
        <w:jc w:val="both"/>
        <w:rPr>
          <w:color w:val="000000"/>
          <w:sz w:val="22"/>
          <w:szCs w:val="22"/>
          <w:lang w:val="sr-Cyrl-RS"/>
          <w:rPrChange w:id="2272" w:author="Milan Stojkov" w:date="2026-10-02T11:00:00Z">
            <w:rPr>
              <w:color w:val="000000"/>
              <w:sz w:val="22"/>
              <w:szCs w:val="22"/>
            </w:rPr>
          </w:rPrChange>
        </w:rPr>
      </w:pPr>
      <w:r>
        <w:rPr>
          <w:color w:val="000000"/>
          <w:sz w:val="22"/>
          <w:szCs w:val="22"/>
          <w:lang w:val="sr-Cyrl-RS"/>
          <w:rPrChange w:id="2273" w:author="Milan Stojkov" w:date="2026-10-02T11:00:00Z">
            <w:rPr>
              <w:color w:val="000000"/>
              <w:sz w:val="22"/>
              <w:szCs w:val="22"/>
            </w:rPr>
          </w:rPrChange>
        </w:rPr>
        <w:t xml:space="preserve">Шесто поглавље дефинише методологију евалуације, док седмо поглавље износи експерименталне резултате. </w:t>
      </w:r>
    </w:p>
    <w:p w14:paraId="3B84A0ED">
      <w:pPr>
        <w:ind w:firstLine="360"/>
        <w:jc w:val="both"/>
        <w:rPr>
          <w:color w:val="000000"/>
          <w:sz w:val="22"/>
          <w:szCs w:val="22"/>
          <w:lang w:val="sr-Cyrl-RS"/>
          <w:rPrChange w:id="2274" w:author="Milan Stojkov" w:date="2026-10-02T11:00:00Z">
            <w:rPr>
              <w:color w:val="000000"/>
              <w:sz w:val="22"/>
              <w:szCs w:val="22"/>
            </w:rPr>
          </w:rPrChange>
        </w:rPr>
      </w:pPr>
      <w:r>
        <w:rPr>
          <w:color w:val="000000"/>
          <w:sz w:val="22"/>
          <w:szCs w:val="22"/>
          <w:lang w:val="sr-Cyrl-RS"/>
          <w:rPrChange w:id="2275" w:author="Milan Stojkov" w:date="2026-10-02T11:00:00Z">
            <w:rPr>
              <w:color w:val="000000"/>
              <w:sz w:val="22"/>
              <w:szCs w:val="22"/>
            </w:rPr>
          </w:rPrChange>
        </w:rPr>
        <w:t>У осмом поглављу дискутована су ограничења решења и претње валидности резултата, а девето поглавље садржи закључна разматрања и смернице за будуће истраживање.</w:t>
      </w:r>
    </w:p>
    <w:p w14:paraId="6A1E7924">
      <w:pPr>
        <w:pStyle w:val="2"/>
        <w:numPr>
          <w:ilvl w:val="0"/>
          <w:numId w:val="4"/>
        </w:numPr>
        <w:rPr>
          <w:lang w:val="sr-Cyrl-RS"/>
          <w:rPrChange w:id="2276" w:author="Milan Stojkov" w:date="2026-10-02T11:00:00Z">
            <w:rPr/>
          </w:rPrChange>
        </w:rPr>
      </w:pPr>
      <w:r>
        <w:rPr>
          <w:lang w:val="sr-Cyrl-RS"/>
          <w:rPrChange w:id="2277" w:author="Milan Stojkov" w:date="2026-10-02T11:00:00Z">
            <w:rPr/>
          </w:rPrChange>
        </w:rPr>
        <w:br w:type="page"/>
      </w:r>
      <w:bookmarkStart w:id="3" w:name="_Toc14932"/>
      <w:bookmarkStart w:id="4" w:name="_Toc13901"/>
      <w:r>
        <w:rPr>
          <w:lang w:val="sr-Cyrl-RS"/>
          <w:rPrChange w:id="2278" w:author="Milan Stojkov" w:date="2026-10-02T11:00:00Z">
            <w:rPr/>
          </w:rPrChange>
        </w:rPr>
        <w:t>ТЕОРИЈСКЕ ОСНОВЕ</w:t>
      </w:r>
      <w:bookmarkEnd w:id="3"/>
      <w:bookmarkEnd w:id="4"/>
    </w:p>
    <w:p w14:paraId="2E1A3A23">
      <w:pPr>
        <w:ind w:firstLine="360"/>
        <w:jc w:val="both"/>
        <w:rPr>
          <w:color w:val="000000"/>
          <w:sz w:val="22"/>
          <w:szCs w:val="22"/>
          <w:lang w:val="sr-Cyrl-RS"/>
          <w:rPrChange w:id="2279" w:author="Milan Stojkov" w:date="2026-10-02T11:00:00Z">
            <w:rPr>
              <w:color w:val="000000"/>
              <w:sz w:val="22"/>
              <w:szCs w:val="22"/>
            </w:rPr>
          </w:rPrChange>
        </w:rPr>
      </w:pPr>
      <w:r>
        <w:rPr>
          <w:color w:val="000000"/>
          <w:sz w:val="22"/>
          <w:szCs w:val="22"/>
          <w:lang w:val="sr-Cyrl-RS"/>
          <w:rPrChange w:id="2280" w:author="Milan Stojkov" w:date="2026-10-02T11:00:00Z">
            <w:rPr>
              <w:color w:val="000000"/>
              <w:sz w:val="22"/>
              <w:szCs w:val="22"/>
            </w:rPr>
          </w:rPrChange>
        </w:rPr>
        <w:t xml:space="preserve">У овом поглављу дате су теоријске основе неопходне за разумевање решења представљеног у овом раду. Прво су описане </w:t>
      </w:r>
      <w:r>
        <w:rPr>
          <w:i/>
          <w:iCs/>
          <w:color w:val="000000"/>
          <w:sz w:val="22"/>
          <w:szCs w:val="22"/>
          <w:lang w:val="sr-Cyrl-RS"/>
          <w:rPrChange w:id="2281" w:author="Milan Stojkov" w:date="2026-10-02T11:00:00Z">
            <w:rPr>
              <w:i/>
              <w:iCs/>
              <w:color w:val="000000"/>
              <w:sz w:val="22"/>
              <w:szCs w:val="22"/>
            </w:rPr>
          </w:rPrChange>
        </w:rPr>
        <w:t xml:space="preserve">overlay </w:t>
      </w:r>
      <w:r>
        <w:rPr>
          <w:color w:val="000000"/>
          <w:sz w:val="22"/>
          <w:szCs w:val="22"/>
          <w:lang w:val="sr-Cyrl-RS"/>
          <w:rPrChange w:id="2282" w:author="Milan Stojkov" w:date="2026-10-02T11:00:00Z">
            <w:rPr>
              <w:color w:val="000000"/>
              <w:sz w:val="22"/>
              <w:szCs w:val="22"/>
            </w:rPr>
          </w:rPrChange>
        </w:rPr>
        <w:t xml:space="preserve">мреже и </w:t>
      </w:r>
      <w:r>
        <w:rPr>
          <w:i/>
          <w:iCs/>
          <w:color w:val="000000"/>
          <w:sz w:val="22"/>
          <w:szCs w:val="22"/>
          <w:lang w:val="sr-Cyrl-RS"/>
          <w:rPrChange w:id="2283" w:author="Milan Stojkov" w:date="2026-10-02T11:00:00Z">
            <w:rPr>
              <w:i/>
              <w:iCs/>
              <w:color w:val="000000"/>
              <w:sz w:val="22"/>
              <w:szCs w:val="22"/>
            </w:rPr>
          </w:rPrChange>
        </w:rPr>
        <w:t xml:space="preserve">gossip </w:t>
      </w:r>
      <w:r>
        <w:rPr>
          <w:color w:val="000000"/>
          <w:sz w:val="22"/>
          <w:szCs w:val="22"/>
          <w:lang w:val="sr-Cyrl-RS"/>
          <w:rPrChange w:id="2284" w:author="Milan Stojkov" w:date="2026-10-02T11:00:00Z">
            <w:rPr>
              <w:color w:val="000000"/>
              <w:sz w:val="22"/>
              <w:szCs w:val="22"/>
            </w:rPr>
          </w:rPrChange>
        </w:rPr>
        <w:t xml:space="preserve">протоколи, након чега су представљене три класе напада које чине тему овог рада: напади на слој идентитета, напади усмерени на слој конекција и механизме за откривање чворова (енгл. </w:t>
      </w:r>
      <w:r>
        <w:rPr>
          <w:i/>
          <w:iCs/>
          <w:color w:val="000000"/>
          <w:sz w:val="22"/>
          <w:szCs w:val="22"/>
          <w:lang w:val="sr-Cyrl-RS"/>
          <w:rPrChange w:id="2285" w:author="Milan Stojkov" w:date="2026-10-02T11:00:00Z">
            <w:rPr>
              <w:i/>
              <w:iCs/>
              <w:color w:val="000000"/>
              <w:sz w:val="22"/>
              <w:szCs w:val="22"/>
            </w:rPr>
          </w:rPrChange>
        </w:rPr>
        <w:t>peer discovery</w:t>
      </w:r>
      <w:r>
        <w:rPr>
          <w:color w:val="000000"/>
          <w:sz w:val="22"/>
          <w:szCs w:val="22"/>
          <w:lang w:val="sr-Cyrl-RS"/>
          <w:rPrChange w:id="2286" w:author="Milan Stojkov" w:date="2026-10-02T11:00:00Z">
            <w:rPr>
              <w:color w:val="000000"/>
              <w:sz w:val="22"/>
              <w:szCs w:val="22"/>
            </w:rPr>
          </w:rPrChange>
        </w:rPr>
        <w:t xml:space="preserve">), као и напади који се односе на сам процес дистрибуиране агрегације. За сваку класу напада приказани су и постојећи приступи одбрани, уз њихове предности и ограничења. Будући да је рад истраживачког карактера, на крају поглавља, поред приказа мера отпорности, дат је и преглед постојећих решења, као и кључни допринос овог рада у поређењу са њима. </w:t>
      </w:r>
    </w:p>
    <w:p w14:paraId="3F35254F">
      <w:pPr>
        <w:pStyle w:val="3"/>
        <w:ind w:left="0" w:firstLine="0"/>
        <w:jc w:val="both"/>
        <w:rPr>
          <w:rFonts w:ascii="Times New Roman" w:hAnsi="Times New Roman" w:eastAsia="Times New Roman" w:cs="Times New Roman"/>
          <w:color w:val="000000"/>
          <w:lang w:val="sr-Cyrl-RS"/>
          <w:rPrChange w:id="2287" w:author="Milan Stojkov" w:date="2026-10-02T11:00:00Z">
            <w:rPr>
              <w:rFonts w:ascii="Times New Roman" w:hAnsi="Times New Roman" w:eastAsia="Times New Roman" w:cs="Times New Roman"/>
              <w:color w:val="000000"/>
            </w:rPr>
          </w:rPrChange>
        </w:rPr>
      </w:pPr>
      <w:bookmarkStart w:id="5" w:name="_heading=h.5vsmz925g1hi" w:colFirst="0" w:colLast="0"/>
      <w:bookmarkEnd w:id="5"/>
      <w:bookmarkStart w:id="6" w:name="_Toc4449"/>
      <w:bookmarkStart w:id="7" w:name="_Toc18854"/>
      <w:r>
        <w:rPr>
          <w:rFonts w:ascii="Times New Roman" w:hAnsi="Times New Roman" w:eastAsia="Times New Roman" w:cs="Times New Roman"/>
          <w:color w:val="000000"/>
          <w:lang w:val="sr-Cyrl-RS"/>
          <w:rPrChange w:id="2288" w:author="Milan Stojkov" w:date="2026-10-02T11:00:00Z">
            <w:rPr>
              <w:rFonts w:ascii="Times New Roman" w:hAnsi="Times New Roman" w:eastAsia="Times New Roman" w:cs="Times New Roman"/>
              <w:color w:val="000000"/>
            </w:rPr>
          </w:rPrChange>
        </w:rPr>
        <w:t xml:space="preserve">2.1. </w:t>
      </w:r>
      <w:r>
        <w:rPr>
          <w:rFonts w:ascii="Times New Roman" w:hAnsi="Times New Roman" w:eastAsia="Times New Roman" w:cs="Times New Roman"/>
          <w:i/>
          <w:iCs/>
          <w:color w:val="000000"/>
          <w:lang w:val="sr-Cyrl-RS"/>
          <w:rPrChange w:id="2289" w:author="Milan Stojkov" w:date="2026-10-02T11:00:00Z">
            <w:rPr>
              <w:rFonts w:ascii="Times New Roman" w:hAnsi="Times New Roman" w:eastAsia="Times New Roman" w:cs="Times New Roman"/>
              <w:i/>
              <w:iCs/>
              <w:color w:val="000000"/>
            </w:rPr>
          </w:rPrChange>
        </w:rPr>
        <w:t xml:space="preserve">Overlay </w:t>
      </w:r>
      <w:r>
        <w:rPr>
          <w:rFonts w:ascii="Times New Roman" w:hAnsi="Times New Roman" w:eastAsia="Times New Roman" w:cs="Times New Roman"/>
          <w:color w:val="000000"/>
          <w:lang w:val="sr-Cyrl-RS"/>
          <w:rPrChange w:id="2290" w:author="Milan Stojkov" w:date="2026-10-02T11:00:00Z">
            <w:rPr>
              <w:rFonts w:ascii="Times New Roman" w:hAnsi="Times New Roman" w:eastAsia="Times New Roman" w:cs="Times New Roman"/>
              <w:color w:val="000000"/>
            </w:rPr>
          </w:rPrChange>
        </w:rPr>
        <w:t xml:space="preserve">мреже и </w:t>
      </w:r>
      <w:r>
        <w:rPr>
          <w:rFonts w:ascii="Times New Roman" w:hAnsi="Times New Roman" w:eastAsia="Times New Roman" w:cs="Times New Roman"/>
          <w:i/>
          <w:iCs/>
          <w:color w:val="000000"/>
          <w:lang w:val="sr-Cyrl-RS"/>
          <w:rPrChange w:id="2291" w:author="Milan Stojkov" w:date="2026-10-02T11:00:00Z">
            <w:rPr>
              <w:rFonts w:ascii="Times New Roman" w:hAnsi="Times New Roman" w:eastAsia="Times New Roman" w:cs="Times New Roman"/>
              <w:i/>
              <w:iCs/>
              <w:color w:val="000000"/>
            </w:rPr>
          </w:rPrChange>
        </w:rPr>
        <w:t xml:space="preserve">gossip </w:t>
      </w:r>
      <w:r>
        <w:rPr>
          <w:rFonts w:ascii="Times New Roman" w:hAnsi="Times New Roman" w:eastAsia="Times New Roman" w:cs="Times New Roman"/>
          <w:color w:val="000000"/>
          <w:lang w:val="sr-Cyrl-RS"/>
          <w:rPrChange w:id="2292" w:author="Milan Stojkov" w:date="2026-10-02T11:00:00Z">
            <w:rPr>
              <w:rFonts w:ascii="Times New Roman" w:hAnsi="Times New Roman" w:eastAsia="Times New Roman" w:cs="Times New Roman"/>
              <w:color w:val="000000"/>
            </w:rPr>
          </w:rPrChange>
        </w:rPr>
        <w:t>протоколи</w:t>
      </w:r>
      <w:bookmarkEnd w:id="6"/>
      <w:bookmarkEnd w:id="7"/>
    </w:p>
    <w:p w14:paraId="74E5244F">
      <w:pPr>
        <w:ind w:firstLine="360"/>
        <w:jc w:val="both"/>
        <w:rPr>
          <w:color w:val="000000"/>
          <w:sz w:val="22"/>
          <w:szCs w:val="22"/>
          <w:lang w:val="sr-Cyrl-RS"/>
          <w:rPrChange w:id="2293" w:author="Milan Stojkov" w:date="2026-10-02T11:00:00Z">
            <w:rPr>
              <w:color w:val="000000"/>
              <w:sz w:val="22"/>
              <w:szCs w:val="22"/>
            </w:rPr>
          </w:rPrChange>
        </w:rPr>
      </w:pPr>
      <w:r>
        <w:rPr>
          <w:i/>
          <w:iCs/>
          <w:color w:val="000000"/>
          <w:sz w:val="22"/>
          <w:szCs w:val="22"/>
          <w:lang w:val="sr-Cyrl-RS"/>
          <w:rPrChange w:id="2294" w:author="Milan Stojkov" w:date="2026-10-02T11:00:00Z">
            <w:rPr>
              <w:i/>
              <w:iCs/>
              <w:color w:val="000000"/>
              <w:sz w:val="22"/>
              <w:szCs w:val="22"/>
            </w:rPr>
          </w:rPrChange>
        </w:rPr>
        <w:t xml:space="preserve">Overlay </w:t>
      </w:r>
      <w:r>
        <w:rPr>
          <w:color w:val="000000"/>
          <w:sz w:val="22"/>
          <w:szCs w:val="22"/>
          <w:lang w:val="sr-Cyrl-RS"/>
          <w:rPrChange w:id="2295" w:author="Milan Stojkov" w:date="2026-10-02T11:00:00Z">
            <w:rPr>
              <w:color w:val="000000"/>
              <w:sz w:val="22"/>
              <w:szCs w:val="22"/>
            </w:rPr>
          </w:rPrChange>
        </w:rPr>
        <w:t>мрежа је логичка структура изграђена изнад физичке мреже [7], у којој учесници децентрализовано успостављају и одржавају везе [8]. Сваки чвор периодично размењује информације са неким од својих вршњака (енг</w:t>
      </w:r>
      <w:ins w:id="2296" w:author="Milan Stojkov" w:date="2026-10-02T11:04:00Z">
        <w:r>
          <w:rPr>
            <w:color w:val="000000"/>
            <w:sz w:val="22"/>
            <w:szCs w:val="22"/>
            <w:lang w:val="sr-Cyrl-RS"/>
          </w:rPr>
          <w:t>л</w:t>
        </w:r>
      </w:ins>
      <w:r>
        <w:rPr>
          <w:color w:val="000000"/>
          <w:sz w:val="22"/>
          <w:szCs w:val="22"/>
          <w:lang w:val="sr-Cyrl-RS"/>
          <w:rPrChange w:id="2297" w:author="Milan Stojkov" w:date="2026-10-02T11:00:00Z">
            <w:rPr>
              <w:color w:val="000000"/>
              <w:sz w:val="22"/>
              <w:szCs w:val="22"/>
            </w:rPr>
          </w:rPrChange>
        </w:rPr>
        <w:t xml:space="preserve">. </w:t>
      </w:r>
      <w:r>
        <w:rPr>
          <w:i/>
          <w:iCs/>
          <w:color w:val="000000"/>
          <w:sz w:val="22"/>
          <w:szCs w:val="22"/>
          <w:lang w:val="sr-Cyrl-RS"/>
          <w:rPrChange w:id="2298" w:author="Milan Stojkov" w:date="2026-10-02T11:00:00Z">
            <w:rPr>
              <w:i/>
              <w:iCs/>
              <w:color w:val="000000"/>
              <w:sz w:val="22"/>
              <w:szCs w:val="22"/>
            </w:rPr>
          </w:rPrChange>
        </w:rPr>
        <w:t>peers</w:t>
      </w:r>
      <w:r>
        <w:rPr>
          <w:color w:val="000000"/>
          <w:sz w:val="22"/>
          <w:szCs w:val="22"/>
          <w:lang w:val="sr-Cyrl-RS"/>
          <w:rPrChange w:id="2299" w:author="Milan Stojkov" w:date="2026-10-02T11:00:00Z">
            <w:rPr>
              <w:color w:val="000000"/>
              <w:sz w:val="22"/>
              <w:szCs w:val="22"/>
            </w:rPr>
          </w:rPrChange>
        </w:rPr>
        <w:t xml:space="preserve">) [9], при чему је величина </w:t>
      </w:r>
      <w:r>
        <w:rPr>
          <w:i/>
          <w:iCs/>
          <w:color w:val="000000"/>
          <w:sz w:val="22"/>
          <w:szCs w:val="22"/>
          <w:lang w:val="sr-Cyrl-RS"/>
          <w:rPrChange w:id="2300" w:author="Milan Stojkov" w:date="2026-10-02T11:00:00Z">
            <w:rPr>
              <w:i/>
              <w:iCs/>
              <w:color w:val="000000"/>
              <w:sz w:val="22"/>
              <w:szCs w:val="22"/>
            </w:rPr>
          </w:rPrChange>
        </w:rPr>
        <w:t>peer set</w:t>
      </w:r>
      <w:r>
        <w:rPr>
          <w:color w:val="000000"/>
          <w:sz w:val="22"/>
          <w:szCs w:val="22"/>
          <w:lang w:val="sr-Cyrl-RS"/>
          <w:rPrChange w:id="2301" w:author="Milan Stojkov" w:date="2026-10-02T11:00:00Z">
            <w:rPr>
              <w:color w:val="000000"/>
              <w:sz w:val="22"/>
              <w:szCs w:val="22"/>
            </w:rPr>
          </w:rPrChange>
        </w:rPr>
        <w:t>-а знатно мања од укупног броја учесника, чиме оптерећење појединачног чвора остаје независно од величине мреже [10].</w:t>
      </w:r>
    </w:p>
    <w:p w14:paraId="15AED806">
      <w:pPr>
        <w:ind w:firstLine="360"/>
        <w:jc w:val="both"/>
        <w:rPr>
          <w:color w:val="000000"/>
          <w:sz w:val="22"/>
          <w:szCs w:val="22"/>
          <w:lang w:val="sr-Cyrl-RS"/>
          <w:rPrChange w:id="2302" w:author="Milan Stojkov" w:date="2026-10-02T11:00:00Z">
            <w:rPr>
              <w:color w:val="000000"/>
              <w:sz w:val="22"/>
              <w:szCs w:val="22"/>
            </w:rPr>
          </w:rPrChange>
        </w:rPr>
      </w:pPr>
      <w:r>
        <w:rPr>
          <w:color w:val="000000"/>
          <w:sz w:val="22"/>
          <w:szCs w:val="22"/>
          <w:lang w:val="sr-Cyrl-RS"/>
          <w:rPrChange w:id="2303" w:author="Milan Stojkov" w:date="2026-10-02T11:00:00Z">
            <w:rPr>
              <w:color w:val="000000"/>
              <w:sz w:val="22"/>
              <w:szCs w:val="22"/>
            </w:rPr>
          </w:rPrChange>
        </w:rPr>
        <w:t xml:space="preserve">Управо та особина чини </w:t>
      </w:r>
      <w:r>
        <w:rPr>
          <w:i/>
          <w:iCs/>
          <w:color w:val="000000"/>
          <w:sz w:val="22"/>
          <w:szCs w:val="22"/>
          <w:lang w:val="sr-Cyrl-RS"/>
          <w:rPrChange w:id="2304" w:author="Milan Stojkov" w:date="2026-10-02T11:00:00Z">
            <w:rPr>
              <w:i/>
              <w:iCs/>
              <w:color w:val="000000"/>
              <w:sz w:val="22"/>
              <w:szCs w:val="22"/>
            </w:rPr>
          </w:rPrChange>
        </w:rPr>
        <w:t xml:space="preserve">overlay </w:t>
      </w:r>
      <w:r>
        <w:rPr>
          <w:color w:val="000000"/>
          <w:sz w:val="22"/>
          <w:szCs w:val="22"/>
          <w:lang w:val="sr-Cyrl-RS"/>
          <w:rPrChange w:id="2305" w:author="Milan Stojkov" w:date="2026-10-02T11:00:00Z">
            <w:rPr>
              <w:color w:val="000000"/>
              <w:sz w:val="22"/>
              <w:szCs w:val="22"/>
            </w:rPr>
          </w:rPrChange>
        </w:rPr>
        <w:t xml:space="preserve">мреже погодним основом за </w:t>
      </w:r>
      <w:r>
        <w:rPr>
          <w:i/>
          <w:iCs/>
          <w:color w:val="000000"/>
          <w:sz w:val="22"/>
          <w:szCs w:val="22"/>
          <w:lang w:val="sr-Cyrl-RS"/>
          <w:rPrChange w:id="2306" w:author="Milan Stojkov" w:date="2026-10-02T11:00:00Z">
            <w:rPr>
              <w:i/>
              <w:iCs/>
              <w:color w:val="000000"/>
              <w:sz w:val="22"/>
              <w:szCs w:val="22"/>
            </w:rPr>
          </w:rPrChange>
        </w:rPr>
        <w:t xml:space="preserve">gossip </w:t>
      </w:r>
      <w:r>
        <w:rPr>
          <w:color w:val="000000"/>
          <w:sz w:val="22"/>
          <w:szCs w:val="22"/>
          <w:lang w:val="sr-Cyrl-RS"/>
          <w:rPrChange w:id="2307" w:author="Milan Stojkov" w:date="2026-10-02T11:00:00Z">
            <w:rPr>
              <w:color w:val="000000"/>
              <w:sz w:val="22"/>
              <w:szCs w:val="22"/>
            </w:rPr>
          </w:rPrChange>
        </w:rPr>
        <w:t xml:space="preserve">протоколе. У свакој рунди чвор бира једног или више суседа из свог </w:t>
      </w:r>
      <w:r>
        <w:rPr>
          <w:i/>
          <w:iCs/>
          <w:color w:val="000000"/>
          <w:sz w:val="22"/>
          <w:szCs w:val="22"/>
          <w:lang w:val="sr-Cyrl-RS"/>
          <w:rPrChange w:id="2308" w:author="Milan Stojkov" w:date="2026-10-02T11:00:00Z">
            <w:rPr>
              <w:i/>
              <w:iCs/>
              <w:color w:val="000000"/>
              <w:sz w:val="22"/>
              <w:szCs w:val="22"/>
            </w:rPr>
          </w:rPrChange>
        </w:rPr>
        <w:t>peer set-</w:t>
      </w:r>
      <w:r>
        <w:rPr>
          <w:color w:val="000000"/>
          <w:sz w:val="22"/>
          <w:szCs w:val="22"/>
          <w:lang w:val="sr-Cyrl-RS"/>
          <w:rPrChange w:id="2309" w:author="Milan Stojkov" w:date="2026-10-02T11:00:00Z">
            <w:rPr>
              <w:color w:val="000000"/>
              <w:sz w:val="22"/>
              <w:szCs w:val="22"/>
            </w:rPr>
          </w:rPrChange>
        </w:rPr>
        <w:t>а и са њима размењује информацију [9, 10]. Понављањем тог поступка информација се шири кроз мрежу слично ширењу епидемије, због чега се ови протоколи називају и епидемијским [9, 10, 11]. Ниједан чвор при томе не поседује преглед целе мреже, нити постоји централна тачка која координира размену. Отуда произлазе две особине због којих су широко примењени: скалабилност, будући да број порука по чвору не зависи од величине мреже, и отпорност на делимичне отказе, будући да до истих чворова воде различити путеви [8].</w:t>
      </w:r>
    </w:p>
    <w:p w14:paraId="6FA21241">
      <w:pPr>
        <w:ind w:firstLine="360"/>
        <w:jc w:val="both"/>
        <w:rPr>
          <w:color w:val="000000"/>
          <w:sz w:val="22"/>
          <w:szCs w:val="22"/>
          <w:lang w:val="sr-Cyrl-RS"/>
          <w:rPrChange w:id="2310" w:author="Milan Stojkov" w:date="2026-10-02T11:00:00Z">
            <w:rPr>
              <w:color w:val="000000"/>
              <w:sz w:val="22"/>
              <w:szCs w:val="22"/>
            </w:rPr>
          </w:rPrChange>
        </w:rPr>
      </w:pPr>
      <w:r>
        <w:rPr>
          <w:color w:val="000000"/>
          <w:sz w:val="22"/>
          <w:szCs w:val="22"/>
          <w:lang w:val="sr-Cyrl-RS"/>
          <w:rPrChange w:id="2311" w:author="Milan Stojkov" w:date="2026-10-02T11:00:00Z">
            <w:rPr>
              <w:color w:val="000000"/>
              <w:sz w:val="22"/>
              <w:szCs w:val="22"/>
            </w:rPr>
          </w:rPrChange>
        </w:rPr>
        <w:t xml:space="preserve">Посебну примену </w:t>
      </w:r>
      <w:r>
        <w:rPr>
          <w:i/>
          <w:iCs/>
          <w:color w:val="000000"/>
          <w:sz w:val="22"/>
          <w:szCs w:val="22"/>
          <w:lang w:val="sr-Cyrl-RS"/>
        </w:rPr>
        <w:t>gossip</w:t>
      </w:r>
      <w:r>
        <w:rPr>
          <w:color w:val="000000"/>
          <w:sz w:val="22"/>
          <w:szCs w:val="22"/>
          <w:lang w:val="sr-Cyrl-RS"/>
          <w:rPrChange w:id="2312" w:author="Milan Stojkov" w:date="2026-10-02T11:00:00Z">
            <w:rPr>
              <w:color w:val="000000"/>
              <w:sz w:val="22"/>
              <w:szCs w:val="22"/>
            </w:rPr>
          </w:rPrChange>
        </w:rPr>
        <w:t xml:space="preserve"> протоколи налазе у дистрибуираној агрегацији [11], где циљ није пренос поруке него израчунавање заједничке вредности над подацима које учесници локално поседују. Сваки чвор започиње са сопственом измереном вредношћу и у свакој рунди је ажурира на основу вредности примљених од суседа. У одсуству напада, уз повезану топологију, процене свих чворова конвергирају ка стварној глобалној вредности.</w:t>
      </w:r>
    </w:p>
    <w:p w14:paraId="37A32AAB">
      <w:pPr>
        <w:ind w:firstLine="360"/>
        <w:jc w:val="both"/>
        <w:rPr>
          <w:color w:val="000000"/>
          <w:sz w:val="22"/>
          <w:szCs w:val="22"/>
          <w:lang w:val="sr-Cyrl-RS"/>
          <w:rPrChange w:id="2313" w:author="Milan Stojkov" w:date="2026-10-02T11:00:00Z">
            <w:rPr>
              <w:color w:val="000000"/>
              <w:sz w:val="22"/>
              <w:szCs w:val="22"/>
            </w:rPr>
          </w:rPrChange>
        </w:rPr>
      </w:pPr>
      <w:r>
        <w:rPr>
          <w:color w:val="000000"/>
          <w:sz w:val="22"/>
          <w:szCs w:val="22"/>
          <w:lang w:val="sr-Cyrl-RS"/>
          <w:rPrChange w:id="2314" w:author="Milan Stojkov" w:date="2026-10-02T11:00:00Z">
            <w:rPr>
              <w:color w:val="000000"/>
              <w:sz w:val="22"/>
              <w:szCs w:val="22"/>
            </w:rPr>
          </w:rPrChange>
        </w:rPr>
        <w:t xml:space="preserve">Међутим, сама конвергенција потврђује само међусобно усаглашавање учесника, али не гарантује и исправност резултата. Да би исход био тачан, размењене вредности морају бити истините, а мрежна структура мора верно рефлектовати стварне односе. Инјектовањем лажних података нападач усмерава систем ка погрешној вредности, док преузимање контроле над </w:t>
      </w:r>
      <w:r>
        <w:rPr>
          <w:i/>
          <w:iCs/>
          <w:color w:val="000000"/>
          <w:sz w:val="22"/>
          <w:szCs w:val="22"/>
          <w:lang w:val="sr-Cyrl-RS"/>
          <w:rPrChange w:id="2315" w:author="Milan Stojkov" w:date="2026-10-02T11:00:00Z">
            <w:rPr>
              <w:i/>
              <w:iCs/>
              <w:color w:val="000000"/>
              <w:sz w:val="22"/>
              <w:szCs w:val="22"/>
            </w:rPr>
          </w:rPrChange>
        </w:rPr>
        <w:t>peer set</w:t>
      </w:r>
      <w:r>
        <w:rPr>
          <w:color w:val="000000"/>
          <w:sz w:val="22"/>
          <w:szCs w:val="22"/>
          <w:lang w:val="sr-Cyrl-RS"/>
          <w:rPrChange w:id="2316" w:author="Milan Stojkov" w:date="2026-10-02T11:00:00Z">
            <w:rPr>
              <w:color w:val="000000"/>
              <w:sz w:val="22"/>
              <w:szCs w:val="22"/>
            </w:rPr>
          </w:rPrChange>
        </w:rPr>
        <w:t>-овима доводи до изолације честитих чворова. Ове две рањивости детаљно се разматрају у наредним одељцима.</w:t>
      </w:r>
    </w:p>
    <w:p w14:paraId="09A8C10F">
      <w:pPr>
        <w:pStyle w:val="3"/>
        <w:ind w:left="0" w:firstLine="0"/>
        <w:rPr>
          <w:color w:val="000000"/>
          <w:lang w:val="sr-Cyrl-RS"/>
          <w:rPrChange w:id="2317" w:author="Milan Stojkov" w:date="2026-10-02T11:00:00Z">
            <w:rPr>
              <w:color w:val="000000"/>
            </w:rPr>
          </w:rPrChange>
        </w:rPr>
      </w:pPr>
      <w:bookmarkStart w:id="8" w:name="_heading=h.e9ybhni8zu64" w:colFirst="0" w:colLast="0"/>
      <w:bookmarkEnd w:id="8"/>
      <w:bookmarkStart w:id="9" w:name="_Toc12556"/>
      <w:bookmarkStart w:id="10" w:name="_Toc1922"/>
      <w:r>
        <w:rPr>
          <w:rFonts w:ascii="Times New Roman" w:hAnsi="Times New Roman" w:eastAsia="Times New Roman" w:cs="Times New Roman"/>
          <w:color w:val="000000"/>
          <w:lang w:val="sr-Cyrl-RS"/>
          <w:rPrChange w:id="2318" w:author="Milan Stojkov" w:date="2026-10-02T11:00:00Z">
            <w:rPr>
              <w:rFonts w:ascii="Times New Roman" w:hAnsi="Times New Roman" w:eastAsia="Times New Roman" w:cs="Times New Roman"/>
              <w:color w:val="000000"/>
            </w:rPr>
          </w:rPrChange>
        </w:rPr>
        <w:t xml:space="preserve">2.2. </w:t>
      </w:r>
      <w:r>
        <w:rPr>
          <w:rFonts w:ascii="Times New Roman" w:hAnsi="Times New Roman" w:eastAsia="Times New Roman" w:cs="Times New Roman"/>
          <w:i/>
          <w:iCs/>
          <w:color w:val="000000"/>
          <w:lang w:val="sr-Cyrl-RS"/>
          <w:rPrChange w:id="2319" w:author="Milan Stojkov" w:date="2026-10-02T11:00:00Z">
            <w:rPr>
              <w:rFonts w:ascii="Times New Roman" w:hAnsi="Times New Roman" w:eastAsia="Times New Roman" w:cs="Times New Roman"/>
              <w:i/>
              <w:iCs/>
              <w:color w:val="000000"/>
            </w:rPr>
          </w:rPrChange>
        </w:rPr>
        <w:t xml:space="preserve">Sybil </w:t>
      </w:r>
      <w:r>
        <w:rPr>
          <w:rFonts w:ascii="Times New Roman" w:hAnsi="Times New Roman" w:eastAsia="Times New Roman" w:cs="Times New Roman"/>
          <w:color w:val="000000"/>
          <w:lang w:val="sr-Cyrl-RS"/>
          <w:rPrChange w:id="2320" w:author="Milan Stojkov" w:date="2026-10-02T11:00:00Z">
            <w:rPr>
              <w:rFonts w:ascii="Times New Roman" w:hAnsi="Times New Roman" w:eastAsia="Times New Roman" w:cs="Times New Roman"/>
              <w:color w:val="000000"/>
            </w:rPr>
          </w:rPrChange>
        </w:rPr>
        <w:t>напади</w:t>
      </w:r>
      <w:bookmarkEnd w:id="9"/>
      <w:bookmarkEnd w:id="10"/>
    </w:p>
    <w:p w14:paraId="2A03153F">
      <w:pPr>
        <w:ind w:firstLine="567"/>
        <w:jc w:val="both"/>
        <w:rPr>
          <w:color w:val="000000"/>
          <w:sz w:val="22"/>
          <w:szCs w:val="22"/>
          <w:lang w:val="en-US"/>
        </w:rPr>
      </w:pPr>
      <w:r>
        <w:rPr>
          <w:color w:val="000000"/>
          <w:sz w:val="22"/>
          <w:szCs w:val="22"/>
          <w:lang w:val="sr-Cyrl-RS"/>
          <w:rPrChange w:id="2321" w:author="Milan Stojkov" w:date="2026-10-02T11:00:00Z">
            <w:rPr>
              <w:color w:val="000000"/>
              <w:sz w:val="22"/>
              <w:szCs w:val="22"/>
            </w:rPr>
          </w:rPrChange>
        </w:rPr>
        <w:t xml:space="preserve">Како се повећава размера децентрализованог дистрибуираног система, присуство злонамерног понашања постаје правило, а не изузетак [2]. Овакви системи су посебно рањиви на </w:t>
      </w:r>
      <w:r>
        <w:rPr>
          <w:i/>
          <w:iCs/>
          <w:color w:val="000000"/>
          <w:sz w:val="22"/>
          <w:szCs w:val="22"/>
          <w:lang w:val="sr-Cyrl-RS"/>
          <w:rPrChange w:id="2322" w:author="Milan Stojkov" w:date="2026-10-02T11:00:00Z">
            <w:rPr>
              <w:i/>
              <w:iCs/>
              <w:color w:val="000000"/>
              <w:sz w:val="22"/>
              <w:szCs w:val="22"/>
            </w:rPr>
          </w:rPrChange>
        </w:rPr>
        <w:t xml:space="preserve">Sybil </w:t>
      </w:r>
      <w:r>
        <w:rPr>
          <w:color w:val="000000"/>
          <w:sz w:val="22"/>
          <w:szCs w:val="22"/>
          <w:lang w:val="sr-Cyrl-RS"/>
          <w:rPrChange w:id="2323" w:author="Milan Stojkov" w:date="2026-10-02T11:00:00Z">
            <w:rPr>
              <w:color w:val="000000"/>
              <w:sz w:val="22"/>
              <w:szCs w:val="22"/>
            </w:rPr>
          </w:rPrChange>
        </w:rPr>
        <w:t>нападе [</w:t>
      </w:r>
      <w:ins w:id="2324" w:author="Milan Stojkov" w:date="2026-10-02T12:51:00Z">
        <w:r>
          <w:rPr>
            <w:color w:val="000000"/>
            <w:sz w:val="22"/>
            <w:szCs w:val="22"/>
            <w:lang w:val="sr-Cyrl-RS"/>
          </w:rPr>
          <w:t>26</w:t>
        </w:r>
      </w:ins>
      <w:r>
        <w:rPr>
          <w:color w:val="000000"/>
          <w:sz w:val="22"/>
          <w:szCs w:val="22"/>
          <w:lang w:val="sr-Cyrl-RS"/>
          <w:rPrChange w:id="2325" w:author="Milan Stojkov" w:date="2026-10-02T11:00:00Z">
            <w:rPr>
              <w:color w:val="000000"/>
              <w:sz w:val="22"/>
              <w:szCs w:val="22"/>
            </w:rPr>
          </w:rPrChange>
        </w:rPr>
        <w:t xml:space="preserve">]. </w:t>
      </w:r>
      <w:r>
        <w:rPr>
          <w:i/>
          <w:iCs/>
          <w:color w:val="000000"/>
          <w:sz w:val="22"/>
          <w:szCs w:val="22"/>
          <w:lang w:val="sr-Cyrl-RS"/>
          <w:rPrChange w:id="2326" w:author="Milan Stojkov" w:date="2026-10-02T11:00:00Z">
            <w:rPr>
              <w:i/>
              <w:iCs/>
              <w:color w:val="000000"/>
              <w:sz w:val="22"/>
              <w:szCs w:val="22"/>
            </w:rPr>
          </w:rPrChange>
        </w:rPr>
        <w:t xml:space="preserve">Sybil </w:t>
      </w:r>
      <w:r>
        <w:rPr>
          <w:color w:val="000000"/>
          <w:sz w:val="22"/>
          <w:szCs w:val="22"/>
          <w:lang w:val="sr-Cyrl-RS"/>
          <w:rPrChange w:id="2327" w:author="Milan Stojkov" w:date="2026-10-02T11:00:00Z">
            <w:rPr>
              <w:color w:val="000000"/>
              <w:sz w:val="22"/>
              <w:szCs w:val="22"/>
            </w:rPr>
          </w:rPrChange>
        </w:rPr>
        <w:t xml:space="preserve">напад подразумева масовно генерисање идентитета како би се превладало мрежом и како би легитимни чворови свој сет попунили нападачевим. Генерисање идентитета може бити релативно јефтина операција [3], и то је оно што отежава одбрану од оваквих напада. Овај напад може нападачу омогућити да утиче на одабир пирова у сету, стабилност мреже, потрошњу ресурса и слично. </w:t>
      </w:r>
    </w:p>
    <w:p w14:paraId="5352DF96">
      <w:pPr>
        <w:ind w:firstLine="567"/>
        <w:jc w:val="both"/>
        <w:rPr>
          <w:color w:val="000000"/>
          <w:sz w:val="22"/>
          <w:szCs w:val="22"/>
          <w:lang w:val="sr-Cyrl-RS"/>
          <w:rPrChange w:id="2328" w:author="Milan Stojkov" w:date="2026-10-02T11:00:00Z">
            <w:rPr>
              <w:color w:val="000000"/>
              <w:sz w:val="22"/>
              <w:szCs w:val="22"/>
            </w:rPr>
          </w:rPrChange>
        </w:rPr>
      </w:pPr>
      <w:r>
        <w:rPr>
          <w:color w:val="000000"/>
          <w:sz w:val="22"/>
          <w:szCs w:val="22"/>
          <w:lang w:val="sr-Cyrl-RS"/>
          <w:rPrChange w:id="2329" w:author="Milan Stojkov" w:date="2026-10-02T11:00:00Z">
            <w:rPr>
              <w:color w:val="000000"/>
              <w:sz w:val="22"/>
              <w:szCs w:val="22"/>
            </w:rPr>
          </w:rPrChange>
        </w:rPr>
        <w:t>Најстарија група одбрана, у примени дуже од две деценије [3], заснована је на трошењу ресурса (енг</w:t>
      </w:r>
      <w:ins w:id="2330" w:author="Milan Stojkov" w:date="2026-10-02T11:06:00Z">
        <w:r>
          <w:rPr>
            <w:color w:val="000000"/>
            <w:sz w:val="22"/>
            <w:szCs w:val="22"/>
            <w:lang w:val="sr-Cyrl-RS"/>
          </w:rPr>
          <w:t>л</w:t>
        </w:r>
      </w:ins>
      <w:r>
        <w:rPr>
          <w:color w:val="000000"/>
          <w:sz w:val="22"/>
          <w:szCs w:val="22"/>
          <w:lang w:val="sr-Cyrl-RS"/>
          <w:rPrChange w:id="2331" w:author="Milan Stojkov" w:date="2026-10-02T11:00:00Z">
            <w:rPr>
              <w:color w:val="000000"/>
              <w:sz w:val="22"/>
              <w:szCs w:val="22"/>
            </w:rPr>
          </w:rPrChange>
        </w:rPr>
        <w:t xml:space="preserve">. </w:t>
      </w:r>
      <w:r>
        <w:rPr>
          <w:i/>
          <w:iCs/>
          <w:color w:val="000000"/>
          <w:sz w:val="22"/>
          <w:szCs w:val="22"/>
          <w:lang w:val="sr-Cyrl-RS"/>
          <w:rPrChange w:id="2332" w:author="Milan Stojkov" w:date="2026-10-02T11:00:00Z">
            <w:rPr>
              <w:i/>
              <w:iCs/>
              <w:color w:val="000000"/>
              <w:sz w:val="22"/>
              <w:szCs w:val="22"/>
            </w:rPr>
          </w:rPrChange>
        </w:rPr>
        <w:t>resource burning</w:t>
      </w:r>
      <w:r>
        <w:rPr>
          <w:color w:val="000000"/>
          <w:sz w:val="22"/>
          <w:szCs w:val="22"/>
          <w:lang w:val="sr-Cyrl-RS"/>
          <w:rPrChange w:id="2333" w:author="Milan Stojkov" w:date="2026-10-02T11:00:00Z">
            <w:rPr>
              <w:color w:val="000000"/>
              <w:sz w:val="22"/>
              <w:szCs w:val="22"/>
            </w:rPr>
          </w:rPrChange>
        </w:rPr>
        <w:t>) - рачунарске снаге, пропусног опсега, меморије, па и људске пажње. Међу приступима су доказ о раду (енг</w:t>
      </w:r>
      <w:ins w:id="2334" w:author="Milan Stojkov" w:date="2026-10-02T11:06:00Z">
        <w:r>
          <w:rPr>
            <w:color w:val="000000"/>
            <w:sz w:val="22"/>
            <w:szCs w:val="22"/>
            <w:lang w:val="sr-Cyrl-RS"/>
          </w:rPr>
          <w:t>л</w:t>
        </w:r>
      </w:ins>
      <w:r>
        <w:rPr>
          <w:color w:val="000000"/>
          <w:sz w:val="22"/>
          <w:szCs w:val="22"/>
          <w:lang w:val="sr-Cyrl-RS"/>
          <w:rPrChange w:id="2335" w:author="Milan Stojkov" w:date="2026-10-02T11:00:00Z">
            <w:rPr>
              <w:color w:val="000000"/>
              <w:sz w:val="22"/>
              <w:szCs w:val="22"/>
            </w:rPr>
          </w:rPrChange>
        </w:rPr>
        <w:t xml:space="preserve">. </w:t>
      </w:r>
      <w:r>
        <w:rPr>
          <w:i/>
          <w:iCs/>
          <w:color w:val="000000"/>
          <w:sz w:val="22"/>
          <w:szCs w:val="22"/>
          <w:lang w:val="sr-Cyrl-RS"/>
          <w:rPrChange w:id="2336" w:author="Milan Stojkov" w:date="2026-10-02T11:00:00Z">
            <w:rPr>
              <w:i/>
              <w:iCs/>
              <w:color w:val="000000"/>
              <w:sz w:val="22"/>
              <w:szCs w:val="22"/>
            </w:rPr>
          </w:rPrChange>
        </w:rPr>
        <w:t xml:space="preserve">proof of work, </w:t>
      </w:r>
      <w:r>
        <w:rPr>
          <w:color w:val="000000"/>
          <w:sz w:val="22"/>
          <w:szCs w:val="22"/>
          <w:lang w:val="sr-Cyrl-RS"/>
          <w:rPrChange w:id="2337" w:author="Milan Stojkov" w:date="2026-10-02T11:00:00Z">
            <w:rPr>
              <w:color w:val="000000"/>
              <w:sz w:val="22"/>
              <w:szCs w:val="22"/>
            </w:rPr>
          </w:rPrChange>
        </w:rPr>
        <w:t xml:space="preserve">PoW), који захтева проналажење вредности чији криптографски хеш почиње задатим бројем нула [13]; CAPTCHA тестови, где је ресурс људски рад [14]; доказ простора у времену [15]; доказ о </w:t>
      </w:r>
      <w:r>
        <w:rPr>
          <w:color w:val="000000"/>
          <w:sz w:val="22"/>
          <w:szCs w:val="22"/>
          <w:lang w:val="sr-Cyrl-RS"/>
          <w:rPrChange w:id="2338" w:author="Milan Stojkov" w:date="2026-10-02T11:00:00Z">
            <w:rPr>
              <w:color w:val="000000"/>
              <w:sz w:val="22"/>
              <w:szCs w:val="22"/>
            </w:rPr>
          </w:rPrChange>
        </w:rPr>
        <w:t>уделу, где је ресурс економски улог [16]; и новији облици доказа корисног рада, којима се утрошак усмерава на стварне оптимизационе проблеме [17].</w:t>
      </w:r>
    </w:p>
    <w:p w14:paraId="2D586532">
      <w:pPr>
        <w:ind w:firstLine="567"/>
        <w:jc w:val="both"/>
        <w:rPr>
          <w:color w:val="000000"/>
          <w:sz w:val="22"/>
          <w:szCs w:val="22"/>
          <w:lang w:val="sr-Cyrl-RS"/>
          <w:rPrChange w:id="2339" w:author="Milan Stojkov" w:date="2026-10-02T11:00:00Z">
            <w:rPr>
              <w:color w:val="000000"/>
              <w:sz w:val="22"/>
              <w:szCs w:val="22"/>
            </w:rPr>
          </w:rPrChange>
        </w:rPr>
      </w:pPr>
      <w:r>
        <w:rPr>
          <w:color w:val="000000"/>
          <w:sz w:val="22"/>
          <w:szCs w:val="22"/>
          <w:lang w:val="sr-Cyrl-RS"/>
          <w:rPrChange w:id="2340" w:author="Milan Stojkov" w:date="2026-10-02T11:00:00Z">
            <w:rPr>
              <w:color w:val="000000"/>
              <w:sz w:val="22"/>
              <w:szCs w:val="22"/>
            </w:rPr>
          </w:rPrChange>
        </w:rPr>
        <w:t xml:space="preserve">Друга група одбрана ослања се на везе поверења. Протоколи </w:t>
      </w:r>
      <w:r>
        <w:rPr>
          <w:i/>
          <w:iCs/>
          <w:color w:val="000000"/>
          <w:sz w:val="22"/>
          <w:szCs w:val="22"/>
          <w:lang w:val="sr-Cyrl-RS"/>
          <w:rPrChange w:id="2341" w:author="Milan Stojkov" w:date="2026-10-02T11:00:00Z">
            <w:rPr>
              <w:i/>
              <w:iCs/>
              <w:color w:val="000000"/>
              <w:sz w:val="22"/>
              <w:szCs w:val="22"/>
            </w:rPr>
          </w:rPrChange>
        </w:rPr>
        <w:t xml:space="preserve">SybilGuard </w:t>
      </w:r>
      <w:r>
        <w:rPr>
          <w:color w:val="000000"/>
          <w:sz w:val="22"/>
          <w:szCs w:val="22"/>
          <w:lang w:val="sr-Cyrl-RS"/>
          <w:rPrChange w:id="2342" w:author="Milan Stojkov" w:date="2026-10-02T11:00:00Z">
            <w:rPr>
              <w:color w:val="000000"/>
              <w:sz w:val="22"/>
              <w:szCs w:val="22"/>
            </w:rPr>
          </w:rPrChange>
        </w:rPr>
        <w:t xml:space="preserve">[2] и </w:t>
      </w:r>
      <w:r>
        <w:rPr>
          <w:i/>
          <w:iCs/>
          <w:color w:val="000000"/>
          <w:sz w:val="22"/>
          <w:szCs w:val="22"/>
          <w:lang w:val="sr-Cyrl-RS"/>
          <w:rPrChange w:id="2343" w:author="Milan Stojkov" w:date="2026-10-02T11:00:00Z">
            <w:rPr>
              <w:i/>
              <w:iCs/>
              <w:color w:val="000000"/>
              <w:sz w:val="22"/>
              <w:szCs w:val="22"/>
            </w:rPr>
          </w:rPrChange>
        </w:rPr>
        <w:t xml:space="preserve">SybilLimit </w:t>
      </w:r>
      <w:r>
        <w:rPr>
          <w:color w:val="000000"/>
          <w:sz w:val="22"/>
          <w:szCs w:val="22"/>
          <w:lang w:val="sr-Cyrl-RS"/>
          <w:rPrChange w:id="2344" w:author="Milan Stojkov" w:date="2026-10-02T11:00:00Z">
            <w:rPr>
              <w:color w:val="000000"/>
              <w:sz w:val="22"/>
              <w:szCs w:val="22"/>
            </w:rPr>
          </w:rPrChange>
        </w:rPr>
        <w:t>[12] улазак лажних чворова ограничавају на малобројне стварне везе које нападач има са поштеним корисницима. Трећа група посматра понашање чворова (</w:t>
      </w:r>
      <w:ins w:id="2345" w:author="Milan Stojkov" w:date="2026-10-02T11:06:00Z">
        <w:r>
          <w:rPr>
            <w:color w:val="000000"/>
            <w:sz w:val="22"/>
            <w:szCs w:val="22"/>
            <w:lang w:val="sr-Cyrl-RS"/>
          </w:rPr>
          <w:t>енгл.</w:t>
        </w:r>
      </w:ins>
      <w:r>
        <w:rPr>
          <w:color w:val="000000"/>
          <w:sz w:val="22"/>
          <w:szCs w:val="22"/>
          <w:lang w:val="sr-Cyrl-RS"/>
          <w:rPrChange w:id="2346" w:author="Milan Stojkov" w:date="2026-10-02T11:00:00Z">
            <w:rPr>
              <w:color w:val="000000"/>
              <w:sz w:val="22"/>
              <w:szCs w:val="22"/>
            </w:rPr>
          </w:rPrChange>
        </w:rPr>
        <w:t xml:space="preserve"> </w:t>
      </w:r>
      <w:r>
        <w:rPr>
          <w:i/>
          <w:iCs/>
          <w:color w:val="000000"/>
          <w:sz w:val="22"/>
          <w:szCs w:val="22"/>
          <w:lang w:val="sr-Cyrl-RS"/>
          <w:rPrChange w:id="2347" w:author="Milan Stojkov" w:date="2026-10-02T11:00:00Z">
            <w:rPr>
              <w:i/>
              <w:iCs/>
              <w:color w:val="000000"/>
              <w:sz w:val="22"/>
              <w:szCs w:val="22"/>
            </w:rPr>
          </w:rPrChange>
        </w:rPr>
        <w:t>behaviour-based</w:t>
      </w:r>
      <w:r>
        <w:rPr>
          <w:color w:val="000000"/>
          <w:sz w:val="22"/>
          <w:szCs w:val="22"/>
          <w:lang w:val="sr-Cyrl-RS"/>
          <w:rPrChange w:id="2348" w:author="Milan Stojkov" w:date="2026-10-02T11:00:00Z">
            <w:rPr>
              <w:color w:val="000000"/>
              <w:sz w:val="22"/>
              <w:szCs w:val="22"/>
            </w:rPr>
          </w:rPrChange>
        </w:rPr>
        <w:t>), узимајући у обзир одзив</w:t>
      </w:r>
      <w:r>
        <w:rPr>
          <w:color w:val="000000"/>
          <w:sz w:val="22"/>
          <w:szCs w:val="22"/>
          <w:lang w:val="sr-Cyrl-RS"/>
          <w:rPrChange w:id="2349" w:author="Milan Stojkov" w:date="2026-10-02T11:00:00Z">
            <w:rPr>
              <w:color w:val="000000"/>
              <w:sz w:val="22"/>
              <w:szCs w:val="22"/>
            </w:rPr>
          </w:rPrChange>
        </w:rPr>
        <w:t xml:space="preserve"> [18], историју комуникације и старост идентитета.</w:t>
      </w:r>
    </w:p>
    <w:p w14:paraId="332EF1A0">
      <w:pPr>
        <w:ind w:firstLine="567"/>
        <w:jc w:val="both"/>
        <w:rPr>
          <w:color w:val="000000"/>
          <w:sz w:val="22"/>
          <w:szCs w:val="22"/>
          <w:lang w:val="sr-Cyrl-RS"/>
          <w:rPrChange w:id="2350" w:author="Milan Stojkov" w:date="2026-10-02T11:00:00Z">
            <w:rPr>
              <w:color w:val="000000"/>
              <w:sz w:val="22"/>
              <w:szCs w:val="22"/>
            </w:rPr>
          </w:rPrChange>
        </w:rPr>
      </w:pPr>
      <w:r>
        <w:rPr>
          <w:color w:val="000000"/>
          <w:sz w:val="22"/>
          <w:szCs w:val="22"/>
          <w:lang w:val="sr-Cyrl-RS"/>
          <w:rPrChange w:id="2351" w:author="Milan Stojkov" w:date="2026-10-02T11:00:00Z">
            <w:rPr>
              <w:color w:val="000000"/>
              <w:sz w:val="22"/>
              <w:szCs w:val="22"/>
            </w:rPr>
          </w:rPrChange>
        </w:rPr>
        <w:t xml:space="preserve">Ниједна од ових одбрана не уклања </w:t>
      </w:r>
      <w:r>
        <w:rPr>
          <w:i/>
          <w:iCs/>
          <w:color w:val="000000"/>
          <w:sz w:val="22"/>
          <w:szCs w:val="22"/>
          <w:lang w:val="sr-Cyrl-RS"/>
          <w:rPrChange w:id="2352" w:author="Milan Stojkov" w:date="2026-10-02T11:00:00Z">
            <w:rPr>
              <w:i/>
              <w:iCs/>
              <w:color w:val="000000"/>
              <w:sz w:val="22"/>
              <w:szCs w:val="22"/>
            </w:rPr>
          </w:rPrChange>
        </w:rPr>
        <w:t xml:space="preserve">Sybil </w:t>
      </w:r>
      <w:r>
        <w:rPr>
          <w:color w:val="000000"/>
          <w:sz w:val="22"/>
          <w:szCs w:val="22"/>
          <w:lang w:val="sr-Cyrl-RS"/>
          <w:rPrChange w:id="2353" w:author="Milan Stojkov" w:date="2026-10-02T11:00:00Z">
            <w:rPr>
              <w:color w:val="000000"/>
              <w:sz w:val="22"/>
              <w:szCs w:val="22"/>
            </w:rPr>
          </w:rPrChange>
        </w:rPr>
        <w:t>напад у потпуности</w:t>
      </w:r>
      <w:ins w:id="2354" w:author="Milan Stojkov" w:date="2026-10-02T13:20:00Z">
        <w:r>
          <w:rPr>
            <w:color w:val="000000"/>
            <w:sz w:val="22"/>
            <w:szCs w:val="22"/>
            <w:lang w:val="sr-Cyrl-RS"/>
          </w:rPr>
          <w:t xml:space="preserve"> -</w:t>
        </w:r>
      </w:ins>
      <w:r>
        <w:rPr>
          <w:color w:val="000000"/>
          <w:sz w:val="22"/>
          <w:szCs w:val="22"/>
          <w:lang w:val="sr-Cyrl-RS"/>
          <w:rPrChange w:id="2355" w:author="Milan Stojkov" w:date="2026-10-02T11:00:00Z">
            <w:rPr>
              <w:color w:val="000000"/>
              <w:sz w:val="22"/>
              <w:szCs w:val="22"/>
            </w:rPr>
          </w:rPrChange>
        </w:rPr>
        <w:t xml:space="preserve"> све га чине скупљим или споријим. Приступ примењен у овом раду, заснован на комбинацији група, описан је у поглављу 4.</w:t>
      </w:r>
    </w:p>
    <w:p w14:paraId="2AF86563">
      <w:pPr>
        <w:pStyle w:val="3"/>
        <w:ind w:left="0" w:firstLine="0"/>
        <w:rPr>
          <w:color w:val="000000"/>
          <w:lang w:val="sr-Cyrl-RS"/>
          <w:rPrChange w:id="2356" w:author="Milan Stojkov" w:date="2026-10-02T11:00:00Z">
            <w:rPr>
              <w:color w:val="000000"/>
            </w:rPr>
          </w:rPrChange>
        </w:rPr>
      </w:pPr>
      <w:bookmarkStart w:id="11" w:name="_Toc12488"/>
      <w:bookmarkStart w:id="12" w:name="_Toc25642"/>
      <w:r>
        <w:rPr>
          <w:rFonts w:ascii="Times New Roman" w:hAnsi="Times New Roman" w:eastAsia="Times New Roman" w:cs="Times New Roman"/>
          <w:color w:val="000000"/>
          <w:lang w:val="sr-Cyrl-RS"/>
          <w:rPrChange w:id="2357" w:author="Milan Stojkov" w:date="2026-10-02T11:00:00Z">
            <w:rPr>
              <w:rFonts w:ascii="Times New Roman" w:hAnsi="Times New Roman" w:eastAsia="Times New Roman" w:cs="Times New Roman"/>
              <w:color w:val="000000"/>
            </w:rPr>
          </w:rPrChange>
        </w:rPr>
        <w:t xml:space="preserve">2.3. </w:t>
      </w:r>
      <w:r>
        <w:rPr>
          <w:rFonts w:ascii="Times New Roman" w:hAnsi="Times New Roman" w:eastAsia="Times New Roman" w:cs="Times New Roman"/>
          <w:i/>
          <w:iCs/>
          <w:color w:val="000000"/>
          <w:lang w:val="sr-Cyrl-RS"/>
          <w:rPrChange w:id="2358" w:author="Milan Stojkov" w:date="2026-10-02T11:00:00Z">
            <w:rPr>
              <w:rFonts w:ascii="Times New Roman" w:hAnsi="Times New Roman" w:eastAsia="Times New Roman" w:cs="Times New Roman"/>
              <w:i/>
              <w:iCs/>
              <w:color w:val="000000"/>
            </w:rPr>
          </w:rPrChange>
        </w:rPr>
        <w:t xml:space="preserve">Eclipse </w:t>
      </w:r>
      <w:r>
        <w:rPr>
          <w:rFonts w:ascii="Times New Roman" w:hAnsi="Times New Roman" w:eastAsia="Times New Roman" w:cs="Times New Roman"/>
          <w:color w:val="000000"/>
          <w:lang w:val="sr-Cyrl-RS"/>
          <w:rPrChange w:id="2359" w:author="Milan Stojkov" w:date="2026-10-02T11:00:00Z">
            <w:rPr>
              <w:rFonts w:ascii="Times New Roman" w:hAnsi="Times New Roman" w:eastAsia="Times New Roman" w:cs="Times New Roman"/>
              <w:color w:val="000000"/>
            </w:rPr>
          </w:rPrChange>
        </w:rPr>
        <w:t>напад</w:t>
      </w:r>
      <w:bookmarkEnd w:id="11"/>
      <w:bookmarkEnd w:id="12"/>
    </w:p>
    <w:p w14:paraId="16564DC6">
      <w:pPr>
        <w:ind w:firstLine="567"/>
        <w:jc w:val="both"/>
        <w:rPr>
          <w:color w:val="000000"/>
          <w:sz w:val="22"/>
          <w:szCs w:val="22"/>
          <w:lang w:val="sr-Cyrl-RS"/>
          <w:rPrChange w:id="2360" w:author="Milan Stojkov" w:date="2026-10-02T11:00:00Z">
            <w:rPr>
              <w:color w:val="000000"/>
              <w:sz w:val="22"/>
              <w:szCs w:val="22"/>
            </w:rPr>
          </w:rPrChange>
        </w:rPr>
      </w:pPr>
      <w:r>
        <w:rPr>
          <w:i/>
          <w:iCs/>
          <w:color w:val="000000"/>
          <w:sz w:val="22"/>
          <w:szCs w:val="22"/>
          <w:lang w:val="sr-Cyrl-RS"/>
          <w:rPrChange w:id="2361" w:author="Milan Stojkov" w:date="2026-10-02T11:00:00Z">
            <w:rPr>
              <w:i/>
              <w:iCs/>
              <w:color w:val="000000"/>
              <w:sz w:val="22"/>
              <w:szCs w:val="22"/>
            </w:rPr>
          </w:rPrChange>
        </w:rPr>
        <w:t xml:space="preserve">Eclipse </w:t>
      </w:r>
      <w:r>
        <w:rPr>
          <w:color w:val="000000"/>
          <w:sz w:val="22"/>
          <w:szCs w:val="22"/>
          <w:lang w:val="sr-Cyrl-RS"/>
          <w:rPrChange w:id="2362" w:author="Milan Stojkov" w:date="2026-10-02T11:00:00Z">
            <w:rPr>
              <w:color w:val="000000"/>
              <w:sz w:val="22"/>
              <w:szCs w:val="22"/>
            </w:rPr>
          </w:rPrChange>
        </w:rPr>
        <w:t xml:space="preserve">напад је у блиској вези са </w:t>
      </w:r>
      <w:r>
        <w:rPr>
          <w:i/>
          <w:iCs/>
          <w:color w:val="000000"/>
          <w:sz w:val="22"/>
          <w:szCs w:val="22"/>
          <w:lang w:val="sr-Cyrl-RS"/>
          <w:rPrChange w:id="2363" w:author="Milan Stojkov" w:date="2026-10-02T11:00:00Z">
            <w:rPr>
              <w:i/>
              <w:iCs/>
              <w:color w:val="000000"/>
              <w:sz w:val="22"/>
              <w:szCs w:val="22"/>
            </w:rPr>
          </w:rPrChange>
        </w:rPr>
        <w:t xml:space="preserve">Sybil </w:t>
      </w:r>
      <w:r>
        <w:rPr>
          <w:color w:val="000000"/>
          <w:sz w:val="22"/>
          <w:szCs w:val="22"/>
          <w:lang w:val="sr-Cyrl-RS"/>
          <w:rPrChange w:id="2364" w:author="Milan Stojkov" w:date="2026-10-02T11:00:00Z">
            <w:rPr>
              <w:color w:val="000000"/>
              <w:sz w:val="22"/>
              <w:szCs w:val="22"/>
            </w:rPr>
          </w:rPrChange>
        </w:rPr>
        <w:t xml:space="preserve">нападом [19]. Док је циљ </w:t>
      </w:r>
      <w:r>
        <w:rPr>
          <w:i/>
          <w:iCs/>
          <w:color w:val="000000"/>
          <w:sz w:val="22"/>
          <w:szCs w:val="22"/>
          <w:lang w:val="sr-Cyrl-RS"/>
          <w:rPrChange w:id="2365" w:author="Milan Stojkov" w:date="2026-10-02T11:00:00Z">
            <w:rPr>
              <w:i/>
              <w:iCs/>
              <w:color w:val="000000"/>
              <w:sz w:val="22"/>
              <w:szCs w:val="22"/>
            </w:rPr>
          </w:rPrChange>
        </w:rPr>
        <w:t xml:space="preserve">Sybil </w:t>
      </w:r>
      <w:r>
        <w:rPr>
          <w:color w:val="000000"/>
          <w:sz w:val="22"/>
          <w:szCs w:val="22"/>
          <w:lang w:val="sr-Cyrl-RS"/>
          <w:rPrChange w:id="2366" w:author="Milan Stojkov" w:date="2026-10-02T11:00:00Z">
            <w:rPr>
              <w:color w:val="000000"/>
              <w:sz w:val="22"/>
              <w:szCs w:val="22"/>
            </w:rPr>
          </w:rPrChange>
        </w:rPr>
        <w:t xml:space="preserve">напада масовно присуство, </w:t>
      </w:r>
      <w:r>
        <w:rPr>
          <w:i/>
          <w:iCs/>
          <w:color w:val="000000"/>
          <w:sz w:val="22"/>
          <w:szCs w:val="22"/>
          <w:lang w:val="sr-Cyrl-RS"/>
          <w:rPrChange w:id="2367" w:author="Milan Stojkov" w:date="2026-10-02T11:00:00Z">
            <w:rPr>
              <w:i/>
              <w:iCs/>
              <w:color w:val="000000"/>
              <w:sz w:val="22"/>
              <w:szCs w:val="22"/>
            </w:rPr>
          </w:rPrChange>
        </w:rPr>
        <w:t xml:space="preserve">Eclipse </w:t>
      </w:r>
      <w:r>
        <w:rPr>
          <w:color w:val="000000"/>
          <w:sz w:val="22"/>
          <w:szCs w:val="22"/>
          <w:lang w:val="sr-Cyrl-RS"/>
          <w:rPrChange w:id="2368" w:author="Milan Stojkov" w:date="2026-10-02T11:00:00Z">
            <w:rPr>
              <w:color w:val="000000"/>
              <w:sz w:val="22"/>
              <w:szCs w:val="22"/>
            </w:rPr>
          </w:rPrChange>
        </w:rPr>
        <w:t>тежи да скуп суседа једног легитимног чвора у потпуности испуни злонамерним идентитетима и тиме прекине његову комуникацију са остатком мреже.</w:t>
      </w:r>
    </w:p>
    <w:p w14:paraId="07F2715C">
      <w:pPr>
        <w:ind w:firstLine="567"/>
        <w:jc w:val="both"/>
        <w:rPr>
          <w:color w:val="000000"/>
          <w:sz w:val="22"/>
          <w:szCs w:val="22"/>
          <w:lang w:val="sr-Cyrl-RS"/>
          <w:rPrChange w:id="2369" w:author="Milan Stojkov" w:date="2026-10-02T11:00:00Z">
            <w:rPr>
              <w:color w:val="000000"/>
              <w:sz w:val="22"/>
              <w:szCs w:val="22"/>
            </w:rPr>
          </w:rPrChange>
        </w:rPr>
      </w:pPr>
      <w:r>
        <w:rPr>
          <w:color w:val="000000"/>
          <w:sz w:val="22"/>
          <w:szCs w:val="22"/>
          <w:lang w:val="sr-Cyrl-RS"/>
          <w:rPrChange w:id="2370" w:author="Milan Stojkov" w:date="2026-10-02T11:00:00Z">
            <w:rPr>
              <w:color w:val="000000"/>
              <w:sz w:val="22"/>
              <w:szCs w:val="22"/>
            </w:rPr>
          </w:rPrChange>
        </w:rPr>
        <w:t>Последице такве изолације знатно су шире од самог прекида комуникације. Пошто сав саобраћај жртве пролази кроз чворове које контролише нападач, он стиче контролу над делом мреже и над сликом коју жртва о њој има [20]. Жртва притом не уочава да је нападнута: она и даље прима поруке и учествује у протоколу, само их прима искључиво од нападача. Систем се тиме доводи у неконзистентно стање, а жртва узалуд троши ресурсе на размену која не доприноси заједничком резултату [5].</w:t>
      </w:r>
    </w:p>
    <w:p w14:paraId="7AF39462">
      <w:pPr>
        <w:ind w:firstLine="567"/>
        <w:jc w:val="both"/>
        <w:rPr>
          <w:color w:val="0000FF"/>
          <w:sz w:val="22"/>
          <w:szCs w:val="22"/>
          <w:lang w:val="sr-Cyrl-RS"/>
          <w:rPrChange w:id="2371" w:author="Milan Stojkov" w:date="2026-10-02T11:00:00Z">
            <w:rPr>
              <w:color w:val="0000FF"/>
              <w:sz w:val="22"/>
              <w:szCs w:val="22"/>
            </w:rPr>
          </w:rPrChange>
        </w:rPr>
      </w:pPr>
      <w:r>
        <w:rPr>
          <w:color w:val="000000"/>
          <w:sz w:val="22"/>
          <w:szCs w:val="22"/>
          <w:lang w:val="sr-Cyrl-RS"/>
          <w:rPrChange w:id="2372" w:author="Milan Stojkov" w:date="2026-10-02T11:00:00Z">
            <w:rPr>
              <w:color w:val="000000"/>
              <w:sz w:val="22"/>
              <w:szCs w:val="22"/>
            </w:rPr>
          </w:rPrChange>
        </w:rPr>
        <w:t xml:space="preserve">Однос ова два напада јесте однос средства и циља: </w:t>
      </w:r>
      <w:r>
        <w:rPr>
          <w:i/>
          <w:iCs/>
          <w:color w:val="000000"/>
          <w:sz w:val="22"/>
          <w:szCs w:val="22"/>
          <w:lang w:val="sr-Cyrl-RS"/>
          <w:rPrChange w:id="2373" w:author="Milan Stojkov" w:date="2026-10-02T11:00:00Z">
            <w:rPr>
              <w:i/>
              <w:iCs/>
              <w:color w:val="000000"/>
              <w:sz w:val="22"/>
              <w:szCs w:val="22"/>
            </w:rPr>
          </w:rPrChange>
        </w:rPr>
        <w:t xml:space="preserve">Sybil </w:t>
      </w:r>
      <w:r>
        <w:rPr>
          <w:color w:val="000000"/>
          <w:sz w:val="22"/>
          <w:szCs w:val="22"/>
          <w:lang w:val="sr-Cyrl-RS"/>
          <w:rPrChange w:id="2374" w:author="Milan Stojkov" w:date="2026-10-02T11:00:00Z">
            <w:rPr>
              <w:color w:val="000000"/>
              <w:sz w:val="22"/>
              <w:szCs w:val="22"/>
            </w:rPr>
          </w:rPrChange>
        </w:rPr>
        <w:t xml:space="preserve">обезбеђује број идентитета, а </w:t>
      </w:r>
      <w:r>
        <w:rPr>
          <w:i/>
          <w:iCs/>
          <w:color w:val="000000"/>
          <w:sz w:val="22"/>
          <w:szCs w:val="22"/>
          <w:lang w:val="sr-Cyrl-RS"/>
          <w:rPrChange w:id="2375" w:author="Milan Stojkov" w:date="2026-10-02T11:00:00Z">
            <w:rPr>
              <w:i/>
              <w:iCs/>
              <w:color w:val="000000"/>
              <w:sz w:val="22"/>
              <w:szCs w:val="22"/>
            </w:rPr>
          </w:rPrChange>
        </w:rPr>
        <w:t xml:space="preserve">Eclipse </w:t>
      </w:r>
      <w:r>
        <w:rPr>
          <w:color w:val="000000"/>
          <w:sz w:val="22"/>
          <w:szCs w:val="22"/>
          <w:lang w:val="sr-Cyrl-RS"/>
          <w:rPrChange w:id="2376" w:author="Milan Stojkov" w:date="2026-10-02T11:00:00Z">
            <w:rPr>
              <w:color w:val="000000"/>
              <w:sz w:val="22"/>
              <w:szCs w:val="22"/>
            </w:rPr>
          </w:rPrChange>
        </w:rPr>
        <w:t xml:space="preserve">одређује где ће они бити усмерени. Успешност стога не зависи само од броја идентитета него и од тога колико лако они заузимају места у појединачном </w:t>
      </w:r>
      <w:r>
        <w:rPr>
          <w:i/>
          <w:iCs/>
          <w:color w:val="000000"/>
          <w:sz w:val="22"/>
          <w:szCs w:val="22"/>
          <w:lang w:val="sr-Cyrl-RS"/>
          <w:rPrChange w:id="2377" w:author="Milan Stojkov" w:date="2026-10-02T11:00:00Z">
            <w:rPr>
              <w:i/>
              <w:iCs/>
              <w:color w:val="000000"/>
              <w:sz w:val="22"/>
              <w:szCs w:val="22"/>
            </w:rPr>
          </w:rPrChange>
        </w:rPr>
        <w:t>peer se</w:t>
      </w:r>
      <w:r>
        <w:rPr>
          <w:color w:val="000000"/>
          <w:sz w:val="22"/>
          <w:szCs w:val="22"/>
          <w:lang w:val="sr-Cyrl-RS"/>
          <w:rPrChange w:id="2378" w:author="Milan Stojkov" w:date="2026-10-02T11:00:00Z">
            <w:rPr>
              <w:color w:val="000000"/>
              <w:sz w:val="22"/>
              <w:szCs w:val="22"/>
            </w:rPr>
          </w:rPrChange>
        </w:rPr>
        <w:t>t-у. Уместо ограничавања укупног броја, одбрана се овде усмерава на спречавање њихове концентрације, најчешће поделом чворова у мање скупове који се називају групама [3]. У стварним мрежама таква разноврсност заснива се на независним димензијама као што су адресни опсези, аутономни системи, географски региони или организациони домени; циљ је да нападач не може попунити све категорије које чвор захтева.</w:t>
      </w:r>
    </w:p>
    <w:p w14:paraId="6D907C1E">
      <w:pPr>
        <w:ind w:firstLine="567"/>
        <w:jc w:val="both"/>
        <w:rPr>
          <w:color w:val="0000FF"/>
          <w:sz w:val="22"/>
          <w:szCs w:val="22"/>
          <w:lang w:val="sr-Cyrl-RS"/>
          <w:rPrChange w:id="2379" w:author="Milan Stojkov" w:date="2026-10-02T11:00:00Z">
            <w:rPr>
              <w:color w:val="0000FF"/>
              <w:sz w:val="22"/>
              <w:szCs w:val="22"/>
            </w:rPr>
          </w:rPrChange>
        </w:rPr>
      </w:pPr>
      <w:r>
        <w:rPr>
          <w:color w:val="000000"/>
          <w:sz w:val="22"/>
          <w:szCs w:val="22"/>
          <w:lang w:val="sr-Cyrl-RS"/>
          <w:rPrChange w:id="2380" w:author="Milan Stojkov" w:date="2026-10-02T11:00:00Z">
            <w:rPr>
              <w:color w:val="000000"/>
              <w:sz w:val="22"/>
              <w:szCs w:val="22"/>
            </w:rPr>
          </w:rPrChange>
        </w:rPr>
        <w:t xml:space="preserve">Поред класичног </w:t>
      </w:r>
      <w:r>
        <w:rPr>
          <w:i/>
          <w:iCs/>
          <w:color w:val="000000"/>
          <w:sz w:val="22"/>
          <w:szCs w:val="22"/>
          <w:lang w:val="sr-Cyrl-RS"/>
          <w:rPrChange w:id="2381" w:author="Milan Stojkov" w:date="2026-10-02T11:00:00Z">
            <w:rPr>
              <w:i/>
              <w:iCs/>
              <w:color w:val="000000"/>
              <w:sz w:val="22"/>
              <w:szCs w:val="22"/>
            </w:rPr>
          </w:rPrChange>
        </w:rPr>
        <w:t xml:space="preserve">Eclipse </w:t>
      </w:r>
      <w:r>
        <w:rPr>
          <w:color w:val="000000"/>
          <w:sz w:val="22"/>
          <w:szCs w:val="22"/>
          <w:lang w:val="sr-Cyrl-RS"/>
          <w:rPrChange w:id="2382" w:author="Milan Stojkov" w:date="2026-10-02T11:00:00Z">
            <w:rPr>
              <w:color w:val="000000"/>
              <w:sz w:val="22"/>
              <w:szCs w:val="22"/>
            </w:rPr>
          </w:rPrChange>
        </w:rPr>
        <w:t xml:space="preserve">напада, рад разматра и пратеће претње по </w:t>
      </w:r>
      <w:r>
        <w:rPr>
          <w:i/>
          <w:iCs/>
          <w:color w:val="000000"/>
          <w:sz w:val="22"/>
          <w:szCs w:val="22"/>
          <w:lang w:val="sr-Cyrl-RS"/>
          <w:rPrChange w:id="2383" w:author="Milan Stojkov" w:date="2026-10-02T11:00:00Z">
            <w:rPr>
              <w:i/>
              <w:iCs/>
              <w:color w:val="000000"/>
              <w:sz w:val="22"/>
              <w:szCs w:val="22"/>
            </w:rPr>
          </w:rPrChange>
        </w:rPr>
        <w:t xml:space="preserve">overlay </w:t>
      </w:r>
      <w:r>
        <w:rPr>
          <w:color w:val="000000"/>
          <w:sz w:val="22"/>
          <w:szCs w:val="22"/>
          <w:lang w:val="sr-Cyrl-RS"/>
          <w:rPrChange w:id="2384" w:author="Milan Stojkov" w:date="2026-10-02T11:00:00Z">
            <w:rPr>
              <w:color w:val="000000"/>
              <w:sz w:val="22"/>
              <w:szCs w:val="22"/>
            </w:rPr>
          </w:rPrChange>
        </w:rPr>
        <w:t xml:space="preserve">структуру. Напад </w:t>
      </w:r>
      <w:r>
        <w:rPr>
          <w:i/>
          <w:iCs/>
          <w:color w:val="000000"/>
          <w:sz w:val="22"/>
          <w:szCs w:val="22"/>
          <w:lang w:val="sr-Cyrl-RS"/>
          <w:rPrChange w:id="2385" w:author="Milan Stojkov" w:date="2026-10-02T11:00:00Z">
            <w:rPr>
              <w:i/>
              <w:iCs/>
              <w:color w:val="000000"/>
              <w:sz w:val="22"/>
              <w:szCs w:val="22"/>
            </w:rPr>
          </w:rPrChange>
        </w:rPr>
        <w:t>peer flooding</w:t>
      </w:r>
      <w:r>
        <w:rPr>
          <w:color w:val="000000"/>
          <w:sz w:val="22"/>
          <w:szCs w:val="22"/>
          <w:lang w:val="sr-Cyrl-RS"/>
          <w:rPrChange w:id="2386" w:author="Milan Stojkov" w:date="2026-10-02T11:00:00Z">
            <w:rPr>
              <w:color w:val="000000"/>
              <w:sz w:val="22"/>
              <w:szCs w:val="22"/>
            </w:rPr>
          </w:rPrChange>
        </w:rPr>
        <w:t xml:space="preserve"> оптерећује чворове лавином захтева за повезивање, чиме троши ресурсе жртве и смањује њен капацитет за примање и пружање услуга [22], док </w:t>
      </w:r>
      <w:r>
        <w:rPr>
          <w:i/>
          <w:iCs/>
          <w:color w:val="000000"/>
          <w:sz w:val="22"/>
          <w:szCs w:val="22"/>
          <w:lang w:val="sr-Cyrl-RS"/>
          <w:rPrChange w:id="2387" w:author="Milan Stojkov" w:date="2026-10-02T11:00:00Z">
            <w:rPr>
              <w:i/>
              <w:iCs/>
              <w:color w:val="000000"/>
              <w:sz w:val="22"/>
              <w:szCs w:val="22"/>
            </w:rPr>
          </w:rPrChange>
        </w:rPr>
        <w:t xml:space="preserve">peer poisoning </w:t>
      </w:r>
      <w:r>
        <w:rPr>
          <w:color w:val="000000"/>
          <w:sz w:val="22"/>
          <w:szCs w:val="22"/>
          <w:lang w:val="sr-Cyrl-RS"/>
          <w:rPrChange w:id="2388" w:author="Milan Stojkov" w:date="2026-10-02T11:00:00Z">
            <w:rPr>
              <w:color w:val="000000"/>
              <w:sz w:val="22"/>
              <w:szCs w:val="22"/>
            </w:rPr>
          </w:rPrChange>
        </w:rPr>
        <w:t xml:space="preserve">кроз размену суседства активно подмеће и рекламира злонамерне идентитете [21]. </w:t>
      </w:r>
      <w:r>
        <w:rPr>
          <w:i/>
          <w:iCs/>
          <w:color w:val="000000"/>
          <w:sz w:val="22"/>
          <w:szCs w:val="22"/>
          <w:lang w:val="sr-Cyrl-RS"/>
          <w:rPrChange w:id="2389" w:author="Milan Stojkov" w:date="2026-10-02T11:00:00Z">
            <w:rPr>
              <w:i/>
              <w:iCs/>
              <w:color w:val="000000"/>
              <w:sz w:val="22"/>
              <w:szCs w:val="22"/>
            </w:rPr>
          </w:rPrChange>
        </w:rPr>
        <w:t xml:space="preserve">Partitioning </w:t>
      </w:r>
      <w:r>
        <w:rPr>
          <w:color w:val="000000"/>
          <w:sz w:val="22"/>
          <w:szCs w:val="22"/>
          <w:lang w:val="sr-Cyrl-RS"/>
          <w:rPrChange w:id="2390" w:author="Milan Stojkov" w:date="2026-10-02T11:00:00Z">
            <w:rPr>
              <w:color w:val="000000"/>
              <w:sz w:val="22"/>
              <w:szCs w:val="22"/>
            </w:rPr>
          </w:rPrChange>
        </w:rPr>
        <w:t xml:space="preserve">напад је потпуно прекидање везе између одређеног скупа чворова и остатка мреже [23]. Учестало и независно приступање и напуштање мреже од стране великог броја чворова проузрокује колективни феномен динамике чворова познат као </w:t>
      </w:r>
      <w:r>
        <w:rPr>
          <w:i/>
          <w:iCs/>
          <w:color w:val="000000"/>
          <w:sz w:val="22"/>
          <w:szCs w:val="22"/>
          <w:lang w:val="sr-Cyrl-RS"/>
          <w:rPrChange w:id="2391" w:author="Milan Stojkov" w:date="2026-10-02T11:00:00Z">
            <w:rPr>
              <w:i/>
              <w:iCs/>
              <w:color w:val="000000"/>
              <w:sz w:val="22"/>
              <w:szCs w:val="22"/>
            </w:rPr>
          </w:rPrChange>
        </w:rPr>
        <w:t xml:space="preserve">churn </w:t>
      </w:r>
      <w:r>
        <w:rPr>
          <w:color w:val="000000"/>
          <w:sz w:val="22"/>
          <w:szCs w:val="22"/>
          <w:lang w:val="sr-Cyrl-RS"/>
          <w:rPrChange w:id="2392" w:author="Milan Stojkov" w:date="2026-10-02T11:00:00Z">
            <w:rPr>
              <w:color w:val="000000"/>
              <w:sz w:val="22"/>
              <w:szCs w:val="22"/>
            </w:rPr>
          </w:rPrChange>
        </w:rPr>
        <w:t xml:space="preserve">напад [24]. </w:t>
      </w:r>
      <w:r>
        <w:rPr>
          <w:i/>
          <w:iCs/>
          <w:color w:val="000000"/>
          <w:sz w:val="22"/>
          <w:szCs w:val="22"/>
          <w:lang w:val="sr-Cyrl-RS"/>
          <w:rPrChange w:id="2393" w:author="Milan Stojkov" w:date="2026-10-02T11:00:00Z">
            <w:rPr>
              <w:i/>
              <w:iCs/>
              <w:color w:val="000000"/>
              <w:sz w:val="22"/>
              <w:szCs w:val="22"/>
            </w:rPr>
          </w:rPrChange>
        </w:rPr>
        <w:t xml:space="preserve">Delay </w:t>
      </w:r>
      <w:r>
        <w:rPr>
          <w:color w:val="000000"/>
          <w:sz w:val="22"/>
          <w:szCs w:val="22"/>
          <w:lang w:val="sr-Cyrl-RS"/>
          <w:rPrChange w:id="2394" w:author="Milan Stojkov" w:date="2026-10-02T11:00:00Z">
            <w:rPr>
              <w:color w:val="000000"/>
              <w:sz w:val="22"/>
              <w:szCs w:val="22"/>
            </w:rPr>
          </w:rPrChange>
        </w:rPr>
        <w:t>једноставно успорава проток порука [25], без слања очигледно лажних података.</w:t>
      </w:r>
    </w:p>
    <w:p w14:paraId="5AF6894D">
      <w:pPr>
        <w:pStyle w:val="3"/>
        <w:ind w:left="0" w:firstLine="0"/>
        <w:rPr>
          <w:color w:val="000000"/>
          <w:lang w:val="sr-Cyrl-RS"/>
          <w:rPrChange w:id="2395" w:author="Milan Stojkov" w:date="2026-10-02T11:00:00Z">
            <w:rPr>
              <w:color w:val="000000"/>
            </w:rPr>
          </w:rPrChange>
        </w:rPr>
      </w:pPr>
      <w:bookmarkStart w:id="13" w:name="_Toc28113"/>
      <w:bookmarkStart w:id="14" w:name="_Toc20910"/>
      <w:r>
        <w:rPr>
          <w:rFonts w:ascii="Times New Roman" w:hAnsi="Times New Roman" w:eastAsia="Times New Roman" w:cs="Times New Roman"/>
          <w:color w:val="000000"/>
          <w:lang w:val="sr-Cyrl-RS"/>
          <w:rPrChange w:id="2396" w:author="Milan Stojkov" w:date="2026-10-02T11:00:00Z">
            <w:rPr>
              <w:rFonts w:ascii="Times New Roman" w:hAnsi="Times New Roman" w:eastAsia="Times New Roman" w:cs="Times New Roman"/>
              <w:color w:val="000000"/>
            </w:rPr>
          </w:rPrChange>
        </w:rPr>
        <w:t xml:space="preserve">2.4. </w:t>
      </w:r>
      <w:r>
        <w:rPr>
          <w:rFonts w:ascii="Times New Roman" w:hAnsi="Times New Roman" w:eastAsia="Times New Roman" w:cs="Times New Roman"/>
          <w:i/>
          <w:iCs/>
          <w:color w:val="000000"/>
          <w:lang w:val="sr-Cyrl-RS"/>
          <w:rPrChange w:id="2397" w:author="Milan Stojkov" w:date="2026-10-02T11:00:00Z">
            <w:rPr>
              <w:rFonts w:ascii="Times New Roman" w:hAnsi="Times New Roman" w:eastAsia="Times New Roman" w:cs="Times New Roman"/>
              <w:i/>
              <w:iCs/>
              <w:color w:val="000000"/>
            </w:rPr>
          </w:rPrChange>
        </w:rPr>
        <w:t xml:space="preserve">Byzantine </w:t>
      </w:r>
      <w:r>
        <w:rPr>
          <w:rFonts w:ascii="Times New Roman" w:hAnsi="Times New Roman" w:eastAsia="Times New Roman" w:cs="Times New Roman"/>
          <w:color w:val="000000"/>
          <w:lang w:val="sr-Cyrl-RS"/>
          <w:rPrChange w:id="2398" w:author="Milan Stojkov" w:date="2026-10-02T11:00:00Z">
            <w:rPr>
              <w:rFonts w:ascii="Times New Roman" w:hAnsi="Times New Roman" w:eastAsia="Times New Roman" w:cs="Times New Roman"/>
              <w:color w:val="000000"/>
            </w:rPr>
          </w:rPrChange>
        </w:rPr>
        <w:t>чворови и робусна агрегација</w:t>
      </w:r>
      <w:bookmarkEnd w:id="13"/>
      <w:bookmarkEnd w:id="14"/>
    </w:p>
    <w:p w14:paraId="3EFE394C">
      <w:pPr>
        <w:ind w:firstLine="567"/>
        <w:jc w:val="both"/>
        <w:rPr>
          <w:color w:val="000000"/>
          <w:sz w:val="22"/>
          <w:szCs w:val="22"/>
          <w:lang w:val="sr-Cyrl-RS"/>
          <w:rPrChange w:id="2399" w:author="Milan Stojkov" w:date="2026-10-02T11:00:00Z">
            <w:rPr>
              <w:color w:val="000000"/>
              <w:sz w:val="22"/>
              <w:szCs w:val="22"/>
            </w:rPr>
          </w:rPrChange>
        </w:rPr>
      </w:pPr>
      <w:r>
        <w:rPr>
          <w:color w:val="000000"/>
          <w:sz w:val="22"/>
          <w:szCs w:val="22"/>
          <w:lang w:val="sr-Cyrl-RS"/>
          <w:rPrChange w:id="2400" w:author="Milan Stojkov" w:date="2026-10-02T11:00:00Z">
            <w:rPr>
              <w:color w:val="000000"/>
              <w:sz w:val="22"/>
              <w:szCs w:val="22"/>
            </w:rPr>
          </w:rPrChange>
        </w:rPr>
        <w:t xml:space="preserve">Док се претходно анализирани напади односе на </w:t>
      </w:r>
      <w:r>
        <w:rPr>
          <w:i/>
          <w:iCs/>
          <w:color w:val="000000"/>
          <w:sz w:val="22"/>
          <w:szCs w:val="22"/>
          <w:lang w:val="sr-Cyrl-RS"/>
          <w:rPrChange w:id="2401" w:author="Milan Stojkov" w:date="2026-10-02T11:00:00Z">
            <w:rPr>
              <w:i/>
              <w:iCs/>
              <w:color w:val="000000"/>
              <w:sz w:val="22"/>
              <w:szCs w:val="22"/>
            </w:rPr>
          </w:rPrChange>
        </w:rPr>
        <w:t xml:space="preserve">overlay </w:t>
      </w:r>
      <w:r>
        <w:rPr>
          <w:color w:val="000000"/>
          <w:sz w:val="22"/>
          <w:szCs w:val="22"/>
          <w:lang w:val="sr-Cyrl-RS"/>
          <w:rPrChange w:id="2402" w:author="Milan Stojkov" w:date="2026-10-02T11:00:00Z">
            <w:rPr>
              <w:color w:val="000000"/>
              <w:sz w:val="22"/>
              <w:szCs w:val="22"/>
            </w:rPr>
          </w:rPrChange>
        </w:rPr>
        <w:t xml:space="preserve">структуру, </w:t>
      </w:r>
      <w:r>
        <w:rPr>
          <w:i/>
          <w:iCs/>
          <w:color w:val="000000"/>
          <w:sz w:val="22"/>
          <w:szCs w:val="22"/>
          <w:lang w:val="sr-Cyrl-RS"/>
          <w:rPrChange w:id="2403" w:author="Milan Stojkov" w:date="2026-10-02T11:00:00Z">
            <w:rPr>
              <w:i/>
              <w:iCs/>
              <w:color w:val="000000"/>
              <w:sz w:val="22"/>
              <w:szCs w:val="22"/>
            </w:rPr>
          </w:rPrChange>
        </w:rPr>
        <w:t xml:space="preserve">Byzantine </w:t>
      </w:r>
      <w:r>
        <w:rPr>
          <w:color w:val="000000"/>
          <w:sz w:val="22"/>
          <w:szCs w:val="22"/>
          <w:lang w:val="sr-Cyrl-RS"/>
          <w:rPrChange w:id="2404" w:author="Milan Stojkov" w:date="2026-10-02T11:00:00Z">
            <w:rPr>
              <w:color w:val="000000"/>
              <w:sz w:val="22"/>
              <w:szCs w:val="22"/>
            </w:rPr>
          </w:rPrChange>
        </w:rPr>
        <w:t>напад делује непосредно на садржај размене. Инспирисан проблемом византијских генерала [</w:t>
      </w:r>
      <w:ins w:id="2405" w:author="Milan Stojkov" w:date="2026-10-02T12:47:00Z">
        <w:r>
          <w:rPr>
            <w:color w:val="000000"/>
            <w:sz w:val="22"/>
            <w:szCs w:val="22"/>
            <w:lang w:val="sr-Cyrl-RS"/>
          </w:rPr>
          <w:t>4</w:t>
        </w:r>
      </w:ins>
      <w:r>
        <w:rPr>
          <w:color w:val="000000"/>
          <w:sz w:val="22"/>
          <w:szCs w:val="22"/>
          <w:lang w:val="sr-Cyrl-RS"/>
          <w:rPrChange w:id="2406" w:author="Milan Stojkov" w:date="2026-10-02T11:00:00Z">
            <w:rPr>
              <w:color w:val="000000"/>
              <w:sz w:val="22"/>
              <w:szCs w:val="22"/>
            </w:rPr>
          </w:rPrChange>
        </w:rPr>
        <w:t xml:space="preserve">], овај тип напада подразумева да компромитовани учесник настави са радом и наизглед поштује протокол - одговара на </w:t>
      </w:r>
      <w:r>
        <w:rPr>
          <w:i/>
          <w:iCs/>
          <w:color w:val="000000"/>
          <w:sz w:val="22"/>
          <w:szCs w:val="22"/>
          <w:lang w:val="sr-Cyrl-RS"/>
          <w:rPrChange w:id="2407" w:author="Milan Stojkov" w:date="2026-10-02T11:00:00Z">
            <w:rPr>
              <w:i/>
              <w:iCs/>
              <w:color w:val="000000"/>
              <w:sz w:val="22"/>
              <w:szCs w:val="22"/>
            </w:rPr>
          </w:rPrChange>
        </w:rPr>
        <w:t xml:space="preserve">heartbeat </w:t>
      </w:r>
      <w:r>
        <w:rPr>
          <w:color w:val="000000"/>
          <w:sz w:val="22"/>
          <w:szCs w:val="22"/>
          <w:lang w:val="sr-Cyrl-RS"/>
          <w:rPrChange w:id="2408" w:author="Milan Stojkov" w:date="2026-10-02T11:00:00Z">
            <w:rPr>
              <w:color w:val="000000"/>
              <w:sz w:val="22"/>
              <w:szCs w:val="22"/>
            </w:rPr>
          </w:rPrChange>
        </w:rPr>
        <w:t xml:space="preserve">сигнале и емитује поруке, али шаље неистините податке. За разлику од отказа, где чвор једноставно престаје са радом, кључни изазов овде је детекција учесника који на први поглед делују легитимно. </w:t>
      </w:r>
    </w:p>
    <w:p w14:paraId="39E8E8C9">
      <w:pPr>
        <w:ind w:firstLine="567"/>
        <w:jc w:val="both"/>
        <w:rPr>
          <w:color w:val="000000"/>
          <w:sz w:val="22"/>
          <w:szCs w:val="22"/>
          <w:lang w:val="sr-Cyrl-RS"/>
          <w:rPrChange w:id="2409" w:author="Milan Stojkov" w:date="2026-10-02T11:00:00Z">
            <w:rPr>
              <w:color w:val="000000"/>
              <w:sz w:val="22"/>
              <w:szCs w:val="22"/>
            </w:rPr>
          </w:rPrChange>
        </w:rPr>
      </w:pPr>
      <w:r>
        <w:rPr>
          <w:color w:val="000000"/>
          <w:sz w:val="22"/>
          <w:szCs w:val="22"/>
          <w:lang w:val="sr-Cyrl-RS"/>
          <w:rPrChange w:id="2410" w:author="Milan Stojkov" w:date="2026-10-02T11:00:00Z">
            <w:rPr>
              <w:color w:val="000000"/>
              <w:sz w:val="22"/>
              <w:szCs w:val="22"/>
            </w:rPr>
          </w:rPrChange>
        </w:rPr>
        <w:t>Наивна агрегација је изузетно рањива јер само један византијски чвор може произвољно искривити резултат [2</w:t>
      </w:r>
      <w:ins w:id="2411" w:author="Milan Stojkov" w:date="2026-10-02T12:48:00Z">
        <w:r>
          <w:rPr>
            <w:color w:val="000000"/>
            <w:sz w:val="22"/>
            <w:szCs w:val="22"/>
            <w:lang w:val="sr-Cyrl-RS"/>
          </w:rPr>
          <w:t>8</w:t>
        </w:r>
      </w:ins>
      <w:r>
        <w:rPr>
          <w:color w:val="000000"/>
          <w:sz w:val="22"/>
          <w:szCs w:val="22"/>
          <w:lang w:val="sr-Cyrl-RS"/>
          <w:rPrChange w:id="2412" w:author="Milan Stojkov" w:date="2026-10-02T11:00:00Z">
            <w:rPr>
              <w:color w:val="000000"/>
              <w:sz w:val="22"/>
              <w:szCs w:val="22"/>
            </w:rPr>
          </w:rPrChange>
        </w:rPr>
        <w:t>]. Чак и када поруке од таквих чворова имају само умерене вредности, и када је број таквих машина мали, губитак перформанси и даље може бити значајан [2</w:t>
      </w:r>
      <w:ins w:id="2413" w:author="Milan Stojkov" w:date="2026-10-02T12:48:00Z">
        <w:r>
          <w:rPr>
            <w:color w:val="000000"/>
            <w:sz w:val="22"/>
            <w:szCs w:val="22"/>
            <w:lang w:val="sr-Cyrl-RS"/>
          </w:rPr>
          <w:t>8</w:t>
        </w:r>
      </w:ins>
      <w:r>
        <w:rPr>
          <w:color w:val="000000"/>
          <w:sz w:val="22"/>
          <w:szCs w:val="22"/>
          <w:lang w:val="sr-Cyrl-RS"/>
          <w:rPrChange w:id="2414" w:author="Milan Stojkov" w:date="2026-10-02T11:00:00Z">
            <w:rPr>
              <w:color w:val="000000"/>
              <w:sz w:val="22"/>
              <w:szCs w:val="22"/>
            </w:rPr>
          </w:rPrChange>
        </w:rPr>
        <w:t xml:space="preserve">]. Код аритметичке средине сваки улаз учествује са једнаком тежином, па помак процене директно зависи од величине одступања лажне вредности. Њена тачка прелома (енгл. </w:t>
      </w:r>
      <w:r>
        <w:rPr>
          <w:i/>
          <w:iCs/>
          <w:color w:val="000000"/>
          <w:sz w:val="22"/>
          <w:szCs w:val="22"/>
          <w:lang w:val="sr-Cyrl-RS"/>
          <w:rPrChange w:id="2415" w:author="Milan Stojkov" w:date="2026-10-02T11:00:00Z">
            <w:rPr>
              <w:i/>
              <w:iCs/>
              <w:color w:val="000000"/>
              <w:sz w:val="22"/>
              <w:szCs w:val="22"/>
            </w:rPr>
          </w:rPrChange>
        </w:rPr>
        <w:t>breakdown point</w:t>
      </w:r>
      <w:r>
        <w:rPr>
          <w:color w:val="000000"/>
          <w:sz w:val="22"/>
          <w:szCs w:val="22"/>
          <w:lang w:val="sr-Cyrl-RS"/>
          <w:rPrChange w:id="2416" w:author="Milan Stojkov" w:date="2026-10-02T11:00:00Z">
            <w:rPr>
              <w:color w:val="000000"/>
              <w:sz w:val="22"/>
              <w:szCs w:val="22"/>
            </w:rPr>
          </w:rPrChange>
        </w:rPr>
        <w:t xml:space="preserve">) зато износи нула [21]. </w:t>
      </w:r>
    </w:p>
    <w:p w14:paraId="37372822">
      <w:pPr>
        <w:ind w:firstLine="567"/>
        <w:jc w:val="both"/>
        <w:rPr>
          <w:color w:val="000000"/>
          <w:sz w:val="22"/>
          <w:szCs w:val="22"/>
          <w:lang w:val="sr-Cyrl-RS"/>
          <w:rPrChange w:id="2417" w:author="Milan Stojkov" w:date="2026-10-02T11:00:00Z">
            <w:rPr>
              <w:color w:val="000000"/>
              <w:sz w:val="22"/>
              <w:szCs w:val="22"/>
            </w:rPr>
          </w:rPrChange>
        </w:rPr>
      </w:pPr>
      <w:r>
        <w:rPr>
          <w:color w:val="000000"/>
          <w:sz w:val="22"/>
          <w:szCs w:val="22"/>
          <w:lang w:val="sr-Cyrl-RS"/>
          <w:rPrChange w:id="2418" w:author="Milan Stojkov" w:date="2026-10-02T11:00:00Z">
            <w:rPr>
              <w:color w:val="000000"/>
              <w:sz w:val="22"/>
              <w:szCs w:val="22"/>
            </w:rPr>
          </w:rPrChange>
        </w:rPr>
        <w:t>Као одговор на ову рањивост, у дистрибуираним алгоритмима се уместо аритметичке средине све чешће користе робусне агрегационе функције [27, 28]. Медијана представља крајњи случај таквог естиматора: она узима централну вредност сортираног узорка, па екстремне вредности остају на крајевима низа и не бивају изабране. Њена тачка прелома износи педесет процената, што је највиша вредност коју естиматор овог типа може да постигне</w:t>
      </w:r>
      <w:r>
        <w:rPr>
          <w:color w:val="000000"/>
          <w:sz w:val="22"/>
          <w:szCs w:val="22"/>
          <w:lang w:val="sr-Cyrl-RS"/>
          <w:rPrChange w:id="2419" w:author="Milan Stojkov" w:date="2026-10-02T11:00:00Z">
            <w:rPr>
              <w:color w:val="000000"/>
              <w:sz w:val="22"/>
              <w:szCs w:val="22"/>
            </w:rPr>
          </w:rPrChange>
        </w:rPr>
        <w:t>. Међутим, ослањање на само једну вредност занемарује остатак узорка, што умањује прецизност процене.</w:t>
      </w:r>
    </w:p>
    <w:p w14:paraId="5A0B7445">
      <w:pPr>
        <w:ind w:firstLine="567"/>
        <w:jc w:val="both"/>
        <w:rPr>
          <w:color w:val="000000"/>
          <w:sz w:val="22"/>
          <w:szCs w:val="22"/>
          <w:lang w:val="sr-Cyrl-RS"/>
          <w:rPrChange w:id="2420" w:author="Milan Stojkov" w:date="2026-10-02T11:00:00Z">
            <w:rPr>
              <w:color w:val="000000"/>
              <w:sz w:val="22"/>
              <w:szCs w:val="22"/>
            </w:rPr>
          </w:rPrChange>
        </w:rPr>
      </w:pPr>
      <w:r>
        <w:rPr>
          <w:color w:val="000000"/>
          <w:sz w:val="22"/>
          <w:szCs w:val="22"/>
          <w:lang w:val="sr-Cyrl-RS"/>
          <w:rPrChange w:id="2421" w:author="Milan Stojkov" w:date="2026-10-02T11:00:00Z">
            <w:rPr>
              <w:color w:val="000000"/>
              <w:sz w:val="22"/>
              <w:szCs w:val="22"/>
            </w:rPr>
          </w:rPrChange>
        </w:rPr>
        <w:t>Као компромис користи се одсечена средина, код које се пре усредњавања одбаци задати удео вредности са оба краја сортираног низа. Параметар одсецања одређује колики удео одступања функција подноси: она уклања онолико вредности колико је задато, па преостале улазе у прорачун, док резултат губи тачност уколико компромитоване вредности чине већи удео од задатог прага [2</w:t>
      </w:r>
      <w:ins w:id="2422" w:author="Milan Stojkov" w:date="2026-10-02T12:50:00Z">
        <w:r>
          <w:rPr>
            <w:color w:val="000000"/>
            <w:sz w:val="22"/>
            <w:szCs w:val="22"/>
            <w:lang w:val="sr-Cyrl-RS"/>
          </w:rPr>
          <w:t>7</w:t>
        </w:r>
      </w:ins>
      <w:r>
        <w:rPr>
          <w:color w:val="000000"/>
          <w:sz w:val="22"/>
          <w:szCs w:val="22"/>
          <w:lang w:val="sr-Cyrl-RS"/>
          <w:rPrChange w:id="2423" w:author="Milan Stojkov" w:date="2026-10-02T11:00:00Z">
            <w:rPr>
              <w:color w:val="000000"/>
              <w:sz w:val="22"/>
              <w:szCs w:val="22"/>
            </w:rPr>
          </w:rPrChange>
        </w:rPr>
        <w:t>].</w:t>
      </w:r>
    </w:p>
    <w:p w14:paraId="047865B1">
      <w:pPr>
        <w:pStyle w:val="3"/>
        <w:ind w:left="0" w:firstLine="0"/>
        <w:rPr>
          <w:color w:val="000000"/>
          <w:lang w:val="sr-Cyrl-RS"/>
          <w:rPrChange w:id="2424" w:author="Milan Stojkov" w:date="2026-10-02T11:00:00Z">
            <w:rPr>
              <w:color w:val="000000"/>
            </w:rPr>
          </w:rPrChange>
        </w:rPr>
      </w:pPr>
      <w:bookmarkStart w:id="15" w:name="_Toc14508"/>
      <w:bookmarkStart w:id="16" w:name="_Toc27675"/>
      <w:r>
        <w:rPr>
          <w:rFonts w:ascii="Times New Roman" w:hAnsi="Times New Roman" w:eastAsia="Times New Roman" w:cs="Times New Roman"/>
          <w:color w:val="000000"/>
          <w:lang w:val="sr-Cyrl-RS"/>
          <w:rPrChange w:id="2425" w:author="Milan Stojkov" w:date="2026-10-02T11:00:00Z">
            <w:rPr>
              <w:rFonts w:ascii="Times New Roman" w:hAnsi="Times New Roman" w:eastAsia="Times New Roman" w:cs="Times New Roman"/>
              <w:color w:val="000000"/>
            </w:rPr>
          </w:rPrChange>
        </w:rPr>
        <w:t xml:space="preserve">2.5. </w:t>
      </w:r>
      <w:r>
        <w:rPr>
          <w:rFonts w:ascii="Times New Roman" w:hAnsi="Times New Roman" w:eastAsia="Times New Roman" w:cs="Times New Roman"/>
          <w:i/>
          <w:iCs/>
          <w:color w:val="000000"/>
          <w:lang w:val="sr-Cyrl-RS"/>
          <w:rPrChange w:id="2426" w:author="Milan Stojkov" w:date="2026-10-02T11:00:00Z">
            <w:rPr>
              <w:rFonts w:ascii="Times New Roman" w:hAnsi="Times New Roman" w:eastAsia="Times New Roman" w:cs="Times New Roman"/>
              <w:i/>
              <w:iCs/>
              <w:color w:val="000000"/>
            </w:rPr>
          </w:rPrChange>
        </w:rPr>
        <w:t xml:space="preserve">Peer sampling </w:t>
      </w:r>
      <w:r>
        <w:rPr>
          <w:rFonts w:ascii="Times New Roman" w:hAnsi="Times New Roman" w:eastAsia="Times New Roman" w:cs="Times New Roman"/>
          <w:color w:val="000000"/>
          <w:lang w:val="sr-Cyrl-RS"/>
          <w:rPrChange w:id="2427" w:author="Milan Stojkov" w:date="2026-10-02T11:00:00Z">
            <w:rPr>
              <w:rFonts w:ascii="Times New Roman" w:hAnsi="Times New Roman" w:eastAsia="Times New Roman" w:cs="Times New Roman"/>
              <w:color w:val="000000"/>
            </w:rPr>
          </w:rPrChange>
        </w:rPr>
        <w:t>и контрола приступа</w:t>
      </w:r>
      <w:bookmarkEnd w:id="15"/>
      <w:bookmarkEnd w:id="16"/>
    </w:p>
    <w:p w14:paraId="19E1FCFD">
      <w:pPr>
        <w:ind w:firstLine="567"/>
        <w:jc w:val="both"/>
        <w:rPr>
          <w:color w:val="000000"/>
          <w:sz w:val="22"/>
          <w:szCs w:val="22"/>
          <w:lang w:val="sr-Cyrl-RS"/>
          <w:rPrChange w:id="2428" w:author="Milan Stojkov" w:date="2026-10-02T11:00:00Z">
            <w:rPr>
              <w:color w:val="000000"/>
              <w:sz w:val="22"/>
              <w:szCs w:val="22"/>
            </w:rPr>
          </w:rPrChange>
        </w:rPr>
      </w:pPr>
      <w:r>
        <w:rPr>
          <w:i/>
          <w:iCs/>
          <w:color w:val="000000"/>
          <w:sz w:val="22"/>
          <w:szCs w:val="22"/>
          <w:lang w:val="sr-Cyrl-RS"/>
          <w:rPrChange w:id="2429" w:author="Milan Stojkov" w:date="2026-10-02T11:00:00Z">
            <w:rPr>
              <w:i/>
              <w:iCs/>
              <w:color w:val="000000"/>
              <w:sz w:val="22"/>
              <w:szCs w:val="22"/>
            </w:rPr>
          </w:rPrChange>
        </w:rPr>
        <w:t>Peer sampling</w:t>
      </w:r>
      <w:r>
        <w:rPr>
          <w:color w:val="000000"/>
          <w:sz w:val="22"/>
          <w:szCs w:val="22"/>
          <w:lang w:val="sr-Cyrl-RS"/>
          <w:rPrChange w:id="2430" w:author="Milan Stojkov" w:date="2026-10-02T11:00:00Z">
            <w:rPr>
              <w:color w:val="000000"/>
              <w:sz w:val="22"/>
              <w:szCs w:val="22"/>
            </w:rPr>
          </w:rPrChange>
        </w:rPr>
        <w:t xml:space="preserve"> обезбеђује сваком чвору у overlay мрежи динамички узорак суседа за размену информација [9]. У присуству </w:t>
      </w:r>
      <w:r>
        <w:rPr>
          <w:i/>
          <w:iCs/>
          <w:color w:val="000000"/>
          <w:sz w:val="22"/>
          <w:szCs w:val="22"/>
          <w:lang w:val="sr-Cyrl-RS"/>
          <w:rPrChange w:id="2431" w:author="Milan Stojkov" w:date="2026-10-02T11:00:00Z">
            <w:rPr>
              <w:i/>
              <w:iCs/>
              <w:color w:val="000000"/>
              <w:sz w:val="22"/>
              <w:szCs w:val="22"/>
            </w:rPr>
          </w:rPrChange>
        </w:rPr>
        <w:t xml:space="preserve">Sybil </w:t>
      </w:r>
      <w:r>
        <w:rPr>
          <w:color w:val="000000"/>
          <w:sz w:val="22"/>
          <w:szCs w:val="22"/>
          <w:lang w:val="sr-Cyrl-RS"/>
          <w:rPrChange w:id="2432" w:author="Milan Stojkov" w:date="2026-10-02T11:00:00Z">
            <w:rPr>
              <w:color w:val="000000"/>
              <w:sz w:val="22"/>
              <w:szCs w:val="22"/>
            </w:rPr>
          </w:rPrChange>
        </w:rPr>
        <w:t xml:space="preserve">и </w:t>
      </w:r>
      <w:r>
        <w:rPr>
          <w:i/>
          <w:iCs/>
          <w:color w:val="000000"/>
          <w:sz w:val="22"/>
          <w:szCs w:val="22"/>
          <w:lang w:val="sr-Cyrl-RS"/>
          <w:rPrChange w:id="2433" w:author="Milan Stojkov" w:date="2026-10-02T11:00:00Z">
            <w:rPr>
              <w:i/>
              <w:iCs/>
              <w:color w:val="000000"/>
              <w:sz w:val="22"/>
              <w:szCs w:val="22"/>
            </w:rPr>
          </w:rPrChange>
        </w:rPr>
        <w:t xml:space="preserve">Eclipse </w:t>
      </w:r>
      <w:r>
        <w:rPr>
          <w:color w:val="000000"/>
          <w:sz w:val="22"/>
          <w:szCs w:val="22"/>
          <w:lang w:val="sr-Cyrl-RS"/>
          <w:rPrChange w:id="2434" w:author="Milan Stojkov" w:date="2026-10-02T11:00:00Z">
            <w:rPr>
              <w:color w:val="000000"/>
              <w:sz w:val="22"/>
              <w:szCs w:val="22"/>
            </w:rPr>
          </w:rPrChange>
        </w:rPr>
        <w:t xml:space="preserve">напада, насумично прихватање суседа чини систем рањивим, због чега се </w:t>
      </w:r>
      <w:r>
        <w:rPr>
          <w:i/>
          <w:iCs/>
          <w:color w:val="000000"/>
          <w:sz w:val="22"/>
          <w:szCs w:val="22"/>
          <w:lang w:val="sr-Cyrl-RS"/>
          <w:rPrChange w:id="2435" w:author="Milan Stojkov" w:date="2026-10-02T11:00:00Z">
            <w:rPr>
              <w:i/>
              <w:iCs/>
              <w:color w:val="000000"/>
              <w:sz w:val="22"/>
              <w:szCs w:val="22"/>
            </w:rPr>
          </w:rPrChange>
        </w:rPr>
        <w:t>peer sampling</w:t>
      </w:r>
      <w:r>
        <w:rPr>
          <w:color w:val="000000"/>
          <w:sz w:val="22"/>
          <w:szCs w:val="22"/>
          <w:lang w:val="sr-Cyrl-RS"/>
          <w:rPrChange w:id="2436" w:author="Milan Stojkov" w:date="2026-10-02T11:00:00Z">
            <w:rPr>
              <w:color w:val="000000"/>
              <w:sz w:val="22"/>
              <w:szCs w:val="22"/>
            </w:rPr>
          </w:rPrChange>
        </w:rPr>
        <w:t xml:space="preserve"> третира као безбедносно критична компонента. </w:t>
      </w:r>
    </w:p>
    <w:p w14:paraId="0DB3268B">
      <w:pPr>
        <w:ind w:firstLine="567"/>
        <w:jc w:val="both"/>
        <w:rPr>
          <w:color w:val="000000"/>
          <w:sz w:val="22"/>
          <w:szCs w:val="22"/>
          <w:lang w:val="sr-Cyrl-RS"/>
          <w:rPrChange w:id="2437" w:author="Milan Stojkov" w:date="2026-10-02T11:00:00Z">
            <w:rPr>
              <w:color w:val="000000"/>
              <w:sz w:val="22"/>
              <w:szCs w:val="22"/>
            </w:rPr>
          </w:rPrChange>
        </w:rPr>
      </w:pPr>
      <w:r>
        <w:rPr>
          <w:color w:val="000000"/>
          <w:sz w:val="22"/>
          <w:szCs w:val="22"/>
          <w:lang w:val="sr-Cyrl-RS"/>
          <w:rPrChange w:id="2438" w:author="Milan Stojkov" w:date="2026-10-02T11:00:00Z">
            <w:rPr>
              <w:color w:val="000000"/>
              <w:sz w:val="22"/>
              <w:szCs w:val="22"/>
            </w:rPr>
          </w:rPrChange>
        </w:rPr>
        <w:t xml:space="preserve">У раду се пореде три стратегије </w:t>
      </w:r>
      <w:r>
        <w:rPr>
          <w:i/>
          <w:iCs/>
          <w:color w:val="000000"/>
          <w:sz w:val="22"/>
          <w:szCs w:val="22"/>
          <w:lang w:val="sr-Cyrl-RS"/>
          <w:rPrChange w:id="2439" w:author="Milan Stojkov" w:date="2026-10-02T11:00:00Z">
            <w:rPr>
              <w:i/>
              <w:iCs/>
              <w:color w:val="000000"/>
              <w:sz w:val="22"/>
              <w:szCs w:val="22"/>
            </w:rPr>
          </w:rPrChange>
        </w:rPr>
        <w:t>peer sampling</w:t>
      </w:r>
      <w:r>
        <w:rPr>
          <w:color w:val="000000"/>
          <w:sz w:val="22"/>
          <w:szCs w:val="22"/>
          <w:lang w:val="sr-Cyrl-RS"/>
          <w:rPrChange w:id="2440" w:author="Milan Stojkov" w:date="2026-10-02T11:00:00Z">
            <w:rPr>
              <w:color w:val="000000"/>
              <w:sz w:val="22"/>
              <w:szCs w:val="22"/>
            </w:rPr>
          </w:rPrChange>
        </w:rPr>
        <w:t xml:space="preserve">-a. Насумична стратегија представља референтну вредност без мера одбране, где се током процеса контроле пријема (енгл. </w:t>
      </w:r>
      <w:r>
        <w:rPr>
          <w:i/>
          <w:iCs/>
          <w:color w:val="000000"/>
          <w:sz w:val="22"/>
          <w:szCs w:val="22"/>
          <w:lang w:val="sr-Cyrl-RS"/>
          <w:rPrChange w:id="2441" w:author="Milan Stojkov" w:date="2026-10-02T11:00:00Z">
            <w:rPr>
              <w:i/>
              <w:iCs/>
              <w:color w:val="000000"/>
              <w:sz w:val="22"/>
              <w:szCs w:val="22"/>
            </w:rPr>
          </w:rPrChange>
        </w:rPr>
        <w:t>admission control</w:t>
      </w:r>
      <w:r>
        <w:rPr>
          <w:color w:val="000000"/>
          <w:sz w:val="22"/>
          <w:szCs w:val="22"/>
          <w:lang w:val="sr-Cyrl-RS"/>
          <w:rPrChange w:id="2442" w:author="Milan Stojkov" w:date="2026-10-02T11:00:00Z">
            <w:rPr>
              <w:color w:val="000000"/>
              <w:sz w:val="22"/>
              <w:szCs w:val="22"/>
            </w:rPr>
          </w:rPrChange>
        </w:rPr>
        <w:t xml:space="preserve">) прихватају готово сви чворови, док се при попуњавању капацитета суседи избацују насумично. За разлику од ње, </w:t>
      </w:r>
      <w:r>
        <w:rPr>
          <w:i/>
          <w:iCs/>
          <w:color w:val="000000"/>
          <w:sz w:val="22"/>
          <w:szCs w:val="22"/>
          <w:lang w:val="sr-Cyrl-RS"/>
          <w:rPrChange w:id="2443" w:author="Milan Stojkov" w:date="2026-10-02T11:00:00Z">
            <w:rPr>
              <w:i/>
              <w:iCs/>
              <w:color w:val="000000"/>
              <w:sz w:val="22"/>
              <w:szCs w:val="22"/>
            </w:rPr>
          </w:rPrChange>
        </w:rPr>
        <w:t>Sybil</w:t>
      </w:r>
      <w:r>
        <w:rPr>
          <w:color w:val="000000"/>
          <w:sz w:val="22"/>
          <w:szCs w:val="22"/>
          <w:lang w:val="sr-Cyrl-RS"/>
          <w:rPrChange w:id="2444" w:author="Milan Stojkov" w:date="2026-10-02T11:00:00Z">
            <w:rPr>
              <w:color w:val="000000"/>
              <w:sz w:val="22"/>
              <w:szCs w:val="22"/>
            </w:rPr>
          </w:rPrChange>
        </w:rPr>
        <w:t>-отпорна стратегија уводи строжу контролу пријема која за прихватање кандидата захтева валидан PoW, дефинисану старост идентитета и одговарајућу репутациону оцену</w:t>
      </w:r>
      <w:ins w:id="2445" w:author="Milan Stojkov" w:date="2026-10-02T11:31:00Z">
        <w:r>
          <w:rPr>
            <w:color w:val="000000"/>
            <w:sz w:val="22"/>
            <w:szCs w:val="22"/>
            <w:lang w:val="sr-Cyrl-RS"/>
          </w:rPr>
          <w:t>.</w:t>
        </w:r>
      </w:ins>
      <w:r>
        <w:rPr>
          <w:color w:val="000000"/>
          <w:sz w:val="22"/>
          <w:szCs w:val="22"/>
          <w:lang w:val="sr-Cyrl-RS"/>
          <w:rPrChange w:id="2446" w:author="Milan Stojkov" w:date="2026-10-02T11:00:00Z">
            <w:rPr>
              <w:color w:val="000000"/>
              <w:sz w:val="22"/>
              <w:szCs w:val="22"/>
            </w:rPr>
          </w:rPrChange>
        </w:rPr>
        <w:t xml:space="preserve"> </w:t>
      </w:r>
      <w:ins w:id="2447" w:author="Milan Stojkov" w:date="2026-10-02T11:31:00Z">
        <w:r>
          <w:rPr>
            <w:color w:val="000000"/>
            <w:sz w:val="22"/>
            <w:szCs w:val="22"/>
            <w:lang w:val="sr-Cyrl-RS"/>
          </w:rPr>
          <w:t>П</w:t>
        </w:r>
      </w:ins>
      <w:r>
        <w:rPr>
          <w:color w:val="000000"/>
          <w:sz w:val="22"/>
          <w:szCs w:val="22"/>
          <w:lang w:val="sr-Cyrl-RS"/>
          <w:rPrChange w:id="2448" w:author="Milan Stojkov" w:date="2026-10-02T11:00:00Z">
            <w:rPr>
              <w:color w:val="000000"/>
              <w:sz w:val="22"/>
              <w:szCs w:val="22"/>
            </w:rPr>
          </w:rPrChange>
        </w:rPr>
        <w:t xml:space="preserve">ри томе се нови кандидати примају само уколико имају бољи скор од постојећих суседа, док се из суседства увек избацује чвор са најнижом вредношћу. На крају, </w:t>
      </w:r>
      <w:r>
        <w:rPr>
          <w:i/>
          <w:iCs/>
          <w:color w:val="000000"/>
          <w:sz w:val="22"/>
          <w:szCs w:val="22"/>
          <w:lang w:val="sr-Cyrl-RS"/>
          <w:rPrChange w:id="2449" w:author="Milan Stojkov" w:date="2026-10-02T11:00:00Z">
            <w:rPr>
              <w:i/>
              <w:iCs/>
              <w:color w:val="000000"/>
              <w:sz w:val="22"/>
              <w:szCs w:val="22"/>
            </w:rPr>
          </w:rPrChange>
        </w:rPr>
        <w:t>Eclipse</w:t>
      </w:r>
      <w:r>
        <w:rPr>
          <w:color w:val="000000"/>
          <w:sz w:val="22"/>
          <w:szCs w:val="22"/>
          <w:lang w:val="sr-Cyrl-RS"/>
          <w:rPrChange w:id="2450" w:author="Milan Stojkov" w:date="2026-10-02T11:00:00Z">
            <w:rPr>
              <w:color w:val="000000"/>
              <w:sz w:val="22"/>
              <w:szCs w:val="22"/>
            </w:rPr>
          </w:rPrChange>
        </w:rPr>
        <w:t xml:space="preserve">-отпорна стратегија додатно надграђује </w:t>
      </w:r>
      <w:r>
        <w:rPr>
          <w:i/>
          <w:iCs/>
          <w:color w:val="000000"/>
          <w:sz w:val="22"/>
          <w:szCs w:val="22"/>
          <w:lang w:val="sr-Cyrl-RS"/>
          <w:rPrChange w:id="2451" w:author="Milan Stojkov" w:date="2026-10-02T11:00:00Z">
            <w:rPr>
              <w:i/>
              <w:iCs/>
              <w:color w:val="000000"/>
              <w:sz w:val="22"/>
              <w:szCs w:val="22"/>
            </w:rPr>
          </w:rPrChange>
        </w:rPr>
        <w:t xml:space="preserve">Sybil </w:t>
      </w:r>
      <w:r>
        <w:rPr>
          <w:color w:val="000000"/>
          <w:sz w:val="22"/>
          <w:szCs w:val="22"/>
          <w:lang w:val="sr-Cyrl-RS"/>
          <w:rPrChange w:id="2452" w:author="Milan Stojkov" w:date="2026-10-02T11:00:00Z">
            <w:rPr>
              <w:color w:val="000000"/>
              <w:sz w:val="22"/>
              <w:szCs w:val="22"/>
            </w:rPr>
          </w:rPrChange>
        </w:rPr>
        <w:t xml:space="preserve">заштиту увођењем диверзификације </w:t>
      </w:r>
      <w:r>
        <w:rPr>
          <w:i/>
          <w:iCs/>
          <w:color w:val="000000"/>
          <w:sz w:val="22"/>
          <w:szCs w:val="22"/>
          <w:lang w:val="sr-Cyrl-RS"/>
          <w:rPrChange w:id="2453" w:author="Milan Stojkov" w:date="2026-10-02T11:00:00Z">
            <w:rPr>
              <w:i/>
              <w:iCs/>
              <w:color w:val="000000"/>
              <w:sz w:val="22"/>
              <w:szCs w:val="22"/>
            </w:rPr>
          </w:rPrChange>
        </w:rPr>
        <w:t>bucket</w:t>
      </w:r>
      <w:r>
        <w:rPr>
          <w:color w:val="000000"/>
          <w:sz w:val="22"/>
          <w:szCs w:val="22"/>
          <w:lang w:val="sr-Cyrl-RS"/>
          <w:rPrChange w:id="2454" w:author="Milan Stojkov" w:date="2026-10-02T11:00:00Z">
            <w:rPr>
              <w:color w:val="000000"/>
              <w:sz w:val="22"/>
              <w:szCs w:val="22"/>
            </w:rPr>
          </w:rPrChange>
        </w:rPr>
        <w:t>-a, чиме се ограничава концентрација сродних идентитета.</w:t>
      </w:r>
    </w:p>
    <w:p w14:paraId="2CDA518D">
      <w:pPr>
        <w:pStyle w:val="3"/>
        <w:ind w:left="0" w:firstLine="0"/>
        <w:rPr>
          <w:color w:val="000000"/>
          <w:lang w:val="sr-Cyrl-RS"/>
          <w:rPrChange w:id="2455" w:author="Milan Stojkov" w:date="2026-10-02T11:00:00Z">
            <w:rPr>
              <w:color w:val="000000"/>
            </w:rPr>
          </w:rPrChange>
        </w:rPr>
      </w:pPr>
      <w:bookmarkStart w:id="17" w:name="_Toc28201"/>
      <w:bookmarkStart w:id="18" w:name="_Toc27541"/>
      <w:r>
        <w:rPr>
          <w:rFonts w:ascii="Times New Roman" w:hAnsi="Times New Roman" w:eastAsia="Times New Roman" w:cs="Times New Roman"/>
          <w:color w:val="000000"/>
          <w:lang w:val="sr-Cyrl-RS"/>
          <w:rPrChange w:id="2456" w:author="Milan Stojkov" w:date="2026-10-02T11:00:00Z">
            <w:rPr>
              <w:rFonts w:ascii="Times New Roman" w:hAnsi="Times New Roman" w:eastAsia="Times New Roman" w:cs="Times New Roman"/>
              <w:color w:val="000000"/>
            </w:rPr>
          </w:rPrChange>
        </w:rPr>
        <w:t>2.6. Позиционирање рада</w:t>
      </w:r>
      <w:bookmarkEnd w:id="17"/>
      <w:bookmarkEnd w:id="18"/>
    </w:p>
    <w:p w14:paraId="4E776AC2">
      <w:pPr>
        <w:ind w:firstLine="567"/>
        <w:jc w:val="both"/>
        <w:rPr>
          <w:color w:val="000000"/>
          <w:sz w:val="22"/>
          <w:szCs w:val="22"/>
          <w:lang w:val="sr-Cyrl-RS"/>
          <w:rPrChange w:id="2457" w:author="Milan Stojkov" w:date="2026-10-02T11:00:00Z">
            <w:rPr>
              <w:color w:val="000000"/>
              <w:sz w:val="22"/>
              <w:szCs w:val="22"/>
            </w:rPr>
          </w:rPrChange>
        </w:rPr>
      </w:pPr>
      <w:r>
        <w:rPr>
          <w:color w:val="000000"/>
          <w:sz w:val="22"/>
          <w:szCs w:val="22"/>
          <w:lang w:val="sr-Cyrl-RS"/>
          <w:rPrChange w:id="2458" w:author="Milan Stojkov" w:date="2026-10-02T11:00:00Z">
            <w:rPr>
              <w:color w:val="000000"/>
              <w:sz w:val="22"/>
              <w:szCs w:val="22"/>
            </w:rPr>
          </w:rPrChange>
        </w:rPr>
        <w:t xml:space="preserve">Постојећа решења у литератури претежно нуде парцијалну заштиту, јер се фокусирају на појединачне врсте напада. Међутим, у реалним условима експлоатације нападачи комбинују нападе, услед чега изоловани механизми одбране отказују. Без одговарајуће контроле приступа, комбинација </w:t>
      </w:r>
      <w:r>
        <w:rPr>
          <w:i/>
          <w:iCs/>
          <w:color w:val="000000"/>
          <w:sz w:val="22"/>
          <w:szCs w:val="22"/>
          <w:lang w:val="sr-Cyrl-RS"/>
          <w:rPrChange w:id="2459" w:author="Milan Stojkov" w:date="2026-10-02T11:00:00Z">
            <w:rPr>
              <w:i/>
              <w:iCs/>
              <w:color w:val="000000"/>
              <w:sz w:val="22"/>
              <w:szCs w:val="22"/>
            </w:rPr>
          </w:rPrChange>
        </w:rPr>
        <w:t xml:space="preserve">Sybil </w:t>
      </w:r>
      <w:r>
        <w:rPr>
          <w:color w:val="000000"/>
          <w:sz w:val="22"/>
          <w:szCs w:val="22"/>
          <w:lang w:val="sr-Cyrl-RS"/>
          <w:rPrChange w:id="2460" w:author="Milan Stojkov" w:date="2026-10-02T11:00:00Z">
            <w:rPr>
              <w:color w:val="000000"/>
              <w:sz w:val="22"/>
              <w:szCs w:val="22"/>
            </w:rPr>
          </w:rPrChange>
        </w:rPr>
        <w:t xml:space="preserve">и </w:t>
      </w:r>
      <w:r>
        <w:rPr>
          <w:i/>
          <w:iCs/>
          <w:color w:val="000000"/>
          <w:sz w:val="22"/>
          <w:szCs w:val="22"/>
          <w:lang w:val="sr-Cyrl-RS"/>
          <w:rPrChange w:id="2461" w:author="Milan Stojkov" w:date="2026-10-02T11:00:00Z">
            <w:rPr>
              <w:i/>
              <w:iCs/>
              <w:color w:val="000000"/>
              <w:sz w:val="22"/>
              <w:szCs w:val="22"/>
            </w:rPr>
          </w:rPrChange>
        </w:rPr>
        <w:t xml:space="preserve">Eclipse </w:t>
      </w:r>
      <w:r>
        <w:rPr>
          <w:color w:val="000000"/>
          <w:sz w:val="22"/>
          <w:szCs w:val="22"/>
          <w:lang w:val="sr-Cyrl-RS"/>
          <w:rPrChange w:id="2462" w:author="Milan Stojkov" w:date="2026-10-02T11:00:00Z">
            <w:rPr>
              <w:color w:val="000000"/>
              <w:sz w:val="22"/>
              <w:szCs w:val="22"/>
            </w:rPr>
          </w:rPrChange>
        </w:rPr>
        <w:t xml:space="preserve">напада лако руши границе отпорности естиматора. Исто тако, без одговарајуће робусне агрегације, довољно је само да један </w:t>
      </w:r>
      <w:r>
        <w:rPr>
          <w:i/>
          <w:iCs/>
          <w:color w:val="000000"/>
          <w:sz w:val="22"/>
          <w:szCs w:val="22"/>
          <w:lang w:val="sr-Cyrl-RS"/>
          <w:rPrChange w:id="2463" w:author="Milan Stojkov" w:date="2026-10-02T11:00:00Z">
            <w:rPr>
              <w:i/>
              <w:iCs/>
              <w:color w:val="000000"/>
              <w:sz w:val="22"/>
              <w:szCs w:val="22"/>
            </w:rPr>
          </w:rPrChange>
        </w:rPr>
        <w:t xml:space="preserve">Byzantine </w:t>
      </w:r>
      <w:r>
        <w:rPr>
          <w:color w:val="000000"/>
          <w:sz w:val="22"/>
          <w:szCs w:val="22"/>
          <w:lang w:val="sr-Cyrl-RS"/>
          <w:rPrChange w:id="2464" w:author="Milan Stojkov" w:date="2026-10-02T11:00:00Z">
            <w:rPr>
              <w:color w:val="000000"/>
              <w:sz w:val="22"/>
              <w:szCs w:val="22"/>
            </w:rPr>
          </w:rPrChange>
        </w:rPr>
        <w:t>чвор остане неопажен па да наруши тачност целог система.</w:t>
      </w:r>
    </w:p>
    <w:p w14:paraId="56477AD4">
      <w:pPr>
        <w:ind w:firstLine="567"/>
        <w:jc w:val="both"/>
        <w:rPr>
          <w:color w:val="000000"/>
          <w:sz w:val="22"/>
          <w:szCs w:val="22"/>
          <w:lang w:val="sr-Cyrl-RS"/>
          <w:rPrChange w:id="2465" w:author="Milan Stojkov" w:date="2026-10-02T11:00:00Z">
            <w:rPr>
              <w:color w:val="000000"/>
              <w:sz w:val="22"/>
              <w:szCs w:val="22"/>
            </w:rPr>
          </w:rPrChange>
        </w:rPr>
      </w:pPr>
      <w:r>
        <w:rPr>
          <w:color w:val="000000"/>
          <w:sz w:val="22"/>
          <w:szCs w:val="22"/>
          <w:lang w:val="sr-Cyrl-RS"/>
          <w:rPrChange w:id="2466" w:author="Milan Stojkov" w:date="2026-10-02T11:00:00Z">
            <w:rPr>
              <w:color w:val="000000"/>
              <w:sz w:val="22"/>
              <w:szCs w:val="22"/>
            </w:rPr>
          </w:rPrChange>
        </w:rPr>
        <w:t>Модел предложен у овом раду успоставља вишеслојну одбрану. Основна идеја је да се контролом приступа унапред ограничи утицај потенцијално злонамерних чворова, док се на нивоу агрегације користе робусне функције које у потпуности неутралишу преостала одступања. На овај начин се комбинују превентивне мере на мрежном нивоу и корективни механизми у обради података.</w:t>
      </w:r>
    </w:p>
    <w:p w14:paraId="0F3FF581">
      <w:pPr>
        <w:pStyle w:val="2"/>
        <w:keepLines/>
        <w:numPr>
          <w:ilvl w:val="0"/>
          <w:numId w:val="4"/>
        </w:numPr>
        <w:rPr>
          <w:color w:val="000000"/>
          <w:lang w:val="sr-Cyrl-RS"/>
          <w:rPrChange w:id="2467" w:author="Milan Stojkov" w:date="2026-10-02T11:00:00Z">
            <w:rPr>
              <w:color w:val="000000"/>
            </w:rPr>
          </w:rPrChange>
        </w:rPr>
      </w:pPr>
      <w:r>
        <w:rPr>
          <w:lang w:val="sr-Cyrl-RS"/>
          <w:rPrChange w:id="2468" w:author="Milan Stojkov" w:date="2026-10-02T11:00:00Z">
            <w:rPr/>
          </w:rPrChange>
        </w:rPr>
        <w:br w:type="page"/>
      </w:r>
      <w:bookmarkStart w:id="19" w:name="_Toc30649"/>
      <w:bookmarkStart w:id="20" w:name="_Toc22996"/>
      <w:r>
        <w:rPr>
          <w:color w:val="000000"/>
          <w:lang w:val="sr-Cyrl-RS"/>
          <w:rPrChange w:id="2469" w:author="Milan Stojkov" w:date="2026-10-02T11:00:00Z">
            <w:rPr>
              <w:color w:val="000000"/>
            </w:rPr>
          </w:rPrChange>
        </w:rPr>
        <w:t>ФОРМАЛНИ МОДЕЛ ПРОБЛЕМА И ПРЕТЊИ</w:t>
      </w:r>
      <w:bookmarkEnd w:id="19"/>
      <w:bookmarkEnd w:id="20"/>
    </w:p>
    <w:p w14:paraId="23BA0B37">
      <w:pPr>
        <w:ind w:firstLine="360"/>
        <w:jc w:val="both"/>
        <w:rPr>
          <w:color w:val="000000"/>
          <w:sz w:val="22"/>
          <w:szCs w:val="22"/>
          <w:lang w:val="sr-Cyrl-RS"/>
          <w:rPrChange w:id="2470" w:author="Milan Stojkov" w:date="2026-10-02T11:00:00Z">
            <w:rPr>
              <w:color w:val="000000"/>
              <w:sz w:val="22"/>
              <w:szCs w:val="22"/>
            </w:rPr>
          </w:rPrChange>
        </w:rPr>
      </w:pPr>
      <w:r>
        <w:rPr>
          <w:color w:val="000000"/>
          <w:sz w:val="22"/>
          <w:szCs w:val="22"/>
          <w:lang w:val="sr-Cyrl-RS"/>
          <w:rPrChange w:id="2471" w:author="Milan Stojkov" w:date="2026-10-02T11:00:00Z">
            <w:rPr>
              <w:color w:val="000000"/>
              <w:sz w:val="22"/>
              <w:szCs w:val="22"/>
            </w:rPr>
          </w:rPrChange>
        </w:rPr>
        <w:t>У овом поглављу дефинишу се системски модел, полазне претпоставке, могућности нападача и каталог разматраних претњи. Да би се отпорност система могла објективно испитати, неопходно је претходно установити функционисање мреже у редовним условима, границе деловања нападача и начин квантификације утицаја појединачних напада.</w:t>
      </w:r>
    </w:p>
    <w:p w14:paraId="334CFD0C">
      <w:pPr>
        <w:pStyle w:val="3"/>
        <w:ind w:left="0" w:firstLine="0"/>
        <w:rPr>
          <w:color w:val="000000"/>
          <w:lang w:val="sr-Cyrl-RS"/>
          <w:rPrChange w:id="2472" w:author="Milan Stojkov" w:date="2026-10-02T11:00:00Z">
            <w:rPr>
              <w:color w:val="000000"/>
            </w:rPr>
          </w:rPrChange>
        </w:rPr>
      </w:pPr>
      <w:bookmarkStart w:id="21" w:name="_heading=h.xsy7pf3y64m6" w:colFirst="0" w:colLast="0"/>
      <w:bookmarkEnd w:id="21"/>
      <w:bookmarkStart w:id="22" w:name="_Toc22624"/>
      <w:bookmarkStart w:id="23" w:name="_Toc32322"/>
      <w:r>
        <w:rPr>
          <w:rFonts w:ascii="Times New Roman" w:hAnsi="Times New Roman" w:eastAsia="Times New Roman" w:cs="Times New Roman"/>
          <w:color w:val="000000"/>
          <w:lang w:val="sr-Cyrl-RS"/>
          <w:rPrChange w:id="2473" w:author="Milan Stojkov" w:date="2026-10-02T11:00:00Z">
            <w:rPr>
              <w:rFonts w:ascii="Times New Roman" w:hAnsi="Times New Roman" w:eastAsia="Times New Roman" w:cs="Times New Roman"/>
              <w:color w:val="000000"/>
            </w:rPr>
          </w:rPrChange>
        </w:rPr>
        <w:t>3.1. Модел система</w:t>
      </w:r>
      <w:bookmarkEnd w:id="22"/>
      <w:bookmarkEnd w:id="23"/>
    </w:p>
    <w:p w14:paraId="2B947473">
      <w:pPr>
        <w:pStyle w:val="4"/>
        <w:rPr>
          <w:color w:val="000000"/>
          <w:lang w:val="sr-Cyrl-RS"/>
          <w:rPrChange w:id="2474" w:author="Milan Stojkov" w:date="2026-10-02T11:00:00Z">
            <w:rPr>
              <w:color w:val="000000"/>
            </w:rPr>
          </w:rPrChange>
        </w:rPr>
      </w:pPr>
      <w:bookmarkStart w:id="24" w:name="_Toc3092"/>
      <w:bookmarkStart w:id="25" w:name="_Toc25569"/>
      <w:r>
        <w:rPr>
          <w:color w:val="000000"/>
          <w:lang w:val="sr-Cyrl-RS"/>
          <w:rPrChange w:id="2475" w:author="Milan Stojkov" w:date="2026-10-02T11:00:00Z">
            <w:rPr>
              <w:color w:val="000000"/>
            </w:rPr>
          </w:rPrChange>
        </w:rPr>
        <w:t>3.1.1. Учесници</w:t>
      </w:r>
      <w:bookmarkEnd w:id="24"/>
      <w:bookmarkEnd w:id="25"/>
    </w:p>
    <w:p w14:paraId="7944375E">
      <w:pPr>
        <w:ind w:firstLine="360"/>
        <w:jc w:val="both"/>
        <w:rPr>
          <w:color w:val="000000"/>
          <w:sz w:val="22"/>
          <w:szCs w:val="22"/>
          <w:lang w:val="sr-Cyrl-RS"/>
          <w:rPrChange w:id="2476" w:author="Milan Stojkov" w:date="2026-10-02T11:00:00Z">
            <w:rPr>
              <w:color w:val="000000"/>
              <w:sz w:val="22"/>
              <w:szCs w:val="22"/>
            </w:rPr>
          </w:rPrChange>
        </w:rPr>
      </w:pPr>
      <w:r>
        <w:rPr>
          <w:color w:val="000000"/>
          <w:sz w:val="22"/>
          <w:szCs w:val="22"/>
          <w:lang w:val="sr-Cyrl-RS"/>
          <w:rPrChange w:id="2477" w:author="Milan Stojkov" w:date="2026-10-02T11:00:00Z">
            <w:rPr>
              <w:color w:val="000000"/>
              <w:sz w:val="22"/>
              <w:szCs w:val="22"/>
            </w:rPr>
          </w:rPrChange>
        </w:rPr>
        <w:t xml:space="preserve">Систем чини коначан скуп учесника </w:t>
      </w:r>
      <m:oMath>
        <m:r>
          <m:rPr/>
          <w:rPr>
            <w:rFonts w:ascii="Cambria Math" w:hAnsi="Cambria Math" w:eastAsia="Cambria Math" w:cs="Cambria Math"/>
            <w:color w:val="000000"/>
            <w:sz w:val="22"/>
            <w:szCs w:val="22"/>
            <w:lang w:val="sr-Cyrl-RS"/>
            <w:rPrChange w:id="2478" w:author="Milan Stojkov" w:date="2026-10-02T11:00:00Z">
              <w:rPr>
                <w:rFonts w:ascii="Cambria Math" w:hAnsi="Cambria Math" w:eastAsia="Cambria Math" w:cs="Cambria Math"/>
                <w:color w:val="000000"/>
                <w:sz w:val="22"/>
                <w:szCs w:val="22"/>
              </w:rPr>
            </w:rPrChange>
          </w:rPr>
          <m:t>V</m:t>
        </m:r>
      </m:oMath>
      <w:r>
        <w:rPr>
          <w:color w:val="000000"/>
          <w:sz w:val="22"/>
          <w:szCs w:val="22"/>
          <w:lang w:val="sr-Cyrl-RS"/>
          <w:rPrChange w:id="2479" w:author="Milan Stojkov" w:date="2026-10-02T11:00:00Z">
            <w:rPr>
              <w:color w:val="000000"/>
              <w:sz w:val="22"/>
              <w:szCs w:val="22"/>
            </w:rPr>
          </w:rPrChange>
        </w:rPr>
        <w:t xml:space="preserve"> подељен у три међусобно дисјунктна подскупа: скуп честитих учесника </w:t>
      </w:r>
      <m:oMath>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2480"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2481" w:author="Milan Stojkov" w:date="2026-10-02T11:00:00Z">
                  <w:rPr>
                    <w:rFonts w:ascii="Cambria Math" w:hAnsi="Cambria Math" w:eastAsia="Cambria Math" w:cs="Cambria Math"/>
                    <w:color w:val="000000"/>
                    <w:sz w:val="22"/>
                    <w:szCs w:val="22"/>
                  </w:rPr>
                </w:rPrChange>
              </w:rPr>
              <m:t>h</m:t>
            </m:r>
            <m:ctrlPr>
              <w:rPr>
                <w:rFonts w:ascii="Cambria Math" w:hAnsi="Cambria Math" w:eastAsia="Cambria Math" w:cs="Cambria Math"/>
                <w:color w:val="000000"/>
                <w:sz w:val="22"/>
                <w:szCs w:val="22"/>
                <w:lang w:val="sr-Cyrl-RS"/>
              </w:rPr>
            </m:ctrlPr>
          </m:sub>
        </m:sSub>
      </m:oMath>
      <w:r>
        <w:rPr>
          <w:color w:val="000000"/>
          <w:sz w:val="22"/>
          <w:szCs w:val="22"/>
          <w:lang w:val="sr-Cyrl-RS"/>
          <w:rPrChange w:id="2482" w:author="Milan Stojkov" w:date="2026-10-02T11:00:00Z">
            <w:rPr>
              <w:color w:val="000000"/>
              <w:sz w:val="22"/>
              <w:szCs w:val="22"/>
            </w:rPr>
          </w:rPrChange>
        </w:rPr>
        <w:t xml:space="preserve">, скуп </w:t>
      </w:r>
      <w:r>
        <w:rPr>
          <w:i/>
          <w:iCs/>
          <w:color w:val="000000"/>
          <w:sz w:val="22"/>
          <w:szCs w:val="22"/>
          <w:lang w:val="sr-Cyrl-RS"/>
          <w:rPrChange w:id="2483" w:author="Milan Stojkov" w:date="2026-10-02T11:00:00Z">
            <w:rPr>
              <w:i/>
              <w:iCs/>
              <w:color w:val="000000"/>
              <w:sz w:val="22"/>
              <w:szCs w:val="22"/>
            </w:rPr>
          </w:rPrChange>
        </w:rPr>
        <w:t xml:space="preserve">Byzantine </w:t>
      </w:r>
      <w:r>
        <w:rPr>
          <w:color w:val="000000"/>
          <w:sz w:val="22"/>
          <w:szCs w:val="22"/>
          <w:lang w:val="sr-Cyrl-RS"/>
          <w:rPrChange w:id="2484" w:author="Milan Stojkov" w:date="2026-10-02T11:00:00Z">
            <w:rPr>
              <w:color w:val="000000"/>
              <w:sz w:val="22"/>
              <w:szCs w:val="22"/>
            </w:rPr>
          </w:rPrChange>
        </w:rPr>
        <w:t xml:space="preserve">учесника </w:t>
      </w:r>
      <m:oMath>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2485"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2486" w:author="Milan Stojkov" w:date="2026-10-02T11:00:00Z">
                  <w:rPr>
                    <w:rFonts w:ascii="Cambria Math" w:hAnsi="Cambria Math" w:eastAsia="Cambria Math" w:cs="Cambria Math"/>
                    <w:color w:val="000000"/>
                    <w:sz w:val="22"/>
                    <w:szCs w:val="22"/>
                  </w:rPr>
                </w:rPrChange>
              </w:rPr>
              <m:t>b</m:t>
            </m:r>
            <m:ctrlPr>
              <w:rPr>
                <w:rFonts w:ascii="Cambria Math" w:hAnsi="Cambria Math" w:eastAsia="Cambria Math" w:cs="Cambria Math"/>
                <w:color w:val="000000"/>
                <w:sz w:val="22"/>
                <w:szCs w:val="22"/>
                <w:lang w:val="sr-Cyrl-RS"/>
              </w:rPr>
            </m:ctrlPr>
          </m:sub>
        </m:sSub>
      </m:oMath>
      <w:r>
        <w:rPr>
          <w:color w:val="000000"/>
          <w:sz w:val="22"/>
          <w:szCs w:val="22"/>
          <w:lang w:val="sr-Cyrl-RS"/>
          <w:rPrChange w:id="2487" w:author="Milan Stojkov" w:date="2026-10-02T11:00:00Z">
            <w:rPr>
              <w:color w:val="000000"/>
              <w:sz w:val="22"/>
              <w:szCs w:val="22"/>
            </w:rPr>
          </w:rPrChange>
        </w:rPr>
        <w:t xml:space="preserve"> и скуп Sybil идентитета </w:t>
      </w:r>
      <m:oMath>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2488"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2489" w:author="Milan Stojkov" w:date="2026-10-02T11:00:00Z">
                  <w:rPr>
                    <w:rFonts w:ascii="Cambria Math" w:hAnsi="Cambria Math" w:eastAsia="Cambria Math" w:cs="Cambria Math"/>
                    <w:color w:val="000000"/>
                    <w:sz w:val="22"/>
                    <w:szCs w:val="22"/>
                  </w:rPr>
                </w:rPrChange>
              </w:rPr>
              <m:t>s</m:t>
            </m:r>
            <m:ctrlPr>
              <w:rPr>
                <w:rFonts w:ascii="Cambria Math" w:hAnsi="Cambria Math" w:eastAsia="Cambria Math" w:cs="Cambria Math"/>
                <w:color w:val="000000"/>
                <w:sz w:val="22"/>
                <w:szCs w:val="22"/>
                <w:lang w:val="sr-Cyrl-RS"/>
              </w:rPr>
            </m:ctrlPr>
          </m:sub>
        </m:sSub>
      </m:oMath>
      <w:r>
        <w:rPr>
          <w:color w:val="000000"/>
          <w:sz w:val="22"/>
          <w:szCs w:val="22"/>
          <w:lang w:val="sr-Cyrl-RS"/>
          <w:rPrChange w:id="2490" w:author="Milan Stojkov" w:date="2026-10-02T11:00:00Z">
            <w:rPr>
              <w:color w:val="000000"/>
              <w:sz w:val="22"/>
              <w:szCs w:val="22"/>
            </w:rPr>
          </w:rPrChange>
        </w:rPr>
        <w:t>. Удео злонамерних учесника у мрежи означава се са:</w:t>
      </w:r>
    </w:p>
    <w:p w14:paraId="490CF7F3">
      <w:pPr>
        <w:jc w:val="center"/>
        <w:rPr>
          <w:rFonts w:ascii="Cambria Math" w:hAnsi="Cambria Math" w:eastAsia="Cambria Math" w:cs="Cambria Math"/>
          <w:color w:val="000000"/>
          <w:sz w:val="22"/>
          <w:szCs w:val="22"/>
          <w:lang w:val="sr-Cyrl-RS"/>
          <w:rPrChange w:id="2491" w:author="Milan Stojkov" w:date="2026-10-02T11:00:00Z">
            <w:rPr>
              <w:rFonts w:ascii="Cambria Math" w:hAnsi="Cambria Math" w:eastAsia="Cambria Math" w:cs="Cambria Math"/>
              <w:color w:val="000000"/>
              <w:sz w:val="22"/>
              <w:szCs w:val="22"/>
            </w:rPr>
          </w:rPrChange>
        </w:rPr>
      </w:pPr>
      <m:oMathPara>
        <m:oMath>
          <m:r>
            <m:rPr/>
            <w:rPr>
              <w:rFonts w:ascii="Cambria Math" w:hAnsi="Cambria Math"/>
              <w:lang w:val="sr-Cyrl-RS"/>
              <w:rPrChange w:id="2492" w:author="Milan Stojkov" w:date="2026-10-02T11:00:00Z">
                <w:rPr>
                  <w:rFonts w:ascii="Cambria Math" w:hAnsi="Cambria Math"/>
                </w:rPr>
              </w:rPrChange>
            </w:rPr>
            <m:t>β</m:t>
          </m:r>
          <m:r>
            <m:rPr/>
            <w:rPr>
              <w:rFonts w:ascii="Cambria Math" w:hAnsi="Cambria Math" w:eastAsia="Cambria Math" w:cs="Cambria Math"/>
              <w:color w:val="000000"/>
              <w:sz w:val="22"/>
              <w:szCs w:val="22"/>
              <w:lang w:val="sr-Cyrl-RS"/>
              <w:rPrChange w:id="2493" w:author="Milan Stojkov" w:date="2026-10-02T11:00:00Z">
                <w:rPr>
                  <w:rFonts w:ascii="Cambria Math" w:hAnsi="Cambria Math" w:eastAsia="Cambria Math" w:cs="Cambria Math"/>
                  <w:color w:val="000000"/>
                  <w:sz w:val="22"/>
                  <w:szCs w:val="22"/>
                </w:rPr>
              </w:rPrChange>
            </w:rPr>
            <m:t xml:space="preserve">= </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2494"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2495"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2496" w:author="Milan Stojkov" w:date="2026-10-02T11:00:00Z">
                        <w:rPr>
                          <w:rFonts w:ascii="Cambria Math" w:hAnsi="Cambria Math" w:eastAsia="Cambria Math" w:cs="Cambria Math"/>
                          <w:color w:val="000000"/>
                          <w:sz w:val="22"/>
                          <w:szCs w:val="22"/>
                        </w:rPr>
                      </w:rPrChange>
                    </w:rPr>
                    <m:t>b</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2497"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2498"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2499" w:author="Milan Stojkov" w:date="2026-10-02T11:00:00Z">
                        <w:rPr>
                          <w:rFonts w:ascii="Cambria Math" w:hAnsi="Cambria Math" w:eastAsia="Cambria Math" w:cs="Cambria Math"/>
                          <w:color w:val="000000"/>
                          <w:sz w:val="22"/>
                          <w:szCs w:val="22"/>
                        </w:rPr>
                      </w:rPrChange>
                    </w:rPr>
                    <m:t>s</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2500" w:author="Milan Stojkov" w:date="2026-10-02T11:00:00Z">
                    <w:rPr>
                      <w:rFonts w:ascii="Cambria Math" w:hAnsi="Cambria Math" w:eastAsia="Cambria Math" w:cs="Cambria Math"/>
                      <w:color w:val="000000"/>
                      <w:sz w:val="22"/>
                      <w:szCs w:val="22"/>
                    </w:rPr>
                  </w:rPrChange>
                </w:rPr>
                <m:t>|)</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2501"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den>
          </m:f>
        </m:oMath>
      </m:oMathPara>
    </w:p>
    <w:p w14:paraId="11910736">
      <w:pPr>
        <w:pStyle w:val="4"/>
        <w:rPr>
          <w:color w:val="000000"/>
          <w:lang w:val="sr-Cyrl-RS"/>
          <w:rPrChange w:id="2502" w:author="Milan Stojkov" w:date="2026-10-02T11:00:00Z">
            <w:rPr>
              <w:color w:val="000000"/>
            </w:rPr>
          </w:rPrChange>
        </w:rPr>
      </w:pPr>
      <w:bookmarkStart w:id="26" w:name="_Toc18157"/>
      <w:bookmarkStart w:id="27" w:name="_Toc6398"/>
      <w:r>
        <w:rPr>
          <w:color w:val="000000"/>
          <w:lang w:val="sr-Cyrl-RS"/>
          <w:rPrChange w:id="2503" w:author="Milan Stojkov" w:date="2026-10-02T11:00:00Z">
            <w:rPr>
              <w:color w:val="000000"/>
            </w:rPr>
          </w:rPrChange>
        </w:rPr>
        <w:t>3.1.2. Локални поглед</w:t>
      </w:r>
      <w:bookmarkEnd w:id="26"/>
      <w:bookmarkEnd w:id="27"/>
      <w:r>
        <w:rPr>
          <w:color w:val="000000"/>
          <w:lang w:val="sr-Cyrl-RS"/>
          <w:rPrChange w:id="2503" w:author="Milan Stojkov" w:date="2026-10-02T11:00:00Z">
            <w:rPr>
              <w:color w:val="000000"/>
            </w:rPr>
          </w:rPrChange>
        </w:rPr>
        <w:t xml:space="preserve"> </w:t>
      </w:r>
    </w:p>
    <w:p w14:paraId="03CE659B">
      <w:pPr>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60"/>
        <w:jc w:val="both"/>
        <w:rPr>
          <w:color w:val="000000"/>
          <w:sz w:val="22"/>
          <w:szCs w:val="22"/>
          <w:lang w:val="sr-Cyrl-RS"/>
          <w:rPrChange w:id="2504" w:author="Milan Stojkov" w:date="2026-10-02T11:00:00Z">
            <w:rPr>
              <w:color w:val="000000"/>
              <w:sz w:val="22"/>
              <w:szCs w:val="22"/>
            </w:rPr>
          </w:rPrChange>
        </w:rPr>
      </w:pPr>
      <w:r>
        <w:rPr>
          <w:color w:val="000000"/>
          <w:sz w:val="22"/>
          <w:szCs w:val="22"/>
          <w:lang w:val="sr-Cyrl-RS"/>
          <w:rPrChange w:id="2505" w:author="Milan Stojkov" w:date="2026-10-02T11:00:00Z">
            <w:rPr>
              <w:color w:val="000000"/>
              <w:sz w:val="22"/>
              <w:szCs w:val="22"/>
            </w:rPr>
          </w:rPrChange>
        </w:rPr>
        <w:t>Сваки учесник одржава подскуп суседа</w:t>
      </w:r>
      <w:ins w:id="2506" w:author="Milan Stojkov" w:date="2026-10-02T13:21:00Z">
        <w:r>
          <w:rPr>
            <w:color w:val="000000"/>
            <w:sz w:val="22"/>
            <w:szCs w:val="22"/>
            <w:lang w:val="sr-Cyrl-RS"/>
          </w:rPr>
          <w:t>:</w:t>
        </w:r>
      </w:ins>
      <w:r>
        <w:rPr>
          <w:color w:val="000000"/>
          <w:sz w:val="22"/>
          <w:szCs w:val="22"/>
          <w:lang w:val="sr-Cyrl-RS"/>
          <w:rPrChange w:id="2507" w:author="Milan Stojkov" w:date="2026-10-02T11:00:00Z">
            <w:rPr>
              <w:color w:val="000000"/>
              <w:sz w:val="22"/>
              <w:szCs w:val="22"/>
            </w:rPr>
          </w:rPrChange>
        </w:rPr>
        <w:t xml:space="preserve"> </w:t>
      </w:r>
    </w:p>
    <w:p w14:paraId="201CAD9F">
      <w:pPr>
        <w:jc w:val="center"/>
        <w:rPr>
          <w:rFonts w:ascii="Cambria Math" w:hAnsi="Cambria Math" w:eastAsia="Cambria Math" w:cs="Cambria Math"/>
          <w:color w:val="000000"/>
          <w:sz w:val="22"/>
          <w:szCs w:val="22"/>
          <w:lang w:val="sr-Cyrl-RS"/>
          <w:rPrChange w:id="2508" w:author="Milan Stojkov" w:date="2026-10-02T11:00:00Z">
            <w:rPr>
              <w:rFonts w:ascii="Cambria Math" w:hAnsi="Cambria Math" w:eastAsia="Cambria Math" w:cs="Cambria Math"/>
              <w:color w:val="000000"/>
              <w:sz w:val="22"/>
              <w:szCs w:val="22"/>
            </w:rPr>
          </w:rPrChange>
        </w:rPr>
      </w:pPr>
      <m:oMathPara>
        <m:oMath>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2509" w:author="Milan Stojkov" w:date="2026-10-02T11:00:00Z">
                    <w:rPr>
                      <w:rFonts w:ascii="Cambria Math" w:hAnsi="Cambria Math" w:eastAsia="Cambria Math" w:cs="Cambria Math"/>
                      <w:color w:val="000000"/>
                      <w:sz w:val="22"/>
                      <w:szCs w:val="22"/>
                    </w:rPr>
                  </w:rPrChange>
                </w:rPr>
                <m:t>P</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2510" w:author="Milan Stojkov" w:date="2026-10-02T11:00:00Z">
                    <w:rPr>
                      <w:rFonts w:ascii="Cambria Math" w:hAnsi="Cambria Math" w:eastAsia="Cambria Math" w:cs="Cambria Math"/>
                      <w:color w:val="000000"/>
                      <w:sz w:val="22"/>
                      <w:szCs w:val="22"/>
                    </w:rPr>
                  </w:rPrChange>
                </w:rPr>
                <m:t>i</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2511" w:author="Milan Stojkov" w:date="2026-10-02T11:00:00Z">
                <w:rPr>
                  <w:rFonts w:ascii="Cambria Math" w:hAnsi="Cambria Math" w:eastAsia="Cambria Math" w:cs="Cambria Math"/>
                  <w:color w:val="000000"/>
                  <w:sz w:val="22"/>
                  <w:szCs w:val="22"/>
                </w:rPr>
              </w:rPrChange>
            </w:rPr>
            <m:t xml:space="preserve">⊆V, </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2512" w:author="Milan Stojkov" w:date="2026-10-02T11:00:00Z">
                    <w:rPr>
                      <w:rFonts w:ascii="Cambria Math" w:hAnsi="Cambria Math" w:eastAsia="Cambria Math" w:cs="Cambria Math"/>
                      <w:color w:val="000000"/>
                      <w:sz w:val="22"/>
                      <w:szCs w:val="22"/>
                    </w:rPr>
                  </w:rPrChange>
                </w:rPr>
                <m:t>P</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2513" w:author="Milan Stojkov" w:date="2026-10-02T11:00:00Z">
                    <w:rPr>
                      <w:rFonts w:ascii="Cambria Math" w:hAnsi="Cambria Math" w:eastAsia="Cambria Math" w:cs="Cambria Math"/>
                      <w:color w:val="000000"/>
                      <w:sz w:val="22"/>
                      <w:szCs w:val="22"/>
                    </w:rPr>
                  </w:rPrChange>
                </w:rPr>
                <m:t>i</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2514" w:author="Milan Stojkov" w:date="2026-10-02T11:00:00Z">
                <w:rPr>
                  <w:rFonts w:ascii="Cambria Math" w:hAnsi="Cambria Math" w:eastAsia="Cambria Math" w:cs="Cambria Math"/>
                  <w:color w:val="000000"/>
                  <w:sz w:val="22"/>
                  <w:szCs w:val="22"/>
                </w:rPr>
              </w:rPrChange>
            </w:rPr>
            <m:t>≤K</m:t>
          </m:r>
        </m:oMath>
      </m:oMathPara>
    </w:p>
    <w:p w14:paraId="073D7D17">
      <w:pPr>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60"/>
        <w:jc w:val="both"/>
        <w:rPr>
          <w:color w:val="000000"/>
          <w:sz w:val="22"/>
          <w:szCs w:val="22"/>
          <w:lang w:val="sr-Cyrl-RS"/>
          <w:rPrChange w:id="2515" w:author="Milan Stojkov" w:date="2026-10-02T11:00:00Z">
            <w:rPr>
              <w:color w:val="000000"/>
              <w:sz w:val="22"/>
              <w:szCs w:val="22"/>
            </w:rPr>
          </w:rPrChange>
        </w:rPr>
      </w:pPr>
      <w:r>
        <w:rPr>
          <w:color w:val="000000"/>
          <w:sz w:val="22"/>
          <w:szCs w:val="22"/>
          <w:lang w:val="sr-Cyrl-RS"/>
          <w:rPrChange w:id="2516" w:author="Milan Stojkov" w:date="2026-10-02T11:00:00Z">
            <w:rPr>
              <w:color w:val="000000"/>
              <w:sz w:val="22"/>
              <w:szCs w:val="22"/>
            </w:rPr>
          </w:rPrChange>
        </w:rPr>
        <w:t xml:space="preserve">који се назива </w:t>
      </w:r>
      <w:r>
        <w:rPr>
          <w:i/>
          <w:iCs/>
          <w:color w:val="000000"/>
          <w:sz w:val="22"/>
          <w:szCs w:val="22"/>
          <w:lang w:val="sr-Cyrl-RS"/>
          <w:rPrChange w:id="2517" w:author="Milan Stojkov" w:date="2026-10-02T11:00:00Z">
            <w:rPr>
              <w:i/>
              <w:iCs/>
              <w:color w:val="000000"/>
              <w:sz w:val="22"/>
              <w:szCs w:val="22"/>
            </w:rPr>
          </w:rPrChange>
        </w:rPr>
        <w:t xml:space="preserve">peer set, </w:t>
      </w:r>
      <w:r>
        <w:rPr>
          <w:color w:val="000000"/>
          <w:sz w:val="22"/>
          <w:szCs w:val="22"/>
          <w:lang w:val="sr-Cyrl-RS"/>
          <w:rPrChange w:id="2518" w:author="Milan Stojkov" w:date="2026-10-02T11:00:00Z">
            <w:rPr>
              <w:color w:val="000000"/>
              <w:sz w:val="22"/>
              <w:szCs w:val="22"/>
            </w:rPr>
          </w:rPrChange>
        </w:rPr>
        <w:t xml:space="preserve">где је K максимална величина </w:t>
      </w:r>
      <w:r>
        <w:rPr>
          <w:i/>
          <w:iCs/>
          <w:color w:val="000000"/>
          <w:sz w:val="22"/>
          <w:szCs w:val="22"/>
          <w:lang w:val="sr-Cyrl-RS"/>
          <w:rPrChange w:id="2519" w:author="Milan Stojkov" w:date="2026-10-02T11:00:00Z">
            <w:rPr>
              <w:i/>
              <w:iCs/>
              <w:color w:val="000000"/>
              <w:sz w:val="22"/>
              <w:szCs w:val="22"/>
            </w:rPr>
          </w:rPrChange>
        </w:rPr>
        <w:t>peer set-</w:t>
      </w:r>
      <w:r>
        <w:rPr>
          <w:color w:val="000000"/>
          <w:sz w:val="22"/>
          <w:szCs w:val="22"/>
          <w:lang w:val="sr-Cyrl-RS"/>
          <w:rPrChange w:id="2520" w:author="Milan Stojkov" w:date="2026-10-02T11:00:00Z">
            <w:rPr>
              <w:color w:val="000000"/>
              <w:sz w:val="22"/>
              <w:szCs w:val="22"/>
            </w:rPr>
          </w:rPrChange>
        </w:rPr>
        <w:t>a.</w:t>
      </w:r>
    </w:p>
    <w:p w14:paraId="5CF4840A">
      <w:pPr>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60"/>
        <w:jc w:val="both"/>
        <w:rPr>
          <w:color w:val="000000"/>
          <w:sz w:val="22"/>
          <w:szCs w:val="22"/>
          <w:lang w:val="sr-Cyrl-RS"/>
          <w:rPrChange w:id="2521" w:author="Milan Stojkov" w:date="2026-10-02T11:00:00Z">
            <w:rPr>
              <w:color w:val="000000"/>
              <w:sz w:val="22"/>
              <w:szCs w:val="22"/>
            </w:rPr>
          </w:rPrChange>
        </w:rPr>
      </w:pPr>
      <w:r>
        <w:rPr>
          <w:color w:val="000000"/>
          <w:sz w:val="22"/>
          <w:szCs w:val="22"/>
          <w:lang w:val="sr-Cyrl-RS"/>
          <w:rPrChange w:id="2522" w:author="Milan Stojkov" w:date="2026-10-02T11:00:00Z">
            <w:rPr>
              <w:color w:val="000000"/>
              <w:sz w:val="22"/>
              <w:szCs w:val="22"/>
            </w:rPr>
          </w:rPrChange>
        </w:rPr>
        <w:t xml:space="preserve">Ограничење величине одражава стварно ограничење ресурса. Овај скуп чини целокупан поглед чвора на систем: он не располаже подацима ван њега, не зна укупан број учесника нити глобалну циљну вредност. Све што сазна долази искључиво кроз размену са члановима сопственог </w:t>
      </w:r>
      <w:r>
        <w:rPr>
          <w:i/>
          <w:iCs/>
          <w:color w:val="000000"/>
          <w:sz w:val="22"/>
          <w:szCs w:val="22"/>
          <w:lang w:val="sr-Cyrl-RS"/>
          <w:rPrChange w:id="2523" w:author="Milan Stojkov" w:date="2026-10-02T11:00:00Z">
            <w:rPr>
              <w:i/>
              <w:iCs/>
              <w:color w:val="000000"/>
              <w:sz w:val="22"/>
              <w:szCs w:val="22"/>
            </w:rPr>
          </w:rPrChange>
        </w:rPr>
        <w:t>peer set</w:t>
      </w:r>
      <w:r>
        <w:rPr>
          <w:color w:val="000000"/>
          <w:sz w:val="22"/>
          <w:szCs w:val="22"/>
          <w:lang w:val="sr-Cyrl-RS"/>
          <w:rPrChange w:id="2524" w:author="Milan Stojkov" w:date="2026-10-02T11:00:00Z">
            <w:rPr>
              <w:color w:val="000000"/>
              <w:sz w:val="22"/>
              <w:szCs w:val="22"/>
            </w:rPr>
          </w:rPrChange>
        </w:rPr>
        <w:t>-а.</w:t>
      </w:r>
    </w:p>
    <w:p w14:paraId="2B7A65AD">
      <w:pPr>
        <w:pStyle w:val="4"/>
        <w:rPr>
          <w:color w:val="000000"/>
          <w:lang w:val="sr-Cyrl-RS"/>
          <w:rPrChange w:id="2525" w:author="Milan Stojkov" w:date="2026-10-02T11:00:00Z">
            <w:rPr>
              <w:color w:val="000000"/>
            </w:rPr>
          </w:rPrChange>
        </w:rPr>
      </w:pPr>
      <w:bookmarkStart w:id="28" w:name="_Toc20403"/>
      <w:bookmarkStart w:id="29" w:name="_Toc27565"/>
      <w:r>
        <w:rPr>
          <w:color w:val="000000"/>
          <w:lang w:val="sr-Cyrl-RS"/>
          <w:rPrChange w:id="2526" w:author="Milan Stojkov" w:date="2026-10-02T11:00:00Z">
            <w:rPr>
              <w:color w:val="000000"/>
            </w:rPr>
          </w:rPrChange>
        </w:rPr>
        <w:t>3.1.3. Агрегација</w:t>
      </w:r>
      <w:bookmarkEnd w:id="28"/>
      <w:bookmarkEnd w:id="29"/>
    </w:p>
    <w:p w14:paraId="119B62DC">
      <w:pPr>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60"/>
        <w:jc w:val="both"/>
        <w:rPr>
          <w:color w:val="000000"/>
          <w:sz w:val="22"/>
          <w:szCs w:val="22"/>
          <w:lang w:val="sr-Cyrl-RS"/>
          <w:rPrChange w:id="2527" w:author="Milan Stojkov" w:date="2026-10-02T11:00:00Z">
            <w:rPr>
              <w:color w:val="000000"/>
              <w:sz w:val="22"/>
              <w:szCs w:val="22"/>
            </w:rPr>
          </w:rPrChange>
        </w:rPr>
      </w:pPr>
      <w:r>
        <w:rPr>
          <w:color w:val="000000"/>
          <w:sz w:val="22"/>
          <w:szCs w:val="22"/>
          <w:lang w:val="sr-Cyrl-RS"/>
          <w:rPrChange w:id="2528" w:author="Milan Stojkov" w:date="2026-10-02T11:00:00Z">
            <w:rPr>
              <w:color w:val="000000"/>
              <w:sz w:val="22"/>
              <w:szCs w:val="22"/>
            </w:rPr>
          </w:rPrChange>
        </w:rPr>
        <w:t xml:space="preserve">Сваки честит учесник i ϵ </w:t>
      </w:r>
      <m:oMath>
        <m:sSub>
          <m:sSubPr>
            <m:ctrlPr>
              <w:rPr>
                <w:rFonts w:ascii="Cambria Math" w:hAnsi="Cambria Math"/>
                <w:color w:val="000000"/>
                <w:sz w:val="22"/>
                <w:szCs w:val="22"/>
                <w:lang w:val="sr-Cyrl-RS"/>
              </w:rPr>
            </m:ctrlPr>
          </m:sSubPr>
          <m:e>
            <m:r>
              <m:rPr/>
              <w:rPr>
                <w:rFonts w:ascii="Cambria Math" w:hAnsi="Cambria Math"/>
                <w:color w:val="000000"/>
                <w:sz w:val="22"/>
                <w:szCs w:val="22"/>
                <w:lang w:val="sr-Cyrl-RS"/>
                <w:rPrChange w:id="2529" w:author="Milan Stojkov" w:date="2026-10-02T11:00:00Z">
                  <w:rPr>
                    <w:rFonts w:ascii="Cambria Math" w:hAnsi="Cambria Math"/>
                    <w:color w:val="000000"/>
                    <w:sz w:val="22"/>
                    <w:szCs w:val="22"/>
                  </w:rPr>
                </w:rPrChange>
              </w:rPr>
              <m:t>V</m:t>
            </m:r>
            <m:ctrlPr>
              <w:rPr>
                <w:rFonts w:ascii="Cambria Math" w:hAnsi="Cambria Math"/>
                <w:color w:val="000000"/>
                <w:sz w:val="22"/>
                <w:szCs w:val="22"/>
                <w:lang w:val="sr-Cyrl-RS"/>
              </w:rPr>
            </m:ctrlPr>
          </m:e>
          <m:sub>
            <m:r>
              <m:rPr/>
              <w:rPr>
                <w:rFonts w:ascii="Cambria Math" w:hAnsi="Cambria Math"/>
                <w:color w:val="000000"/>
                <w:sz w:val="22"/>
                <w:szCs w:val="22"/>
                <w:lang w:val="sr-Cyrl-RS"/>
                <w:rPrChange w:id="2530" w:author="Milan Stojkov" w:date="2026-10-02T11:00:00Z">
                  <w:rPr>
                    <w:rFonts w:ascii="Cambria Math" w:hAnsi="Cambria Math"/>
                    <w:color w:val="000000"/>
                    <w:sz w:val="22"/>
                    <w:szCs w:val="22"/>
                  </w:rPr>
                </w:rPrChange>
              </w:rPr>
              <m:t>h</m:t>
            </m:r>
            <m:ctrlPr>
              <w:rPr>
                <w:rFonts w:ascii="Cambria Math" w:hAnsi="Cambria Math"/>
                <w:color w:val="000000"/>
                <w:sz w:val="22"/>
                <w:szCs w:val="22"/>
                <w:lang w:val="sr-Cyrl-RS"/>
              </w:rPr>
            </m:ctrlPr>
          </m:sub>
        </m:sSub>
        <w:ins w:id="2531" w:author="Milan Stojkov" w:date="2026-10-02T11:52:00Z">
          <m:r>
            <m:rPr/>
            <w:rPr>
              <w:rFonts w:ascii="Cambria Math" w:hAnsi="Cambria Math"/>
              <w:color w:val="000000"/>
              <w:sz w:val="22"/>
              <w:szCs w:val="22"/>
              <w:lang w:val="sr-Cyrl-RS"/>
            </w:rPr>
            <m:t xml:space="preserve"> </m:t>
          </m:r>
        </w:ins>
      </m:oMath>
      <w:r>
        <w:rPr>
          <w:color w:val="000000"/>
          <w:sz w:val="22"/>
          <w:szCs w:val="22"/>
          <w:lang w:val="sr-Cyrl-RS"/>
          <w:rPrChange w:id="2532" w:author="Milan Stojkov" w:date="2026-10-02T11:00:00Z">
            <w:rPr>
              <w:color w:val="000000"/>
              <w:sz w:val="22"/>
              <w:szCs w:val="22"/>
            </w:rPr>
          </w:rPrChange>
        </w:rPr>
        <w:t xml:space="preserve">располаже локално измереном вредношћу </w:t>
      </w:r>
      <m:oMath>
        <m:sSub>
          <m:sSubPr>
            <m:ctrlPr>
              <w:rPr>
                <w:rFonts w:ascii="Cambria Math" w:hAnsi="Cambria Math"/>
                <w:i/>
                <w:iCs/>
                <w:color w:val="000000"/>
                <w:sz w:val="22"/>
                <w:szCs w:val="22"/>
                <w:lang w:val="sr-Cyrl-RS"/>
              </w:rPr>
            </m:ctrlPr>
          </m:sSubPr>
          <m:e>
            <m:r>
              <m:rPr/>
              <w:rPr>
                <w:rFonts w:ascii="Cambria Math" w:hAnsi="Cambria Math"/>
                <w:color w:val="000000"/>
                <w:sz w:val="22"/>
                <w:szCs w:val="22"/>
                <w:lang w:val="sr-Cyrl-RS"/>
                <w:rPrChange w:id="2533" w:author="Milan Stojkov" w:date="2026-10-02T11:00:00Z">
                  <w:rPr>
                    <w:rFonts w:ascii="Cambria Math" w:hAnsi="Cambria Math"/>
                    <w:color w:val="000000"/>
                    <w:sz w:val="22"/>
                    <w:szCs w:val="22"/>
                  </w:rPr>
                </w:rPrChange>
              </w:rPr>
              <m:t>x</m:t>
            </m:r>
            <m:ctrlPr>
              <w:rPr>
                <w:rFonts w:ascii="Cambria Math" w:hAnsi="Cambria Math"/>
                <w:i/>
                <w:iCs/>
                <w:color w:val="000000"/>
                <w:sz w:val="22"/>
                <w:szCs w:val="22"/>
                <w:lang w:val="sr-Cyrl-RS"/>
              </w:rPr>
            </m:ctrlPr>
          </m:e>
          <m:sub>
            <m:r>
              <m:rPr/>
              <w:rPr>
                <w:rFonts w:ascii="Cambria Math" w:hAnsi="Cambria Math"/>
                <w:color w:val="000000"/>
                <w:sz w:val="22"/>
                <w:szCs w:val="22"/>
                <w:lang w:val="sr-Cyrl-RS"/>
                <w:rPrChange w:id="2534" w:author="Milan Stojkov" w:date="2026-10-02T11:00:00Z">
                  <w:rPr>
                    <w:rFonts w:ascii="Cambria Math" w:hAnsi="Cambria Math"/>
                    <w:color w:val="000000"/>
                    <w:sz w:val="22"/>
                    <w:szCs w:val="22"/>
                  </w:rPr>
                </w:rPrChange>
              </w:rPr>
              <m:t>i</m:t>
            </m:r>
            <m:ctrlPr>
              <w:rPr>
                <w:rFonts w:ascii="Cambria Math" w:hAnsi="Cambria Math"/>
                <w:i/>
                <w:iCs/>
                <w:color w:val="000000"/>
                <w:sz w:val="22"/>
                <w:szCs w:val="22"/>
                <w:lang w:val="sr-Cyrl-RS"/>
              </w:rPr>
            </m:ctrlPr>
          </m:sub>
        </m:sSub>
      </m:oMath>
      <w:r>
        <w:rPr>
          <w:color w:val="000000"/>
          <w:sz w:val="22"/>
          <w:szCs w:val="22"/>
          <w:lang w:val="sr-Cyrl-RS"/>
          <w:rPrChange w:id="2535" w:author="Milan Stojkov" w:date="2026-10-02T11:00:00Z">
            <w:rPr>
              <w:color w:val="000000"/>
              <w:sz w:val="22"/>
              <w:szCs w:val="22"/>
            </w:rPr>
          </w:rPrChange>
        </w:rPr>
        <w:t xml:space="preserve"> и проценом </w:t>
      </w:r>
      <m:oMath>
        <m:sSub>
          <m:sSubPr>
            <m:ctrlPr>
              <w:rPr>
                <w:rFonts w:ascii="Cambria Math" w:hAnsi="Cambria Math"/>
                <w:i/>
                <w:iCs/>
                <w:color w:val="000000"/>
                <w:sz w:val="22"/>
                <w:szCs w:val="22"/>
                <w:lang w:val="sr-Cyrl-RS"/>
              </w:rPr>
            </m:ctrlPr>
          </m:sSubPr>
          <m:e>
            <m:r>
              <m:rPr/>
              <w:rPr>
                <w:rFonts w:ascii="Cambria Math" w:hAnsi="Cambria Math"/>
                <w:color w:val="000000"/>
                <w:sz w:val="22"/>
                <w:szCs w:val="22"/>
                <w:lang w:val="sr-Cyrl-RS"/>
                <w:rPrChange w:id="2536" w:author="Milan Stojkov" w:date="2026-10-02T11:00:00Z">
                  <w:rPr>
                    <w:rFonts w:ascii="Cambria Math" w:hAnsi="Cambria Math"/>
                    <w:color w:val="000000"/>
                    <w:sz w:val="22"/>
                    <w:szCs w:val="22"/>
                  </w:rPr>
                </w:rPrChange>
              </w:rPr>
              <m:t>x̂</m:t>
            </m:r>
            <m:ctrlPr>
              <w:rPr>
                <w:rFonts w:ascii="Cambria Math" w:hAnsi="Cambria Math"/>
                <w:i/>
                <w:iCs/>
                <w:color w:val="000000"/>
                <w:sz w:val="22"/>
                <w:szCs w:val="22"/>
                <w:lang w:val="sr-Cyrl-RS"/>
              </w:rPr>
            </m:ctrlPr>
          </m:e>
          <m:sub>
            <m:r>
              <m:rPr/>
              <w:rPr>
                <w:rFonts w:ascii="Cambria Math" w:hAnsi="Cambria Math"/>
                <w:color w:val="000000"/>
                <w:sz w:val="22"/>
                <w:szCs w:val="22"/>
                <w:lang w:val="sr-Cyrl-RS"/>
                <w:rPrChange w:id="2537" w:author="Milan Stojkov" w:date="2026-10-02T11:00:00Z">
                  <w:rPr>
                    <w:rFonts w:ascii="Cambria Math" w:hAnsi="Cambria Math"/>
                    <w:color w:val="000000"/>
                    <w:sz w:val="22"/>
                    <w:szCs w:val="22"/>
                  </w:rPr>
                </w:rPrChange>
              </w:rPr>
              <m:t>i</m:t>
            </m:r>
            <m:ctrlPr>
              <w:rPr>
                <w:rFonts w:ascii="Cambria Math" w:hAnsi="Cambria Math"/>
                <w:i/>
                <w:iCs/>
                <w:color w:val="000000"/>
                <w:sz w:val="22"/>
                <w:szCs w:val="22"/>
                <w:lang w:val="sr-Cyrl-RS"/>
              </w:rPr>
            </m:ctrlPr>
          </m:sub>
        </m:sSub>
      </m:oMath>
      <w:r>
        <w:rPr>
          <w:color w:val="000000"/>
          <w:sz w:val="22"/>
          <w:szCs w:val="22"/>
          <w:lang w:val="sr-Cyrl-RS"/>
          <w:rPrChange w:id="2538" w:author="Milan Stojkov" w:date="2026-10-02T11:00:00Z">
            <w:rPr>
              <w:color w:val="000000"/>
              <w:sz w:val="22"/>
              <w:szCs w:val="22"/>
            </w:rPr>
          </w:rPrChange>
        </w:rPr>
        <w:t xml:space="preserve">(t), при чему на почетку важи </w:t>
      </w:r>
      <m:oMath>
        <m:sSub>
          <m:sSubPr>
            <m:ctrlPr>
              <w:rPr>
                <w:rFonts w:ascii="Cambria Math" w:hAnsi="Cambria Math"/>
                <w:i/>
                <w:iCs/>
                <w:color w:val="000000"/>
                <w:sz w:val="22"/>
                <w:szCs w:val="22"/>
                <w:lang w:val="sr-Cyrl-RS"/>
              </w:rPr>
            </m:ctrlPr>
          </m:sSubPr>
          <m:e>
            <m:r>
              <m:rPr/>
              <w:rPr>
                <w:rFonts w:ascii="Cambria Math" w:hAnsi="Cambria Math"/>
                <w:color w:val="000000"/>
                <w:sz w:val="22"/>
                <w:szCs w:val="22"/>
                <w:lang w:val="sr-Cyrl-RS"/>
                <w:rPrChange w:id="2539" w:author="Milan Stojkov" w:date="2026-10-02T11:00:00Z">
                  <w:rPr>
                    <w:rFonts w:ascii="Cambria Math" w:hAnsi="Cambria Math"/>
                    <w:color w:val="000000"/>
                    <w:sz w:val="22"/>
                    <w:szCs w:val="22"/>
                  </w:rPr>
                </w:rPrChange>
              </w:rPr>
              <m:t>x̂</m:t>
            </m:r>
            <m:ctrlPr>
              <w:rPr>
                <w:rFonts w:ascii="Cambria Math" w:hAnsi="Cambria Math"/>
                <w:i/>
                <w:iCs/>
                <w:color w:val="000000"/>
                <w:sz w:val="22"/>
                <w:szCs w:val="22"/>
                <w:lang w:val="sr-Cyrl-RS"/>
              </w:rPr>
            </m:ctrlPr>
          </m:e>
          <m:sub>
            <m:r>
              <m:rPr/>
              <w:rPr>
                <w:rFonts w:ascii="Cambria Math" w:hAnsi="Cambria Math"/>
                <w:color w:val="000000"/>
                <w:sz w:val="22"/>
                <w:szCs w:val="22"/>
                <w:lang w:val="sr-Cyrl-RS"/>
                <w:rPrChange w:id="2540" w:author="Milan Stojkov" w:date="2026-10-02T11:00:00Z">
                  <w:rPr>
                    <w:rFonts w:ascii="Cambria Math" w:hAnsi="Cambria Math"/>
                    <w:color w:val="000000"/>
                    <w:sz w:val="22"/>
                    <w:szCs w:val="22"/>
                  </w:rPr>
                </w:rPrChange>
              </w:rPr>
              <m:t>i</m:t>
            </m:r>
            <m:ctrlPr>
              <w:rPr>
                <w:rFonts w:ascii="Cambria Math" w:hAnsi="Cambria Math"/>
                <w:i/>
                <w:iCs/>
                <w:color w:val="000000"/>
                <w:sz w:val="22"/>
                <w:szCs w:val="22"/>
                <w:lang w:val="sr-Cyrl-RS"/>
              </w:rPr>
            </m:ctrlPr>
          </m:sub>
        </m:sSub>
      </m:oMath>
      <w:r>
        <w:rPr>
          <w:color w:val="000000"/>
          <w:sz w:val="22"/>
          <w:szCs w:val="22"/>
          <w:lang w:val="sr-Cyrl-RS"/>
          <w:rPrChange w:id="2541" w:author="Milan Stojkov" w:date="2026-10-02T11:00:00Z">
            <w:rPr>
              <w:color w:val="000000"/>
              <w:sz w:val="22"/>
              <w:szCs w:val="22"/>
            </w:rPr>
          </w:rPrChange>
        </w:rPr>
        <w:t xml:space="preserve">(0) = </w:t>
      </w:r>
      <m:oMath>
        <m:sSub>
          <m:sSubPr>
            <m:ctrlPr>
              <w:rPr>
                <w:rFonts w:ascii="Cambria Math" w:hAnsi="Cambria Math"/>
                <w:i/>
                <w:iCs/>
                <w:color w:val="000000"/>
                <w:sz w:val="22"/>
                <w:szCs w:val="22"/>
                <w:lang w:val="sr-Cyrl-RS"/>
              </w:rPr>
            </m:ctrlPr>
          </m:sSubPr>
          <m:e>
            <m:r>
              <m:rPr/>
              <w:rPr>
                <w:rFonts w:ascii="Cambria Math" w:hAnsi="Cambria Math"/>
                <w:color w:val="000000"/>
                <w:sz w:val="22"/>
                <w:szCs w:val="22"/>
                <w:lang w:val="sr-Cyrl-RS"/>
                <w:rPrChange w:id="2542" w:author="Milan Stojkov" w:date="2026-10-02T11:00:00Z">
                  <w:rPr>
                    <w:rFonts w:ascii="Cambria Math" w:hAnsi="Cambria Math"/>
                    <w:color w:val="000000"/>
                    <w:sz w:val="22"/>
                    <w:szCs w:val="22"/>
                  </w:rPr>
                </w:rPrChange>
              </w:rPr>
              <m:t>x</m:t>
            </m:r>
            <m:ctrlPr>
              <w:rPr>
                <w:rFonts w:ascii="Cambria Math" w:hAnsi="Cambria Math"/>
                <w:i/>
                <w:iCs/>
                <w:color w:val="000000"/>
                <w:sz w:val="22"/>
                <w:szCs w:val="22"/>
                <w:lang w:val="sr-Cyrl-RS"/>
              </w:rPr>
            </m:ctrlPr>
          </m:e>
          <m:sub>
            <m:r>
              <m:rPr/>
              <w:rPr>
                <w:rFonts w:ascii="Cambria Math" w:hAnsi="Cambria Math"/>
                <w:color w:val="000000"/>
                <w:sz w:val="22"/>
                <w:szCs w:val="22"/>
                <w:lang w:val="sr-Cyrl-RS"/>
                <w:rPrChange w:id="2543" w:author="Milan Stojkov" w:date="2026-10-02T11:00:00Z">
                  <w:rPr>
                    <w:rFonts w:ascii="Cambria Math" w:hAnsi="Cambria Math"/>
                    <w:color w:val="000000"/>
                    <w:sz w:val="22"/>
                    <w:szCs w:val="22"/>
                  </w:rPr>
                </w:rPrChange>
              </w:rPr>
              <m:t>i</m:t>
            </m:r>
            <m:ctrlPr>
              <w:rPr>
                <w:rFonts w:ascii="Cambria Math" w:hAnsi="Cambria Math"/>
                <w:i/>
                <w:iCs/>
                <w:color w:val="000000"/>
                <w:sz w:val="22"/>
                <w:szCs w:val="22"/>
                <w:lang w:val="sr-Cyrl-RS"/>
              </w:rPr>
            </m:ctrlPr>
          </m:sub>
        </m:sSub>
      </m:oMath>
      <w:r>
        <w:rPr>
          <w:color w:val="000000"/>
          <w:sz w:val="22"/>
          <w:szCs w:val="22"/>
          <w:lang w:val="sr-Cyrl-RS"/>
          <w:rPrChange w:id="2544" w:author="Milan Stojkov" w:date="2026-10-02T11:00:00Z">
            <w:rPr>
              <w:color w:val="000000"/>
              <w:sz w:val="22"/>
              <w:szCs w:val="22"/>
            </w:rPr>
          </w:rPrChange>
        </w:rPr>
        <w:t>. Извршавање је организовано у дискретне рунде. У свакој рунди учесник емитује своју процену, преузима процене суседа који су доступни, и на основу њих рачуна нову:</w:t>
      </w:r>
    </w:p>
    <w:p w14:paraId="112C5091">
      <w:pPr>
        <w:jc w:val="center"/>
        <w:rPr>
          <w:rFonts w:ascii="Cambria Math" w:hAnsi="Cambria Math" w:eastAsia="Cambria Math" w:cs="Cambria Math"/>
          <w:color w:val="000000"/>
          <w:sz w:val="22"/>
          <w:szCs w:val="22"/>
          <w:lang w:val="sr-Cyrl-RS"/>
          <w:rPrChange w:id="2545" w:author="Milan Stojkov" w:date="2026-10-02T11:00:00Z">
            <w:rPr>
              <w:rFonts w:ascii="Cambria Math" w:hAnsi="Cambria Math" w:eastAsia="Cambria Math" w:cs="Cambria Math"/>
              <w:color w:val="000000"/>
              <w:sz w:val="22"/>
              <w:szCs w:val="22"/>
            </w:rPr>
          </w:rPrChange>
        </w:rPr>
      </w:pPr>
      <m:oMathPara>
        <m:oMath>
          <m:sSup>
            <m:sSupPr>
              <m:ctrlPr>
                <w:rPr>
                  <w:rFonts w:ascii="Cambria Math" w:hAnsi="Cambria Math" w:eastAsia="Cambria Math" w:cs="Cambria Math"/>
                  <w:color w:val="000000"/>
                  <w:sz w:val="22"/>
                  <w:szCs w:val="22"/>
                  <w:lang w:val="sr-Cyrl-RS"/>
                </w:rPr>
              </m:ctrlPr>
            </m:sSupPr>
            <m:e>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2546" w:author="Milan Stojkov" w:date="2026-10-02T11:00:00Z">
                        <w:rPr>
                          <w:rFonts w:ascii="Cambria Math" w:hAnsi="Cambria Math" w:eastAsia="Cambria Math" w:cs="Cambria Math"/>
                          <w:color w:val="000000"/>
                          <w:sz w:val="22"/>
                          <w:szCs w:val="22"/>
                        </w:rPr>
                      </w:rPrChange>
                    </w:rPr>
                    <m:t>x̂</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2547" w:author="Milan Stojkov" w:date="2026-10-02T11:00:00Z">
                        <w:rPr>
                          <w:rFonts w:ascii="Cambria Math" w:hAnsi="Cambria Math" w:eastAsia="Cambria Math" w:cs="Cambria Math"/>
                          <w:color w:val="000000"/>
                          <w:sz w:val="22"/>
                          <w:szCs w:val="22"/>
                        </w:rPr>
                      </w:rPrChange>
                    </w:rPr>
                    <m:t>i</m:t>
                  </m:r>
                  <m:ctrlPr>
                    <w:rPr>
                      <w:rFonts w:ascii="Cambria Math" w:hAnsi="Cambria Math" w:eastAsia="Cambria Math" w:cs="Cambria Math"/>
                      <w:color w:val="000000"/>
                      <w:sz w:val="22"/>
                      <w:szCs w:val="22"/>
                      <w:lang w:val="sr-Cyrl-RS"/>
                    </w:rPr>
                  </m:ctrlPr>
                </m:sub>
              </m:sSub>
              <m:ctrlPr>
                <w:rPr>
                  <w:rFonts w:ascii="Cambria Math" w:hAnsi="Cambria Math" w:eastAsia="Cambria Math" w:cs="Cambria Math"/>
                  <w:color w:val="000000"/>
                  <w:sz w:val="22"/>
                  <w:szCs w:val="22"/>
                  <w:lang w:val="sr-Cyrl-RS"/>
                </w:rPr>
              </m:ctrlPr>
            </m:e>
            <m:sup>
              <m:r>
                <m:rPr/>
                <w:rPr>
                  <w:rFonts w:ascii="Cambria Math" w:hAnsi="Cambria Math" w:eastAsia="Cambria Math" w:cs="Cambria Math"/>
                  <w:color w:val="000000"/>
                  <w:sz w:val="22"/>
                  <w:szCs w:val="22"/>
                  <w:lang w:val="sr-Cyrl-RS"/>
                  <w:rPrChange w:id="2548" w:author="Milan Stojkov" w:date="2026-10-02T11:00:00Z">
                    <w:rPr>
                      <w:rFonts w:ascii="Cambria Math" w:hAnsi="Cambria Math" w:eastAsia="Cambria Math" w:cs="Cambria Math"/>
                      <w:color w:val="000000"/>
                      <w:sz w:val="22"/>
                      <w:szCs w:val="22"/>
                    </w:rPr>
                  </w:rPrChange>
                </w:rPr>
                <m:t>(t+1)</m:t>
              </m:r>
              <m:ctrlPr>
                <w:rPr>
                  <w:rFonts w:ascii="Cambria Math" w:hAnsi="Cambria Math" w:eastAsia="Cambria Math" w:cs="Cambria Math"/>
                  <w:color w:val="000000"/>
                  <w:sz w:val="22"/>
                  <w:szCs w:val="22"/>
                  <w:lang w:val="sr-Cyrl-RS"/>
                </w:rPr>
              </m:ctrlPr>
            </m:sup>
          </m:sSup>
          <m:r>
            <m:rPr/>
            <w:rPr>
              <w:rFonts w:ascii="Cambria Math" w:hAnsi="Cambria Math" w:eastAsia="Cambria Math" w:cs="Cambria Math"/>
              <w:color w:val="000000"/>
              <w:sz w:val="22"/>
              <w:szCs w:val="22"/>
              <w:lang w:val="sr-Cyrl-RS"/>
              <w:rPrChange w:id="2549" w:author="Milan Stojkov" w:date="2026-10-02T11:00:00Z">
                <w:rPr>
                  <w:rFonts w:ascii="Cambria Math" w:hAnsi="Cambria Math" w:eastAsia="Cambria Math" w:cs="Cambria Math"/>
                  <w:color w:val="000000"/>
                  <w:sz w:val="22"/>
                  <w:szCs w:val="22"/>
                </w:rPr>
              </w:rPrChange>
            </w:rPr>
            <m:t>=F(</m:t>
          </m:r>
          <m:sSup>
            <m:sSupPr>
              <m:ctrlPr>
                <w:rPr>
                  <w:rFonts w:ascii="Cambria Math" w:hAnsi="Cambria Math" w:eastAsia="Cambria Math" w:cs="Cambria Math"/>
                  <w:color w:val="000000"/>
                  <w:sz w:val="22"/>
                  <w:szCs w:val="22"/>
                  <w:lang w:val="sr-Cyrl-RS"/>
                </w:rPr>
              </m:ctrlPr>
            </m:sSupPr>
            <m:e>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2550" w:author="Milan Stojkov" w:date="2026-10-02T11:00:00Z">
                        <w:rPr>
                          <w:rFonts w:ascii="Cambria Math" w:hAnsi="Cambria Math" w:eastAsia="Cambria Math" w:cs="Cambria Math"/>
                          <w:color w:val="000000"/>
                          <w:sz w:val="22"/>
                          <w:szCs w:val="22"/>
                        </w:rPr>
                      </w:rPrChange>
                    </w:rPr>
                    <m:t>x̂</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2551" w:author="Milan Stojkov" w:date="2026-10-02T11:00:00Z">
                        <w:rPr>
                          <w:rFonts w:ascii="Cambria Math" w:hAnsi="Cambria Math" w:eastAsia="Cambria Math" w:cs="Cambria Math"/>
                          <w:color w:val="000000"/>
                          <w:sz w:val="22"/>
                          <w:szCs w:val="22"/>
                        </w:rPr>
                      </w:rPrChange>
                    </w:rPr>
                    <m:t>i</m:t>
                  </m:r>
                  <m:ctrlPr>
                    <w:rPr>
                      <w:rFonts w:ascii="Cambria Math" w:hAnsi="Cambria Math" w:eastAsia="Cambria Math" w:cs="Cambria Math"/>
                      <w:color w:val="000000"/>
                      <w:sz w:val="22"/>
                      <w:szCs w:val="22"/>
                      <w:lang w:val="sr-Cyrl-RS"/>
                    </w:rPr>
                  </m:ctrlPr>
                </m:sub>
              </m:sSub>
              <m:ctrlPr>
                <w:rPr>
                  <w:rFonts w:ascii="Cambria Math" w:hAnsi="Cambria Math" w:eastAsia="Cambria Math" w:cs="Cambria Math"/>
                  <w:color w:val="000000"/>
                  <w:sz w:val="22"/>
                  <w:szCs w:val="22"/>
                  <w:lang w:val="sr-Cyrl-RS"/>
                </w:rPr>
              </m:ctrlPr>
            </m:e>
            <m:sup>
              <m:r>
                <m:rPr/>
                <w:rPr>
                  <w:rFonts w:ascii="Cambria Math" w:hAnsi="Cambria Math" w:eastAsia="Cambria Math" w:cs="Cambria Math"/>
                  <w:color w:val="000000"/>
                  <w:sz w:val="22"/>
                  <w:szCs w:val="22"/>
                  <w:lang w:val="sr-Cyrl-RS"/>
                  <w:rPrChange w:id="2552" w:author="Milan Stojkov" w:date="2026-10-02T11:00:00Z">
                    <w:rPr>
                      <w:rFonts w:ascii="Cambria Math" w:hAnsi="Cambria Math" w:eastAsia="Cambria Math" w:cs="Cambria Math"/>
                      <w:color w:val="000000"/>
                      <w:sz w:val="22"/>
                      <w:szCs w:val="22"/>
                    </w:rPr>
                  </w:rPrChange>
                </w:rPr>
                <m:t>t</m:t>
              </m:r>
              <m:ctrlPr>
                <w:rPr>
                  <w:rFonts w:ascii="Cambria Math" w:hAnsi="Cambria Math" w:eastAsia="Cambria Math" w:cs="Cambria Math"/>
                  <w:color w:val="000000"/>
                  <w:sz w:val="22"/>
                  <w:szCs w:val="22"/>
                  <w:lang w:val="sr-Cyrl-RS"/>
                </w:rPr>
              </m:ctrlPr>
            </m:sup>
          </m:sSup>
          <m:r>
            <m:rPr/>
            <w:rPr>
              <w:rFonts w:ascii="Cambria Math" w:hAnsi="Cambria Math" w:eastAsia="Cambria Math" w:cs="Cambria Math"/>
              <w:color w:val="000000"/>
              <w:sz w:val="22"/>
              <w:szCs w:val="22"/>
              <w:lang w:val="sr-Cyrl-RS"/>
              <w:rPrChange w:id="2553" w:author="Milan Stojkov" w:date="2026-10-02T11:00:00Z">
                <w:rPr>
                  <w:rFonts w:ascii="Cambria Math" w:hAnsi="Cambria Math" w:eastAsia="Cambria Math" w:cs="Cambria Math"/>
                  <w:color w:val="000000"/>
                  <w:sz w:val="22"/>
                  <w:szCs w:val="22"/>
                </w:rPr>
              </w:rPrChange>
            </w:rPr>
            <m:t>,</m:t>
          </m:r>
          <m:sSubSup>
            <m:sSubSupPr>
              <m:ctrlPr>
                <w:rPr>
                  <w:rFonts w:ascii="Cambria Math" w:hAnsi="Cambria Math" w:eastAsia="Cambria Math" w:cs="Cambria Math"/>
                  <w:color w:val="000000"/>
                  <w:sz w:val="22"/>
                  <w:szCs w:val="22"/>
                  <w:lang w:val="sr-Cyrl-RS"/>
                </w:rPr>
              </m:ctrlPr>
            </m:sSubSupPr>
            <m:e>
              <m:r>
                <m:rPr/>
                <w:rPr>
                  <w:rFonts w:ascii="Cambria Math" w:hAnsi="Cambria Math" w:eastAsia="Cambria Math" w:cs="Cambria Math"/>
                  <w:color w:val="000000"/>
                  <w:sz w:val="22"/>
                  <w:szCs w:val="22"/>
                  <w:lang w:val="sr-Cyrl-RS"/>
                  <w:rPrChange w:id="2554" w:author="Milan Stojkov" w:date="2026-10-02T11:00:00Z">
                    <w:rPr>
                      <w:rFonts w:ascii="Cambria Math" w:hAnsi="Cambria Math" w:eastAsia="Cambria Math" w:cs="Cambria Math"/>
                      <w:color w:val="000000"/>
                      <w:sz w:val="22"/>
                      <w:szCs w:val="22"/>
                    </w:rPr>
                  </w:rPrChange>
                </w:rPr>
                <m:t>M</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2555" w:author="Milan Stojkov" w:date="2026-10-02T11:00:00Z">
                    <w:rPr>
                      <w:rFonts w:ascii="Cambria Math" w:hAnsi="Cambria Math" w:eastAsia="Cambria Math" w:cs="Cambria Math"/>
                      <w:color w:val="000000"/>
                      <w:sz w:val="22"/>
                      <w:szCs w:val="22"/>
                    </w:rPr>
                  </w:rPrChange>
                </w:rPr>
                <m:t>i</m:t>
              </m:r>
              <m:ctrlPr>
                <w:rPr>
                  <w:rFonts w:ascii="Cambria Math" w:hAnsi="Cambria Math" w:eastAsia="Cambria Math" w:cs="Cambria Math"/>
                  <w:color w:val="000000"/>
                  <w:sz w:val="22"/>
                  <w:szCs w:val="22"/>
                  <w:lang w:val="sr-Cyrl-RS"/>
                </w:rPr>
              </m:ctrlPr>
            </m:sub>
            <m:sup>
              <m:r>
                <m:rPr/>
                <w:rPr>
                  <w:rFonts w:ascii="Cambria Math" w:hAnsi="Cambria Math" w:eastAsia="Cambria Math" w:cs="Cambria Math"/>
                  <w:color w:val="000000"/>
                  <w:sz w:val="22"/>
                  <w:szCs w:val="22"/>
                  <w:lang w:val="sr-Cyrl-RS"/>
                  <w:rPrChange w:id="2556" w:author="Milan Stojkov" w:date="2026-10-02T11:00:00Z">
                    <w:rPr>
                      <w:rFonts w:ascii="Cambria Math" w:hAnsi="Cambria Math" w:eastAsia="Cambria Math" w:cs="Cambria Math"/>
                      <w:color w:val="000000"/>
                      <w:sz w:val="22"/>
                      <w:szCs w:val="22"/>
                    </w:rPr>
                  </w:rPrChange>
                </w:rPr>
                <m:t>t</m:t>
              </m:r>
              <m:ctrlPr>
                <w:rPr>
                  <w:rFonts w:ascii="Cambria Math" w:hAnsi="Cambria Math" w:eastAsia="Cambria Math" w:cs="Cambria Math"/>
                  <w:color w:val="000000"/>
                  <w:sz w:val="22"/>
                  <w:szCs w:val="22"/>
                  <w:lang w:val="sr-Cyrl-RS"/>
                </w:rPr>
              </m:ctrlPr>
            </m:sup>
          </m:sSubSup>
          <m:r>
            <m:rPr/>
            <w:rPr>
              <w:rFonts w:ascii="Cambria Math" w:hAnsi="Cambria Math" w:eastAsia="Cambria Math" w:cs="Cambria Math"/>
              <w:color w:val="000000"/>
              <w:sz w:val="22"/>
              <w:szCs w:val="22"/>
              <w:lang w:val="sr-Cyrl-RS"/>
              <w:rPrChange w:id="2557" w:author="Milan Stojkov" w:date="2026-10-02T11:00:00Z">
                <w:rPr>
                  <w:rFonts w:ascii="Cambria Math" w:hAnsi="Cambria Math" w:eastAsia="Cambria Math" w:cs="Cambria Math"/>
                  <w:color w:val="000000"/>
                  <w:sz w:val="22"/>
                  <w:szCs w:val="22"/>
                </w:rPr>
              </w:rPrChange>
            </w:rPr>
            <m:t>)</m:t>
          </m:r>
        </m:oMath>
      </m:oMathPara>
    </w:p>
    <w:p w14:paraId="6C1B7874">
      <w:pPr>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60"/>
        <w:jc w:val="both"/>
        <w:rPr>
          <w:color w:val="000000"/>
          <w:sz w:val="22"/>
          <w:szCs w:val="22"/>
          <w:lang w:val="sr-Cyrl-RS"/>
          <w:rPrChange w:id="2558" w:author="Milan Stojkov" w:date="2026-10-02T11:00:00Z">
            <w:rPr>
              <w:color w:val="000000"/>
              <w:sz w:val="22"/>
              <w:szCs w:val="22"/>
            </w:rPr>
          </w:rPrChange>
        </w:rPr>
      </w:pPr>
      <w:r>
        <w:rPr>
          <w:color w:val="000000"/>
          <w:sz w:val="22"/>
          <w:szCs w:val="22"/>
          <w:lang w:val="sr-Cyrl-RS"/>
          <w:rPrChange w:id="2559" w:author="Milan Stojkov" w:date="2026-10-02T11:00:00Z">
            <w:rPr>
              <w:color w:val="000000"/>
              <w:sz w:val="22"/>
              <w:szCs w:val="22"/>
            </w:rPr>
          </w:rPrChange>
        </w:rPr>
        <w:t xml:space="preserve">Где је F агрегациона функција, а </w:t>
      </w:r>
      <m:oMath>
        <m:sSubSup>
          <m:sSubSupPr>
            <m:ctrlPr>
              <w:rPr>
                <w:rFonts w:ascii="Cambria Math" w:hAnsi="Cambria Math"/>
                <w:i/>
                <w:iCs/>
                <w:color w:val="000000"/>
                <w:sz w:val="22"/>
                <w:szCs w:val="22"/>
                <w:lang w:val="sr-Cyrl-RS"/>
              </w:rPr>
            </m:ctrlPr>
          </m:sSubSupPr>
          <m:e>
            <m:r>
              <m:rPr/>
              <w:rPr>
                <w:rFonts w:ascii="Cambria Math" w:hAnsi="Cambria Math"/>
                <w:color w:val="000000"/>
                <w:sz w:val="22"/>
                <w:szCs w:val="22"/>
                <w:lang w:val="sr-Cyrl-RS"/>
                <w:rPrChange w:id="2560" w:author="Milan Stojkov" w:date="2026-10-02T11:00:00Z">
                  <w:rPr>
                    <w:rFonts w:ascii="Cambria Math" w:hAnsi="Cambria Math"/>
                    <w:color w:val="000000"/>
                    <w:sz w:val="22"/>
                    <w:szCs w:val="22"/>
                  </w:rPr>
                </w:rPrChange>
              </w:rPr>
              <m:t>M</m:t>
            </m:r>
            <m:ctrlPr>
              <w:rPr>
                <w:rFonts w:ascii="Cambria Math" w:hAnsi="Cambria Math"/>
                <w:i/>
                <w:iCs/>
                <w:color w:val="000000"/>
                <w:sz w:val="22"/>
                <w:szCs w:val="22"/>
                <w:lang w:val="sr-Cyrl-RS"/>
              </w:rPr>
            </m:ctrlPr>
          </m:e>
          <m:sub>
            <m:r>
              <m:rPr/>
              <w:rPr>
                <w:rFonts w:ascii="Cambria Math" w:hAnsi="Cambria Math"/>
                <w:color w:val="000000"/>
                <w:sz w:val="22"/>
                <w:szCs w:val="22"/>
                <w:lang w:val="sr-Cyrl-RS"/>
                <w:rPrChange w:id="2561" w:author="Milan Stojkov" w:date="2026-10-02T11:00:00Z">
                  <w:rPr>
                    <w:rFonts w:ascii="Cambria Math" w:hAnsi="Cambria Math"/>
                    <w:color w:val="000000"/>
                    <w:sz w:val="22"/>
                    <w:szCs w:val="22"/>
                  </w:rPr>
                </w:rPrChange>
              </w:rPr>
              <m:t>i</m:t>
            </m:r>
            <m:ctrlPr>
              <w:rPr>
                <w:rFonts w:ascii="Cambria Math" w:hAnsi="Cambria Math"/>
                <w:i/>
                <w:iCs/>
                <w:color w:val="000000"/>
                <w:sz w:val="22"/>
                <w:szCs w:val="22"/>
                <w:lang w:val="sr-Cyrl-RS"/>
              </w:rPr>
            </m:ctrlPr>
          </m:sub>
          <m:sup>
            <m:r>
              <m:rPr/>
              <w:rPr>
                <w:rFonts w:ascii="Cambria Math" w:hAnsi="Cambria Math"/>
                <w:color w:val="000000"/>
                <w:sz w:val="22"/>
                <w:szCs w:val="22"/>
                <w:lang w:val="sr-Cyrl-RS"/>
                <w:rPrChange w:id="2562" w:author="Milan Stojkov" w:date="2026-10-02T11:00:00Z">
                  <w:rPr>
                    <w:rFonts w:ascii="Cambria Math" w:hAnsi="Cambria Math"/>
                    <w:color w:val="000000"/>
                    <w:sz w:val="22"/>
                    <w:szCs w:val="22"/>
                  </w:rPr>
                </w:rPrChange>
              </w:rPr>
              <m:t>t</m:t>
            </m:r>
            <m:ctrlPr>
              <w:rPr>
                <w:rFonts w:ascii="Cambria Math" w:hAnsi="Cambria Math"/>
                <w:i/>
                <w:iCs/>
                <w:color w:val="000000"/>
                <w:sz w:val="22"/>
                <w:szCs w:val="22"/>
                <w:lang w:val="sr-Cyrl-RS"/>
              </w:rPr>
            </m:ctrlPr>
          </m:sup>
        </m:sSubSup>
      </m:oMath>
      <w:r>
        <w:rPr>
          <w:rFonts w:ascii="SimSun" w:hAnsi="SimSun" w:eastAsia="SimSun" w:cs="SimSun"/>
          <w:color w:val="000000"/>
          <w:sz w:val="22"/>
          <w:szCs w:val="22"/>
          <w:lang w:val="sr-Cyrl-RS"/>
          <w:rPrChange w:id="2563" w:author="Milan Stojkov" w:date="2026-10-02T11:00:00Z">
            <w:rPr>
              <w:rFonts w:ascii="SimSun" w:hAnsi="SimSun" w:eastAsia="SimSun" w:cs="SimSun"/>
              <w:color w:val="000000"/>
              <w:sz w:val="22"/>
              <w:szCs w:val="22"/>
            </w:rPr>
          </w:rPrChange>
        </w:rPr>
        <w:t xml:space="preserve"> </w:t>
      </w:r>
      <w:r>
        <w:rPr>
          <w:color w:val="000000"/>
          <w:sz w:val="22"/>
          <w:szCs w:val="22"/>
          <w:lang w:val="sr-Cyrl-RS"/>
          <w:rPrChange w:id="2564" w:author="Milan Stojkov" w:date="2026-10-02T11:00:00Z">
            <w:rPr>
              <w:color w:val="000000"/>
              <w:sz w:val="22"/>
              <w:szCs w:val="22"/>
            </w:rPr>
          </w:rPrChange>
        </w:rPr>
        <w:t>скуп примљених вредности у рунди t.</w:t>
      </w:r>
    </w:p>
    <w:p w14:paraId="74E8F9AA">
      <w:pPr>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60"/>
        <w:jc w:val="both"/>
        <w:rPr>
          <w:color w:val="000000"/>
          <w:sz w:val="22"/>
          <w:szCs w:val="22"/>
          <w:lang w:val="sr-Cyrl-RS"/>
          <w:rPrChange w:id="2565" w:author="Milan Stojkov" w:date="2026-10-02T11:00:00Z">
            <w:rPr>
              <w:color w:val="000000"/>
              <w:sz w:val="22"/>
              <w:szCs w:val="22"/>
            </w:rPr>
          </w:rPrChange>
        </w:rPr>
      </w:pPr>
      <w:r>
        <w:rPr>
          <w:color w:val="000000"/>
          <w:sz w:val="22"/>
          <w:szCs w:val="22"/>
          <w:lang w:val="sr-Cyrl-RS"/>
          <w:rPrChange w:id="2566" w:author="Milan Stojkov" w:date="2026-10-02T11:00:00Z">
            <w:rPr>
              <w:color w:val="000000"/>
              <w:sz w:val="22"/>
              <w:szCs w:val="22"/>
            </w:rPr>
          </w:rPrChange>
        </w:rPr>
        <w:t>Циљна вредност дефинисана је искључиво над честитим учесницима:</w:t>
      </w:r>
    </w:p>
    <w:p w14:paraId="28BEF4F5">
      <w:pPr>
        <w:jc w:val="center"/>
        <w:rPr>
          <w:rFonts w:ascii="Cambria Math" w:hAnsi="Cambria Math" w:eastAsia="Cambria Math" w:cs="Cambria Math"/>
          <w:color w:val="000000"/>
          <w:sz w:val="22"/>
          <w:szCs w:val="22"/>
          <w:lang w:val="sr-Cyrl-RS"/>
          <w:rPrChange w:id="2567" w:author="Milan Stojkov" w:date="2026-10-02T11:00:00Z">
            <w:rPr>
              <w:rFonts w:ascii="Cambria Math" w:hAnsi="Cambria Math" w:eastAsia="Cambria Math" w:cs="Cambria Math"/>
              <w:color w:val="000000"/>
              <w:sz w:val="22"/>
              <w:szCs w:val="22"/>
            </w:rPr>
          </w:rPrChange>
        </w:rPr>
      </w:pPr>
      <m:oMathPara>
        <m:oMath>
          <m:sSup>
            <m:sSupPr>
              <m:ctrlPr>
                <w:rPr>
                  <w:rFonts w:ascii="Cambria Math" w:hAnsi="Cambria Math" w:eastAsia="Cambria Math" w:cs="Cambria Math"/>
                  <w:color w:val="000000"/>
                  <w:sz w:val="22"/>
                  <w:szCs w:val="22"/>
                  <w:lang w:val="sr-Cyrl-RS"/>
                </w:rPr>
              </m:ctrlPr>
            </m:sSupPr>
            <m:e>
              <m:r>
                <m:rPr/>
                <w:rPr>
                  <w:rFonts w:ascii="Cambria Math" w:hAnsi="Cambria Math" w:eastAsia="Cambria Math" w:cs="Cambria Math"/>
                  <w:color w:val="000000"/>
                  <w:sz w:val="22"/>
                  <w:szCs w:val="22"/>
                  <w:lang w:val="sr-Cyrl-RS"/>
                  <w:rPrChange w:id="2568" w:author="Milan Stojkov" w:date="2026-10-02T11:00:00Z">
                    <w:rPr>
                      <w:rFonts w:ascii="Cambria Math" w:hAnsi="Cambria Math" w:eastAsia="Cambria Math" w:cs="Cambria Math"/>
                      <w:color w:val="000000"/>
                      <w:sz w:val="22"/>
                      <w:szCs w:val="22"/>
                    </w:rPr>
                  </w:rPrChange>
                </w:rPr>
                <m:t>x</m:t>
              </m:r>
              <m:ctrlPr>
                <w:rPr>
                  <w:rFonts w:ascii="Cambria Math" w:hAnsi="Cambria Math" w:eastAsia="Cambria Math" w:cs="Cambria Math"/>
                  <w:color w:val="000000"/>
                  <w:sz w:val="22"/>
                  <w:szCs w:val="22"/>
                  <w:lang w:val="sr-Cyrl-RS"/>
                </w:rPr>
              </m:ctrlPr>
            </m:e>
            <m:sup>
              <m:r>
                <m:rPr/>
                <w:rPr>
                  <w:rFonts w:ascii="Cambria Math" w:hAnsi="Cambria Math" w:eastAsia="Cambria Math" w:cs="Cambria Math"/>
                  <w:color w:val="000000"/>
                  <w:sz w:val="22"/>
                  <w:szCs w:val="22"/>
                  <w:lang w:val="sr-Cyrl-RS"/>
                  <w:rPrChange w:id="2569" w:author="Milan Stojkov" w:date="2026-10-02T11:00:00Z">
                    <w:rPr>
                      <w:rFonts w:ascii="Cambria Math" w:hAnsi="Cambria Math" w:eastAsia="Cambria Math" w:cs="Cambria Math"/>
                      <w:color w:val="000000"/>
                      <w:sz w:val="22"/>
                      <w:szCs w:val="22"/>
                    </w:rPr>
                  </w:rPrChange>
                </w:rPr>
                <m:t>∗</m:t>
              </m:r>
              <m:ctrlPr>
                <w:rPr>
                  <w:rFonts w:ascii="Cambria Math" w:hAnsi="Cambria Math" w:eastAsia="Cambria Math" w:cs="Cambria Math"/>
                  <w:color w:val="000000"/>
                  <w:sz w:val="22"/>
                  <w:szCs w:val="22"/>
                  <w:lang w:val="sr-Cyrl-RS"/>
                </w:rPr>
              </m:ctrlPr>
            </m:sup>
          </m:sSup>
          <m:r>
            <m:rPr/>
            <w:rPr>
              <w:rFonts w:ascii="Cambria Math" w:hAnsi="Cambria Math" w:eastAsia="Cambria Math" w:cs="Cambria Math"/>
              <w:color w:val="000000"/>
              <w:sz w:val="22"/>
              <w:szCs w:val="22"/>
              <w:lang w:val="sr-Cyrl-RS"/>
              <w:rPrChange w:id="2570" w:author="Milan Stojkov" w:date="2026-10-02T11:00:00Z">
                <w:rPr>
                  <w:rFonts w:ascii="Cambria Math" w:hAnsi="Cambria Math" w:eastAsia="Cambria Math" w:cs="Cambria Math"/>
                  <w:color w:val="000000"/>
                  <w:sz w:val="22"/>
                  <w:szCs w:val="22"/>
                </w:rPr>
              </w:rPrChange>
            </w:rPr>
            <m:t>=</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2571" w:author="Milan Stojkov" w:date="2026-10-02T11:00:00Z">
                    <w:rPr>
                      <w:rFonts w:ascii="Cambria Math" w:hAnsi="Cambria Math" w:eastAsia="Cambria Math" w:cs="Cambria Math"/>
                      <w:color w:val="000000"/>
                      <w:sz w:val="22"/>
                      <w:szCs w:val="22"/>
                    </w:rPr>
                  </w:rPrChange>
                </w:rPr>
                <m:t>1</m:t>
              </m:r>
              <m:ctrlPr>
                <w:rPr>
                  <w:rFonts w:ascii="Cambria Math" w:hAnsi="Cambria Math" w:eastAsia="Cambria Math" w:cs="Cambria Math"/>
                  <w:color w:val="000000"/>
                  <w:sz w:val="22"/>
                  <w:szCs w:val="22"/>
                  <w:lang w:val="sr-Cyrl-RS"/>
                </w:rPr>
              </m:ctrlPr>
            </m:num>
            <m:den>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2572"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2573" w:author="Milan Stojkov" w:date="2026-10-02T11:00:00Z">
                        <w:rPr>
                          <w:rFonts w:ascii="Cambria Math" w:hAnsi="Cambria Math" w:eastAsia="Cambria Math" w:cs="Cambria Math"/>
                          <w:color w:val="000000"/>
                          <w:sz w:val="22"/>
                          <w:szCs w:val="22"/>
                        </w:rPr>
                      </w:rPrChange>
                    </w:rPr>
                    <m:t>h</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2574" w:author="Milan Stojkov" w:date="2026-10-02T11:00:00Z">
                    <w:rPr>
                      <w:rFonts w:ascii="Cambria Math" w:hAnsi="Cambria Math" w:eastAsia="Cambria Math" w:cs="Cambria Math"/>
                      <w:color w:val="000000"/>
                      <w:sz w:val="22"/>
                      <w:szCs w:val="22"/>
                    </w:rPr>
                  </w:rPrChange>
                </w:rPr>
                <m:t>|</m:t>
              </m:r>
              <m:ctrlPr>
                <w:rPr>
                  <w:rFonts w:ascii="Cambria Math" w:hAnsi="Cambria Math" w:eastAsia="Cambria Math" w:cs="Cambria Math"/>
                  <w:color w:val="000000"/>
                  <w:sz w:val="22"/>
                  <w:szCs w:val="22"/>
                  <w:lang w:val="sr-Cyrl-RS"/>
                </w:rPr>
              </m:ctrlPr>
            </m:den>
          </m:f>
          <m:nary>
            <m:naryPr>
              <m:chr m:val="∑"/>
              <m:ctrlPr>
                <w:rPr>
                  <w:rFonts w:ascii="Cambria Math" w:hAnsi="Cambria Math" w:eastAsia="Cambria Math" w:cs="Cambria Math"/>
                  <w:color w:val="000000"/>
                  <w:sz w:val="22"/>
                  <w:szCs w:val="22"/>
                  <w:lang w:val="sr-Cyrl-RS"/>
                </w:rPr>
              </m:ctrlPr>
            </m:naryPr>
            <m:sub>
              <m:r>
                <m:rPr/>
                <w:rPr>
                  <w:rFonts w:ascii="Cambria Math" w:hAnsi="Cambria Math" w:eastAsia="Cambria Math" w:cs="Cambria Math"/>
                  <w:color w:val="000000"/>
                  <w:sz w:val="22"/>
                  <w:szCs w:val="22"/>
                  <w:lang w:val="sr-Cyrl-RS"/>
                  <w:rPrChange w:id="2575" w:author="Milan Stojkov" w:date="2026-10-02T11:00:00Z">
                    <w:rPr>
                      <w:rFonts w:ascii="Cambria Math" w:hAnsi="Cambria Math" w:eastAsia="Cambria Math" w:cs="Cambria Math"/>
                      <w:color w:val="000000"/>
                      <w:sz w:val="22"/>
                      <w:szCs w:val="22"/>
                    </w:rPr>
                  </w:rPrChange>
                </w:rPr>
                <m:t>i∈</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2576"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2577" w:author="Milan Stojkov" w:date="2026-10-02T11:00:00Z">
                        <w:rPr>
                          <w:rFonts w:ascii="Cambria Math" w:hAnsi="Cambria Math" w:eastAsia="Cambria Math" w:cs="Cambria Math"/>
                          <w:color w:val="000000"/>
                          <w:sz w:val="22"/>
                          <w:szCs w:val="22"/>
                        </w:rPr>
                      </w:rPrChange>
                    </w:rPr>
                    <m:t>h</m:t>
                  </m:r>
                  <m:ctrlPr>
                    <w:rPr>
                      <w:rFonts w:ascii="Cambria Math" w:hAnsi="Cambria Math" w:eastAsia="Cambria Math" w:cs="Cambria Math"/>
                      <w:color w:val="000000"/>
                      <w:sz w:val="22"/>
                      <w:szCs w:val="22"/>
                      <w:lang w:val="sr-Cyrl-RS"/>
                    </w:rPr>
                  </m:ctrlPr>
                </m:sub>
              </m:sSub>
              <m:ctrlPr>
                <w:rPr>
                  <w:rFonts w:ascii="Cambria Math" w:hAnsi="Cambria Math" w:eastAsia="Cambria Math" w:cs="Cambria Math"/>
                  <w:color w:val="000000"/>
                  <w:sz w:val="22"/>
                  <w:szCs w:val="22"/>
                  <w:lang w:val="sr-Cyrl-RS"/>
                </w:rPr>
              </m:ctrlPr>
            </m:sub>
            <m:sup>
              <m:ctrlPr>
                <w:rPr>
                  <w:rFonts w:ascii="Cambria Math" w:hAnsi="Cambria Math" w:eastAsia="Cambria Math" w:cs="Cambria Math"/>
                  <w:color w:val="000000"/>
                  <w:sz w:val="22"/>
                  <w:szCs w:val="22"/>
                  <w:lang w:val="sr-Cyrl-RS"/>
                </w:rPr>
              </m:ctrlPr>
            </m:sup>
            <m:e>
              <m:ctrlPr>
                <w:rPr>
                  <w:rFonts w:ascii="Cambria Math" w:hAnsi="Cambria Math" w:eastAsia="Cambria Math" w:cs="Cambria Math"/>
                  <w:color w:val="000000"/>
                  <w:sz w:val="22"/>
                  <w:szCs w:val="22"/>
                  <w:lang w:val="sr-Cyrl-RS"/>
                </w:rPr>
              </m:ctrlPr>
            </m:e>
          </m:nary>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2578" w:author="Milan Stojkov" w:date="2026-10-02T11:00:00Z">
                    <w:rPr>
                      <w:rFonts w:ascii="Cambria Math" w:hAnsi="Cambria Math" w:eastAsia="Cambria Math" w:cs="Cambria Math"/>
                      <w:color w:val="000000"/>
                      <w:sz w:val="22"/>
                      <w:szCs w:val="22"/>
                    </w:rPr>
                  </w:rPrChange>
                </w:rPr>
                <m:t>x</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2579" w:author="Milan Stojkov" w:date="2026-10-02T11:00:00Z">
                    <w:rPr>
                      <w:rFonts w:ascii="Cambria Math" w:hAnsi="Cambria Math" w:eastAsia="Cambria Math" w:cs="Cambria Math"/>
                      <w:color w:val="000000"/>
                      <w:sz w:val="22"/>
                      <w:szCs w:val="22"/>
                    </w:rPr>
                  </w:rPrChange>
                </w:rPr>
                <m:t>i</m:t>
              </m:r>
              <m:ctrlPr>
                <w:rPr>
                  <w:rFonts w:ascii="Cambria Math" w:hAnsi="Cambria Math" w:eastAsia="Cambria Math" w:cs="Cambria Math"/>
                  <w:color w:val="000000"/>
                  <w:sz w:val="22"/>
                  <w:szCs w:val="22"/>
                  <w:lang w:val="sr-Cyrl-RS"/>
                </w:rPr>
              </m:ctrlPr>
            </m:sub>
          </m:sSub>
        </m:oMath>
      </m:oMathPara>
    </w:p>
    <w:p w14:paraId="40C81AC5">
      <w:pPr>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60"/>
        <w:jc w:val="both"/>
        <w:rPr>
          <w:color w:val="000000"/>
          <w:sz w:val="22"/>
          <w:szCs w:val="22"/>
          <w:lang w:val="sr-Cyrl-RS"/>
          <w:rPrChange w:id="2580" w:author="Milan Stojkov" w:date="2026-10-02T11:00:00Z">
            <w:rPr>
              <w:color w:val="000000"/>
              <w:sz w:val="22"/>
              <w:szCs w:val="22"/>
            </w:rPr>
          </w:rPrChange>
        </w:rPr>
      </w:pPr>
      <w:r>
        <w:rPr>
          <w:color w:val="000000"/>
          <w:sz w:val="22"/>
          <w:szCs w:val="22"/>
          <w:lang w:val="sr-Cyrl-RS"/>
          <w:rPrChange w:id="2581" w:author="Milan Stojkov" w:date="2026-10-02T11:00:00Z">
            <w:rPr>
              <w:color w:val="000000"/>
              <w:sz w:val="22"/>
              <w:szCs w:val="22"/>
            </w:rPr>
          </w:rPrChange>
        </w:rPr>
        <w:t>Злонамерни чворови нису укључени јер не поседују стварна мерења</w:t>
      </w:r>
      <w:ins w:id="2582" w:author="Milan Stojkov" w:date="2026-10-02T11:53:00Z">
        <w:r>
          <w:rPr>
            <w:color w:val="000000"/>
            <w:sz w:val="22"/>
            <w:szCs w:val="22"/>
            <w:lang w:val="sr-Cyrl-RS"/>
          </w:rPr>
          <w:t>. Њ</w:t>
        </w:r>
      </w:ins>
      <w:r>
        <w:rPr>
          <w:color w:val="000000"/>
          <w:sz w:val="22"/>
          <w:szCs w:val="22"/>
          <w:lang w:val="sr-Cyrl-RS"/>
          <w:rPrChange w:id="2583" w:author="Milan Stojkov" w:date="2026-10-02T11:00:00Z">
            <w:rPr>
              <w:color w:val="000000"/>
              <w:sz w:val="22"/>
              <w:szCs w:val="22"/>
            </w:rPr>
          </w:rPrChange>
        </w:rPr>
        <w:t>ихове вредности дефинишу одступање које робусни систем треба да поднесе. Агрегациона функција располаже само скупом бројева, без информација о пореклу пошиљаоца. Отуда агрегациони слој не може разликовати напад од природног одступања, већ може само да ограничи његов утицај, под претпоставком да су одступања у мањини.</w:t>
      </w:r>
    </w:p>
    <w:p w14:paraId="57B7C125">
      <w:pPr>
        <w:pStyle w:val="3"/>
        <w:ind w:left="0" w:firstLine="0"/>
        <w:rPr>
          <w:rFonts w:ascii="Times New Roman" w:hAnsi="Times New Roman" w:eastAsia="Times New Roman" w:cs="Times New Roman"/>
          <w:color w:val="000000"/>
          <w:lang w:val="sr-Cyrl-RS"/>
          <w:rPrChange w:id="2584" w:author="Milan Stojkov" w:date="2026-10-02T11:00:00Z">
            <w:rPr>
              <w:rFonts w:ascii="Times New Roman" w:hAnsi="Times New Roman" w:eastAsia="Times New Roman" w:cs="Times New Roman"/>
              <w:color w:val="000000"/>
            </w:rPr>
          </w:rPrChange>
        </w:rPr>
      </w:pPr>
      <w:bookmarkStart w:id="30" w:name="_heading=h.9v827ixd24si" w:colFirst="0" w:colLast="0"/>
      <w:bookmarkEnd w:id="30"/>
      <w:bookmarkStart w:id="31" w:name="_Toc6111"/>
      <w:bookmarkStart w:id="32" w:name="_Toc29114"/>
      <w:r>
        <w:rPr>
          <w:rFonts w:ascii="Times New Roman" w:hAnsi="Times New Roman" w:eastAsia="Times New Roman" w:cs="Times New Roman"/>
          <w:color w:val="000000"/>
          <w:lang w:val="sr-Cyrl-RS"/>
          <w:rPrChange w:id="2585" w:author="Milan Stojkov" w:date="2026-10-02T11:00:00Z">
            <w:rPr>
              <w:rFonts w:ascii="Times New Roman" w:hAnsi="Times New Roman" w:eastAsia="Times New Roman" w:cs="Times New Roman"/>
              <w:color w:val="000000"/>
            </w:rPr>
          </w:rPrChange>
        </w:rPr>
        <w:t>3.2. Претпоставке модела</w:t>
      </w:r>
      <w:bookmarkEnd w:id="31"/>
      <w:bookmarkEnd w:id="32"/>
    </w:p>
    <w:p w14:paraId="3F799084">
      <w:pPr>
        <w:ind w:firstLine="360"/>
        <w:jc w:val="both"/>
        <w:rPr>
          <w:color w:val="000000"/>
          <w:sz w:val="22"/>
          <w:szCs w:val="22"/>
          <w:lang w:val="sr-Cyrl-RS"/>
          <w:rPrChange w:id="2586" w:author="Milan Stojkov" w:date="2026-10-02T11:00:00Z">
            <w:rPr>
              <w:color w:val="000000"/>
              <w:sz w:val="22"/>
              <w:szCs w:val="22"/>
            </w:rPr>
          </w:rPrChange>
        </w:rPr>
      </w:pPr>
      <w:r>
        <w:rPr>
          <w:color w:val="000000"/>
          <w:sz w:val="22"/>
          <w:szCs w:val="22"/>
          <w:lang w:val="sr-Cyrl-RS"/>
          <w:rPrChange w:id="2587" w:author="Milan Stojkov" w:date="2026-10-02T11:00:00Z">
            <w:rPr>
              <w:color w:val="000000"/>
              <w:sz w:val="22"/>
              <w:szCs w:val="22"/>
            </w:rPr>
          </w:rPrChange>
        </w:rPr>
        <w:t xml:space="preserve">Модел почива на следећим претпоставкама. </w:t>
      </w:r>
    </w:p>
    <w:p w14:paraId="35A9FD42">
      <w:pPr>
        <w:pStyle w:val="124"/>
        <w:numPr>
          <w:ilvl w:val="0"/>
          <w:numId w:val="5"/>
        </w:numPr>
        <w:jc w:val="both"/>
        <w:rPr>
          <w:color w:val="000000"/>
          <w:sz w:val="22"/>
          <w:szCs w:val="22"/>
          <w:lang w:val="sr-Cyrl-RS"/>
        </w:rPr>
      </w:pPr>
      <w:r>
        <w:rPr>
          <w:color w:val="000000"/>
          <w:sz w:val="22"/>
          <w:szCs w:val="22"/>
          <w:lang w:val="sr-Cyrl-RS"/>
        </w:rPr>
        <w:t>Синхрони модел рунди: Прелазак у наредну фазу захтева да сви чворови заврше обраду у текућој рунди. Асинхроност и мрежна кашњења су искључени</w:t>
      </w:r>
      <w:ins w:id="2588" w:author="Milan Stojkov" w:date="2026-10-02T11:53:00Z">
        <w:r>
          <w:rPr>
            <w:color w:val="000000"/>
            <w:sz w:val="22"/>
            <w:szCs w:val="22"/>
            <w:lang w:val="sr-Cyrl-RS"/>
          </w:rPr>
          <w:t>. Ј</w:t>
        </w:r>
      </w:ins>
      <w:r>
        <w:rPr>
          <w:color w:val="000000"/>
          <w:sz w:val="22"/>
          <w:szCs w:val="22"/>
          <w:lang w:val="sr-Cyrl-RS"/>
        </w:rPr>
        <w:t>едини облик кашњења јесте намерно задржавање порука од стране нападача.</w:t>
      </w:r>
    </w:p>
    <w:p w14:paraId="556596A1">
      <w:pPr>
        <w:pStyle w:val="124"/>
        <w:numPr>
          <w:ilvl w:val="0"/>
          <w:numId w:val="5"/>
        </w:numPr>
        <w:jc w:val="both"/>
        <w:rPr>
          <w:color w:val="000000"/>
          <w:sz w:val="22"/>
          <w:szCs w:val="22"/>
          <w:lang w:val="sr-Cyrl-RS"/>
        </w:rPr>
      </w:pPr>
      <w:r>
        <w:rPr>
          <w:color w:val="000000"/>
          <w:sz w:val="22"/>
          <w:szCs w:val="22"/>
          <w:lang w:val="sr-Cyrl-RS"/>
        </w:rPr>
        <w:t xml:space="preserve">Скуп учесника је фиксан и унапред дефинисан, обухвата тачан број легитимних и број злонамерних чворова. </w:t>
      </w:r>
    </w:p>
    <w:p w14:paraId="35508D88">
      <w:pPr>
        <w:pStyle w:val="124"/>
        <w:numPr>
          <w:ilvl w:val="0"/>
          <w:numId w:val="5"/>
        </w:numPr>
        <w:jc w:val="both"/>
        <w:rPr>
          <w:color w:val="000000"/>
          <w:sz w:val="22"/>
          <w:szCs w:val="22"/>
          <w:lang w:val="sr-Cyrl-RS"/>
        </w:rPr>
      </w:pPr>
      <w:r>
        <w:rPr>
          <w:color w:val="000000"/>
          <w:sz w:val="22"/>
          <w:szCs w:val="22"/>
          <w:lang w:val="sr-Cyrl-RS"/>
        </w:rPr>
        <w:t xml:space="preserve">Комуникација искључиво са суседима: Учесник комуницира само са члановима свог </w:t>
      </w:r>
      <w:r>
        <w:rPr>
          <w:i/>
          <w:iCs/>
          <w:color w:val="000000"/>
          <w:sz w:val="22"/>
          <w:szCs w:val="22"/>
          <w:lang w:val="sr-Cyrl-RS"/>
        </w:rPr>
        <w:t>peer set</w:t>
      </w:r>
      <w:r>
        <w:rPr>
          <w:color w:val="000000"/>
          <w:sz w:val="22"/>
          <w:szCs w:val="22"/>
          <w:lang w:val="sr-Cyrl-RS"/>
        </w:rPr>
        <w:t>-а, без прослеђивања кроз више корака, па су напади пресретањем изван обухвата.</w:t>
      </w:r>
    </w:p>
    <w:p w14:paraId="6E527B96">
      <w:pPr>
        <w:pStyle w:val="124"/>
        <w:numPr>
          <w:ilvl w:val="0"/>
          <w:numId w:val="5"/>
        </w:numPr>
        <w:jc w:val="both"/>
        <w:rPr>
          <w:color w:val="000000"/>
          <w:sz w:val="22"/>
          <w:szCs w:val="22"/>
          <w:lang w:val="sr-Cyrl-RS"/>
        </w:rPr>
      </w:pPr>
      <w:r>
        <w:rPr>
          <w:color w:val="000000"/>
          <w:sz w:val="22"/>
          <w:szCs w:val="22"/>
          <w:lang w:val="sr-Cyrl-RS"/>
        </w:rPr>
        <w:t>Структура рунде: Рунда има пет фаза</w:t>
      </w:r>
      <w:ins w:id="2589" w:author="Milan Stojkov" w:date="2026-10-02T11:53:00Z">
        <w:r>
          <w:rPr>
            <w:color w:val="000000"/>
            <w:sz w:val="22"/>
            <w:szCs w:val="22"/>
            <w:lang w:val="sr-Cyrl-RS"/>
          </w:rPr>
          <w:t xml:space="preserve"> -</w:t>
        </w:r>
      </w:ins>
      <w:r>
        <w:rPr>
          <w:color w:val="000000"/>
          <w:sz w:val="22"/>
          <w:szCs w:val="22"/>
          <w:lang w:val="sr-Cyrl-RS"/>
        </w:rPr>
        <w:t xml:space="preserve"> припремне радње, у којима делују напади који мењају састав мреже; емитовање вредности; проверу доступности суседа и пријем вредности; израчунавање нове процене; и откривање и пријем кандидата (енгл. </w:t>
      </w:r>
      <w:r>
        <w:rPr>
          <w:i/>
          <w:iCs/>
          <w:color w:val="000000"/>
          <w:sz w:val="22"/>
          <w:szCs w:val="22"/>
          <w:lang w:val="sr-Cyrl-RS"/>
        </w:rPr>
        <w:t xml:space="preserve">discovery </w:t>
      </w:r>
      <w:r>
        <w:rPr>
          <w:color w:val="000000"/>
          <w:sz w:val="22"/>
          <w:szCs w:val="22"/>
          <w:lang w:val="sr-Cyrl-RS"/>
        </w:rPr>
        <w:t xml:space="preserve">и </w:t>
      </w:r>
      <w:r>
        <w:rPr>
          <w:i/>
          <w:iCs/>
          <w:color w:val="000000"/>
          <w:sz w:val="22"/>
          <w:szCs w:val="22"/>
          <w:lang w:val="sr-Cyrl-RS"/>
        </w:rPr>
        <w:t>admission</w:t>
      </w:r>
      <w:r>
        <w:rPr>
          <w:color w:val="000000"/>
          <w:sz w:val="22"/>
          <w:szCs w:val="22"/>
          <w:lang w:val="sr-Cyrl-RS"/>
        </w:rPr>
        <w:t>).</w:t>
      </w:r>
    </w:p>
    <w:p w14:paraId="6D5C19E2">
      <w:pPr>
        <w:pStyle w:val="3"/>
        <w:ind w:left="0" w:firstLine="0"/>
        <w:rPr>
          <w:color w:val="000000"/>
          <w:lang w:val="sr-Cyrl-RS"/>
          <w:rPrChange w:id="2590" w:author="Milan Stojkov" w:date="2026-10-02T11:00:00Z">
            <w:rPr>
              <w:color w:val="000000"/>
            </w:rPr>
          </w:rPrChange>
        </w:rPr>
      </w:pPr>
      <w:bookmarkStart w:id="33" w:name="_Toc11411"/>
      <w:bookmarkStart w:id="34" w:name="_Toc10422"/>
      <w:r>
        <w:rPr>
          <w:rFonts w:ascii="Times New Roman" w:hAnsi="Times New Roman" w:eastAsia="Times New Roman" w:cs="Times New Roman"/>
          <w:color w:val="000000"/>
          <w:lang w:val="sr-Cyrl-RS"/>
          <w:rPrChange w:id="2591" w:author="Milan Stojkov" w:date="2026-10-02T11:00:00Z">
            <w:rPr>
              <w:rFonts w:ascii="Times New Roman" w:hAnsi="Times New Roman" w:eastAsia="Times New Roman" w:cs="Times New Roman"/>
              <w:color w:val="000000"/>
            </w:rPr>
          </w:rPrChange>
        </w:rPr>
        <w:t>3.3. Модел нападача</w:t>
      </w:r>
      <w:bookmarkEnd w:id="33"/>
      <w:bookmarkEnd w:id="34"/>
    </w:p>
    <w:p w14:paraId="0159DEA1">
      <w:pPr>
        <w:ind w:firstLine="360"/>
        <w:jc w:val="both"/>
        <w:rPr>
          <w:color w:val="000000"/>
          <w:sz w:val="22"/>
          <w:szCs w:val="22"/>
          <w:lang w:val="sr-Cyrl-RS"/>
          <w:rPrChange w:id="2592" w:author="Milan Stojkov" w:date="2026-10-02T11:00:00Z">
            <w:rPr>
              <w:color w:val="000000"/>
              <w:sz w:val="22"/>
              <w:szCs w:val="22"/>
            </w:rPr>
          </w:rPrChange>
        </w:rPr>
      </w:pPr>
      <w:r>
        <w:rPr>
          <w:color w:val="000000"/>
          <w:sz w:val="22"/>
          <w:szCs w:val="22"/>
          <w:lang w:val="sr-Cyrl-RS"/>
          <w:rPrChange w:id="2593" w:author="Milan Stojkov" w:date="2026-10-02T11:00:00Z">
            <w:rPr>
              <w:color w:val="000000"/>
              <w:sz w:val="22"/>
              <w:szCs w:val="22"/>
            </w:rPr>
          </w:rPrChange>
        </w:rPr>
        <w:t>Од претпоставки о томе шта нападач може зависи и снага закључака о отпорности. Из тог разлога наводе се и његове могућности и њихове границе.</w:t>
      </w:r>
    </w:p>
    <w:p w14:paraId="6FBE6CC6">
      <w:pPr>
        <w:ind w:firstLine="0"/>
        <w:jc w:val="both"/>
        <w:rPr>
          <w:color w:val="000000"/>
          <w:sz w:val="22"/>
          <w:szCs w:val="22"/>
          <w:lang w:val="sr-Cyrl-RS"/>
          <w:rPrChange w:id="2594" w:author="Milan Stojkov" w:date="2026-10-02T11:00:00Z">
            <w:rPr>
              <w:color w:val="000000"/>
              <w:sz w:val="22"/>
              <w:szCs w:val="22"/>
            </w:rPr>
          </w:rPrChange>
        </w:rPr>
      </w:pPr>
      <w:r>
        <w:rPr>
          <w:color w:val="000000"/>
          <w:sz w:val="22"/>
          <w:szCs w:val="22"/>
          <w:lang w:val="sr-Cyrl-RS"/>
          <w:rPrChange w:id="2595" w:author="Milan Stojkov" w:date="2026-10-02T11:00:00Z">
            <w:rPr>
              <w:color w:val="000000"/>
              <w:sz w:val="22"/>
              <w:szCs w:val="22"/>
            </w:rPr>
          </w:rPrChange>
        </w:rPr>
        <w:t>Шта нападач може:</w:t>
      </w:r>
    </w:p>
    <w:p w14:paraId="775FE129">
      <w:pPr>
        <w:numPr>
          <w:ilvl w:val="0"/>
          <w:numId w:val="6"/>
        </w:numPr>
        <w:ind w:left="720" w:hanging="360"/>
        <w:jc w:val="both"/>
        <w:rPr>
          <w:color w:val="000000"/>
          <w:sz w:val="22"/>
          <w:szCs w:val="22"/>
          <w:lang w:val="sr-Cyrl-RS"/>
          <w:rPrChange w:id="2596" w:author="Milan Stojkov" w:date="2026-10-02T11:00:00Z">
            <w:rPr>
              <w:color w:val="000000"/>
              <w:sz w:val="22"/>
              <w:szCs w:val="22"/>
            </w:rPr>
          </w:rPrChange>
        </w:rPr>
      </w:pPr>
      <w:r>
        <w:rPr>
          <w:color w:val="000000"/>
          <w:sz w:val="22"/>
          <w:szCs w:val="22"/>
          <w:lang w:val="sr-Cyrl-RS"/>
          <w:rPrChange w:id="2597" w:author="Milan Stojkov" w:date="2026-10-02T11:00:00Z">
            <w:rPr>
              <w:color w:val="000000"/>
              <w:sz w:val="22"/>
              <w:szCs w:val="22"/>
            </w:rPr>
          </w:rPrChange>
        </w:rPr>
        <w:t xml:space="preserve">Да створи произвољан број идентитета, уз ограничење да сваки захтева утрошак рачунарског ресурса. Трошак је сразмеран броју, па велики број идентитета подразумева и сразмерно велики утрошак. </w:t>
      </w:r>
    </w:p>
    <w:p w14:paraId="344DE997">
      <w:pPr>
        <w:numPr>
          <w:ilvl w:val="0"/>
          <w:numId w:val="6"/>
        </w:numPr>
        <w:ind w:left="720" w:hanging="360"/>
        <w:jc w:val="both"/>
        <w:rPr>
          <w:color w:val="000000"/>
          <w:sz w:val="22"/>
          <w:szCs w:val="22"/>
          <w:lang w:val="sr-Cyrl-RS"/>
          <w:rPrChange w:id="2598" w:author="Milan Stojkov" w:date="2026-10-02T11:00:00Z">
            <w:rPr>
              <w:color w:val="000000"/>
              <w:sz w:val="22"/>
              <w:szCs w:val="22"/>
            </w:rPr>
          </w:rPrChange>
        </w:rPr>
      </w:pPr>
      <w:r>
        <w:rPr>
          <w:color w:val="000000"/>
          <w:sz w:val="22"/>
          <w:szCs w:val="22"/>
          <w:lang w:val="sr-Cyrl-RS"/>
          <w:rPrChange w:id="2599" w:author="Milan Stojkov" w:date="2026-10-02T11:00:00Z">
            <w:rPr>
              <w:color w:val="000000"/>
              <w:sz w:val="22"/>
              <w:szCs w:val="22"/>
            </w:rPr>
          </w:rPrChange>
        </w:rPr>
        <w:t xml:space="preserve">Да делује усклађено. Сви идентитети под његовом контролом понашају се као целина: могу истовремено емитовати исту вредност, истовремено се рекламирати истом учеснику или истовремено престати да одговарају. Та усклађеност представља његову основну предност у односу на честите учеснике, који делују независно. </w:t>
      </w:r>
    </w:p>
    <w:p w14:paraId="2C071DE6">
      <w:pPr>
        <w:numPr>
          <w:ilvl w:val="0"/>
          <w:numId w:val="6"/>
        </w:numPr>
        <w:ind w:left="720" w:hanging="360"/>
        <w:jc w:val="both"/>
        <w:rPr>
          <w:color w:val="000000"/>
          <w:sz w:val="22"/>
          <w:szCs w:val="22"/>
          <w:lang w:val="sr-Cyrl-RS"/>
          <w:rPrChange w:id="2600" w:author="Milan Stojkov" w:date="2026-10-02T11:00:00Z">
            <w:rPr>
              <w:color w:val="000000"/>
              <w:sz w:val="22"/>
              <w:szCs w:val="22"/>
            </w:rPr>
          </w:rPrChange>
        </w:rPr>
      </w:pPr>
      <w:r>
        <w:rPr>
          <w:color w:val="000000"/>
          <w:sz w:val="22"/>
          <w:szCs w:val="22"/>
          <w:lang w:val="sr-Cyrl-RS"/>
          <w:rPrChange w:id="2601" w:author="Milan Stojkov" w:date="2026-10-02T11:00:00Z">
            <w:rPr>
              <w:color w:val="000000"/>
              <w:sz w:val="22"/>
              <w:szCs w:val="22"/>
            </w:rPr>
          </w:rPrChange>
        </w:rPr>
        <w:t xml:space="preserve">Да емитује произвољне вредности, независно од стварног стања система. </w:t>
      </w:r>
    </w:p>
    <w:p w14:paraId="2812C471">
      <w:pPr>
        <w:numPr>
          <w:ilvl w:val="0"/>
          <w:numId w:val="6"/>
        </w:numPr>
        <w:ind w:left="720" w:hanging="360"/>
        <w:jc w:val="both"/>
        <w:rPr>
          <w:color w:val="000000"/>
          <w:sz w:val="22"/>
          <w:szCs w:val="22"/>
          <w:lang w:val="sr-Cyrl-RS"/>
          <w:rPrChange w:id="2602" w:author="Milan Stojkov" w:date="2026-10-02T11:00:00Z">
            <w:rPr>
              <w:color w:val="000000"/>
              <w:sz w:val="22"/>
              <w:szCs w:val="22"/>
            </w:rPr>
          </w:rPrChange>
        </w:rPr>
      </w:pPr>
      <w:r>
        <w:rPr>
          <w:color w:val="000000"/>
          <w:sz w:val="22"/>
          <w:szCs w:val="22"/>
          <w:lang w:val="sr-Cyrl-RS"/>
          <w:rPrChange w:id="2603" w:author="Milan Stojkov" w:date="2026-10-02T11:00:00Z">
            <w:rPr>
              <w:color w:val="000000"/>
              <w:sz w:val="22"/>
              <w:szCs w:val="22"/>
            </w:rPr>
          </w:rPrChange>
        </w:rPr>
        <w:t xml:space="preserve">Да изабере мету. Своје деловање може усмерити на одабране учеснике уместо равномерно на све, чиме уместо просечног утицаја на целу мрежу постиже потпун утицај на њен део. </w:t>
      </w:r>
    </w:p>
    <w:p w14:paraId="7306EC41">
      <w:pPr>
        <w:numPr>
          <w:ilvl w:val="0"/>
          <w:numId w:val="6"/>
        </w:numPr>
        <w:ind w:left="720" w:hanging="360"/>
        <w:jc w:val="both"/>
        <w:rPr>
          <w:color w:val="000000"/>
          <w:sz w:val="22"/>
          <w:szCs w:val="22"/>
          <w:lang w:val="sr-Cyrl-RS"/>
          <w:rPrChange w:id="2604" w:author="Milan Stojkov" w:date="2026-10-02T11:00:00Z">
            <w:rPr>
              <w:color w:val="000000"/>
              <w:sz w:val="22"/>
              <w:szCs w:val="22"/>
            </w:rPr>
          </w:rPrChange>
        </w:rPr>
      </w:pPr>
      <w:r>
        <w:rPr>
          <w:color w:val="000000"/>
          <w:sz w:val="22"/>
          <w:szCs w:val="22"/>
          <w:lang w:val="sr-Cyrl-RS"/>
          <w:rPrChange w:id="2605" w:author="Milan Stojkov" w:date="2026-10-02T11:00:00Z">
            <w:rPr>
              <w:color w:val="000000"/>
              <w:sz w:val="22"/>
              <w:szCs w:val="22"/>
            </w:rPr>
          </w:rPrChange>
        </w:rPr>
        <w:t xml:space="preserve">Да познаје протокол. Претпоставља се да су му позната сва правила по којима систем ради, укључујући услове под којима се кандидат прихвата у </w:t>
      </w:r>
      <w:r>
        <w:rPr>
          <w:i/>
          <w:iCs/>
          <w:color w:val="000000"/>
          <w:sz w:val="22"/>
          <w:szCs w:val="22"/>
          <w:lang w:val="sr-Cyrl-RS"/>
          <w:rPrChange w:id="2606" w:author="Milan Stojkov" w:date="2026-10-02T11:00:00Z">
            <w:rPr>
              <w:i/>
              <w:iCs/>
              <w:color w:val="000000"/>
              <w:sz w:val="22"/>
              <w:szCs w:val="22"/>
            </w:rPr>
          </w:rPrChange>
        </w:rPr>
        <w:t>peer set</w:t>
      </w:r>
      <w:r>
        <w:rPr>
          <w:color w:val="000000"/>
          <w:sz w:val="22"/>
          <w:szCs w:val="22"/>
          <w:lang w:val="sr-Cyrl-RS"/>
          <w:rPrChange w:id="2607" w:author="Milan Stojkov" w:date="2026-10-02T11:00:00Z">
            <w:rPr>
              <w:color w:val="000000"/>
              <w:sz w:val="22"/>
              <w:szCs w:val="22"/>
            </w:rPr>
          </w:rPrChange>
        </w:rPr>
        <w:t>. Отпорност се стога не заснива на тајности механизма.</w:t>
      </w:r>
    </w:p>
    <w:p w14:paraId="6BA26535">
      <w:pPr>
        <w:ind w:firstLine="0"/>
        <w:jc w:val="both"/>
        <w:rPr>
          <w:color w:val="000000"/>
          <w:sz w:val="22"/>
          <w:szCs w:val="22"/>
          <w:lang w:val="sr-Cyrl-RS"/>
          <w:rPrChange w:id="2608" w:author="Milan Stojkov" w:date="2026-10-02T13:37:00Z">
            <w:rPr>
              <w:color w:val="000000"/>
              <w:sz w:val="22"/>
              <w:szCs w:val="22"/>
            </w:rPr>
          </w:rPrChange>
        </w:rPr>
      </w:pPr>
      <w:r>
        <w:rPr>
          <w:color w:val="000000"/>
          <w:sz w:val="22"/>
          <w:szCs w:val="22"/>
          <w:lang w:val="sr-Cyrl-RS"/>
          <w:rPrChange w:id="2609" w:author="Milan Stojkov" w:date="2026-10-02T13:37:00Z">
            <w:rPr>
              <w:color w:val="000000"/>
              <w:sz w:val="22"/>
              <w:szCs w:val="22"/>
            </w:rPr>
          </w:rPrChange>
        </w:rPr>
        <w:t>Шта нападач не може:</w:t>
      </w:r>
    </w:p>
    <w:p w14:paraId="50119C29">
      <w:pPr>
        <w:numPr>
          <w:ilvl w:val="0"/>
          <w:numId w:val="6"/>
        </w:numPr>
        <w:ind w:left="720" w:hanging="360"/>
        <w:jc w:val="both"/>
        <w:rPr>
          <w:color w:val="000000"/>
          <w:sz w:val="22"/>
          <w:szCs w:val="22"/>
          <w:lang w:val="sr-Cyrl-RS"/>
          <w:rPrChange w:id="2610" w:author="Milan Stojkov" w:date="2026-10-02T11:00:00Z">
            <w:rPr>
              <w:color w:val="000000"/>
              <w:sz w:val="22"/>
              <w:szCs w:val="22"/>
            </w:rPr>
          </w:rPrChange>
        </w:rPr>
      </w:pPr>
      <w:r>
        <w:rPr>
          <w:color w:val="000000"/>
          <w:sz w:val="22"/>
          <w:szCs w:val="22"/>
          <w:lang w:val="sr-Cyrl-RS"/>
          <w:rPrChange w:id="2611" w:author="Milan Stojkov" w:date="2026-10-02T11:00:00Z">
            <w:rPr>
              <w:color w:val="000000"/>
              <w:sz w:val="22"/>
              <w:szCs w:val="22"/>
            </w:rPr>
          </w:rPrChange>
        </w:rPr>
        <w:t xml:space="preserve">Да утиче на честите учеснике. Не може мењати вредности које они емитују нити спречити њихову испоруку. </w:t>
      </w:r>
    </w:p>
    <w:p w14:paraId="4EA0BF1D">
      <w:pPr>
        <w:numPr>
          <w:ilvl w:val="0"/>
          <w:numId w:val="6"/>
        </w:numPr>
        <w:ind w:left="720" w:hanging="360"/>
        <w:jc w:val="both"/>
        <w:rPr>
          <w:color w:val="000000"/>
          <w:sz w:val="22"/>
          <w:szCs w:val="22"/>
          <w:lang w:val="sr-Cyrl-RS"/>
          <w:rPrChange w:id="2612" w:author="Milan Stojkov" w:date="2026-10-02T11:00:00Z">
            <w:rPr>
              <w:color w:val="000000"/>
              <w:sz w:val="22"/>
              <w:szCs w:val="22"/>
            </w:rPr>
          </w:rPrChange>
        </w:rPr>
      </w:pPr>
      <w:r>
        <w:rPr>
          <w:color w:val="000000"/>
          <w:sz w:val="22"/>
          <w:szCs w:val="22"/>
          <w:lang w:val="sr-Cyrl-RS"/>
          <w:rPrChange w:id="2613" w:author="Milan Stojkov" w:date="2026-10-02T11:00:00Z">
            <w:rPr>
              <w:color w:val="000000"/>
              <w:sz w:val="22"/>
              <w:szCs w:val="22"/>
            </w:rPr>
          </w:rPrChange>
        </w:rPr>
        <w:t xml:space="preserve">Да бира групу свог идентитета. Припадност групи произлази из хеша саме ознаке идентитета, па је нападач не контролише. Да би погодио жељену групу, морао би да тражи ознаку чији хеш даје тражени резултат, што вишеструко увећава цену сваког идентитета. </w:t>
      </w:r>
    </w:p>
    <w:p w14:paraId="07D09CCC">
      <w:pPr>
        <w:numPr>
          <w:ilvl w:val="0"/>
          <w:numId w:val="6"/>
        </w:numPr>
        <w:ind w:left="720" w:hanging="360"/>
        <w:jc w:val="both"/>
        <w:rPr>
          <w:color w:val="000000"/>
          <w:sz w:val="22"/>
          <w:szCs w:val="22"/>
          <w:lang w:val="sr-Cyrl-RS"/>
          <w:rPrChange w:id="2614" w:author="Milan Stojkov" w:date="2026-10-02T11:00:00Z">
            <w:rPr>
              <w:color w:val="000000"/>
              <w:sz w:val="22"/>
              <w:szCs w:val="22"/>
            </w:rPr>
          </w:rPrChange>
        </w:rPr>
      </w:pPr>
      <w:r>
        <w:rPr>
          <w:color w:val="000000"/>
          <w:sz w:val="22"/>
          <w:szCs w:val="22"/>
          <w:lang w:val="sr-Cyrl-RS"/>
          <w:rPrChange w:id="2615" w:author="Milan Stojkov" w:date="2026-10-02T11:00:00Z">
            <w:rPr>
              <w:color w:val="000000"/>
              <w:sz w:val="22"/>
              <w:szCs w:val="22"/>
            </w:rPr>
          </w:rPrChange>
        </w:rPr>
        <w:t xml:space="preserve">Да приступи локалном стању честитог учесника. Не може читати његов дневник посматрања нити утврдити како га тај учесник оцењује. </w:t>
      </w:r>
    </w:p>
    <w:p w14:paraId="691BE8BE">
      <w:pPr>
        <w:numPr>
          <w:ilvl w:val="0"/>
          <w:numId w:val="6"/>
        </w:numPr>
        <w:ind w:left="720" w:hanging="360"/>
        <w:jc w:val="both"/>
        <w:rPr>
          <w:color w:val="000000"/>
          <w:sz w:val="22"/>
          <w:szCs w:val="22"/>
          <w:lang w:val="sr-Cyrl-RS"/>
          <w:rPrChange w:id="2616" w:author="Milan Stojkov" w:date="2026-10-02T11:00:00Z">
            <w:rPr>
              <w:color w:val="000000"/>
              <w:sz w:val="22"/>
              <w:szCs w:val="22"/>
            </w:rPr>
          </w:rPrChange>
        </w:rPr>
      </w:pPr>
      <w:r>
        <w:rPr>
          <w:color w:val="000000"/>
          <w:sz w:val="22"/>
          <w:szCs w:val="22"/>
          <w:lang w:val="sr-Cyrl-RS"/>
          <w:rPrChange w:id="2617" w:author="Milan Stojkov" w:date="2026-10-02T11:00:00Z">
            <w:rPr>
              <w:color w:val="000000"/>
              <w:sz w:val="22"/>
              <w:szCs w:val="22"/>
            </w:rPr>
          </w:rPrChange>
        </w:rPr>
        <w:t>Да располаже неограниченим ресурсима. Број идентитета које може створити ограничен је уделом β, који представља параметар експеримента. Нападач са ресурсима довољним да превазиђе тај удео излази изван модела.</w:t>
      </w:r>
    </w:p>
    <w:p w14:paraId="6EBCA86C">
      <w:pPr>
        <w:pStyle w:val="3"/>
        <w:ind w:left="0" w:firstLine="0"/>
        <w:rPr>
          <w:rFonts w:ascii="Times New Roman" w:hAnsi="Times New Roman" w:eastAsia="Times New Roman" w:cs="Times New Roman"/>
          <w:color w:val="000000"/>
          <w:lang w:val="sr-Cyrl-RS"/>
          <w:rPrChange w:id="2618" w:author="Milan Stojkov" w:date="2026-10-02T11:00:00Z">
            <w:rPr>
              <w:rFonts w:ascii="Times New Roman" w:hAnsi="Times New Roman" w:eastAsia="Times New Roman" w:cs="Times New Roman"/>
              <w:color w:val="000000"/>
            </w:rPr>
          </w:rPrChange>
        </w:rPr>
      </w:pPr>
      <w:bookmarkStart w:id="35" w:name="_Toc10433"/>
      <w:bookmarkStart w:id="36" w:name="_Toc7693"/>
      <w:r>
        <w:rPr>
          <w:rFonts w:ascii="Times New Roman" w:hAnsi="Times New Roman" w:eastAsia="Times New Roman" w:cs="Times New Roman"/>
          <w:color w:val="000000"/>
          <w:lang w:val="sr-Cyrl-RS"/>
          <w:rPrChange w:id="2619" w:author="Milan Stojkov" w:date="2026-10-02T11:00:00Z">
            <w:rPr>
              <w:rFonts w:ascii="Times New Roman" w:hAnsi="Times New Roman" w:eastAsia="Times New Roman" w:cs="Times New Roman"/>
              <w:color w:val="000000"/>
            </w:rPr>
          </w:rPrChange>
        </w:rPr>
        <w:t>3.4. Каталог напада</w:t>
      </w:r>
      <w:bookmarkEnd w:id="35"/>
      <w:bookmarkEnd w:id="36"/>
    </w:p>
    <w:p w14:paraId="56962A8C">
      <w:pPr>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60"/>
        <w:jc w:val="both"/>
        <w:rPr>
          <w:ins w:id="2620" w:author="Milica Radić" w:date="2026-10-02T22:05:50Z"/>
          <w:rFonts w:hint="default"/>
          <w:color w:val="000000"/>
          <w:sz w:val="22"/>
          <w:szCs w:val="22"/>
          <w:lang w:val="en-US"/>
        </w:rPr>
      </w:pPr>
      <w:r>
        <w:rPr>
          <w:color w:val="000000"/>
          <w:sz w:val="22"/>
          <w:szCs w:val="22"/>
          <w:lang w:val="sr-Cyrl-RS"/>
          <w:rPrChange w:id="2621" w:author="Milan Stojkov" w:date="2026-10-02T11:00:00Z">
            <w:rPr>
              <w:color w:val="000000"/>
              <w:sz w:val="22"/>
              <w:szCs w:val="22"/>
            </w:rPr>
          </w:rPrChange>
        </w:rPr>
        <w:t>Напади се разврставају према томе шта нарушавају: идентитет учесника, структуру мреже, садржај вредности или својства саме комуникације.</w:t>
      </w:r>
      <w:ins w:id="2622" w:author="Milica Radić" w:date="2026-10-02T21:52:37Z">
        <w:r>
          <w:rPr>
            <w:rFonts w:hint="default"/>
            <w:color w:val="000000"/>
            <w:sz w:val="22"/>
            <w:szCs w:val="22"/>
            <w:lang w:val="en-US"/>
          </w:rPr>
          <w:t xml:space="preserve"> </w:t>
        </w:r>
      </w:ins>
      <w:ins w:id="2623" w:author="Milica Radić" w:date="2026-10-02T21:52:38Z">
        <w:r>
          <w:rPr>
            <w:rFonts w:hint="default"/>
            <w:color w:val="000000"/>
            <w:sz w:val="22"/>
            <w:szCs w:val="22"/>
            <w:lang w:val="en-US"/>
          </w:rPr>
          <w:t>Табела 3.1 приказује преглед ових напада, њихове параметре подешавања и одговарајуће мере дејства.</w:t>
        </w:r>
      </w:ins>
    </w:p>
    <w:p w14:paraId="5B3BEF8D">
      <w:pPr>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60"/>
        <w:jc w:val="both"/>
        <w:rPr>
          <w:color w:val="000000"/>
          <w:sz w:val="22"/>
          <w:szCs w:val="22"/>
          <w:lang w:val="en-US"/>
        </w:rPr>
      </w:pPr>
    </w:p>
    <w:p w14:paraId="59EB2BAD">
      <w:pPr>
        <w:pBdr>
          <w:top w:val="none" w:color="auto" w:sz="0" w:space="0"/>
          <w:left w:val="none" w:color="auto" w:sz="0" w:space="0"/>
          <w:bottom w:val="none" w:color="auto" w:sz="0" w:space="0"/>
          <w:right w:val="none" w:color="auto" w:sz="0" w:space="0"/>
          <w:between w:val="none" w:color="auto" w:sz="0" w:space="0"/>
        </w:pBdr>
        <w:jc w:val="center"/>
        <w:rPr>
          <w:i/>
          <w:iCs/>
          <w:color w:val="000000"/>
          <w:sz w:val="22"/>
          <w:szCs w:val="22"/>
          <w:lang w:val="sr-Cyrl-RS"/>
          <w:rPrChange w:id="2624" w:author="Milica Radić" w:date="2026-10-02T20:37:36Z">
            <w:rPr>
              <w:i/>
              <w:iCs/>
              <w:color w:val="000000"/>
              <w:sz w:val="20"/>
              <w:szCs w:val="20"/>
            </w:rPr>
          </w:rPrChange>
        </w:rPr>
      </w:pPr>
      <w:r>
        <w:rPr>
          <w:i/>
          <w:iCs/>
          <w:color w:val="000000"/>
          <w:sz w:val="20"/>
          <w:szCs w:val="20"/>
          <w:lang w:val="sr-Cyrl-RS"/>
          <w:rPrChange w:id="2625" w:author="Milan Stojkov" w:date="2026-10-02T11:00:00Z">
            <w:rPr>
              <w:i/>
              <w:iCs/>
              <w:color w:val="000000"/>
              <w:sz w:val="20"/>
              <w:szCs w:val="20"/>
            </w:rPr>
          </w:rPrChange>
        </w:rPr>
        <w:t xml:space="preserve">Табела 3.1 - Каталог напада: шта нарушавају, којим се параметром управљају и којом се мером </w:t>
      </w:r>
      <w:r>
        <w:rPr>
          <w:i/>
          <w:iCs/>
          <w:color w:val="000000"/>
          <w:sz w:val="22"/>
          <w:szCs w:val="22"/>
          <w:lang w:val="sr-Cyrl-RS"/>
          <w:rPrChange w:id="2626" w:author="Milica Radić" w:date="2026-10-02T20:37:36Z">
            <w:rPr>
              <w:i/>
              <w:iCs/>
              <w:color w:val="000000"/>
              <w:sz w:val="20"/>
              <w:szCs w:val="20"/>
            </w:rPr>
          </w:rPrChange>
        </w:rPr>
        <w:t>изражава њихово дејство.</w:t>
      </w:r>
    </w:p>
    <w:tbl>
      <w:tblPr>
        <w:tblStyle w:val="50"/>
        <w:tblW w:w="4998"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2627" w:author="Milica Radić" w:date="2026-10-04T13:50:19Z">
          <w:tblPr>
            <w:tblStyle w:val="50"/>
            <w:tblW w:w="860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1551"/>
        <w:gridCol w:w="1543"/>
        <w:gridCol w:w="2141"/>
        <w:gridCol w:w="2611"/>
        <w:tblGridChange w:id="2628">
          <w:tblGrid>
            <w:gridCol w:w="1702"/>
            <w:gridCol w:w="1694"/>
            <w:gridCol w:w="2349"/>
            <w:gridCol w:w="2863"/>
          </w:tblGrid>
        </w:tblGridChange>
      </w:tblGrid>
      <w:tr w14:paraId="512E9A9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2629" w:author="Milica Radić" w:date="2026-10-04T13:50: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jc w:val="center"/>
          <w:trPrChange w:id="2629" w:author="Milica Radić" w:date="2026-10-04T13:50:19Z">
            <w:trPr>
              <w:tblHeader/>
              <w:jc w:val="center"/>
            </w:trPr>
          </w:trPrChange>
        </w:trPr>
        <w:tc>
          <w:tcPr>
            <w:tcW w:w="988" w:type="pct"/>
            <w:tcBorders>
              <w:bottom w:val="single" w:color="000000" w:sz="4" w:space="0"/>
              <w:right w:val="single" w:color="000000" w:sz="4" w:space="0"/>
            </w:tcBorders>
            <w:tcMar>
              <w:top w:w="15" w:type="dxa"/>
              <w:left w:w="15" w:type="dxa"/>
              <w:bottom w:w="15" w:type="dxa"/>
              <w:right w:w="15" w:type="dxa"/>
            </w:tcMar>
            <w:vAlign w:val="center"/>
            <w:tcPrChange w:id="2630" w:author="Milica Radić" w:date="2026-10-04T13:50:19Z">
              <w:tcPr>
                <w:tcW w:w="1702" w:type="dxa"/>
                <w:tcBorders>
                  <w:bottom w:val="single" w:color="000000" w:sz="4" w:space="0"/>
                  <w:right w:val="single" w:color="000000" w:sz="4" w:space="0"/>
                </w:tcBorders>
                <w:tcMar>
                  <w:top w:w="15" w:type="dxa"/>
                  <w:left w:w="15" w:type="dxa"/>
                  <w:bottom w:w="15" w:type="dxa"/>
                  <w:right w:w="15" w:type="dxa"/>
                </w:tcMar>
                <w:vAlign w:val="center"/>
              </w:tcPr>
            </w:tcPrChange>
          </w:tcPr>
          <w:p w14:paraId="2DF77E7D">
            <w:pPr>
              <w:jc w:val="center"/>
              <w:rPr>
                <w:b/>
                <w:bCs/>
                <w:sz w:val="22"/>
                <w:szCs w:val="22"/>
                <w:lang w:val="sr-Cyrl-RS"/>
                <w:rPrChange w:id="2631" w:author="Milica Radić" w:date="2026-10-02T20:37:34Z">
                  <w:rPr>
                    <w:b/>
                    <w:bCs/>
                    <w:sz w:val="22"/>
                    <w:szCs w:val="22"/>
                  </w:rPr>
                </w:rPrChange>
              </w:rPr>
            </w:pPr>
            <w:r>
              <w:rPr>
                <w:b/>
                <w:bCs/>
                <w:sz w:val="22"/>
                <w:szCs w:val="22"/>
                <w:lang w:val="sr-Cyrl-RS"/>
                <w:rPrChange w:id="2632" w:author="Milica Radić" w:date="2026-10-02T20:37:34Z">
                  <w:rPr>
                    <w:b/>
                    <w:bCs/>
                    <w:sz w:val="22"/>
                    <w:szCs w:val="22"/>
                  </w:rPr>
                </w:rPrChange>
              </w:rPr>
              <w:t>Напад</w:t>
            </w:r>
          </w:p>
        </w:tc>
        <w:tc>
          <w:tcPr>
            <w:tcW w:w="983"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2633" w:author="Milica Radić" w:date="2026-10-04T13:50:19Z">
              <w:tcPr>
                <w:tcW w:w="1694"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ABC57CE">
            <w:pPr>
              <w:jc w:val="center"/>
              <w:rPr>
                <w:b/>
                <w:bCs/>
                <w:sz w:val="22"/>
                <w:szCs w:val="22"/>
                <w:lang w:val="sr-Cyrl-RS"/>
                <w:rPrChange w:id="2634" w:author="Milica Radić" w:date="2026-10-02T20:37:34Z">
                  <w:rPr>
                    <w:b/>
                    <w:bCs/>
                    <w:sz w:val="22"/>
                    <w:szCs w:val="22"/>
                  </w:rPr>
                </w:rPrChange>
              </w:rPr>
            </w:pPr>
            <w:r>
              <w:rPr>
                <w:b/>
                <w:bCs/>
                <w:sz w:val="22"/>
                <w:szCs w:val="22"/>
                <w:lang w:val="sr-Cyrl-RS"/>
                <w:rPrChange w:id="2635" w:author="Milica Radić" w:date="2026-10-02T20:37:34Z">
                  <w:rPr>
                    <w:b/>
                    <w:bCs/>
                    <w:sz w:val="22"/>
                    <w:szCs w:val="22"/>
                  </w:rPr>
                </w:rPrChange>
              </w:rPr>
              <w:t>Циља</w:t>
            </w:r>
          </w:p>
        </w:tc>
        <w:tc>
          <w:tcPr>
            <w:tcW w:w="1364"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2636" w:author="Milica Radić" w:date="2026-10-04T13:50:19Z">
              <w:tcPr>
                <w:tcW w:w="2349"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6813DDE">
            <w:pPr>
              <w:jc w:val="center"/>
              <w:rPr>
                <w:b/>
                <w:bCs/>
                <w:sz w:val="22"/>
                <w:szCs w:val="22"/>
                <w:lang w:val="sr-Cyrl-RS"/>
                <w:rPrChange w:id="2637" w:author="Milica Radić" w:date="2026-10-02T20:37:34Z">
                  <w:rPr>
                    <w:b/>
                    <w:bCs/>
                    <w:sz w:val="22"/>
                    <w:szCs w:val="22"/>
                  </w:rPr>
                </w:rPrChange>
              </w:rPr>
            </w:pPr>
            <w:r>
              <w:rPr>
                <w:b/>
                <w:bCs/>
                <w:sz w:val="22"/>
                <w:szCs w:val="22"/>
                <w:lang w:val="sr-Cyrl-RS"/>
                <w:rPrChange w:id="2638" w:author="Milica Radić" w:date="2026-10-02T20:37:34Z">
                  <w:rPr>
                    <w:b/>
                    <w:bCs/>
                    <w:sz w:val="22"/>
                    <w:szCs w:val="22"/>
                  </w:rPr>
                </w:rPrChange>
              </w:rPr>
              <w:t>Параметар</w:t>
            </w:r>
          </w:p>
        </w:tc>
        <w:tc>
          <w:tcPr>
            <w:tcW w:w="1663" w:type="pct"/>
            <w:tcBorders>
              <w:left w:val="single" w:color="000000" w:sz="4" w:space="0"/>
              <w:bottom w:val="single" w:color="000000" w:sz="4" w:space="0"/>
            </w:tcBorders>
            <w:tcMar>
              <w:top w:w="15" w:type="dxa"/>
              <w:left w:w="15" w:type="dxa"/>
              <w:bottom w:w="15" w:type="dxa"/>
              <w:right w:w="15" w:type="dxa"/>
            </w:tcMar>
            <w:vAlign w:val="center"/>
            <w:tcPrChange w:id="2639" w:author="Milica Radić" w:date="2026-10-04T13:50:19Z">
              <w:tcPr>
                <w:tcW w:w="2863" w:type="dxa"/>
                <w:tcBorders>
                  <w:left w:val="single" w:color="000000" w:sz="4" w:space="0"/>
                  <w:bottom w:val="single" w:color="000000" w:sz="4" w:space="0"/>
                </w:tcBorders>
                <w:tcMar>
                  <w:top w:w="15" w:type="dxa"/>
                  <w:left w:w="15" w:type="dxa"/>
                  <w:bottom w:w="15" w:type="dxa"/>
                  <w:right w:w="15" w:type="dxa"/>
                </w:tcMar>
                <w:vAlign w:val="center"/>
              </w:tcPr>
            </w:tcPrChange>
          </w:tcPr>
          <w:p w14:paraId="572F6B27">
            <w:pPr>
              <w:jc w:val="center"/>
              <w:rPr>
                <w:b/>
                <w:bCs/>
                <w:sz w:val="22"/>
                <w:szCs w:val="22"/>
                <w:lang w:val="sr-Cyrl-RS"/>
                <w:rPrChange w:id="2640" w:author="Milica Radić" w:date="2026-10-02T20:37:34Z">
                  <w:rPr>
                    <w:b/>
                    <w:bCs/>
                    <w:sz w:val="22"/>
                    <w:szCs w:val="22"/>
                  </w:rPr>
                </w:rPrChange>
              </w:rPr>
            </w:pPr>
            <w:r>
              <w:rPr>
                <w:b/>
                <w:bCs/>
                <w:sz w:val="22"/>
                <w:szCs w:val="22"/>
                <w:lang w:val="sr-Cyrl-RS"/>
                <w:rPrChange w:id="2641" w:author="Milica Radić" w:date="2026-10-02T20:37:34Z">
                  <w:rPr>
                    <w:b/>
                    <w:bCs/>
                    <w:sz w:val="22"/>
                    <w:szCs w:val="22"/>
                  </w:rPr>
                </w:rPrChange>
              </w:rPr>
              <w:t>Мера дејства</w:t>
            </w:r>
          </w:p>
        </w:tc>
      </w:tr>
      <w:tr w14:paraId="7C731FE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2642" w:author="Milica Radić" w:date="2026-10-04T13:50: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2642" w:author="Milica Radić" w:date="2026-10-04T13:50:19Z">
            <w:trPr>
              <w:jc w:val="center"/>
            </w:trPr>
          </w:trPrChange>
        </w:trPr>
        <w:tc>
          <w:tcPr>
            <w:tcW w:w="98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2643" w:author="Milica Radić" w:date="2026-10-04T13:50:19Z">
              <w:tcPr>
                <w:tcW w:w="1702"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3EDBAD9">
            <w:pPr>
              <w:jc w:val="center"/>
              <w:rPr>
                <w:sz w:val="22"/>
                <w:szCs w:val="22"/>
                <w:lang w:val="sr-Cyrl-RS"/>
                <w:rPrChange w:id="2645" w:author="Milica Radić" w:date="2026-10-02T20:37:34Z">
                  <w:rPr>
                    <w:sz w:val="22"/>
                    <w:szCs w:val="22"/>
                  </w:rPr>
                </w:rPrChange>
              </w:rPr>
              <w:pPrChange w:id="2644" w:author="Milica Radić" w:date="2026-10-02T20:31:31Z">
                <w:pPr/>
              </w:pPrChange>
            </w:pPr>
            <w:r>
              <w:rPr>
                <w:i/>
                <w:iCs/>
                <w:sz w:val="22"/>
                <w:szCs w:val="22"/>
                <w:lang w:val="sr-Cyrl-RS"/>
                <w:rPrChange w:id="2646" w:author="Milica Radić" w:date="2026-10-02T20:37:34Z">
                  <w:rPr>
                    <w:i/>
                    <w:iCs/>
                    <w:sz w:val="22"/>
                    <w:szCs w:val="22"/>
                  </w:rPr>
                </w:rPrChange>
              </w:rPr>
              <w:t>Sybil</w:t>
            </w:r>
          </w:p>
        </w:tc>
        <w:tc>
          <w:tcPr>
            <w:tcW w:w="9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2647" w:author="Milica Radić" w:date="2026-10-04T13:50:19Z">
              <w:tcPr>
                <w:tcW w:w="169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225D373">
            <w:pPr>
              <w:jc w:val="center"/>
              <w:rPr>
                <w:sz w:val="22"/>
                <w:szCs w:val="22"/>
                <w:lang w:val="sr-Cyrl-RS"/>
                <w:rPrChange w:id="2649" w:author="Milica Radić" w:date="2026-10-02T20:37:34Z">
                  <w:rPr>
                    <w:sz w:val="22"/>
                    <w:szCs w:val="22"/>
                  </w:rPr>
                </w:rPrChange>
              </w:rPr>
              <w:pPrChange w:id="2648" w:author="Milica Radić" w:date="2026-10-02T20:31:31Z">
                <w:pPr/>
              </w:pPrChange>
            </w:pPr>
            <w:r>
              <w:rPr>
                <w:sz w:val="22"/>
                <w:szCs w:val="22"/>
                <w:lang w:val="sr-Cyrl-RS"/>
                <w:rPrChange w:id="2650" w:author="Milica Radić" w:date="2026-10-02T20:37:34Z">
                  <w:rPr>
                    <w:sz w:val="22"/>
                    <w:szCs w:val="22"/>
                  </w:rPr>
                </w:rPrChange>
              </w:rPr>
              <w:t>идентитет</w:t>
            </w:r>
          </w:p>
        </w:tc>
        <w:tc>
          <w:tcPr>
            <w:tcW w:w="13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2651" w:author="Milica Radić" w:date="2026-10-04T13:50:19Z">
              <w:tcPr>
                <w:tcW w:w="23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02DBA99">
            <w:pPr>
              <w:jc w:val="center"/>
              <w:rPr>
                <w:sz w:val="22"/>
                <w:szCs w:val="22"/>
                <w:lang w:val="sr-Cyrl-RS"/>
                <w:rPrChange w:id="2653" w:author="Milica Radić" w:date="2026-10-02T20:37:34Z">
                  <w:rPr>
                    <w:sz w:val="22"/>
                    <w:szCs w:val="22"/>
                  </w:rPr>
                </w:rPrChange>
              </w:rPr>
              <w:pPrChange w:id="2652" w:author="Milica Radić" w:date="2026-10-02T20:31:31Z">
                <w:pPr/>
              </w:pPrChange>
            </w:pPr>
            <w:r>
              <w:rPr>
                <w:sz w:val="22"/>
                <w:szCs w:val="22"/>
                <w:lang w:val="sr-Cyrl-RS"/>
                <w:rPrChange w:id="2654" w:author="Milica Radić" w:date="2026-10-02T20:37:34Z">
                  <w:rPr>
                    <w:sz w:val="22"/>
                    <w:szCs w:val="22"/>
                  </w:rPr>
                </w:rPrChange>
              </w:rPr>
              <w:t>брзина стварања идентитета</w:t>
            </w:r>
          </w:p>
        </w:tc>
        <w:tc>
          <w:tcPr>
            <w:tcW w:w="16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2655" w:author="Milica Radić" w:date="2026-10-04T13:50:19Z">
              <w:tcPr>
                <w:tcW w:w="286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455C2E90">
            <w:pPr>
              <w:jc w:val="center"/>
              <w:rPr>
                <w:rFonts w:ascii="Times New Roman" w:hAnsi="Times New Roman" w:eastAsia="Cambria Math" w:cs="Times New Roman"/>
                <w:color w:val="000000"/>
                <w:sz w:val="22"/>
                <w:szCs w:val="22"/>
                <w:lang w:val="sr-Cyrl-RS"/>
                <w:rPrChange w:id="2656" w:author="Milica Radić" w:date="2026-10-02T20:37:34Z">
                  <w:rPr>
                    <w:rFonts w:ascii="Cambria Math" w:hAnsi="Cambria Math" w:eastAsia="Cambria Math" w:cs="Cambria Math"/>
                    <w:color w:val="000000"/>
                    <w:sz w:val="22"/>
                    <w:szCs w:val="22"/>
                  </w:rPr>
                </w:rPrChange>
              </w:rPr>
            </w:pPr>
            <m:oMath>
              <m:sSub>
                <m:sSubPr>
                  <m:ctrlPr>
                    <w:rPr>
                      <w:rFonts w:ascii="Cambria Math" w:hAnsi="Cambria Math" w:eastAsia="Cambria Math" w:cs="Times New Roman"/>
                      <w:color w:val="000000"/>
                      <w:sz w:val="22"/>
                      <w:szCs w:val="22"/>
                      <w:lang w:val="sr-Cyrl-RS"/>
                    </w:rPr>
                  </m:ctrlPr>
                </m:sSubPr>
                <m:e>
                  <m:r>
                    <m:rPr>
                      <m:nor/>
                    </m:rPr>
                    <w:rPr>
                      <w:rFonts w:hint="default" w:ascii="Times New Roman" w:hAnsi="Times New Roman" w:eastAsia="Cambria Math" w:cs="Times New Roman"/>
                      <w:i/>
                      <w:color w:val="000000"/>
                      <w:sz w:val="22"/>
                      <w:szCs w:val="22"/>
                      <w:lang w:val="sr-Cyrl-RS"/>
                      <w:rPrChange w:id="2657" w:author="Milica Radić" w:date="2026-10-02T20:37:34Z">
                        <w:rPr>
                          <w:rFonts w:ascii="Cambria Math" w:hAnsi="Cambria Math" w:eastAsia="Cambria Math" w:cs="Cambria Math"/>
                          <w:i/>
                          <w:color w:val="000000"/>
                          <w:sz w:val="22"/>
                          <w:szCs w:val="22"/>
                        </w:rPr>
                      </w:rPrChange>
                    </w:rPr>
                    <m:t>P</m:t>
                  </m:r>
                  <m:ctrlPr>
                    <w:rPr>
                      <w:rFonts w:ascii="Cambria Math" w:hAnsi="Cambria Math" w:eastAsia="Cambria Math" w:cs="Times New Roman"/>
                      <w:color w:val="000000"/>
                      <w:sz w:val="22"/>
                      <w:szCs w:val="22"/>
                      <w:lang w:val="sr-Cyrl-RS"/>
                    </w:rPr>
                  </m:ctrlPr>
                </m:e>
                <m:sub>
                  <m:r>
                    <m:rPr>
                      <m:nor/>
                    </m:rPr>
                    <w:rPr>
                      <w:rFonts w:hint="default" w:ascii="Times New Roman" w:hAnsi="Times New Roman" w:eastAsia="Cambria Math" w:cs="Times New Roman"/>
                      <w:i/>
                      <w:color w:val="000000"/>
                      <w:sz w:val="22"/>
                      <w:szCs w:val="22"/>
                      <w:lang w:val="sr-Cyrl-RS"/>
                      <w:rPrChange w:id="2658" w:author="Milica Radić" w:date="2026-10-02T20:37:34Z">
                        <w:rPr>
                          <w:rFonts w:ascii="Cambria Math" w:hAnsi="Cambria Math" w:eastAsia="Cambria Math" w:cs="Cambria Math"/>
                          <w:i/>
                          <w:color w:val="000000"/>
                          <w:sz w:val="22"/>
                          <w:szCs w:val="22"/>
                        </w:rPr>
                      </w:rPrChange>
                    </w:rPr>
                    <m:t>sybil</m:t>
                  </m:r>
                  <m:ctrlPr>
                    <w:rPr>
                      <w:rFonts w:ascii="Cambria Math" w:hAnsi="Cambria Math" w:eastAsia="Cambria Math" w:cs="Times New Roman"/>
                      <w:color w:val="000000"/>
                      <w:sz w:val="22"/>
                      <w:szCs w:val="22"/>
                      <w:lang w:val="sr-Cyrl-RS"/>
                    </w:rPr>
                  </m:ctrlPr>
                </m:sub>
              </m:sSub>
            </m:oMath>
            <w:ins w:id="2659" w:author="Milica Radić" w:date="2026-10-02T20:19:00Z">
              <w:r>
                <w:rPr>
                  <w:rFonts w:hint="default" w:ascii="Times New Roman" w:hAnsi="Times New Roman" w:eastAsia="Cambria Math" w:cs="Times New Roman"/>
                  <w:i w:val="0"/>
                  <w:color w:val="000000"/>
                  <w:sz w:val="22"/>
                  <w:szCs w:val="22"/>
                  <w:lang w:val="sr-Cyrl-RS"/>
                  <w:rPrChange w:id="2660" w:author="Milica Radić" w:date="2026-10-02T20:37:34Z">
                    <w:rPr>
                      <w:rFonts w:hint="default" w:ascii="Times New Roman" w:hAnsi="Cambria Math" w:eastAsia="Cambria Math" w:cs="Cambria Math"/>
                      <w:i w:val="0"/>
                      <w:color w:val="000000"/>
                      <w:sz w:val="22"/>
                      <w:szCs w:val="22"/>
                      <w:lang w:val="sr-Cyrl-RS"/>
                    </w:rPr>
                  </w:rPrChange>
                </w:rPr>
                <w:t>,</w:t>
              </w:r>
            </w:ins>
            <w:ins w:id="2661" w:author="Milica Radić" w:date="2026-10-02T20:19:01Z">
              <w:r>
                <w:rPr>
                  <w:rFonts w:hint="default" w:ascii="Times New Roman" w:hAnsi="Times New Roman" w:eastAsia="Cambria Math" w:cs="Times New Roman"/>
                  <w:i w:val="0"/>
                  <w:color w:val="000000"/>
                  <w:sz w:val="22"/>
                  <w:szCs w:val="22"/>
                  <w:lang w:val="sr-Cyrl-RS"/>
                  <w:rPrChange w:id="2662" w:author="Milica Radić" w:date="2026-10-02T20:37:34Z">
                    <w:rPr>
                      <w:rFonts w:hint="default" w:ascii="Times New Roman" w:hAnsi="Cambria Math" w:eastAsia="Cambria Math" w:cs="Cambria Math"/>
                      <w:i w:val="0"/>
                      <w:color w:val="000000"/>
                      <w:sz w:val="22"/>
                      <w:szCs w:val="22"/>
                      <w:lang w:val="sr-Cyrl-RS"/>
                    </w:rPr>
                  </w:rPrChange>
                </w:rPr>
                <w:t xml:space="preserve"> удео нападачких идентитета у скуповима суседа</w:t>
              </w:r>
            </w:ins>
          </w:p>
        </w:tc>
      </w:tr>
      <w:tr w14:paraId="22B9DB6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2664" w:author="Milica Radić" w:date="2026-10-04T13:50: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ins w:id="2663" w:author="Milica Radić" w:date="2026-10-02T18:42:01Z"/>
          <w:trPrChange w:id="2664" w:author="Milica Radić" w:date="2026-10-04T13:50:19Z">
            <w:trPr>
              <w:jc w:val="center"/>
            </w:trPr>
          </w:trPrChange>
        </w:trPr>
        <w:tc>
          <w:tcPr>
            <w:tcW w:w="98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2665" w:author="Milica Radić" w:date="2026-10-04T13:50:19Z">
              <w:tcPr>
                <w:tcW w:w="1702"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6E5C3C6">
            <w:pPr>
              <w:jc w:val="center"/>
              <w:rPr>
                <w:ins w:id="2667" w:author="Milica Radić" w:date="2026-10-02T18:42:01Z"/>
                <w:sz w:val="22"/>
                <w:szCs w:val="22"/>
                <w:lang w:val="sr-Cyrl-RS"/>
              </w:rPr>
              <w:pPrChange w:id="2666" w:author="Milica Radić" w:date="2026-10-02T20:31:31Z">
                <w:pPr/>
              </w:pPrChange>
            </w:pPr>
            <w:ins w:id="2668" w:author="Milica Radić" w:date="2026-10-02T18:42:01Z">
              <w:r>
                <w:rPr>
                  <w:i/>
                  <w:iCs/>
                  <w:sz w:val="22"/>
                  <w:szCs w:val="22"/>
                  <w:lang w:val="sr-Cyrl-RS"/>
                </w:rPr>
                <w:t>Eclipse</w:t>
              </w:r>
            </w:ins>
          </w:p>
        </w:tc>
        <w:tc>
          <w:tcPr>
            <w:tcW w:w="9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2669" w:author="Milica Radić" w:date="2026-10-04T13:50:19Z">
              <w:tcPr>
                <w:tcW w:w="169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A21C6C2">
            <w:pPr>
              <w:jc w:val="center"/>
              <w:rPr>
                <w:ins w:id="2671" w:author="Milica Radić" w:date="2026-10-02T18:42:01Z"/>
                <w:sz w:val="22"/>
                <w:szCs w:val="22"/>
                <w:lang w:val="sr-Cyrl-RS"/>
              </w:rPr>
              <w:pPrChange w:id="2670" w:author="Milica Radić" w:date="2026-10-02T20:31:31Z">
                <w:pPr/>
              </w:pPrChange>
            </w:pPr>
            <w:ins w:id="2672" w:author="Milica Radić" w:date="2026-10-02T18:42:01Z">
              <w:r>
                <w:rPr>
                  <w:sz w:val="22"/>
                  <w:szCs w:val="22"/>
                  <w:lang w:val="sr-Cyrl-RS"/>
                </w:rPr>
                <w:t>структуру</w:t>
              </w:r>
            </w:ins>
          </w:p>
        </w:tc>
        <w:tc>
          <w:tcPr>
            <w:tcW w:w="13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2673" w:author="Milica Radić" w:date="2026-10-04T13:50:19Z">
              <w:tcPr>
                <w:tcW w:w="23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055E510">
            <w:pPr>
              <w:jc w:val="center"/>
              <w:rPr>
                <w:ins w:id="2675" w:author="Milica Radić" w:date="2026-10-02T18:42:01Z"/>
                <w:sz w:val="22"/>
                <w:szCs w:val="22"/>
                <w:lang w:val="sr-Cyrl-RS"/>
              </w:rPr>
              <w:pPrChange w:id="2674" w:author="Milica Radić" w:date="2026-10-02T20:31:31Z">
                <w:pPr/>
              </w:pPrChange>
            </w:pPr>
            <w:ins w:id="2676" w:author="Milica Radić" w:date="2026-10-02T18:42:01Z">
              <w:r>
                <w:rPr>
                  <w:sz w:val="22"/>
                  <w:szCs w:val="22"/>
                  <w:lang w:val="sr-Cyrl-RS"/>
                </w:rPr>
                <w:t>удео циљаних учесника</w:t>
              </w:r>
            </w:ins>
          </w:p>
        </w:tc>
        <w:tc>
          <w:tcPr>
            <w:tcW w:w="16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2677" w:author="Milica Radić" w:date="2026-10-04T13:50:19Z">
              <w:tcPr>
                <w:tcW w:w="286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0CAA3400">
            <w:pPr>
              <w:jc w:val="center"/>
              <w:rPr>
                <w:ins w:id="2678" w:author="Milica Radić" w:date="2026-10-02T18:42:01Z"/>
                <w:rFonts w:hint="default" w:ascii="Times New Roman" w:hAnsi="Times New Roman" w:eastAsia="Cambria Math" w:cs="Times New Roman"/>
                <w:color w:val="000000"/>
                <w:sz w:val="22"/>
                <w:szCs w:val="22"/>
                <w:lang w:val="sr-Cyrl-RS"/>
                <w:rPrChange w:id="2679" w:author="Milica Radić" w:date="2026-10-02T20:37:34Z">
                  <w:rPr>
                    <w:ins w:id="2680" w:author="Milica Radić" w:date="2026-10-02T18:42:01Z"/>
                    <w:rFonts w:hint="default" w:ascii="Cambria Math" w:hAnsi="Cambria Math" w:eastAsia="Cambria Math" w:cs="Cambria Math"/>
                    <w:color w:val="000000"/>
                    <w:sz w:val="22"/>
                    <w:szCs w:val="22"/>
                    <w:lang w:val="sr-Cyrl-RS"/>
                  </w:rPr>
                </w:rPrChange>
              </w:rPr>
            </w:pPr>
            <m:oMath>
              <m:sSub>
                <m:sSubPr>
                  <m:ctrlPr>
                    <w:ins w:id="2681" w:author="Milica Radić" w:date="2026-10-02T18:42:01Z">
                      <w:rPr>
                        <w:rFonts w:ascii="Cambria Math" w:hAnsi="Cambria Math" w:eastAsia="Cambria Math" w:cs="Times New Roman"/>
                        <w:color w:val="000000"/>
                        <w:sz w:val="22"/>
                        <w:szCs w:val="22"/>
                        <w:lang w:val="sr-Cyrl-RS"/>
                        <w:rPrChange w:id="2682" w:author="Milica Radić" w:date="2026-10-02T20:37:34Z">
                          <w:rPr>
                            <w:rFonts w:ascii="Cambria Math" w:hAnsi="Cambria Math" w:eastAsia="Cambria Math" w:cs="Cambria Math"/>
                            <w:color w:val="000000"/>
                            <w:sz w:val="22"/>
                            <w:szCs w:val="22"/>
                            <w:lang w:val="sr-Cyrl-RS"/>
                          </w:rPr>
                        </w:rPrChange>
                      </w:rPr>
                    </w:ins>
                  </m:ctrlPr>
                </m:sSubPr>
                <m:e>
                  <w:ins w:id="2683" w:author="Milica Radić" w:date="2026-10-02T18:42:01Z">
                    <m:r>
                      <m:rPr>
                        <m:nor/>
                      </m:rPr>
                      <w:rPr>
                        <w:rFonts w:hint="default" w:ascii="Times New Roman" w:hAnsi="Times New Roman" w:eastAsia="Cambria Math" w:cs="Times New Roman"/>
                        <w:i/>
                        <w:color w:val="000000"/>
                        <w:sz w:val="22"/>
                        <w:szCs w:val="22"/>
                        <w:lang w:val="sr-Cyrl-RS"/>
                        <w:rPrChange w:id="2684" w:author="Milica Radić" w:date="2026-10-02T20:37:34Z">
                          <w:rPr>
                            <w:rFonts w:ascii="Cambria Math" w:hAnsi="Cambria Math" w:eastAsia="Cambria Math" w:cs="Cambria Math"/>
                            <w:i/>
                            <w:color w:val="000000"/>
                            <w:sz w:val="22"/>
                            <w:szCs w:val="22"/>
                            <w:lang w:val="sr-Cyrl-RS"/>
                          </w:rPr>
                        </w:rPrChange>
                      </w:rPr>
                      <m:t>P</m:t>
                    </m:r>
                  </w:ins>
                  <m:ctrlPr>
                    <w:ins w:id="2685" w:author="Milica Radić" w:date="2026-10-02T18:42:01Z">
                      <w:rPr>
                        <w:rFonts w:ascii="Cambria Math" w:hAnsi="Cambria Math" w:eastAsia="Cambria Math" w:cs="Times New Roman"/>
                        <w:color w:val="000000"/>
                        <w:sz w:val="22"/>
                        <w:szCs w:val="22"/>
                        <w:lang w:val="sr-Cyrl-RS"/>
                        <w:rPrChange w:id="2686" w:author="Milica Radić" w:date="2026-10-02T20:37:34Z">
                          <w:rPr>
                            <w:rFonts w:ascii="Cambria Math" w:hAnsi="Cambria Math" w:eastAsia="Cambria Math" w:cs="Cambria Math"/>
                            <w:color w:val="000000"/>
                            <w:sz w:val="22"/>
                            <w:szCs w:val="22"/>
                            <w:lang w:val="sr-Cyrl-RS"/>
                          </w:rPr>
                        </w:rPrChange>
                      </w:rPr>
                    </w:ins>
                  </m:ctrlPr>
                </m:e>
                <m:sub>
                  <w:ins w:id="2687" w:author="Milica Radić" w:date="2026-10-02T18:42:01Z">
                    <m:r>
                      <m:rPr>
                        <m:nor/>
                      </m:rPr>
                      <w:rPr>
                        <w:rFonts w:hint="default" w:ascii="Times New Roman" w:hAnsi="Times New Roman" w:eastAsia="Cambria Math" w:cs="Times New Roman"/>
                        <w:i/>
                        <w:color w:val="000000"/>
                        <w:sz w:val="22"/>
                        <w:szCs w:val="22"/>
                        <w:lang w:val="sr-Cyrl-RS"/>
                        <w:rPrChange w:id="2688" w:author="Milica Radić" w:date="2026-10-02T20:37:34Z">
                          <w:rPr>
                            <w:rFonts w:ascii="Cambria Math" w:hAnsi="Cambria Math" w:eastAsia="Cambria Math" w:cs="Cambria Math"/>
                            <w:i/>
                            <w:color w:val="000000"/>
                            <w:sz w:val="22"/>
                            <w:szCs w:val="22"/>
                            <w:lang w:val="sr-Cyrl-RS"/>
                          </w:rPr>
                        </w:rPrChange>
                      </w:rPr>
                      <m:t>eclipse</m:t>
                    </m:r>
                  </w:ins>
                  <m:ctrlPr>
                    <w:ins w:id="2689" w:author="Milica Radić" w:date="2026-10-02T18:42:01Z">
                      <w:rPr>
                        <w:rFonts w:ascii="Cambria Math" w:hAnsi="Cambria Math" w:eastAsia="Cambria Math" w:cs="Times New Roman"/>
                        <w:color w:val="000000"/>
                        <w:sz w:val="22"/>
                        <w:szCs w:val="22"/>
                        <w:lang w:val="sr-Cyrl-RS"/>
                        <w:rPrChange w:id="2690" w:author="Milica Radić" w:date="2026-10-02T20:37:34Z">
                          <w:rPr>
                            <w:rFonts w:ascii="Cambria Math" w:hAnsi="Cambria Math" w:eastAsia="Cambria Math" w:cs="Cambria Math"/>
                            <w:color w:val="000000"/>
                            <w:sz w:val="22"/>
                            <w:szCs w:val="22"/>
                            <w:lang w:val="sr-Cyrl-RS"/>
                          </w:rPr>
                        </w:rPrChange>
                      </w:rPr>
                    </w:ins>
                  </m:ctrlPr>
                </m:sub>
              </m:sSub>
            </m:oMath>
            <w:ins w:id="2691" w:author="Milica Radić" w:date="2026-10-02T20:18:47Z">
              <w:r>
                <w:rPr>
                  <w:rFonts w:hint="default" w:ascii="Times New Roman" w:hAnsi="Times New Roman" w:eastAsia="Cambria Math" w:cs="Times New Roman"/>
                  <w:i w:val="0"/>
                  <w:color w:val="000000"/>
                  <w:sz w:val="22"/>
                  <w:szCs w:val="22"/>
                  <w:lang w:val="sr-Cyrl-RS"/>
                  <w:rPrChange w:id="2692" w:author="Milica Radić" w:date="2026-10-02T20:37:34Z">
                    <w:rPr>
                      <w:rFonts w:hint="default" w:ascii="Times New Roman" w:hAnsi="Cambria Math" w:eastAsia="Cambria Math" w:cs="Cambria Math"/>
                      <w:i w:val="0"/>
                      <w:color w:val="000000"/>
                      <w:sz w:val="22"/>
                      <w:szCs w:val="22"/>
                      <w:lang w:val="sr-Cyrl-RS"/>
                    </w:rPr>
                  </w:rPrChange>
                </w:rPr>
                <w:t xml:space="preserve">, </w:t>
              </w:r>
            </w:ins>
            <w:ins w:id="2693" w:author="Milica Radić" w:date="2026-10-02T20:18:48Z">
              <w:r>
                <w:rPr>
                  <w:rFonts w:hint="default" w:ascii="Times New Roman" w:hAnsi="Times New Roman" w:eastAsia="Cambria Math" w:cs="Times New Roman"/>
                  <w:i w:val="0"/>
                  <w:color w:val="000000"/>
                  <w:sz w:val="22"/>
                  <w:szCs w:val="22"/>
                  <w:lang w:val="sr-Cyrl-RS"/>
                  <w:rPrChange w:id="2694" w:author="Milica Radić" w:date="2026-10-02T20:37:34Z">
                    <w:rPr>
                      <w:rFonts w:hint="default" w:ascii="Times New Roman" w:hAnsi="Cambria Math" w:eastAsia="Cambria Math" w:cs="Cambria Math"/>
                      <w:i w:val="0"/>
                      <w:color w:val="000000"/>
                      <w:sz w:val="22"/>
                      <w:szCs w:val="22"/>
                      <w:lang w:val="sr-Cyrl-RS"/>
                    </w:rPr>
                  </w:rPrChange>
                </w:rPr>
                <w:t>удео потпуно изолованих учесника</w:t>
              </w:r>
            </w:ins>
          </w:p>
        </w:tc>
      </w:tr>
      <w:tr w14:paraId="51EDB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2695" w:author="Milica Radić" w:date="2026-10-04T13:50: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2695" w:author="Milica Radić" w:date="2026-10-04T13:50:19Z">
            <w:trPr>
              <w:jc w:val="center"/>
            </w:trPr>
          </w:trPrChange>
        </w:trPr>
        <w:tc>
          <w:tcPr>
            <w:tcW w:w="98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2696" w:author="Milica Radić" w:date="2026-10-04T13:50:19Z">
              <w:tcPr>
                <w:tcW w:w="1702"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329B2F0">
            <w:pPr>
              <w:jc w:val="center"/>
              <w:rPr>
                <w:sz w:val="22"/>
                <w:szCs w:val="22"/>
                <w:lang w:val="sr-Cyrl-RS"/>
                <w:rPrChange w:id="2698" w:author="Milica Radić" w:date="2026-10-02T20:37:34Z">
                  <w:rPr>
                    <w:sz w:val="22"/>
                    <w:szCs w:val="22"/>
                  </w:rPr>
                </w:rPrChange>
              </w:rPr>
              <w:pPrChange w:id="2697" w:author="Milica Radić" w:date="2026-10-02T20:31:31Z">
                <w:pPr/>
              </w:pPrChange>
            </w:pPr>
            <w:r>
              <w:rPr>
                <w:i/>
                <w:iCs/>
                <w:sz w:val="22"/>
                <w:szCs w:val="22"/>
                <w:lang w:val="sr-Cyrl-RS"/>
                <w:rPrChange w:id="2699" w:author="Milica Radić" w:date="2026-10-02T20:37:34Z">
                  <w:rPr>
                    <w:i/>
                    <w:iCs/>
                    <w:sz w:val="22"/>
                    <w:szCs w:val="22"/>
                  </w:rPr>
                </w:rPrChange>
              </w:rPr>
              <w:t>Byzantine</w:t>
            </w:r>
          </w:p>
        </w:tc>
        <w:tc>
          <w:tcPr>
            <w:tcW w:w="9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2700" w:author="Milica Radić" w:date="2026-10-04T13:50:19Z">
              <w:tcPr>
                <w:tcW w:w="169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1C299D3">
            <w:pPr>
              <w:jc w:val="center"/>
              <w:rPr>
                <w:sz w:val="22"/>
                <w:szCs w:val="22"/>
                <w:lang w:val="sr-Cyrl-RS"/>
                <w:rPrChange w:id="2702" w:author="Milica Radić" w:date="2026-10-02T20:37:34Z">
                  <w:rPr>
                    <w:sz w:val="22"/>
                    <w:szCs w:val="22"/>
                  </w:rPr>
                </w:rPrChange>
              </w:rPr>
              <w:pPrChange w:id="2701" w:author="Milica Radić" w:date="2026-10-02T20:31:31Z">
                <w:pPr/>
              </w:pPrChange>
            </w:pPr>
            <w:r>
              <w:rPr>
                <w:sz w:val="22"/>
                <w:szCs w:val="22"/>
                <w:lang w:val="sr-Cyrl-RS"/>
                <w:rPrChange w:id="2703" w:author="Milica Radić" w:date="2026-10-02T20:37:34Z">
                  <w:rPr>
                    <w:sz w:val="22"/>
                    <w:szCs w:val="22"/>
                  </w:rPr>
                </w:rPrChange>
              </w:rPr>
              <w:t>садржај</w:t>
            </w:r>
          </w:p>
        </w:tc>
        <w:tc>
          <w:tcPr>
            <w:tcW w:w="13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2704" w:author="Milica Radić" w:date="2026-10-04T13:50:19Z">
              <w:tcPr>
                <w:tcW w:w="23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193F836">
            <w:pPr>
              <w:jc w:val="center"/>
              <w:rPr>
                <w:sz w:val="22"/>
                <w:szCs w:val="22"/>
                <w:lang w:val="sr-Cyrl-RS"/>
                <w:rPrChange w:id="2706" w:author="Milica Radić" w:date="2026-10-02T20:37:34Z">
                  <w:rPr>
                    <w:sz w:val="22"/>
                    <w:szCs w:val="22"/>
                  </w:rPr>
                </w:rPrChange>
              </w:rPr>
              <w:pPrChange w:id="2705" w:author="Milica Radić" w:date="2026-10-02T20:31:31Z">
                <w:pPr/>
              </w:pPrChange>
            </w:pPr>
            <w:r>
              <w:rPr>
                <w:sz w:val="22"/>
                <w:szCs w:val="22"/>
                <w:lang w:val="sr-Cyrl-RS"/>
                <w:rPrChange w:id="2707" w:author="Milica Radić" w:date="2026-10-02T20:37:34Z">
                  <w:rPr>
                    <w:sz w:val="22"/>
                    <w:szCs w:val="22"/>
                  </w:rPr>
                </w:rPrChange>
              </w:rPr>
              <w:t>профил вредности</w:t>
            </w:r>
          </w:p>
        </w:tc>
        <w:tc>
          <w:tcPr>
            <w:tcW w:w="16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2708" w:author="Milica Radić" w:date="2026-10-04T13:50:19Z">
              <w:tcPr>
                <w:tcW w:w="286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4A6112C">
            <w:pPr>
              <w:jc w:val="center"/>
              <w:rPr>
                <w:rFonts w:hint="default" w:ascii="Times New Roman" w:hAnsi="Times New Roman" w:eastAsia="Cambria Math" w:cs="Times New Roman"/>
                <w:sz w:val="22"/>
                <w:szCs w:val="22"/>
                <w:lang w:val="sr-Cyrl-RS"/>
                <w:rPrChange w:id="2709" w:author="Milica Radić" w:date="2026-10-02T20:37:34Z">
                  <w:rPr>
                    <w:rFonts w:hint="default" w:ascii="Cambria Math" w:hAnsi="Cambria Math" w:eastAsia="Cambria Math" w:cs="Cambria Math"/>
                    <w:sz w:val="22"/>
                    <w:szCs w:val="22"/>
                    <w:lang w:val="sr-Cyrl-RS"/>
                  </w:rPr>
                </w:rPrChange>
              </w:rPr>
            </w:pPr>
            <w:commentRangeStart w:id="3"/>
            <m:oMath>
              <m:sSub>
                <m:sSubPr>
                  <m:ctrlPr>
                    <w:rPr>
                      <w:rFonts w:ascii="Cambria Math" w:hAnsi="Cambria Math" w:eastAsia="Cambria Math" w:cs="Times New Roman"/>
                      <w:sz w:val="22"/>
                      <w:szCs w:val="22"/>
                      <w:lang w:val="sr-Cyrl-RS"/>
                    </w:rPr>
                  </m:ctrlPr>
                </m:sSubPr>
                <m:e>
                  <m:r>
                    <m:rPr>
                      <m:nor/>
                    </m:rPr>
                    <w:rPr>
                      <w:rFonts w:hint="default" w:ascii="Times New Roman" w:hAnsi="Times New Roman" w:eastAsia="Cambria Math" w:cs="Times New Roman"/>
                      <w:i/>
                      <w:sz w:val="22"/>
                      <w:szCs w:val="22"/>
                      <w:lang w:val="sr-Cyrl-RS"/>
                      <w:rPrChange w:id="2710" w:author="Milica Radić" w:date="2026-10-02T20:37:34Z">
                        <w:rPr>
                          <w:rFonts w:ascii="Cambria Math" w:hAnsi="Cambria Math" w:eastAsia="Cambria Math" w:cs="Cambria Math"/>
                          <w:i/>
                          <w:sz w:val="22"/>
                          <w:szCs w:val="22"/>
                        </w:rPr>
                      </w:rPrChange>
                    </w:rPr>
                    <m:t>E</m:t>
                  </m:r>
                  <m:ctrlPr>
                    <w:rPr>
                      <w:rFonts w:ascii="Cambria Math" w:hAnsi="Cambria Math" w:eastAsia="Cambria Math" w:cs="Times New Roman"/>
                      <w:sz w:val="22"/>
                      <w:szCs w:val="22"/>
                      <w:lang w:val="sr-Cyrl-RS"/>
                    </w:rPr>
                  </m:ctrlPr>
                </m:e>
                <m:sub>
                  <m:r>
                    <m:rPr>
                      <m:nor/>
                    </m:rPr>
                    <w:rPr>
                      <w:rFonts w:hint="default" w:ascii="Times New Roman" w:hAnsi="Times New Roman" w:eastAsia="Cambria Math" w:cs="Times New Roman"/>
                      <w:i/>
                      <w:sz w:val="22"/>
                      <w:szCs w:val="22"/>
                      <w:lang w:val="sr-Cyrl-RS"/>
                      <w:rPrChange w:id="2711" w:author="Milica Radić" w:date="2026-10-02T20:37:34Z">
                        <w:rPr>
                          <w:rFonts w:ascii="Cambria Math" w:hAnsi="Cambria Math" w:eastAsia="Cambria Math" w:cs="Cambria Math"/>
                          <w:i/>
                          <w:sz w:val="22"/>
                          <w:szCs w:val="22"/>
                        </w:rPr>
                      </w:rPrChange>
                    </w:rPr>
                    <m:t>rel</m:t>
                  </m:r>
                  <m:ctrlPr>
                    <w:rPr>
                      <w:rFonts w:ascii="Cambria Math" w:hAnsi="Cambria Math" w:eastAsia="Cambria Math" w:cs="Times New Roman"/>
                      <w:sz w:val="22"/>
                      <w:szCs w:val="22"/>
                      <w:lang w:val="sr-Cyrl-RS"/>
                    </w:rPr>
                  </m:ctrlPr>
                </m:sub>
              </m:sSub>
            </m:oMath>
            <w:commentRangeEnd w:id="3"/>
            <w:r>
              <w:rPr>
                <w:rStyle w:val="12"/>
                <w:rFonts w:ascii="Times New Roman" w:hAnsi="Times New Roman" w:eastAsia="Cambria Math" w:cs="Times New Roman"/>
                <w:sz w:val="22"/>
                <w:szCs w:val="22"/>
                <w:lang w:val="sr-Cyrl-RS"/>
                <w:rPrChange w:id="2712" w:author="Milica Radić" w:date="2026-10-02T20:37:34Z">
                  <w:rPr>
                    <w:rStyle w:val="12"/>
                    <w:rFonts w:ascii="Cambria Math" w:hAnsi="Cambria Math" w:eastAsia="Cambria Math" w:cs="Cambria Math"/>
                    <w:sz w:val="22"/>
                    <w:szCs w:val="22"/>
                  </w:rPr>
                </w:rPrChange>
              </w:rPr>
              <w:commentReference w:id="3"/>
            </w:r>
            <w:ins w:id="2713" w:author="Milica Radić" w:date="2026-10-02T20:37:53Z">
              <w:r>
                <w:rPr>
                  <w:rStyle w:val="12"/>
                  <w:rFonts w:hint="default" w:ascii="Times New Roman" w:hAnsi="Times New Roman" w:eastAsia="Cambria Math" w:cs="Times New Roman"/>
                  <w:sz w:val="22"/>
                  <w:szCs w:val="22"/>
                  <w:lang w:val="sr-Cyrl-RS"/>
                </w:rPr>
                <w:t>,</w:t>
              </w:r>
            </w:ins>
            <w:ins w:id="2714" w:author="Milica Radić" w:date="2026-10-02T20:19:20Z">
              <w:r>
                <w:rPr>
                  <w:rStyle w:val="12"/>
                  <w:rFonts w:hint="default" w:ascii="Times New Roman" w:hAnsi="Times New Roman" w:eastAsia="Cambria Math" w:cs="Times New Roman"/>
                  <w:sz w:val="22"/>
                  <w:szCs w:val="22"/>
                  <w:lang w:val="sr-Cyrl-RS"/>
                  <w:rPrChange w:id="2715" w:author="Milica Radić" w:date="2026-10-02T20:37:34Z">
                    <w:rPr>
                      <w:rStyle w:val="12"/>
                      <w:rFonts w:hint="default" w:ascii="Cambria Math" w:hAnsi="Cambria Math" w:eastAsia="Cambria Math" w:cs="Cambria Math"/>
                      <w:sz w:val="22"/>
                      <w:szCs w:val="22"/>
                      <w:lang w:val="sr-Cyrl-RS"/>
                    </w:rPr>
                  </w:rPrChange>
                </w:rPr>
                <w:t xml:space="preserve"> </w:t>
              </w:r>
            </w:ins>
            <w:ins w:id="2716" w:author="Milica Radić" w:date="2026-10-02T20:19:21Z">
              <w:r>
                <w:rPr>
                  <w:rStyle w:val="12"/>
                  <w:rFonts w:hint="default" w:ascii="Times New Roman" w:hAnsi="Times New Roman" w:eastAsia="Cambria Math" w:cs="Times New Roman"/>
                  <w:sz w:val="22"/>
                  <w:szCs w:val="22"/>
                  <w:lang w:val="sr-Cyrl-RS"/>
                  <w:rPrChange w:id="2717" w:author="Milica Radić" w:date="2026-10-02T20:37:34Z">
                    <w:rPr>
                      <w:rStyle w:val="12"/>
                      <w:rFonts w:hint="default" w:ascii="Cambria Math" w:hAnsi="Cambria Math" w:eastAsia="Cambria Math" w:cs="Cambria Math"/>
                      <w:sz w:val="22"/>
                      <w:szCs w:val="22"/>
                      <w:lang w:val="sr-Cyrl-RS"/>
                    </w:rPr>
                  </w:rPrChange>
                </w:rPr>
                <w:t>одступање процене од циљне вредности</w:t>
              </w:r>
            </w:ins>
          </w:p>
        </w:tc>
      </w:tr>
      <w:tr w14:paraId="12DB549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2718" w:author="Milica Radić" w:date="2026-10-04T13:50: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2718" w:author="Milica Radić" w:date="2026-10-04T13:50:19Z">
            <w:trPr>
              <w:jc w:val="center"/>
            </w:trPr>
          </w:trPrChange>
        </w:trPr>
        <w:tc>
          <w:tcPr>
            <w:tcW w:w="98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2719" w:author="Milica Radić" w:date="2026-10-04T13:50:19Z">
              <w:tcPr>
                <w:tcW w:w="1702"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6CCF57A">
            <w:pPr>
              <w:jc w:val="center"/>
              <w:rPr>
                <w:sz w:val="22"/>
                <w:szCs w:val="22"/>
                <w:lang w:val="sr-Cyrl-RS"/>
                <w:rPrChange w:id="2721" w:author="Milica Radić" w:date="2026-10-02T20:37:34Z">
                  <w:rPr>
                    <w:sz w:val="22"/>
                    <w:szCs w:val="22"/>
                  </w:rPr>
                </w:rPrChange>
              </w:rPr>
              <w:pPrChange w:id="2720" w:author="Milica Radić" w:date="2026-10-02T20:31:31Z">
                <w:pPr/>
              </w:pPrChange>
            </w:pPr>
            <w:r>
              <w:rPr>
                <w:i/>
                <w:iCs/>
                <w:sz w:val="22"/>
                <w:szCs w:val="22"/>
                <w:lang w:val="sr-Cyrl-RS"/>
                <w:rPrChange w:id="2722" w:author="Milica Radić" w:date="2026-10-02T20:37:34Z">
                  <w:rPr>
                    <w:i/>
                    <w:iCs/>
                    <w:sz w:val="22"/>
                    <w:szCs w:val="22"/>
                  </w:rPr>
                </w:rPrChange>
              </w:rPr>
              <w:t>Churn</w:t>
            </w:r>
          </w:p>
        </w:tc>
        <w:tc>
          <w:tcPr>
            <w:tcW w:w="9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2723" w:author="Milica Radić" w:date="2026-10-04T13:50:19Z">
              <w:tcPr>
                <w:tcW w:w="169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FF217C6">
            <w:pPr>
              <w:jc w:val="center"/>
              <w:rPr>
                <w:sz w:val="22"/>
                <w:szCs w:val="22"/>
                <w:lang w:val="sr-Cyrl-RS"/>
                <w:rPrChange w:id="2725" w:author="Milica Radić" w:date="2026-10-02T20:37:34Z">
                  <w:rPr>
                    <w:sz w:val="22"/>
                    <w:szCs w:val="22"/>
                  </w:rPr>
                </w:rPrChange>
              </w:rPr>
              <w:pPrChange w:id="2724" w:author="Milica Radić" w:date="2026-10-02T20:31:31Z">
                <w:pPr/>
              </w:pPrChange>
            </w:pPr>
            <w:r>
              <w:rPr>
                <w:sz w:val="22"/>
                <w:szCs w:val="22"/>
                <w:lang w:val="sr-Cyrl-RS"/>
                <w:rPrChange w:id="2726" w:author="Milica Radić" w:date="2026-10-02T20:37:34Z">
                  <w:rPr>
                    <w:sz w:val="22"/>
                    <w:szCs w:val="22"/>
                  </w:rPr>
                </w:rPrChange>
              </w:rPr>
              <w:t>историју понашања</w:t>
            </w:r>
          </w:p>
        </w:tc>
        <w:tc>
          <w:tcPr>
            <w:tcW w:w="13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2727" w:author="Milica Radić" w:date="2026-10-04T13:50:19Z">
              <w:tcPr>
                <w:tcW w:w="23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586C13A">
            <w:pPr>
              <w:jc w:val="center"/>
              <w:rPr>
                <w:sz w:val="22"/>
                <w:szCs w:val="22"/>
                <w:lang w:val="sr-Cyrl-RS"/>
                <w:rPrChange w:id="2729" w:author="Milica Radić" w:date="2026-10-02T20:37:34Z">
                  <w:rPr>
                    <w:sz w:val="22"/>
                    <w:szCs w:val="22"/>
                  </w:rPr>
                </w:rPrChange>
              </w:rPr>
              <w:pPrChange w:id="2728" w:author="Milica Radić" w:date="2026-10-02T20:31:31Z">
                <w:pPr/>
              </w:pPrChange>
            </w:pPr>
            <w:r>
              <w:rPr>
                <w:sz w:val="22"/>
                <w:szCs w:val="22"/>
                <w:lang w:val="sr-Cyrl-RS"/>
                <w:rPrChange w:id="2730" w:author="Milica Radić" w:date="2026-10-02T20:37:34Z">
                  <w:rPr>
                    <w:sz w:val="22"/>
                    <w:szCs w:val="22"/>
                  </w:rPr>
                </w:rPrChange>
              </w:rPr>
              <w:t>период и дужина одсуства</w:t>
            </w:r>
          </w:p>
        </w:tc>
        <w:tc>
          <w:tcPr>
            <w:tcW w:w="16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2731" w:author="Milica Radić" w:date="2026-10-04T13:50:19Z">
              <w:tcPr>
                <w:tcW w:w="286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3DAF8DAF">
            <w:pPr>
              <w:jc w:val="center"/>
              <w:rPr>
                <w:sz w:val="22"/>
                <w:szCs w:val="22"/>
                <w:lang w:val="sr-Cyrl-RS"/>
                <w:rPrChange w:id="2733" w:author="Milica Radić" w:date="2026-10-02T20:37:34Z">
                  <w:rPr>
                    <w:sz w:val="22"/>
                    <w:szCs w:val="22"/>
                  </w:rPr>
                </w:rPrChange>
              </w:rPr>
              <w:pPrChange w:id="2732" w:author="Milica Radić" w:date="2026-10-02T20:31:31Z">
                <w:pPr/>
              </w:pPrChange>
            </w:pPr>
            <m:oMath>
              <w:ins w:id="2734" w:author="Milica Radić" w:date="2026-10-02T20:25:54Z">
                <m:r>
                  <m:rPr>
                    <m:nor/>
                  </m:rPr>
                  <w:rPr>
                    <w:rFonts w:hint="default" w:ascii="Times New Roman" w:hAnsi="Times New Roman" w:eastAsia="Cambria Math" w:cs="Times New Roman"/>
                    <w:i/>
                    <w:sz w:val="22"/>
                    <w:szCs w:val="22"/>
                    <w:lang w:val="sr-Cyrl-RS"/>
                    <w:rPrChange w:id="2735" w:author="Milica Radić" w:date="2026-10-02T20:37:34Z">
                      <w:rPr>
                        <w:rFonts w:ascii="Cambria Math" w:hAnsi="Cambria Math" w:eastAsia="Cambria Math" w:cs="Cambria Math"/>
                        <w:i/>
                        <w:sz w:val="22"/>
                        <w:szCs w:val="22"/>
                        <w:lang w:val="sr-Cyrl-RS"/>
                      </w:rPr>
                    </w:rPrChange>
                  </w:rPr>
                  <m:t>Var</m:t>
                </m:r>
              </w:ins>
              <w:ins w:id="2736" w:author="Milica Radić" w:date="2026-10-02T20:25:54Z">
                <m:r>
                  <m:rPr>
                    <m:nor/>
                    <m:sty m:val="p"/>
                  </m:rPr>
                  <w:rPr>
                    <w:rFonts w:ascii="Times New Roman" w:hAnsi="Times New Roman" w:eastAsia="Cambria Math" w:cs="Times New Roman"/>
                    <w:b w:val="0"/>
                    <w:i w:val="0"/>
                    <w:sz w:val="22"/>
                    <w:szCs w:val="22"/>
                    <w:lang w:val="sr-Cyrl-RS"/>
                    <w:rPrChange w:id="2737" w:author="Milica Radić" w:date="2026-10-02T20:37:34Z">
                      <w:rPr>
                        <w:rFonts w:ascii="Cambria Math" w:hAnsi="Cambria Math" w:eastAsia="Cambria Math" w:cs="Cambria Math"/>
                        <w:b w:val="0"/>
                        <w:i w:val="0"/>
                        <w:sz w:val="22"/>
                        <w:szCs w:val="22"/>
                        <w:lang w:val="sr-Cyrl-RS"/>
                      </w:rPr>
                    </w:rPrChange>
                  </w:rPr>
                  <m:t>(</m:t>
                </m:r>
              </w:ins>
              <w:ins w:id="2738" w:author="Milica Radić" w:date="2026-10-02T20:25:54Z">
                <m:r>
                  <m:rPr>
                    <m:nor/>
                  </m:rPr>
                  <w:rPr>
                    <w:rFonts w:hint="default" w:ascii="Times New Roman" w:hAnsi="Times New Roman" w:eastAsia="Cambria Math" w:cs="Times New Roman"/>
                    <w:i/>
                    <w:sz w:val="22"/>
                    <w:szCs w:val="22"/>
                    <w:lang w:val="sr-Cyrl-RS"/>
                    <w:rPrChange w:id="2739" w:author="Milica Radić" w:date="2026-10-02T20:37:34Z">
                      <w:rPr>
                        <w:rFonts w:ascii="Cambria Math" w:hAnsi="Cambria Math" w:eastAsia="Cambria Math" w:cs="Cambria Math"/>
                        <w:i/>
                        <w:sz w:val="22"/>
                        <w:szCs w:val="22"/>
                        <w:lang w:val="sr-Cyrl-RS"/>
                      </w:rPr>
                    </w:rPrChange>
                  </w:rPr>
                  <m:t>x</m:t>
                </m:r>
              </w:ins>
              <w:ins w:id="2740" w:author="Milica Radić" w:date="2026-10-02T20:25:54Z">
                <m:r>
                  <m:rPr>
                    <m:nor/>
                    <m:sty m:val="p"/>
                  </m:rPr>
                  <w:rPr>
                    <w:rFonts w:ascii="Times New Roman" w:hAnsi="Times New Roman" w:eastAsia="Cambria Math" w:cs="Times New Roman"/>
                    <w:b w:val="0"/>
                    <w:i w:val="0"/>
                    <w:sz w:val="22"/>
                    <w:szCs w:val="22"/>
                    <w:lang w:val="sr-Cyrl-RS"/>
                    <w:rPrChange w:id="2741" w:author="Milica Radić" w:date="2026-10-02T20:37:34Z">
                      <w:rPr>
                        <w:rFonts w:ascii="Cambria Math" w:hAnsi="Cambria Math" w:eastAsia="Cambria Math" w:cs="Cambria Math"/>
                        <w:b w:val="0"/>
                        <w:i w:val="0"/>
                        <w:sz w:val="22"/>
                        <w:szCs w:val="22"/>
                        <w:lang w:val="sr-Cyrl-RS"/>
                      </w:rPr>
                    </w:rPrChange>
                  </w:rPr>
                  <m:t>̂)</m:t>
                </m:r>
              </w:ins>
              <m:sSub>
                <m:sSubPr>
                  <m:ctrlPr>
                    <w:del w:id="2742" w:author="Milica Radić" w:date="2026-10-02T20:25:53Z">
                      <w:rPr>
                        <w:rFonts w:ascii="Cambria Math" w:hAnsi="Cambria Math" w:eastAsia="Cambria Math" w:cs="Times New Roman"/>
                        <w:sz w:val="22"/>
                        <w:szCs w:val="22"/>
                        <w:lang w:val="sr-Cyrl-RS"/>
                        <w:rPrChange w:id="2743" w:author="Milica Radić" w:date="2026-10-02T20:37:34Z">
                          <w:rPr>
                            <w:rFonts w:ascii="Cambria Math" w:hAnsi="Cambria Math" w:eastAsia="Cambria Math" w:cs="Cambria Math"/>
                            <w:sz w:val="22"/>
                            <w:szCs w:val="22"/>
                            <w:lang w:val="sr-Cyrl-RS"/>
                          </w:rPr>
                        </w:rPrChange>
                      </w:rPr>
                    </w:del>
                  </m:ctrlPr>
                </m:sSubPr>
                <m:e>
                  <w:del w:id="2744" w:author="Milica Radić" w:date="2026-10-02T20:25:53Z">
                    <m:r>
                      <m:rPr>
                        <m:nor/>
                      </m:rPr>
                      <w:rPr>
                        <w:rFonts w:hint="default" w:ascii="Times New Roman" w:hAnsi="Times New Roman" w:eastAsia="Cambria Math" w:cs="Times New Roman"/>
                        <w:i/>
                        <w:sz w:val="22"/>
                        <w:szCs w:val="22"/>
                        <w:lang w:val="sr-Cyrl-RS"/>
                        <w:rPrChange w:id="2745" w:author="Milica Radić" w:date="2026-10-02T20:37:34Z">
                          <w:rPr>
                            <w:rFonts w:ascii="Cambria Math" w:hAnsi="Cambria Math" w:eastAsia="Cambria Math" w:cs="Cambria Math"/>
                            <w:i/>
                            <w:sz w:val="22"/>
                            <w:szCs w:val="22"/>
                          </w:rPr>
                        </w:rPrChange>
                      </w:rPr>
                      <m:t>E</m:t>
                    </m:r>
                  </w:del>
                  <m:ctrlPr>
                    <w:del w:id="2746" w:author="Milica Radić" w:date="2026-10-02T20:25:53Z">
                      <w:rPr>
                        <w:rFonts w:ascii="Cambria Math" w:hAnsi="Cambria Math" w:eastAsia="Cambria Math" w:cs="Times New Roman"/>
                        <w:sz w:val="22"/>
                        <w:szCs w:val="22"/>
                        <w:lang w:val="sr-Cyrl-RS"/>
                        <w:rPrChange w:id="2747" w:author="Milica Radić" w:date="2026-10-02T20:37:34Z">
                          <w:rPr>
                            <w:rFonts w:ascii="Cambria Math" w:hAnsi="Cambria Math" w:eastAsia="Cambria Math" w:cs="Cambria Math"/>
                            <w:sz w:val="22"/>
                            <w:szCs w:val="22"/>
                            <w:lang w:val="sr-Cyrl-RS"/>
                          </w:rPr>
                        </w:rPrChange>
                      </w:rPr>
                    </w:del>
                  </m:ctrlPr>
                </m:e>
                <m:sub>
                  <w:del w:id="2748" w:author="Milica Radić" w:date="2026-10-02T20:25:53Z">
                    <m:r>
                      <m:rPr>
                        <m:nor/>
                      </m:rPr>
                      <w:rPr>
                        <w:rFonts w:hint="default" w:ascii="Times New Roman" w:hAnsi="Times New Roman" w:eastAsia="Cambria Math" w:cs="Times New Roman"/>
                        <w:i/>
                        <w:sz w:val="22"/>
                        <w:szCs w:val="22"/>
                        <w:lang w:val="sr-Cyrl-RS"/>
                        <w:rPrChange w:id="2749" w:author="Milica Radić" w:date="2026-10-02T20:37:34Z">
                          <w:rPr>
                            <w:rFonts w:ascii="Cambria Math" w:hAnsi="Cambria Math" w:eastAsia="Cambria Math" w:cs="Cambria Math"/>
                            <w:i/>
                            <w:sz w:val="22"/>
                            <w:szCs w:val="22"/>
                          </w:rPr>
                        </w:rPrChange>
                      </w:rPr>
                      <m:t>rel</m:t>
                    </m:r>
                  </w:del>
                  <m:ctrlPr>
                    <w:del w:id="2750" w:author="Milica Radić" w:date="2026-10-02T20:25:53Z">
                      <w:rPr>
                        <w:rFonts w:ascii="Cambria Math" w:hAnsi="Cambria Math" w:eastAsia="Cambria Math" w:cs="Times New Roman"/>
                        <w:sz w:val="22"/>
                        <w:szCs w:val="22"/>
                        <w:lang w:val="sr-Cyrl-RS"/>
                        <w:rPrChange w:id="2751" w:author="Milica Radić" w:date="2026-10-02T20:37:34Z">
                          <w:rPr>
                            <w:rFonts w:ascii="Cambria Math" w:hAnsi="Cambria Math" w:eastAsia="Cambria Math" w:cs="Cambria Math"/>
                            <w:sz w:val="22"/>
                            <w:szCs w:val="22"/>
                            <w:lang w:val="sr-Cyrl-RS"/>
                          </w:rPr>
                        </w:rPrChange>
                      </w:rPr>
                    </w:del>
                  </m:ctrlPr>
                </m:sub>
              </m:sSub>
            </m:oMath>
            <w:ins w:id="2752" w:author="Milica Radić" w:date="2026-10-02T20:37:51Z">
              <w:r>
                <w:rPr>
                  <w:rFonts w:hint="default" w:ascii="Times New Roman" w:hAnsi="Cambria Math" w:eastAsia="Cambria Math" w:cs="Times New Roman"/>
                  <w:i w:val="0"/>
                  <w:sz w:val="22"/>
                  <w:szCs w:val="22"/>
                  <w:lang w:val="sr-Cyrl-RS"/>
                </w:rPr>
                <w:t>,</w:t>
              </w:r>
            </w:ins>
            <w:del w:id="2753" w:author="Milica Radić" w:date="2026-10-02T20:25:52Z">
              <w:r>
                <w:rPr>
                  <w:sz w:val="22"/>
                  <w:szCs w:val="22"/>
                  <w:lang w:val="sr-Cyrl-RS"/>
                  <w:rPrChange w:id="2754" w:author="Milica Radić" w:date="2026-10-02T20:37:34Z">
                    <w:rPr>
                      <w:sz w:val="22"/>
                      <w:szCs w:val="22"/>
                    </w:rPr>
                  </w:rPrChange>
                </w:rPr>
                <w:delText>,</w:delText>
              </w:r>
            </w:del>
            <w:r>
              <w:rPr>
                <w:sz w:val="22"/>
                <w:szCs w:val="22"/>
                <w:lang w:val="sr-Cyrl-RS"/>
                <w:rPrChange w:id="2755" w:author="Milica Radić" w:date="2026-10-02T20:37:34Z">
                  <w:rPr>
                    <w:sz w:val="22"/>
                    <w:szCs w:val="22"/>
                  </w:rPr>
                </w:rPrChange>
              </w:rPr>
              <w:t xml:space="preserve"> </w:t>
            </w:r>
            <w:ins w:id="2756" w:author="Milica Radić" w:date="2026-10-02T20:26:10Z">
              <w:r>
                <w:rPr>
                  <w:rFonts w:hint="default"/>
                  <w:sz w:val="22"/>
                  <w:szCs w:val="22"/>
                  <w:lang w:val="sr-Cyrl-RS"/>
                </w:rPr>
                <w:t xml:space="preserve"> осциловање процене кроз рунде</w:t>
              </w:r>
            </w:ins>
            <w:del w:id="2757" w:author="Milica Radić" w:date="2026-10-02T20:26:09Z">
              <w:r>
                <w:rPr>
                  <w:sz w:val="22"/>
                  <w:szCs w:val="22"/>
                  <w:lang w:val="sr-Cyrl-RS"/>
                  <w:rPrChange w:id="2758" w:author="Milica Radić" w:date="2026-10-02T20:37:34Z">
                    <w:rPr>
                      <w:sz w:val="22"/>
                      <w:szCs w:val="22"/>
                    </w:rPr>
                  </w:rPrChange>
                </w:rPr>
                <w:delText>в</w:delText>
              </w:r>
            </w:del>
            <w:del w:id="2759" w:author="Milica Radić" w:date="2026-10-02T20:26:09Z">
              <w:r>
                <w:rPr>
                  <w:sz w:val="22"/>
                  <w:szCs w:val="22"/>
                  <w:lang w:val="sr-Cyrl-RS"/>
                  <w:rPrChange w:id="2760" w:author="Milica Radić" w:date="2026-10-02T20:37:34Z">
                    <w:rPr>
                      <w:sz w:val="22"/>
                      <w:szCs w:val="22"/>
                    </w:rPr>
                  </w:rPrChange>
                </w:rPr>
                <w:delText>а</w:delText>
              </w:r>
            </w:del>
            <w:del w:id="2761" w:author="Milica Radić" w:date="2026-10-02T20:26:09Z">
              <w:r>
                <w:rPr>
                  <w:sz w:val="22"/>
                  <w:szCs w:val="22"/>
                  <w:lang w:val="sr-Cyrl-RS"/>
                  <w:rPrChange w:id="2762" w:author="Milica Radić" w:date="2026-10-02T20:37:34Z">
                    <w:rPr>
                      <w:sz w:val="22"/>
                      <w:szCs w:val="22"/>
                    </w:rPr>
                  </w:rPrChange>
                </w:rPr>
                <w:delText>р</w:delText>
              </w:r>
            </w:del>
            <w:del w:id="2763" w:author="Milica Radić" w:date="2026-10-02T20:26:08Z">
              <w:r>
                <w:rPr>
                  <w:sz w:val="22"/>
                  <w:szCs w:val="22"/>
                  <w:lang w:val="sr-Cyrl-RS"/>
                  <w:rPrChange w:id="2764" w:author="Milica Radić" w:date="2026-10-02T20:37:34Z">
                    <w:rPr>
                      <w:sz w:val="22"/>
                      <w:szCs w:val="22"/>
                    </w:rPr>
                  </w:rPrChange>
                </w:rPr>
                <w:delText>и</w:delText>
              </w:r>
            </w:del>
            <w:del w:id="2765" w:author="Milica Radić" w:date="2026-10-02T20:26:08Z">
              <w:r>
                <w:rPr>
                  <w:sz w:val="22"/>
                  <w:szCs w:val="22"/>
                  <w:lang w:val="sr-Cyrl-RS"/>
                  <w:rPrChange w:id="2766" w:author="Milica Radić" w:date="2026-10-02T20:37:34Z">
                    <w:rPr>
                      <w:sz w:val="22"/>
                      <w:szCs w:val="22"/>
                    </w:rPr>
                  </w:rPrChange>
                </w:rPr>
                <w:delText>ј</w:delText>
              </w:r>
            </w:del>
            <w:del w:id="2767" w:author="Milica Radić" w:date="2026-10-02T20:26:08Z">
              <w:r>
                <w:rPr>
                  <w:sz w:val="22"/>
                  <w:szCs w:val="22"/>
                  <w:lang w:val="sr-Cyrl-RS"/>
                  <w:rPrChange w:id="2768" w:author="Milica Radić" w:date="2026-10-02T20:37:34Z">
                    <w:rPr>
                      <w:sz w:val="22"/>
                      <w:szCs w:val="22"/>
                    </w:rPr>
                  </w:rPrChange>
                </w:rPr>
                <w:delText>анса процене</w:delText>
              </w:r>
            </w:del>
          </w:p>
        </w:tc>
      </w:tr>
      <w:tr w14:paraId="0F8880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2769" w:author="Milica Radić" w:date="2026-10-04T13:50: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2769" w:author="Milica Radić" w:date="2026-10-04T13:50:19Z">
            <w:trPr>
              <w:jc w:val="center"/>
            </w:trPr>
          </w:trPrChange>
        </w:trPr>
        <w:tc>
          <w:tcPr>
            <w:tcW w:w="98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2770" w:author="Milica Radić" w:date="2026-10-04T13:50:19Z">
              <w:tcPr>
                <w:tcW w:w="1702"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348A216">
            <w:pPr>
              <w:jc w:val="center"/>
              <w:rPr>
                <w:sz w:val="22"/>
                <w:szCs w:val="22"/>
                <w:lang w:val="sr-Cyrl-RS"/>
                <w:rPrChange w:id="2772" w:author="Milica Radić" w:date="2026-10-02T20:37:34Z">
                  <w:rPr>
                    <w:sz w:val="22"/>
                    <w:szCs w:val="22"/>
                  </w:rPr>
                </w:rPrChange>
              </w:rPr>
              <w:pPrChange w:id="2771" w:author="Milica Radić" w:date="2026-10-02T20:31:31Z">
                <w:pPr/>
              </w:pPrChange>
            </w:pPr>
            <w:r>
              <w:rPr>
                <w:i/>
                <w:iCs/>
                <w:sz w:val="22"/>
                <w:szCs w:val="22"/>
                <w:lang w:val="sr-Cyrl-RS"/>
                <w:rPrChange w:id="2773" w:author="Milica Radić" w:date="2026-10-02T20:37:34Z">
                  <w:rPr>
                    <w:i/>
                    <w:iCs/>
                    <w:sz w:val="22"/>
                    <w:szCs w:val="22"/>
                  </w:rPr>
                </w:rPrChange>
              </w:rPr>
              <w:t>Delay</w:t>
            </w:r>
          </w:p>
        </w:tc>
        <w:tc>
          <w:tcPr>
            <w:tcW w:w="9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2774" w:author="Milica Radić" w:date="2026-10-04T13:50:19Z">
              <w:tcPr>
                <w:tcW w:w="169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47EE430">
            <w:pPr>
              <w:jc w:val="center"/>
              <w:rPr>
                <w:sz w:val="22"/>
                <w:szCs w:val="22"/>
                <w:lang w:val="sr-Cyrl-RS"/>
                <w:rPrChange w:id="2776" w:author="Milica Radić" w:date="2026-10-02T20:37:34Z">
                  <w:rPr>
                    <w:sz w:val="22"/>
                    <w:szCs w:val="22"/>
                  </w:rPr>
                </w:rPrChange>
              </w:rPr>
              <w:pPrChange w:id="2775" w:author="Milica Radić" w:date="2026-10-02T20:31:31Z">
                <w:pPr/>
              </w:pPrChange>
            </w:pPr>
            <w:r>
              <w:rPr>
                <w:sz w:val="22"/>
                <w:szCs w:val="22"/>
                <w:lang w:val="sr-Cyrl-RS"/>
                <w:rPrChange w:id="2777" w:author="Milica Radić" w:date="2026-10-02T20:37:34Z">
                  <w:rPr>
                    <w:sz w:val="22"/>
                    <w:szCs w:val="22"/>
                  </w:rPr>
                </w:rPrChange>
              </w:rPr>
              <w:t>време</w:t>
            </w:r>
          </w:p>
        </w:tc>
        <w:tc>
          <w:tcPr>
            <w:tcW w:w="13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2778" w:author="Milica Radić" w:date="2026-10-04T13:50:19Z">
              <w:tcPr>
                <w:tcW w:w="23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304AFC6">
            <w:pPr>
              <w:jc w:val="center"/>
              <w:rPr>
                <w:sz w:val="22"/>
                <w:szCs w:val="22"/>
                <w:lang w:val="sr-Cyrl-RS"/>
                <w:rPrChange w:id="2780" w:author="Milica Radić" w:date="2026-10-02T20:37:34Z">
                  <w:rPr>
                    <w:sz w:val="22"/>
                    <w:szCs w:val="22"/>
                  </w:rPr>
                </w:rPrChange>
              </w:rPr>
              <w:pPrChange w:id="2779" w:author="Milica Radić" w:date="2026-10-02T20:31:31Z">
                <w:pPr/>
              </w:pPrChange>
            </w:pPr>
            <w:r>
              <w:rPr>
                <w:sz w:val="22"/>
                <w:szCs w:val="22"/>
                <w:lang w:val="sr-Cyrl-RS"/>
                <w:rPrChange w:id="2781" w:author="Milica Radić" w:date="2026-10-02T20:37:34Z">
                  <w:rPr>
                    <w:sz w:val="22"/>
                    <w:szCs w:val="22"/>
                  </w:rPr>
                </w:rPrChange>
              </w:rPr>
              <w:t>дужина кашњења</w:t>
            </w:r>
          </w:p>
        </w:tc>
        <w:tc>
          <w:tcPr>
            <w:tcW w:w="16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2782" w:author="Milica Radić" w:date="2026-10-04T13:50:19Z">
              <w:tcPr>
                <w:tcW w:w="286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45D82176">
            <w:pPr>
              <w:jc w:val="center"/>
              <w:rPr>
                <w:sz w:val="22"/>
                <w:szCs w:val="22"/>
                <w:lang w:val="sr-Cyrl-RS"/>
                <w:rPrChange w:id="2784" w:author="Milica Radić" w:date="2026-10-02T20:37:34Z">
                  <w:rPr>
                    <w:sz w:val="22"/>
                    <w:szCs w:val="22"/>
                  </w:rPr>
                </w:rPrChange>
              </w:rPr>
              <w:pPrChange w:id="2783" w:author="Milica Radić" w:date="2026-10-02T20:31:31Z">
                <w:pPr/>
              </w:pPrChange>
            </w:pPr>
            <m:oMath>
              <m:sSub>
                <m:sSubPr>
                  <m:ctrlPr>
                    <w:ins w:id="2785" w:author="Milica Radić" w:date="2026-10-02T20:30:29Z">
                      <w:rPr>
                        <w:rFonts w:ascii="Cambria Math" w:hAnsi="Cambria Math" w:eastAsia="Cambria Math" w:cs="Times New Roman"/>
                        <w:color w:val="000000"/>
                        <w:sz w:val="22"/>
                        <w:szCs w:val="22"/>
                        <w:lang w:val="sr-Cyrl-RS"/>
                        <w:rPrChange w:id="2786" w:author="Milica Radić" w:date="2026-10-02T20:37:34Z">
                          <w:rPr>
                            <w:rFonts w:ascii="Cambria Math" w:hAnsi="Cambria Math" w:eastAsia="Cambria Math" w:cs="Cambria Math"/>
                            <w:color w:val="000000"/>
                            <w:sz w:val="22"/>
                            <w:szCs w:val="22"/>
                            <w:lang w:val="sr-Cyrl-RS"/>
                          </w:rPr>
                        </w:rPrChange>
                      </w:rPr>
                    </w:ins>
                  </m:ctrlPr>
                </m:sSubPr>
                <m:e>
                  <w:ins w:id="2787" w:author="Milica Radić" w:date="2026-10-02T20:30:29Z">
                    <m:r>
                      <m:rPr>
                        <m:nor/>
                      </m:rPr>
                      <w:rPr>
                        <w:rFonts w:hint="default" w:ascii="Times New Roman" w:hAnsi="Times New Roman" w:eastAsia="Cambria Math" w:cs="Times New Roman"/>
                        <w:i/>
                        <w:color w:val="000000"/>
                        <w:sz w:val="22"/>
                        <w:szCs w:val="22"/>
                        <w:lang w:val="sr-Cyrl-RS"/>
                        <w:rPrChange w:id="2788" w:author="Milica Radić" w:date="2026-10-02T20:37:34Z">
                          <w:rPr>
                            <w:rFonts w:ascii="Cambria Math" w:hAnsi="Cambria Math" w:eastAsia="Cambria Math" w:cs="Cambria Math"/>
                            <w:i/>
                            <w:color w:val="000000"/>
                            <w:sz w:val="22"/>
                            <w:szCs w:val="22"/>
                            <w:lang w:val="sr-Cyrl-RS"/>
                          </w:rPr>
                        </w:rPrChange>
                      </w:rPr>
                      <m:t>T</m:t>
                    </m:r>
                  </w:ins>
                  <m:ctrlPr>
                    <w:ins w:id="2789" w:author="Milica Radić" w:date="2026-10-02T20:30:29Z">
                      <w:rPr>
                        <w:rFonts w:ascii="Cambria Math" w:hAnsi="Cambria Math" w:eastAsia="Cambria Math" w:cs="Times New Roman"/>
                        <w:color w:val="000000"/>
                        <w:sz w:val="22"/>
                        <w:szCs w:val="22"/>
                        <w:lang w:val="sr-Cyrl-RS"/>
                        <w:rPrChange w:id="2790" w:author="Milica Radić" w:date="2026-10-02T20:37:34Z">
                          <w:rPr>
                            <w:rFonts w:ascii="Cambria Math" w:hAnsi="Cambria Math" w:eastAsia="Cambria Math" w:cs="Cambria Math"/>
                            <w:color w:val="000000"/>
                            <w:sz w:val="22"/>
                            <w:szCs w:val="22"/>
                            <w:lang w:val="sr-Cyrl-RS"/>
                          </w:rPr>
                        </w:rPrChange>
                      </w:rPr>
                    </w:ins>
                  </m:ctrlPr>
                </m:e>
                <m:sub>
                  <w:ins w:id="2791" w:author="Milica Radić" w:date="2026-10-02T20:30:29Z">
                    <m:r>
                      <m:rPr>
                        <m:nor/>
                      </m:rPr>
                      <w:rPr>
                        <w:rFonts w:hint="default" w:ascii="Times New Roman" w:hAnsi="Times New Roman" w:eastAsia="Cambria Math" w:cs="Times New Roman"/>
                        <w:i/>
                        <w:color w:val="000000"/>
                        <w:sz w:val="22"/>
                        <w:szCs w:val="22"/>
                        <w:lang w:val="sr-Cyrl-RS"/>
                        <w:rPrChange w:id="2792" w:author="Milica Radić" w:date="2026-10-02T20:37:34Z">
                          <w:rPr>
                            <w:rFonts w:ascii="Cambria Math" w:hAnsi="Cambria Math" w:eastAsia="Cambria Math" w:cs="Cambria Math"/>
                            <w:i/>
                            <w:color w:val="000000"/>
                            <w:sz w:val="22"/>
                            <w:szCs w:val="22"/>
                            <w:lang w:val="sr-Cyrl-RS"/>
                          </w:rPr>
                        </w:rPrChange>
                      </w:rPr>
                      <m:t>conv</m:t>
                    </m:r>
                  </w:ins>
                  <m:ctrlPr>
                    <w:ins w:id="2793" w:author="Milica Radić" w:date="2026-10-02T20:30:29Z">
                      <w:rPr>
                        <w:rFonts w:ascii="Cambria Math" w:hAnsi="Cambria Math" w:eastAsia="Cambria Math" w:cs="Times New Roman"/>
                        <w:color w:val="000000"/>
                        <w:sz w:val="22"/>
                        <w:szCs w:val="22"/>
                        <w:lang w:val="sr-Cyrl-RS"/>
                        <w:rPrChange w:id="2794" w:author="Milica Radić" w:date="2026-10-02T20:37:34Z">
                          <w:rPr>
                            <w:rFonts w:ascii="Cambria Math" w:hAnsi="Cambria Math" w:eastAsia="Cambria Math" w:cs="Cambria Math"/>
                            <w:color w:val="000000"/>
                            <w:sz w:val="22"/>
                            <w:szCs w:val="22"/>
                            <w:lang w:val="sr-Cyrl-RS"/>
                          </w:rPr>
                        </w:rPrChange>
                      </w:rPr>
                    </w:ins>
                  </m:ctrlPr>
                </m:sub>
              </m:sSub>
            </m:oMath>
            <w:ins w:id="2795" w:author="Milica Radić" w:date="2026-10-02T20:30:29Z">
              <w:r>
                <w:rPr>
                  <w:rFonts w:hint="default"/>
                  <w:sz w:val="22"/>
                  <w:szCs w:val="22"/>
                  <w:lang w:val="sr-Cyrl-RS"/>
                </w:rPr>
                <w:t>, време конвергенције</w:t>
              </w:r>
            </w:ins>
            <w:del w:id="2796" w:author="Milica Radić" w:date="2026-10-02T20:30:29Z">
              <w:r>
                <w:rPr>
                  <w:sz w:val="22"/>
                  <w:szCs w:val="22"/>
                  <w:lang w:val="sr-Cyrl-RS"/>
                  <w:rPrChange w:id="2797" w:author="Milica Radić" w:date="2026-10-02T20:37:34Z">
                    <w:rPr>
                      <w:sz w:val="22"/>
                      <w:szCs w:val="22"/>
                    </w:rPr>
                  </w:rPrChange>
                </w:rPr>
                <w:delText>в</w:delText>
              </w:r>
            </w:del>
            <w:del w:id="2798" w:author="Milica Radić" w:date="2026-10-02T20:30:29Z">
              <w:r>
                <w:rPr>
                  <w:sz w:val="22"/>
                  <w:szCs w:val="22"/>
                  <w:lang w:val="sr-Cyrl-RS"/>
                  <w:rPrChange w:id="2799" w:author="Milica Radić" w:date="2026-10-02T20:37:34Z">
                    <w:rPr>
                      <w:sz w:val="22"/>
                      <w:szCs w:val="22"/>
                    </w:rPr>
                  </w:rPrChange>
                </w:rPr>
                <w:delText>р</w:delText>
              </w:r>
            </w:del>
            <w:del w:id="2800" w:author="Milica Radić" w:date="2026-10-02T20:30:28Z">
              <w:r>
                <w:rPr>
                  <w:sz w:val="22"/>
                  <w:szCs w:val="22"/>
                  <w:lang w:val="sr-Cyrl-RS"/>
                  <w:rPrChange w:id="2801" w:author="Milica Radić" w:date="2026-10-02T20:37:34Z">
                    <w:rPr>
                      <w:sz w:val="22"/>
                      <w:szCs w:val="22"/>
                    </w:rPr>
                  </w:rPrChange>
                </w:rPr>
                <w:delText>е</w:delText>
              </w:r>
            </w:del>
            <w:del w:id="2802" w:author="Milica Radić" w:date="2026-10-02T20:30:28Z">
              <w:r>
                <w:rPr>
                  <w:sz w:val="22"/>
                  <w:szCs w:val="22"/>
                  <w:lang w:val="sr-Cyrl-RS"/>
                  <w:rPrChange w:id="2803" w:author="Milica Radić" w:date="2026-10-02T20:37:34Z">
                    <w:rPr>
                      <w:sz w:val="22"/>
                      <w:szCs w:val="22"/>
                    </w:rPr>
                  </w:rPrChange>
                </w:rPr>
                <w:delText>м</w:delText>
              </w:r>
            </w:del>
            <w:del w:id="2804" w:author="Milica Radić" w:date="2026-10-02T20:30:28Z">
              <w:r>
                <w:rPr>
                  <w:sz w:val="22"/>
                  <w:szCs w:val="22"/>
                  <w:lang w:val="sr-Cyrl-RS"/>
                  <w:rPrChange w:id="2805" w:author="Milica Radić" w:date="2026-10-02T20:37:34Z">
                    <w:rPr>
                      <w:sz w:val="22"/>
                      <w:szCs w:val="22"/>
                    </w:rPr>
                  </w:rPrChange>
                </w:rPr>
                <w:delText>е</w:delText>
              </w:r>
            </w:del>
            <w:del w:id="2806" w:author="Milica Radić" w:date="2026-10-02T20:30:28Z">
              <w:r>
                <w:rPr>
                  <w:sz w:val="22"/>
                  <w:szCs w:val="22"/>
                  <w:lang w:val="sr-Cyrl-RS"/>
                  <w:rPrChange w:id="2807" w:author="Milica Radić" w:date="2026-10-02T20:37:34Z">
                    <w:rPr>
                      <w:sz w:val="22"/>
                      <w:szCs w:val="22"/>
                    </w:rPr>
                  </w:rPrChange>
                </w:rPr>
                <w:delText xml:space="preserve"> </w:delText>
              </w:r>
            </w:del>
            <w:del w:id="2808" w:author="Milica Radić" w:date="2026-10-02T20:30:28Z">
              <w:r>
                <w:rPr>
                  <w:sz w:val="22"/>
                  <w:szCs w:val="22"/>
                  <w:lang w:val="sr-Cyrl-RS"/>
                  <w:rPrChange w:id="2809" w:author="Milica Radić" w:date="2026-10-02T20:37:34Z">
                    <w:rPr>
                      <w:sz w:val="22"/>
                      <w:szCs w:val="22"/>
                    </w:rPr>
                  </w:rPrChange>
                </w:rPr>
                <w:delText>опоравка</w:delText>
              </w:r>
            </w:del>
          </w:p>
        </w:tc>
      </w:tr>
      <w:tr w14:paraId="35400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2810" w:author="Milica Radić" w:date="2026-10-04T13:50: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2810" w:author="Milica Radić" w:date="2026-10-04T13:50:19Z">
            <w:trPr>
              <w:jc w:val="center"/>
            </w:trPr>
          </w:trPrChange>
        </w:trPr>
        <w:tc>
          <w:tcPr>
            <w:tcW w:w="98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2811" w:author="Milica Radić" w:date="2026-10-04T13:50:19Z">
              <w:tcPr>
                <w:tcW w:w="1702"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2AC6BDF">
            <w:pPr>
              <w:jc w:val="center"/>
              <w:rPr>
                <w:sz w:val="22"/>
                <w:szCs w:val="22"/>
                <w:lang w:val="sr-Cyrl-RS"/>
                <w:rPrChange w:id="2813" w:author="Milica Radić" w:date="2026-10-02T20:37:34Z">
                  <w:rPr>
                    <w:sz w:val="22"/>
                    <w:szCs w:val="22"/>
                  </w:rPr>
                </w:rPrChange>
              </w:rPr>
              <w:pPrChange w:id="2812" w:author="Milica Radić" w:date="2026-10-02T20:31:31Z">
                <w:pPr/>
              </w:pPrChange>
            </w:pPr>
            <w:r>
              <w:rPr>
                <w:i/>
                <w:iCs/>
                <w:sz w:val="22"/>
                <w:szCs w:val="22"/>
                <w:lang w:val="sr-Cyrl-RS"/>
                <w:rPrChange w:id="2814" w:author="Milica Radić" w:date="2026-10-02T20:37:34Z">
                  <w:rPr>
                    <w:i/>
                    <w:iCs/>
                    <w:sz w:val="22"/>
                    <w:szCs w:val="22"/>
                  </w:rPr>
                </w:rPrChange>
              </w:rPr>
              <w:t>Selective forwarding</w:t>
            </w:r>
          </w:p>
        </w:tc>
        <w:tc>
          <w:tcPr>
            <w:tcW w:w="9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2815" w:author="Milica Radić" w:date="2026-10-04T13:50:19Z">
              <w:tcPr>
                <w:tcW w:w="169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BB2F6F8">
            <w:pPr>
              <w:jc w:val="center"/>
              <w:rPr>
                <w:sz w:val="22"/>
                <w:szCs w:val="22"/>
                <w:lang w:val="sr-Cyrl-RS"/>
                <w:rPrChange w:id="2817" w:author="Milica Radić" w:date="2026-10-02T20:37:34Z">
                  <w:rPr>
                    <w:sz w:val="22"/>
                    <w:szCs w:val="22"/>
                  </w:rPr>
                </w:rPrChange>
              </w:rPr>
              <w:pPrChange w:id="2816" w:author="Milica Radić" w:date="2026-10-02T20:31:31Z">
                <w:pPr/>
              </w:pPrChange>
            </w:pPr>
            <w:r>
              <w:rPr>
                <w:sz w:val="22"/>
                <w:szCs w:val="22"/>
                <w:lang w:val="sr-Cyrl-RS"/>
                <w:rPrChange w:id="2818" w:author="Milica Radić" w:date="2026-10-02T20:37:34Z">
                  <w:rPr>
                    <w:sz w:val="22"/>
                    <w:szCs w:val="22"/>
                  </w:rPr>
                </w:rPrChange>
              </w:rPr>
              <w:t>доследност</w:t>
            </w:r>
          </w:p>
        </w:tc>
        <w:tc>
          <w:tcPr>
            <w:tcW w:w="13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2819" w:author="Milica Radić" w:date="2026-10-04T13:50:19Z">
              <w:tcPr>
                <w:tcW w:w="23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BB96157">
            <w:pPr>
              <w:jc w:val="center"/>
              <w:rPr>
                <w:sz w:val="22"/>
                <w:szCs w:val="22"/>
                <w:lang w:val="sr-Cyrl-RS"/>
                <w:rPrChange w:id="2821" w:author="Milica Radić" w:date="2026-10-02T20:37:34Z">
                  <w:rPr>
                    <w:sz w:val="22"/>
                    <w:szCs w:val="22"/>
                  </w:rPr>
                </w:rPrChange>
              </w:rPr>
              <w:pPrChange w:id="2820" w:author="Milica Radić" w:date="2026-10-02T20:31:31Z">
                <w:pPr/>
              </w:pPrChange>
            </w:pPr>
            <w:r>
              <w:rPr>
                <w:sz w:val="22"/>
                <w:szCs w:val="22"/>
                <w:lang w:val="sr-Cyrl-RS"/>
                <w:rPrChange w:id="2822" w:author="Milica Radić" w:date="2026-10-02T20:37:34Z">
                  <w:rPr>
                    <w:sz w:val="22"/>
                    <w:szCs w:val="22"/>
                  </w:rPr>
                </w:rPrChange>
              </w:rPr>
              <w:t>вероватноћа прослеђивања</w:t>
            </w:r>
          </w:p>
        </w:tc>
        <w:tc>
          <w:tcPr>
            <w:tcW w:w="16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2823" w:author="Milica Radić" w:date="2026-10-04T13:50:19Z">
              <w:tcPr>
                <w:tcW w:w="286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1D7F788">
            <w:pPr>
              <w:jc w:val="center"/>
              <w:rPr>
                <w:sz w:val="22"/>
                <w:szCs w:val="22"/>
                <w:lang w:val="sr-Cyrl-RS"/>
                <w:rPrChange w:id="2825" w:author="Milica Radić" w:date="2026-10-02T20:37:34Z">
                  <w:rPr>
                    <w:sz w:val="22"/>
                    <w:szCs w:val="22"/>
                  </w:rPr>
                </w:rPrChange>
              </w:rPr>
              <w:pPrChange w:id="2824" w:author="Milica Radić" w:date="2026-10-02T20:31:31Z">
                <w:pPr/>
              </w:pPrChange>
            </w:pPr>
            <m:oMath>
              <m:sSub>
                <m:sSubPr>
                  <m:ctrlPr>
                    <w:ins w:id="2826" w:author="Milica Radić" w:date="2026-10-02T20:28:37Z">
                      <w:rPr>
                        <w:rFonts w:ascii="Cambria Math" w:hAnsi="Cambria Math" w:eastAsia="Cambria Math" w:cs="Times New Roman"/>
                        <w:color w:val="000000"/>
                        <w:sz w:val="22"/>
                        <w:szCs w:val="22"/>
                        <w:lang w:val="sr-Cyrl-RS"/>
                        <w:rPrChange w:id="2827" w:author="Milica Radić" w:date="2026-10-02T20:37:34Z">
                          <w:rPr>
                            <w:rFonts w:ascii="Cambria Math" w:hAnsi="Cambria Math" w:eastAsia="Cambria Math" w:cs="Cambria Math"/>
                            <w:color w:val="000000"/>
                            <w:sz w:val="22"/>
                            <w:szCs w:val="22"/>
                            <w:lang w:val="sr-Cyrl-RS"/>
                          </w:rPr>
                        </w:rPrChange>
                      </w:rPr>
                    </w:ins>
                  </m:ctrlPr>
                </m:sSubPr>
                <m:e>
                  <w:ins w:id="2828" w:author="Milica Radić" w:date="2026-10-02T20:28:37Z">
                    <m:r>
                      <m:rPr>
                        <m:nor/>
                      </m:rPr>
                      <w:rPr>
                        <w:rFonts w:hint="default" w:ascii="Times New Roman" w:hAnsi="Times New Roman" w:eastAsia="Cambria Math" w:cs="Times New Roman"/>
                        <w:i/>
                        <w:color w:val="000000"/>
                        <w:sz w:val="22"/>
                        <w:szCs w:val="22"/>
                        <w:lang w:val="sr-Cyrl-RS"/>
                        <w:rPrChange w:id="2829" w:author="Milica Radić" w:date="2026-10-02T20:37:34Z">
                          <w:rPr>
                            <w:rFonts w:ascii="Cambria Math" w:hAnsi="Cambria Math" w:eastAsia="Cambria Math" w:cs="Cambria Math"/>
                            <w:i/>
                            <w:color w:val="000000"/>
                            <w:sz w:val="22"/>
                            <w:szCs w:val="22"/>
                            <w:lang w:val="sr-Cyrl-RS"/>
                          </w:rPr>
                        </w:rPrChange>
                      </w:rPr>
                      <m:t>T</m:t>
                    </m:r>
                  </w:ins>
                  <m:ctrlPr>
                    <w:ins w:id="2830" w:author="Milica Radić" w:date="2026-10-02T20:28:37Z">
                      <w:rPr>
                        <w:rFonts w:ascii="Cambria Math" w:hAnsi="Cambria Math" w:eastAsia="Cambria Math" w:cs="Times New Roman"/>
                        <w:color w:val="000000"/>
                        <w:sz w:val="22"/>
                        <w:szCs w:val="22"/>
                        <w:lang w:val="sr-Cyrl-RS"/>
                        <w:rPrChange w:id="2831" w:author="Milica Radić" w:date="2026-10-02T20:37:34Z">
                          <w:rPr>
                            <w:rFonts w:ascii="Cambria Math" w:hAnsi="Cambria Math" w:eastAsia="Cambria Math" w:cs="Cambria Math"/>
                            <w:color w:val="000000"/>
                            <w:sz w:val="22"/>
                            <w:szCs w:val="22"/>
                            <w:lang w:val="sr-Cyrl-RS"/>
                          </w:rPr>
                        </w:rPrChange>
                      </w:rPr>
                    </w:ins>
                  </m:ctrlPr>
                </m:e>
                <m:sub>
                  <w:ins w:id="2832" w:author="Milica Radić" w:date="2026-10-02T20:28:37Z">
                    <m:r>
                      <m:rPr>
                        <m:nor/>
                      </m:rPr>
                      <w:rPr>
                        <w:rFonts w:hint="default" w:ascii="Times New Roman" w:hAnsi="Times New Roman" w:eastAsia="Cambria Math" w:cs="Times New Roman"/>
                        <w:i/>
                        <w:color w:val="000000"/>
                        <w:sz w:val="22"/>
                        <w:szCs w:val="22"/>
                        <w:lang w:val="sr-Cyrl-RS"/>
                        <w:rPrChange w:id="2833" w:author="Milica Radić" w:date="2026-10-02T20:37:34Z">
                          <w:rPr>
                            <w:rFonts w:ascii="Cambria Math" w:hAnsi="Cambria Math" w:eastAsia="Cambria Math" w:cs="Cambria Math"/>
                            <w:i/>
                            <w:color w:val="000000"/>
                            <w:sz w:val="22"/>
                            <w:szCs w:val="22"/>
                            <w:lang w:val="sr-Cyrl-RS"/>
                          </w:rPr>
                        </w:rPrChange>
                      </w:rPr>
                      <m:t>conv</m:t>
                    </m:r>
                  </w:ins>
                  <m:ctrlPr>
                    <w:ins w:id="2834" w:author="Milica Radić" w:date="2026-10-02T20:28:37Z">
                      <w:rPr>
                        <w:rFonts w:ascii="Cambria Math" w:hAnsi="Cambria Math" w:eastAsia="Cambria Math" w:cs="Times New Roman"/>
                        <w:color w:val="000000"/>
                        <w:sz w:val="22"/>
                        <w:szCs w:val="22"/>
                        <w:lang w:val="sr-Cyrl-RS"/>
                        <w:rPrChange w:id="2835" w:author="Milica Radić" w:date="2026-10-02T20:37:34Z">
                          <w:rPr>
                            <w:rFonts w:ascii="Cambria Math" w:hAnsi="Cambria Math" w:eastAsia="Cambria Math" w:cs="Cambria Math"/>
                            <w:color w:val="000000"/>
                            <w:sz w:val="22"/>
                            <w:szCs w:val="22"/>
                            <w:lang w:val="sr-Cyrl-RS"/>
                          </w:rPr>
                        </w:rPrChange>
                      </w:rPr>
                    </w:ins>
                  </m:ctrlPr>
                </m:sub>
              </m:sSub>
              <m:sSub>
                <m:sSubPr>
                  <m:ctrlPr>
                    <w:del w:id="2836" w:author="Milica Radić" w:date="2026-10-02T20:28:37Z">
                      <w:rPr>
                        <w:rFonts w:ascii="Cambria Math" w:hAnsi="Cambria Math" w:eastAsia="Cambria Math" w:cs="Times New Roman"/>
                        <w:sz w:val="22"/>
                        <w:szCs w:val="22"/>
                        <w:lang w:val="sr-Cyrl-RS"/>
                        <w:rPrChange w:id="2837" w:author="Milica Radić" w:date="2026-10-02T20:37:34Z">
                          <w:rPr>
                            <w:rFonts w:ascii="Cambria Math" w:hAnsi="Cambria Math" w:eastAsia="Cambria Math" w:cs="Cambria Math"/>
                            <w:sz w:val="22"/>
                            <w:szCs w:val="22"/>
                            <w:lang w:val="sr-Cyrl-RS"/>
                          </w:rPr>
                        </w:rPrChange>
                      </w:rPr>
                    </w:del>
                  </m:ctrlPr>
                </m:sSubPr>
                <m:e>
                  <w:del w:id="2838" w:author="Milica Radić" w:date="2026-10-02T20:28:37Z">
                    <m:r>
                      <m:rPr>
                        <m:nor/>
                      </m:rPr>
                      <w:rPr>
                        <w:rFonts w:hint="default" w:ascii="Times New Roman" w:hAnsi="Times New Roman" w:eastAsia="Cambria Math" w:cs="Times New Roman"/>
                        <w:i/>
                        <w:sz w:val="22"/>
                        <w:szCs w:val="22"/>
                        <w:lang w:val="sr-Cyrl-RS"/>
                        <w:rPrChange w:id="2839" w:author="Milica Radić" w:date="2026-10-02T20:37:34Z">
                          <w:rPr>
                            <w:rFonts w:ascii="Cambria Math" w:hAnsi="Cambria Math" w:eastAsia="Cambria Math" w:cs="Cambria Math"/>
                            <w:i/>
                            <w:sz w:val="22"/>
                            <w:szCs w:val="22"/>
                          </w:rPr>
                        </w:rPrChange>
                      </w:rPr>
                      <m:t>E</m:t>
                    </m:r>
                  </w:del>
                  <m:ctrlPr>
                    <w:del w:id="2840" w:author="Milica Radić" w:date="2026-10-02T20:28:37Z">
                      <w:rPr>
                        <w:rFonts w:ascii="Cambria Math" w:hAnsi="Cambria Math" w:eastAsia="Cambria Math" w:cs="Times New Roman"/>
                        <w:sz w:val="22"/>
                        <w:szCs w:val="22"/>
                        <w:lang w:val="sr-Cyrl-RS"/>
                        <w:rPrChange w:id="2841" w:author="Milica Radić" w:date="2026-10-02T20:37:34Z">
                          <w:rPr>
                            <w:rFonts w:ascii="Cambria Math" w:hAnsi="Cambria Math" w:eastAsia="Cambria Math" w:cs="Cambria Math"/>
                            <w:sz w:val="22"/>
                            <w:szCs w:val="22"/>
                            <w:lang w:val="sr-Cyrl-RS"/>
                          </w:rPr>
                        </w:rPrChange>
                      </w:rPr>
                    </w:del>
                  </m:ctrlPr>
                </m:e>
                <m:sub>
                  <w:del w:id="2842" w:author="Milica Radić" w:date="2026-10-02T20:28:37Z">
                    <m:r>
                      <m:rPr>
                        <m:nor/>
                      </m:rPr>
                      <w:rPr>
                        <w:rFonts w:hint="default" w:ascii="Times New Roman" w:hAnsi="Times New Roman" w:eastAsia="Cambria Math" w:cs="Times New Roman"/>
                        <w:i/>
                        <w:sz w:val="22"/>
                        <w:szCs w:val="22"/>
                        <w:lang w:val="sr-Cyrl-RS"/>
                        <w:rPrChange w:id="2843" w:author="Milica Radić" w:date="2026-10-02T20:37:34Z">
                          <w:rPr>
                            <w:rFonts w:ascii="Cambria Math" w:hAnsi="Cambria Math" w:eastAsia="Cambria Math" w:cs="Cambria Math"/>
                            <w:i/>
                            <w:sz w:val="22"/>
                            <w:szCs w:val="22"/>
                          </w:rPr>
                        </w:rPrChange>
                      </w:rPr>
                      <m:t>rel</m:t>
                    </m:r>
                  </w:del>
                  <m:ctrlPr>
                    <w:del w:id="2844" w:author="Milica Radić" w:date="2026-10-02T20:28:37Z">
                      <w:rPr>
                        <w:rFonts w:ascii="Cambria Math" w:hAnsi="Cambria Math" w:eastAsia="Cambria Math" w:cs="Times New Roman"/>
                        <w:sz w:val="22"/>
                        <w:szCs w:val="22"/>
                        <w:lang w:val="sr-Cyrl-RS"/>
                        <w:rPrChange w:id="2845" w:author="Milica Radić" w:date="2026-10-02T20:37:34Z">
                          <w:rPr>
                            <w:rFonts w:ascii="Cambria Math" w:hAnsi="Cambria Math" w:eastAsia="Cambria Math" w:cs="Cambria Math"/>
                            <w:sz w:val="22"/>
                            <w:szCs w:val="22"/>
                            <w:lang w:val="sr-Cyrl-RS"/>
                          </w:rPr>
                        </w:rPrChange>
                      </w:rPr>
                    </w:del>
                  </m:ctrlPr>
                </m:sub>
              </m:sSub>
            </m:oMath>
            <w:del w:id="2846" w:author="Milica Radić" w:date="2026-10-02T20:28:37Z">
              <w:r>
                <w:rPr>
                  <w:sz w:val="22"/>
                  <w:szCs w:val="22"/>
                  <w:lang w:val="sr-Cyrl-RS"/>
                  <w:rPrChange w:id="2847" w:author="Milica Radić" w:date="2026-10-02T20:37:34Z">
                    <w:rPr>
                      <w:sz w:val="22"/>
                      <w:szCs w:val="22"/>
                    </w:rPr>
                  </w:rPrChange>
                </w:rPr>
                <w:delText xml:space="preserve">, </w:delText>
              </w:r>
            </w:del>
            <w:ins w:id="2848" w:author="Milica Radić" w:date="2026-10-02T20:28:38Z">
              <w:r>
                <w:rPr>
                  <w:rFonts w:hint="default"/>
                  <w:sz w:val="22"/>
                  <w:szCs w:val="22"/>
                  <w:lang w:val="sr-Cyrl-RS"/>
                </w:rPr>
                <w:t>,</w:t>
              </w:r>
            </w:ins>
            <w:del w:id="2849" w:author="Milica Radić" w:date="2026-10-02T20:29:40Z">
              <w:r>
                <w:rPr>
                  <w:sz w:val="22"/>
                  <w:szCs w:val="22"/>
                  <w:lang w:val="sr-Cyrl-RS"/>
                  <w:rPrChange w:id="2850" w:author="Milica Radić" w:date="2026-10-02T20:37:34Z">
                    <w:rPr>
                      <w:sz w:val="22"/>
                      <w:szCs w:val="22"/>
                    </w:rPr>
                  </w:rPrChange>
                </w:rPr>
                <w:delText>в</w:delText>
              </w:r>
            </w:del>
            <w:del w:id="2851" w:author="Milica Radić" w:date="2026-10-02T20:29:40Z">
              <w:r>
                <w:rPr>
                  <w:sz w:val="22"/>
                  <w:szCs w:val="22"/>
                  <w:lang w:val="sr-Cyrl-RS"/>
                  <w:rPrChange w:id="2852" w:author="Milica Radić" w:date="2026-10-02T20:37:34Z">
                    <w:rPr>
                      <w:sz w:val="22"/>
                      <w:szCs w:val="22"/>
                    </w:rPr>
                  </w:rPrChange>
                </w:rPr>
                <w:delText>р</w:delText>
              </w:r>
            </w:del>
            <w:del w:id="2853" w:author="Milica Radić" w:date="2026-10-02T20:29:40Z">
              <w:r>
                <w:rPr>
                  <w:sz w:val="22"/>
                  <w:szCs w:val="22"/>
                  <w:lang w:val="sr-Cyrl-RS"/>
                  <w:rPrChange w:id="2854" w:author="Milica Radić" w:date="2026-10-02T20:37:34Z">
                    <w:rPr>
                      <w:sz w:val="22"/>
                      <w:szCs w:val="22"/>
                    </w:rPr>
                  </w:rPrChange>
                </w:rPr>
                <w:delText>е</w:delText>
              </w:r>
            </w:del>
            <w:del w:id="2855" w:author="Milica Radić" w:date="2026-10-02T20:29:40Z">
              <w:r>
                <w:rPr>
                  <w:sz w:val="22"/>
                  <w:szCs w:val="22"/>
                  <w:lang w:val="sr-Cyrl-RS"/>
                  <w:rPrChange w:id="2856" w:author="Milica Radić" w:date="2026-10-02T20:37:34Z">
                    <w:rPr>
                      <w:sz w:val="22"/>
                      <w:szCs w:val="22"/>
                    </w:rPr>
                  </w:rPrChange>
                </w:rPr>
                <w:delText>м</w:delText>
              </w:r>
            </w:del>
            <w:del w:id="2857" w:author="Milica Radić" w:date="2026-10-02T20:29:39Z">
              <w:r>
                <w:rPr>
                  <w:sz w:val="22"/>
                  <w:szCs w:val="22"/>
                  <w:lang w:val="sr-Cyrl-RS"/>
                  <w:rPrChange w:id="2858" w:author="Milica Radić" w:date="2026-10-02T20:37:34Z">
                    <w:rPr>
                      <w:sz w:val="22"/>
                      <w:szCs w:val="22"/>
                    </w:rPr>
                  </w:rPrChange>
                </w:rPr>
                <w:delText>е</w:delText>
              </w:r>
            </w:del>
            <w:del w:id="2859" w:author="Milica Radić" w:date="2026-10-02T20:29:39Z">
              <w:r>
                <w:rPr>
                  <w:sz w:val="22"/>
                  <w:szCs w:val="22"/>
                  <w:lang w:val="sr-Cyrl-RS"/>
                  <w:rPrChange w:id="2860" w:author="Milica Radić" w:date="2026-10-02T20:37:34Z">
                    <w:rPr>
                      <w:sz w:val="22"/>
                      <w:szCs w:val="22"/>
                    </w:rPr>
                  </w:rPrChange>
                </w:rPr>
                <w:delText xml:space="preserve"> </w:delText>
              </w:r>
            </w:del>
            <w:del w:id="2861" w:author="Milica Radić" w:date="2026-10-02T20:29:36Z">
              <w:r>
                <w:rPr>
                  <w:sz w:val="22"/>
                  <w:szCs w:val="22"/>
                  <w:lang w:val="sr-Cyrl-RS"/>
                  <w:rPrChange w:id="2862" w:author="Milica Radić" w:date="2026-10-02T20:37:34Z">
                    <w:rPr>
                      <w:sz w:val="22"/>
                      <w:szCs w:val="22"/>
                    </w:rPr>
                  </w:rPrChange>
                </w:rPr>
                <w:delText>опора</w:delText>
              </w:r>
            </w:del>
            <w:ins w:id="2863" w:author="Milica Radić" w:date="2026-10-02T20:30:42Z">
              <w:r>
                <w:rPr>
                  <w:rFonts w:hint="default"/>
                  <w:sz w:val="22"/>
                  <w:szCs w:val="22"/>
                  <w:lang w:val="sr-Cyrl-RS"/>
                </w:rPr>
                <w:t xml:space="preserve"> и</w:t>
              </w:r>
            </w:ins>
            <w:ins w:id="2864" w:author="Milica Radić" w:date="2026-10-02T20:30:43Z">
              <w:r>
                <w:rPr>
                  <w:rFonts w:hint="default"/>
                  <w:sz w:val="22"/>
                  <w:szCs w:val="22"/>
                  <w:lang w:val="sr-Cyrl-RS"/>
                </w:rPr>
                <w:t xml:space="preserve"> </w:t>
              </w:r>
            </w:ins>
            <m:oMath>
              <m:sSub>
                <m:sSubPr>
                  <m:ctrlPr>
                    <w:ins w:id="2865" w:author="Milica Radić" w:date="2026-10-02T20:30:43Z">
                      <w:rPr>
                        <w:rFonts w:ascii="Cambria Math" w:hAnsi="Cambria Math" w:eastAsia="Cambria Math" w:cs="Times New Roman"/>
                        <w:sz w:val="22"/>
                        <w:szCs w:val="22"/>
                        <w:lang w:val="sr-Cyrl-RS"/>
                        <w:rPrChange w:id="2866" w:author="Milica Radić" w:date="2026-10-02T20:37:34Z">
                          <w:rPr>
                            <w:rFonts w:ascii="Cambria Math" w:hAnsi="Cambria Math" w:eastAsia="Cambria Math" w:cs="Cambria Math"/>
                            <w:sz w:val="22"/>
                            <w:szCs w:val="22"/>
                            <w:lang w:val="sr-Cyrl-RS"/>
                          </w:rPr>
                        </w:rPrChange>
                      </w:rPr>
                    </w:ins>
                  </m:ctrlPr>
                </m:sSubPr>
                <m:e>
                  <w:ins w:id="2867" w:author="Milica Radić" w:date="2026-10-02T20:30:43Z">
                    <m:r>
                      <m:rPr>
                        <m:nor/>
                      </m:rPr>
                      <w:rPr>
                        <w:rFonts w:hint="default" w:ascii="Times New Roman" w:hAnsi="Times New Roman" w:eastAsia="Cambria Math" w:cs="Times New Roman"/>
                        <w:i/>
                        <w:sz w:val="22"/>
                        <w:szCs w:val="22"/>
                        <w:lang w:val="sr-Cyrl-RS"/>
                        <w:rPrChange w:id="2868" w:author="Milica Radić" w:date="2026-10-02T20:37:34Z">
                          <w:rPr>
                            <w:rFonts w:ascii="Cambria Math" w:hAnsi="Cambria Math" w:eastAsia="Cambria Math" w:cs="Cambria Math"/>
                            <w:i/>
                            <w:sz w:val="22"/>
                            <w:szCs w:val="22"/>
                            <w:lang w:val="sr-Cyrl-RS"/>
                          </w:rPr>
                        </w:rPrChange>
                      </w:rPr>
                      <m:t>E</m:t>
                    </m:r>
                  </w:ins>
                  <m:ctrlPr>
                    <w:ins w:id="2869" w:author="Milica Radić" w:date="2026-10-02T20:30:43Z">
                      <w:rPr>
                        <w:rFonts w:ascii="Cambria Math" w:hAnsi="Cambria Math" w:eastAsia="Cambria Math" w:cs="Times New Roman"/>
                        <w:sz w:val="22"/>
                        <w:szCs w:val="22"/>
                        <w:lang w:val="sr-Cyrl-RS"/>
                        <w:rPrChange w:id="2870" w:author="Milica Radić" w:date="2026-10-02T20:37:34Z">
                          <w:rPr>
                            <w:rFonts w:ascii="Cambria Math" w:hAnsi="Cambria Math" w:eastAsia="Cambria Math" w:cs="Cambria Math"/>
                            <w:sz w:val="22"/>
                            <w:szCs w:val="22"/>
                            <w:lang w:val="sr-Cyrl-RS"/>
                          </w:rPr>
                        </w:rPrChange>
                      </w:rPr>
                    </w:ins>
                  </m:ctrlPr>
                </m:e>
                <m:sub>
                  <w:ins w:id="2871" w:author="Milica Radić" w:date="2026-10-02T20:30:43Z">
                    <m:r>
                      <m:rPr>
                        <m:nor/>
                      </m:rPr>
                      <w:rPr>
                        <w:rFonts w:hint="default" w:ascii="Times New Roman" w:hAnsi="Times New Roman" w:eastAsia="Cambria Math" w:cs="Times New Roman"/>
                        <w:i/>
                        <w:sz w:val="22"/>
                        <w:szCs w:val="22"/>
                        <w:lang w:val="sr-Cyrl-RS"/>
                        <w:rPrChange w:id="2872" w:author="Milica Radić" w:date="2026-10-02T20:37:34Z">
                          <w:rPr>
                            <w:rFonts w:ascii="Cambria Math" w:hAnsi="Cambria Math" w:eastAsia="Cambria Math" w:cs="Cambria Math"/>
                            <w:i/>
                            <w:sz w:val="22"/>
                            <w:szCs w:val="22"/>
                            <w:lang w:val="sr-Cyrl-RS"/>
                          </w:rPr>
                        </w:rPrChange>
                      </w:rPr>
                      <m:t>rel</m:t>
                    </m:r>
                  </w:ins>
                  <m:ctrlPr>
                    <w:ins w:id="2873" w:author="Milica Radić" w:date="2026-10-02T20:30:43Z">
                      <w:rPr>
                        <w:rFonts w:ascii="Cambria Math" w:hAnsi="Cambria Math" w:eastAsia="Cambria Math" w:cs="Times New Roman"/>
                        <w:sz w:val="22"/>
                        <w:szCs w:val="22"/>
                        <w:lang w:val="sr-Cyrl-RS"/>
                        <w:rPrChange w:id="2874" w:author="Milica Radić" w:date="2026-10-02T20:37:34Z">
                          <w:rPr>
                            <w:rFonts w:ascii="Cambria Math" w:hAnsi="Cambria Math" w:eastAsia="Cambria Math" w:cs="Cambria Math"/>
                            <w:sz w:val="22"/>
                            <w:szCs w:val="22"/>
                            <w:lang w:val="sr-Cyrl-RS"/>
                          </w:rPr>
                        </w:rPrChange>
                      </w:rPr>
                    </w:ins>
                  </m:ctrlPr>
                </m:sub>
              </m:sSub>
            </m:oMath>
            <w:del w:id="2875" w:author="Milica Radić" w:date="2026-10-02T20:29:36Z">
              <w:r>
                <w:rPr>
                  <w:sz w:val="22"/>
                  <w:szCs w:val="22"/>
                  <w:lang w:val="sr-Cyrl-RS"/>
                  <w:rPrChange w:id="2876" w:author="Milica Radić" w:date="2026-10-02T20:37:34Z">
                    <w:rPr>
                      <w:sz w:val="22"/>
                      <w:szCs w:val="22"/>
                    </w:rPr>
                  </w:rPrChange>
                </w:rPr>
                <w:delText>вка</w:delText>
              </w:r>
            </w:del>
          </w:p>
        </w:tc>
      </w:tr>
      <w:tr w14:paraId="61CFD2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2877" w:author="Milica Radić" w:date="2026-10-04T13:50: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2877" w:author="Milica Radić" w:date="2026-10-04T13:50:19Z">
            <w:trPr>
              <w:jc w:val="center"/>
            </w:trPr>
          </w:trPrChange>
        </w:trPr>
        <w:tc>
          <w:tcPr>
            <w:tcW w:w="98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2878" w:author="Milica Radić" w:date="2026-10-04T13:50:19Z">
              <w:tcPr>
                <w:tcW w:w="1702"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55A5814">
            <w:pPr>
              <w:jc w:val="center"/>
              <w:rPr>
                <w:sz w:val="22"/>
                <w:szCs w:val="22"/>
                <w:lang w:val="sr-Cyrl-RS"/>
                <w:rPrChange w:id="2880" w:author="Milica Radić" w:date="2026-10-02T20:37:34Z">
                  <w:rPr>
                    <w:sz w:val="22"/>
                    <w:szCs w:val="22"/>
                  </w:rPr>
                </w:rPrChange>
              </w:rPr>
              <w:pPrChange w:id="2879" w:author="Milica Radić" w:date="2026-10-02T20:31:31Z">
                <w:pPr/>
              </w:pPrChange>
            </w:pPr>
            <w:r>
              <w:rPr>
                <w:i/>
                <w:iCs/>
                <w:sz w:val="22"/>
                <w:szCs w:val="22"/>
                <w:lang w:val="sr-Cyrl-RS"/>
                <w:rPrChange w:id="2881" w:author="Milica Radić" w:date="2026-10-02T20:37:34Z">
                  <w:rPr>
                    <w:i/>
                    <w:iCs/>
                    <w:sz w:val="22"/>
                    <w:szCs w:val="22"/>
                  </w:rPr>
                </w:rPrChange>
              </w:rPr>
              <w:t>Partitioning</w:t>
            </w:r>
          </w:p>
        </w:tc>
        <w:tc>
          <w:tcPr>
            <w:tcW w:w="9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2882" w:author="Milica Radić" w:date="2026-10-04T13:50:19Z">
              <w:tcPr>
                <w:tcW w:w="169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5F1DF1E">
            <w:pPr>
              <w:jc w:val="center"/>
              <w:rPr>
                <w:sz w:val="22"/>
                <w:szCs w:val="22"/>
                <w:lang w:val="sr-Cyrl-RS"/>
                <w:rPrChange w:id="2884" w:author="Milica Radić" w:date="2026-10-02T20:37:34Z">
                  <w:rPr>
                    <w:sz w:val="22"/>
                    <w:szCs w:val="22"/>
                  </w:rPr>
                </w:rPrChange>
              </w:rPr>
              <w:pPrChange w:id="2883" w:author="Milica Radić" w:date="2026-10-02T20:31:31Z">
                <w:pPr/>
              </w:pPrChange>
            </w:pPr>
            <w:r>
              <w:rPr>
                <w:sz w:val="22"/>
                <w:szCs w:val="22"/>
                <w:lang w:val="sr-Cyrl-RS"/>
                <w:rPrChange w:id="2885" w:author="Milica Radić" w:date="2026-10-02T20:37:34Z">
                  <w:rPr>
                    <w:sz w:val="22"/>
                    <w:szCs w:val="22"/>
                  </w:rPr>
                </w:rPrChange>
              </w:rPr>
              <w:t>повезаност</w:t>
            </w:r>
          </w:p>
        </w:tc>
        <w:tc>
          <w:tcPr>
            <w:tcW w:w="13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2886" w:author="Milica Radić" w:date="2026-10-04T13:50:19Z">
              <w:tcPr>
                <w:tcW w:w="23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B095272">
            <w:pPr>
              <w:jc w:val="center"/>
              <w:rPr>
                <w:sz w:val="22"/>
                <w:szCs w:val="22"/>
                <w:lang w:val="sr-Cyrl-RS"/>
                <w:rPrChange w:id="2888" w:author="Milica Radić" w:date="2026-10-02T20:37:34Z">
                  <w:rPr>
                    <w:sz w:val="22"/>
                    <w:szCs w:val="22"/>
                  </w:rPr>
                </w:rPrChange>
              </w:rPr>
              <w:pPrChange w:id="2887" w:author="Milica Radić" w:date="2026-10-02T20:31:31Z">
                <w:pPr/>
              </w:pPrChange>
            </w:pPr>
            <w:r>
              <w:rPr>
                <w:sz w:val="22"/>
                <w:szCs w:val="22"/>
                <w:lang w:val="sr-Cyrl-RS"/>
                <w:rPrChange w:id="2889" w:author="Milica Radić" w:date="2026-10-02T20:37:34Z">
                  <w:rPr>
                    <w:sz w:val="22"/>
                    <w:szCs w:val="22"/>
                  </w:rPr>
                </w:rPrChange>
              </w:rPr>
              <w:t>број група</w:t>
            </w:r>
          </w:p>
        </w:tc>
        <w:tc>
          <w:tcPr>
            <w:tcW w:w="16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2890" w:author="Milica Radić" w:date="2026-10-04T13:50:19Z">
              <w:tcPr>
                <w:tcW w:w="286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3FACC35E">
            <w:pPr>
              <w:jc w:val="center"/>
              <w:rPr>
                <w:sz w:val="22"/>
                <w:szCs w:val="22"/>
                <w:lang w:val="sr-Cyrl-RS"/>
                <w:rPrChange w:id="2892" w:author="Milica Radić" w:date="2026-10-02T20:37:34Z">
                  <w:rPr>
                    <w:sz w:val="22"/>
                    <w:szCs w:val="22"/>
                  </w:rPr>
                </w:rPrChange>
              </w:rPr>
              <w:pPrChange w:id="2891" w:author="Milica Radić" w:date="2026-10-02T20:37:39Z">
                <w:pPr/>
              </w:pPrChange>
            </w:pPr>
            <w:ins w:id="2893" w:author="Milica Radić" w:date="2026-10-02T20:37:24Z">
              <w:r>
                <w:rPr>
                  <w:rFonts w:hint="default" w:hAnsi="Times New Roman" w:eastAsia="Cambria Math" w:cs="Times New Roman"/>
                  <w:i w:val="0"/>
                  <w:sz w:val="22"/>
                  <w:szCs w:val="22"/>
                  <w:lang w:val="sr-Cyrl-RS"/>
                  <w:rPrChange w:id="2894" w:author="Milica Radić" w:date="2026-10-02T20:37:34Z">
                    <w:rPr>
                      <w:rFonts w:hint="default" w:hAnsi="Cambria Math" w:eastAsia="Cambria Math" w:cs="Cambria Math"/>
                      <w:i w:val="0"/>
                      <w:sz w:val="22"/>
                      <w:szCs w:val="22"/>
                      <w:lang w:val="sr-Cyrl-RS"/>
                    </w:rPr>
                  </w:rPrChange>
                </w:rPr>
                <w:t>распон процена међу чворовима</w:t>
              </w:r>
            </w:ins>
            <m:oMath>
              <m:sSub>
                <m:sSubPr>
                  <m:ctrlPr>
                    <w:ins w:id="2895" w:author="Milan Stojkov" w:date="2026-10-02T12:40:00Z">
                      <w:del w:id="2896" w:author="Milica Radić" w:date="2026-10-02T20:37:22Z">
                        <w:rPr>
                          <w:rFonts w:ascii="Cambria Math" w:hAnsi="Cambria Math" w:eastAsia="Cambria Math" w:cs="Times New Roman"/>
                          <w:sz w:val="22"/>
                          <w:szCs w:val="22"/>
                          <w:lang w:val="sr-Cyrl-RS"/>
                          <w:rPrChange w:id="2897" w:author="Milica Radić" w:date="2026-10-02T20:37:34Z">
                            <w:rPr>
                              <w:rFonts w:ascii="Cambria Math" w:hAnsi="Cambria Math" w:eastAsia="Cambria Math" w:cs="Cambria Math"/>
                              <w:sz w:val="22"/>
                              <w:szCs w:val="22"/>
                              <w:lang w:val="sr-Cyrl-RS"/>
                            </w:rPr>
                          </w:rPrChange>
                        </w:rPr>
                      </w:del>
                    </w:ins>
                  </m:ctrlPr>
                </m:sSubPr>
                <m:e>
                  <w:ins w:id="2898" w:author="Milan Stojkov" w:date="2026-10-02T12:40:00Z">
                    <w:del w:id="2899" w:author="Milica Radić" w:date="2026-10-02T20:37:22Z">
                      <m:r>
                        <m:rPr>
                          <m:nor/>
                        </m:rPr>
                        <w:rPr>
                          <w:rFonts w:hint="default" w:ascii="Times New Roman" w:hAnsi="Times New Roman" w:eastAsia="Cambria Math" w:cs="Times New Roman"/>
                          <w:i/>
                          <w:sz w:val="22"/>
                          <w:szCs w:val="22"/>
                          <w:lang w:val="sr-Cyrl-RS"/>
                          <w:rPrChange w:id="2900" w:author="Milica Radić" w:date="2026-10-02T20:37:34Z">
                            <w:rPr>
                              <w:rFonts w:ascii="Cambria Math" w:hAnsi="Cambria Math" w:eastAsia="Cambria Math" w:cs="Cambria Math"/>
                              <w:i/>
                              <w:sz w:val="22"/>
                              <w:szCs w:val="22"/>
                              <w:lang w:val="sr-Cyrl-RS"/>
                            </w:rPr>
                          </w:rPrChange>
                        </w:rPr>
                        <m:t>E</m:t>
                      </m:r>
                    </w:del>
                  </w:ins>
                  <m:ctrlPr>
                    <w:ins w:id="2901" w:author="Milan Stojkov" w:date="2026-10-02T12:40:00Z">
                      <w:del w:id="2902" w:author="Milica Radić" w:date="2026-10-02T20:37:22Z">
                        <w:rPr>
                          <w:rFonts w:ascii="Cambria Math" w:hAnsi="Cambria Math" w:eastAsia="Cambria Math" w:cs="Times New Roman"/>
                          <w:sz w:val="22"/>
                          <w:szCs w:val="22"/>
                          <w:lang w:val="sr-Cyrl-RS"/>
                          <w:rPrChange w:id="2903" w:author="Milica Radić" w:date="2026-10-02T20:37:34Z">
                            <w:rPr>
                              <w:rFonts w:ascii="Cambria Math" w:hAnsi="Cambria Math" w:eastAsia="Cambria Math" w:cs="Cambria Math"/>
                              <w:sz w:val="22"/>
                              <w:szCs w:val="22"/>
                              <w:lang w:val="sr-Cyrl-RS"/>
                            </w:rPr>
                          </w:rPrChange>
                        </w:rPr>
                      </w:del>
                    </w:ins>
                  </m:ctrlPr>
                </m:e>
                <m:sub>
                  <w:ins w:id="2904" w:author="Milan Stojkov" w:date="2026-10-02T12:40:00Z">
                    <w:del w:id="2905" w:author="Milica Radić" w:date="2026-10-02T20:37:22Z">
                      <m:r>
                        <m:rPr>
                          <m:nor/>
                        </m:rPr>
                        <w:rPr>
                          <w:rFonts w:hint="default" w:ascii="Times New Roman" w:hAnsi="Times New Roman" w:eastAsia="Cambria Math" w:cs="Times New Roman"/>
                          <w:i/>
                          <w:sz w:val="22"/>
                          <w:szCs w:val="22"/>
                          <w:lang w:val="sr-Cyrl-RS"/>
                          <w:rPrChange w:id="2906" w:author="Milica Radić" w:date="2026-10-02T20:37:34Z">
                            <w:rPr>
                              <w:rFonts w:ascii="Cambria Math" w:hAnsi="Cambria Math" w:eastAsia="Cambria Math" w:cs="Cambria Math"/>
                              <w:i/>
                              <w:sz w:val="22"/>
                              <w:szCs w:val="22"/>
                              <w:lang w:val="sr-Cyrl-RS"/>
                            </w:rPr>
                          </w:rPrChange>
                        </w:rPr>
                        <m:t>rel</m:t>
                      </m:r>
                    </w:del>
                  </w:ins>
                  <m:ctrlPr>
                    <w:ins w:id="2907" w:author="Milan Stojkov" w:date="2026-10-02T12:40:00Z">
                      <w:del w:id="2908" w:author="Milica Radić" w:date="2026-10-02T20:37:22Z">
                        <w:rPr>
                          <w:rFonts w:ascii="Cambria Math" w:hAnsi="Cambria Math" w:eastAsia="Cambria Math" w:cs="Times New Roman"/>
                          <w:sz w:val="22"/>
                          <w:szCs w:val="22"/>
                          <w:lang w:val="sr-Cyrl-RS"/>
                          <w:rPrChange w:id="2909" w:author="Milica Radić" w:date="2026-10-02T20:37:34Z">
                            <w:rPr>
                              <w:rFonts w:ascii="Cambria Math" w:hAnsi="Cambria Math" w:eastAsia="Cambria Math" w:cs="Cambria Math"/>
                              <w:sz w:val="22"/>
                              <w:szCs w:val="22"/>
                              <w:lang w:val="sr-Cyrl-RS"/>
                            </w:rPr>
                          </w:rPrChange>
                        </w:rPr>
                      </w:del>
                    </w:ins>
                  </m:ctrlPr>
                </m:sub>
              </m:sSub>
            </m:oMath>
          </w:p>
        </w:tc>
      </w:tr>
      <w:tr w14:paraId="1DE58F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2911" w:author="Milica Radić" w:date="2026-10-04T13:50: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ins w:id="2910" w:author="Milica Radić" w:date="2026-10-02T18:46:31Z"/>
          <w:trPrChange w:id="2911" w:author="Milica Radić" w:date="2026-10-04T13:50:19Z">
            <w:trPr>
              <w:jc w:val="center"/>
            </w:trPr>
          </w:trPrChange>
        </w:trPr>
        <w:tc>
          <w:tcPr>
            <w:tcW w:w="988" w:type="pct"/>
            <w:tcBorders>
              <w:top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Change w:id="2912" w:author="Milica Radić" w:date="2026-10-04T13:50:19Z">
              <w:tcPr>
                <w:tcW w:w="1702" w:type="dxa"/>
                <w:tcBorders>
                  <w:top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tcPrChange>
          </w:tcPr>
          <w:p w14:paraId="2F5F84BF">
            <w:pPr>
              <w:jc w:val="center"/>
              <w:rPr>
                <w:ins w:id="2914" w:author="Milica Radić" w:date="2026-10-02T18:46:31Z"/>
                <w:rFonts w:ascii="Times New Roman" w:hAnsi="Times New Roman" w:eastAsia="Times New Roman" w:cs="Times New Roman"/>
                <w:sz w:val="22"/>
                <w:szCs w:val="22"/>
                <w:lang w:val="sr-Cyrl-RS" w:eastAsia="en-US" w:bidi="ar-SA"/>
              </w:rPr>
              <w:pPrChange w:id="2913" w:author="Milica Radić" w:date="2026-10-02T20:31:31Z">
                <w:pPr/>
              </w:pPrChange>
            </w:pPr>
            <w:ins w:id="2915" w:author="Milica Radić" w:date="2026-10-02T18:46:40Z">
              <w:r>
                <w:rPr>
                  <w:i/>
                  <w:iCs/>
                  <w:sz w:val="22"/>
                  <w:szCs w:val="22"/>
                  <w:lang w:val="sr-Cyrl-RS"/>
                </w:rPr>
                <w:t>Peer poisoning</w:t>
              </w:r>
            </w:ins>
          </w:p>
        </w:tc>
        <w:tc>
          <w:tcPr>
            <w:tcW w:w="983"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Change w:id="2916" w:author="Milica Radić" w:date="2026-10-04T13:50:19Z">
              <w:tcPr>
                <w:tcW w:w="169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tcPrChange>
          </w:tcPr>
          <w:p w14:paraId="6AC14887">
            <w:pPr>
              <w:jc w:val="center"/>
              <w:rPr>
                <w:ins w:id="2918" w:author="Milica Radić" w:date="2026-10-02T18:46:31Z"/>
                <w:rFonts w:ascii="Times New Roman" w:hAnsi="Times New Roman" w:eastAsia="Times New Roman" w:cs="Times New Roman"/>
                <w:sz w:val="22"/>
                <w:szCs w:val="22"/>
                <w:lang w:val="sr-Cyrl-RS" w:eastAsia="en-US" w:bidi="ar-SA"/>
              </w:rPr>
              <w:pPrChange w:id="2917" w:author="Milica Radić" w:date="2026-10-02T20:31:31Z">
                <w:pPr/>
              </w:pPrChange>
            </w:pPr>
            <w:ins w:id="2919" w:author="Milica Radić" w:date="2026-10-02T18:46:40Z">
              <w:r>
                <w:rPr>
                  <w:sz w:val="22"/>
                  <w:szCs w:val="22"/>
                  <w:lang w:val="sr-Cyrl-RS"/>
                </w:rPr>
                <w:t>структуру</w:t>
              </w:r>
            </w:ins>
          </w:p>
        </w:tc>
        <w:tc>
          <w:tcPr>
            <w:tcW w:w="1364"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Change w:id="2920" w:author="Milica Radić" w:date="2026-10-04T13:50:19Z">
              <w:tcPr>
                <w:tcW w:w="234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tcPrChange>
          </w:tcPr>
          <w:p w14:paraId="1E449721">
            <w:pPr>
              <w:jc w:val="center"/>
              <w:rPr>
                <w:ins w:id="2922" w:author="Milica Radić" w:date="2026-10-02T18:46:31Z"/>
                <w:rFonts w:ascii="Times New Roman" w:hAnsi="Times New Roman" w:eastAsia="Times New Roman" w:cs="Times New Roman"/>
                <w:sz w:val="22"/>
                <w:szCs w:val="22"/>
                <w:lang w:val="sr-Cyrl-RS" w:eastAsia="en-US" w:bidi="ar-SA"/>
              </w:rPr>
              <w:pPrChange w:id="2921" w:author="Milica Radić" w:date="2026-10-02T20:31:31Z">
                <w:pPr/>
              </w:pPrChange>
            </w:pPr>
            <w:ins w:id="2923" w:author="Milica Radić" w:date="2026-10-02T18:46:40Z">
              <w:r>
                <w:rPr>
                  <w:sz w:val="22"/>
                  <w:szCs w:val="22"/>
                  <w:lang w:val="sr-Cyrl-RS"/>
                </w:rPr>
                <w:t>укључен / искључен</w:t>
              </w:r>
            </w:ins>
          </w:p>
        </w:tc>
        <w:tc>
          <w:tcPr>
            <w:tcW w:w="1663" w:type="pct"/>
            <w:tcBorders>
              <w:top w:val="single" w:color="000000" w:sz="4" w:space="0"/>
              <w:left w:val="single" w:color="000000" w:sz="4" w:space="0"/>
              <w:bottom w:val="single" w:color="000000" w:sz="4" w:space="0"/>
            </w:tcBorders>
            <w:shd w:val="clear" w:color="auto" w:fill="auto"/>
            <w:tcMar>
              <w:top w:w="15" w:type="dxa"/>
              <w:left w:w="15" w:type="dxa"/>
              <w:bottom w:w="15" w:type="dxa"/>
              <w:right w:w="15" w:type="dxa"/>
            </w:tcMar>
            <w:vAlign w:val="center"/>
            <w:tcPrChange w:id="2924" w:author="Milica Radić" w:date="2026-10-04T13:50:19Z">
              <w:tcPr>
                <w:tcW w:w="2863" w:type="dxa"/>
                <w:tcBorders>
                  <w:top w:val="single" w:color="000000" w:sz="4" w:space="0"/>
                  <w:left w:val="single" w:color="000000" w:sz="4" w:space="0"/>
                  <w:bottom w:val="single" w:color="000000" w:sz="4" w:space="0"/>
                </w:tcBorders>
                <w:shd w:val="clear" w:color="auto" w:fill="auto"/>
                <w:tcMar>
                  <w:top w:w="15" w:type="dxa"/>
                  <w:left w:w="15" w:type="dxa"/>
                  <w:bottom w:w="15" w:type="dxa"/>
                  <w:right w:w="15" w:type="dxa"/>
                </w:tcMar>
                <w:vAlign w:val="center"/>
              </w:tcPr>
            </w:tcPrChange>
          </w:tcPr>
          <w:p w14:paraId="2561D54E">
            <w:pPr>
              <w:jc w:val="center"/>
              <w:rPr>
                <w:ins w:id="2926" w:author="Milica Radić" w:date="2026-10-02T18:46:31Z"/>
                <w:rFonts w:ascii="Times New Roman" w:hAnsi="Times New Roman" w:eastAsia="Times New Roman" w:cs="Times New Roman"/>
                <w:sz w:val="22"/>
                <w:szCs w:val="22"/>
                <w:lang w:val="sr-Cyrl-RS" w:eastAsia="en-US" w:bidi="ar-SA"/>
                <w:oMath/>
              </w:rPr>
              <w:pPrChange w:id="2925" w:author="Milica Radić" w:date="2026-10-02T20:31:31Z">
                <w:pPr/>
              </w:pPrChange>
            </w:pPr>
            <w:ins w:id="2927" w:author="Milica Radić" w:date="2026-10-02T18:46:40Z">
              <w:r>
                <w:rPr>
                  <w:sz w:val="22"/>
                  <w:szCs w:val="22"/>
                  <w:lang w:val="sr-Cyrl-RS"/>
                </w:rPr>
                <w:t xml:space="preserve">посредно, кроз </w:t>
              </w:r>
            </w:ins>
            <m:oMath>
              <m:sSub>
                <m:sSubPr>
                  <m:ctrlPr>
                    <w:ins w:id="2928" w:author="Milica Radić" w:date="2026-10-02T18:46:40Z">
                      <w:rPr>
                        <w:rFonts w:ascii="Cambria Math" w:hAnsi="Cambria Math" w:eastAsia="Cambria Math" w:cs="Times New Roman"/>
                        <w:color w:val="000000"/>
                        <w:sz w:val="22"/>
                        <w:szCs w:val="22"/>
                        <w:lang w:val="sr-Cyrl-RS"/>
                        <w:rPrChange w:id="2929" w:author="Milica Radić" w:date="2026-10-02T20:37:34Z">
                          <w:rPr>
                            <w:rFonts w:ascii="Cambria Math" w:hAnsi="Cambria Math" w:eastAsia="Cambria Math" w:cs="Cambria Math"/>
                            <w:color w:val="000000"/>
                            <w:sz w:val="22"/>
                            <w:szCs w:val="22"/>
                            <w:lang w:val="sr-Cyrl-RS"/>
                          </w:rPr>
                        </w:rPrChange>
                      </w:rPr>
                    </w:ins>
                  </m:ctrlPr>
                </m:sSubPr>
                <m:e>
                  <w:ins w:id="2930" w:author="Milica Radić" w:date="2026-10-02T18:46:40Z">
                    <m:r>
                      <m:rPr>
                        <m:nor/>
                      </m:rPr>
                      <w:rPr>
                        <w:rFonts w:hint="default" w:ascii="Times New Roman" w:hAnsi="Times New Roman" w:eastAsia="Cambria Math" w:cs="Times New Roman"/>
                        <w:i/>
                        <w:color w:val="000000"/>
                        <w:sz w:val="22"/>
                        <w:szCs w:val="22"/>
                        <w:lang w:val="sr-Cyrl-RS"/>
                        <w:rPrChange w:id="2931" w:author="Milica Radić" w:date="2026-10-02T20:37:34Z">
                          <w:rPr>
                            <w:rFonts w:ascii="Cambria Math" w:hAnsi="Cambria Math" w:eastAsia="Cambria Math" w:cs="Cambria Math"/>
                            <w:i/>
                            <w:color w:val="000000"/>
                            <w:sz w:val="22"/>
                            <w:szCs w:val="22"/>
                            <w:lang w:val="sr-Cyrl-RS"/>
                          </w:rPr>
                        </w:rPrChange>
                      </w:rPr>
                      <m:t>P</m:t>
                    </m:r>
                  </w:ins>
                  <m:ctrlPr>
                    <w:ins w:id="2932" w:author="Milica Radić" w:date="2026-10-02T18:46:40Z">
                      <w:rPr>
                        <w:rFonts w:ascii="Cambria Math" w:hAnsi="Cambria Math" w:eastAsia="Cambria Math" w:cs="Times New Roman"/>
                        <w:color w:val="000000"/>
                        <w:sz w:val="22"/>
                        <w:szCs w:val="22"/>
                        <w:lang w:val="sr-Cyrl-RS"/>
                        <w:rPrChange w:id="2933" w:author="Milica Radić" w:date="2026-10-02T20:37:34Z">
                          <w:rPr>
                            <w:rFonts w:ascii="Cambria Math" w:hAnsi="Cambria Math" w:eastAsia="Cambria Math" w:cs="Cambria Math"/>
                            <w:color w:val="000000"/>
                            <w:sz w:val="22"/>
                            <w:szCs w:val="22"/>
                            <w:lang w:val="sr-Cyrl-RS"/>
                          </w:rPr>
                        </w:rPrChange>
                      </w:rPr>
                    </w:ins>
                  </m:ctrlPr>
                </m:e>
                <m:sub>
                  <w:ins w:id="2934" w:author="Milica Radić" w:date="2026-10-02T18:46:40Z">
                    <m:r>
                      <m:rPr>
                        <m:nor/>
                      </m:rPr>
                      <w:rPr>
                        <w:rFonts w:hint="default" w:ascii="Times New Roman" w:hAnsi="Times New Roman" w:eastAsia="Cambria Math" w:cs="Times New Roman"/>
                        <w:i/>
                        <w:color w:val="000000"/>
                        <w:sz w:val="22"/>
                        <w:szCs w:val="22"/>
                        <w:lang w:val="sr-Cyrl-RS"/>
                        <w:rPrChange w:id="2935" w:author="Milica Radić" w:date="2026-10-02T20:37:34Z">
                          <w:rPr>
                            <w:rFonts w:ascii="Cambria Math" w:hAnsi="Cambria Math" w:eastAsia="Cambria Math" w:cs="Cambria Math"/>
                            <w:i/>
                            <w:color w:val="000000"/>
                            <w:sz w:val="22"/>
                            <w:szCs w:val="22"/>
                            <w:lang w:val="sr-Cyrl-RS"/>
                          </w:rPr>
                        </w:rPrChange>
                      </w:rPr>
                      <m:t>sybil</m:t>
                    </m:r>
                  </w:ins>
                  <m:ctrlPr>
                    <w:ins w:id="2936" w:author="Milica Radić" w:date="2026-10-02T18:46:40Z">
                      <w:rPr>
                        <w:rFonts w:ascii="Cambria Math" w:hAnsi="Cambria Math" w:eastAsia="Cambria Math" w:cs="Times New Roman"/>
                        <w:color w:val="000000"/>
                        <w:sz w:val="22"/>
                        <w:szCs w:val="22"/>
                        <w:lang w:val="sr-Cyrl-RS"/>
                        <w:rPrChange w:id="2937" w:author="Milica Radić" w:date="2026-10-02T20:37:34Z">
                          <w:rPr>
                            <w:rFonts w:ascii="Cambria Math" w:hAnsi="Cambria Math" w:eastAsia="Cambria Math" w:cs="Cambria Math"/>
                            <w:color w:val="000000"/>
                            <w:sz w:val="22"/>
                            <w:szCs w:val="22"/>
                            <w:lang w:val="sr-Cyrl-RS"/>
                          </w:rPr>
                        </w:rPrChange>
                      </w:rPr>
                    </w:ins>
                  </m:ctrlPr>
                </m:sub>
              </m:sSub>
            </m:oMath>
            <w:ins w:id="2938" w:author="Milica Radić" w:date="2026-10-02T18:46:40Z">
              <w:r>
                <w:rPr>
                  <w:color w:val="000000"/>
                  <w:sz w:val="22"/>
                  <w:szCs w:val="22"/>
                  <w:lang w:val="sr-Cyrl-RS"/>
                </w:rPr>
                <w:t xml:space="preserve"> </w:t>
              </w:r>
            </w:ins>
            <w:ins w:id="2939" w:author="Milica Radić" w:date="2026-10-02T18:46:40Z">
              <w:r>
                <w:rPr>
                  <w:sz w:val="22"/>
                  <w:szCs w:val="22"/>
                  <w:lang w:val="sr-Cyrl-RS"/>
                </w:rPr>
                <w:t xml:space="preserve">и </w:t>
              </w:r>
            </w:ins>
            <m:oMath>
              <m:sSub>
                <m:sSubPr>
                  <m:ctrlPr>
                    <w:ins w:id="2940" w:author="Milica Radić" w:date="2026-10-02T18:46:40Z">
                      <w:rPr>
                        <w:rFonts w:ascii="Cambria Math" w:hAnsi="Cambria Math" w:eastAsia="Cambria Math" w:cs="Times New Roman"/>
                        <w:color w:val="000000"/>
                        <w:sz w:val="22"/>
                        <w:szCs w:val="22"/>
                        <w:lang w:val="sr-Cyrl-RS"/>
                        <w:rPrChange w:id="2941" w:author="Milica Radić" w:date="2026-10-02T20:37:34Z">
                          <w:rPr>
                            <w:rFonts w:ascii="Cambria Math" w:hAnsi="Cambria Math" w:eastAsia="Cambria Math" w:cs="Cambria Math"/>
                            <w:color w:val="000000"/>
                            <w:sz w:val="22"/>
                            <w:szCs w:val="22"/>
                            <w:lang w:val="sr-Cyrl-RS"/>
                          </w:rPr>
                        </w:rPrChange>
                      </w:rPr>
                    </w:ins>
                  </m:ctrlPr>
                </m:sSubPr>
                <m:e>
                  <w:ins w:id="2942" w:author="Milica Radić" w:date="2026-10-02T18:46:40Z">
                    <m:r>
                      <m:rPr>
                        <m:nor/>
                      </m:rPr>
                      <w:rPr>
                        <w:rFonts w:hint="default" w:ascii="Times New Roman" w:hAnsi="Times New Roman" w:eastAsia="Cambria Math" w:cs="Times New Roman"/>
                        <w:i/>
                        <w:color w:val="000000"/>
                        <w:sz w:val="22"/>
                        <w:szCs w:val="22"/>
                        <w:lang w:val="sr-Cyrl-RS"/>
                        <w:rPrChange w:id="2943" w:author="Milica Radić" w:date="2026-10-02T20:37:34Z">
                          <w:rPr>
                            <w:rFonts w:ascii="Cambria Math" w:hAnsi="Cambria Math" w:eastAsia="Cambria Math" w:cs="Cambria Math"/>
                            <w:i/>
                            <w:color w:val="000000"/>
                            <w:sz w:val="22"/>
                            <w:szCs w:val="22"/>
                            <w:lang w:val="sr-Cyrl-RS"/>
                          </w:rPr>
                        </w:rPrChange>
                      </w:rPr>
                      <m:t>P</m:t>
                    </m:r>
                  </w:ins>
                  <m:ctrlPr>
                    <w:ins w:id="2944" w:author="Milica Radić" w:date="2026-10-02T18:46:40Z">
                      <w:rPr>
                        <w:rFonts w:ascii="Cambria Math" w:hAnsi="Cambria Math" w:eastAsia="Cambria Math" w:cs="Times New Roman"/>
                        <w:color w:val="000000"/>
                        <w:sz w:val="22"/>
                        <w:szCs w:val="22"/>
                        <w:lang w:val="sr-Cyrl-RS"/>
                        <w:rPrChange w:id="2945" w:author="Milica Radić" w:date="2026-10-02T20:37:34Z">
                          <w:rPr>
                            <w:rFonts w:ascii="Cambria Math" w:hAnsi="Cambria Math" w:eastAsia="Cambria Math" w:cs="Cambria Math"/>
                            <w:color w:val="000000"/>
                            <w:sz w:val="22"/>
                            <w:szCs w:val="22"/>
                            <w:lang w:val="sr-Cyrl-RS"/>
                          </w:rPr>
                        </w:rPrChange>
                      </w:rPr>
                    </w:ins>
                  </m:ctrlPr>
                </m:e>
                <m:sub>
                  <w:ins w:id="2946" w:author="Milica Radić" w:date="2026-10-02T18:46:40Z">
                    <m:r>
                      <m:rPr>
                        <m:nor/>
                      </m:rPr>
                      <w:rPr>
                        <w:rFonts w:hint="default" w:ascii="Times New Roman" w:hAnsi="Times New Roman" w:eastAsia="Cambria Math" w:cs="Times New Roman"/>
                        <w:i/>
                        <w:color w:val="000000"/>
                        <w:sz w:val="22"/>
                        <w:szCs w:val="22"/>
                        <w:lang w:val="sr-Cyrl-RS"/>
                        <w:rPrChange w:id="2947" w:author="Milica Radić" w:date="2026-10-02T20:37:34Z">
                          <w:rPr>
                            <w:rFonts w:ascii="Cambria Math" w:hAnsi="Cambria Math" w:eastAsia="Cambria Math" w:cs="Cambria Math"/>
                            <w:i/>
                            <w:color w:val="000000"/>
                            <w:sz w:val="22"/>
                            <w:szCs w:val="22"/>
                            <w:lang w:val="sr-Cyrl-RS"/>
                          </w:rPr>
                        </w:rPrChange>
                      </w:rPr>
                      <m:t>eclipse</m:t>
                    </m:r>
                  </w:ins>
                  <m:ctrlPr>
                    <w:ins w:id="2948" w:author="Milica Radić" w:date="2026-10-02T18:46:40Z">
                      <w:rPr>
                        <w:rFonts w:ascii="Cambria Math" w:hAnsi="Cambria Math" w:eastAsia="Cambria Math" w:cs="Times New Roman"/>
                        <w:color w:val="000000"/>
                        <w:sz w:val="22"/>
                        <w:szCs w:val="22"/>
                        <w:lang w:val="sr-Cyrl-RS"/>
                        <w:rPrChange w:id="2949" w:author="Milica Radić" w:date="2026-10-02T20:37:34Z">
                          <w:rPr>
                            <w:rFonts w:ascii="Cambria Math" w:hAnsi="Cambria Math" w:eastAsia="Cambria Math" w:cs="Cambria Math"/>
                            <w:color w:val="000000"/>
                            <w:sz w:val="22"/>
                            <w:szCs w:val="22"/>
                            <w:lang w:val="sr-Cyrl-RS"/>
                          </w:rPr>
                        </w:rPrChange>
                      </w:rPr>
                    </w:ins>
                  </m:ctrlPr>
                </m:sub>
              </m:sSub>
            </m:oMath>
          </w:p>
        </w:tc>
      </w:tr>
      <w:tr w14:paraId="4576EE4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2951" w:author="Milica Radić" w:date="2026-10-04T13:50: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ins w:id="2950" w:author="Milica Radić" w:date="2026-10-02T18:47:21Z"/>
          <w:trPrChange w:id="2951" w:author="Milica Radić" w:date="2026-10-04T13:50:19Z">
            <w:trPr>
              <w:jc w:val="center"/>
            </w:trPr>
          </w:trPrChange>
        </w:trPr>
        <w:tc>
          <w:tcPr>
            <w:tcW w:w="988" w:type="pct"/>
            <w:tcBorders>
              <w:top w:val="single" w:color="000000" w:sz="4" w:space="0"/>
              <w:right w:val="single" w:color="000000" w:sz="4" w:space="0"/>
            </w:tcBorders>
            <w:shd w:val="clear" w:color="auto" w:fill="auto"/>
            <w:tcMar>
              <w:top w:w="15" w:type="dxa"/>
              <w:left w:w="15" w:type="dxa"/>
              <w:bottom w:w="15" w:type="dxa"/>
              <w:right w:w="15" w:type="dxa"/>
            </w:tcMar>
            <w:vAlign w:val="center"/>
            <w:tcPrChange w:id="2952" w:author="Milica Radić" w:date="2026-10-04T13:50:19Z">
              <w:tcPr>
                <w:tcW w:w="1702" w:type="dxa"/>
                <w:tcBorders>
                  <w:top w:val="single" w:color="000000" w:sz="4" w:space="0"/>
                  <w:right w:val="single" w:color="000000" w:sz="4" w:space="0"/>
                </w:tcBorders>
                <w:shd w:val="clear" w:color="auto" w:fill="auto"/>
                <w:tcMar>
                  <w:top w:w="15" w:type="dxa"/>
                  <w:left w:w="15" w:type="dxa"/>
                  <w:bottom w:w="15" w:type="dxa"/>
                  <w:right w:w="15" w:type="dxa"/>
                </w:tcMar>
                <w:vAlign w:val="center"/>
              </w:tcPr>
            </w:tcPrChange>
          </w:tcPr>
          <w:p w14:paraId="54FE8BC1">
            <w:pPr>
              <w:jc w:val="center"/>
              <w:rPr>
                <w:ins w:id="2954" w:author="Milica Radić" w:date="2026-10-02T18:47:21Z"/>
                <w:rFonts w:ascii="Times New Roman" w:hAnsi="Times New Roman" w:eastAsia="Times New Roman" w:cs="Times New Roman"/>
                <w:sz w:val="22"/>
                <w:szCs w:val="22"/>
                <w:lang w:val="sr-Cyrl-RS" w:eastAsia="en-US" w:bidi="ar-SA"/>
              </w:rPr>
              <w:pPrChange w:id="2953" w:author="Milica Radić" w:date="2026-10-02T20:31:31Z">
                <w:pPr/>
              </w:pPrChange>
            </w:pPr>
            <w:ins w:id="2955" w:author="Milica Radić" w:date="2026-10-02T18:47:25Z">
              <w:r>
                <w:rPr>
                  <w:i/>
                  <w:iCs/>
                  <w:sz w:val="22"/>
                  <w:szCs w:val="22"/>
                  <w:lang w:val="sr-Cyrl-RS"/>
                </w:rPr>
                <w:t>Peer flooding</w:t>
              </w:r>
            </w:ins>
          </w:p>
        </w:tc>
        <w:tc>
          <w:tcPr>
            <w:tcW w:w="983" w:type="pct"/>
            <w:tcBorders>
              <w:top w:val="single" w:color="000000" w:sz="4" w:space="0"/>
              <w:left w:val="single" w:color="000000" w:sz="4" w:space="0"/>
              <w:right w:val="single" w:color="000000" w:sz="4" w:space="0"/>
            </w:tcBorders>
            <w:shd w:val="clear" w:color="auto" w:fill="auto"/>
            <w:tcMar>
              <w:top w:w="15" w:type="dxa"/>
              <w:left w:w="15" w:type="dxa"/>
              <w:bottom w:w="15" w:type="dxa"/>
              <w:right w:w="15" w:type="dxa"/>
            </w:tcMar>
            <w:vAlign w:val="center"/>
            <w:tcPrChange w:id="2956" w:author="Milica Radić" w:date="2026-10-04T13:50:19Z">
              <w:tcPr>
                <w:tcW w:w="1694" w:type="dxa"/>
                <w:tcBorders>
                  <w:top w:val="single" w:color="000000" w:sz="4" w:space="0"/>
                  <w:left w:val="single" w:color="000000" w:sz="4" w:space="0"/>
                  <w:right w:val="single" w:color="000000" w:sz="4" w:space="0"/>
                </w:tcBorders>
                <w:shd w:val="clear" w:color="auto" w:fill="auto"/>
                <w:tcMar>
                  <w:top w:w="15" w:type="dxa"/>
                  <w:left w:w="15" w:type="dxa"/>
                  <w:bottom w:w="15" w:type="dxa"/>
                  <w:right w:w="15" w:type="dxa"/>
                </w:tcMar>
                <w:vAlign w:val="center"/>
              </w:tcPr>
            </w:tcPrChange>
          </w:tcPr>
          <w:p w14:paraId="6DFBDB38">
            <w:pPr>
              <w:jc w:val="center"/>
              <w:rPr>
                <w:ins w:id="2958" w:author="Milica Radić" w:date="2026-10-02T18:47:21Z"/>
                <w:rFonts w:ascii="Times New Roman" w:hAnsi="Times New Roman" w:eastAsia="Times New Roman" w:cs="Times New Roman"/>
                <w:sz w:val="22"/>
                <w:szCs w:val="22"/>
                <w:lang w:val="sr-Cyrl-RS" w:eastAsia="en-US" w:bidi="ar-SA"/>
              </w:rPr>
              <w:pPrChange w:id="2957" w:author="Milica Radić" w:date="2026-10-02T20:31:31Z">
                <w:pPr/>
              </w:pPrChange>
            </w:pPr>
            <w:ins w:id="2959" w:author="Milica Radić" w:date="2026-10-02T18:47:25Z">
              <w:r>
                <w:rPr>
                  <w:sz w:val="22"/>
                  <w:szCs w:val="22"/>
                  <w:lang w:val="sr-Cyrl-RS"/>
                </w:rPr>
                <w:t>пропусну моћ</w:t>
              </w:r>
            </w:ins>
          </w:p>
        </w:tc>
        <w:tc>
          <w:tcPr>
            <w:tcW w:w="1364" w:type="pct"/>
            <w:tcBorders>
              <w:top w:val="single" w:color="000000" w:sz="4" w:space="0"/>
              <w:left w:val="single" w:color="000000" w:sz="4" w:space="0"/>
              <w:right w:val="single" w:color="000000" w:sz="4" w:space="0"/>
            </w:tcBorders>
            <w:shd w:val="clear" w:color="auto" w:fill="auto"/>
            <w:tcMar>
              <w:top w:w="15" w:type="dxa"/>
              <w:left w:w="15" w:type="dxa"/>
              <w:bottom w:w="15" w:type="dxa"/>
              <w:right w:w="15" w:type="dxa"/>
            </w:tcMar>
            <w:vAlign w:val="center"/>
            <w:tcPrChange w:id="2960" w:author="Milica Radić" w:date="2026-10-04T13:50:19Z">
              <w:tcPr>
                <w:tcW w:w="2349" w:type="dxa"/>
                <w:tcBorders>
                  <w:top w:val="single" w:color="000000" w:sz="4" w:space="0"/>
                  <w:left w:val="single" w:color="000000" w:sz="4" w:space="0"/>
                  <w:right w:val="single" w:color="000000" w:sz="4" w:space="0"/>
                </w:tcBorders>
                <w:shd w:val="clear" w:color="auto" w:fill="auto"/>
                <w:tcMar>
                  <w:top w:w="15" w:type="dxa"/>
                  <w:left w:w="15" w:type="dxa"/>
                  <w:bottom w:w="15" w:type="dxa"/>
                  <w:right w:w="15" w:type="dxa"/>
                </w:tcMar>
                <w:vAlign w:val="center"/>
              </w:tcPr>
            </w:tcPrChange>
          </w:tcPr>
          <w:p w14:paraId="7A8FA35F">
            <w:pPr>
              <w:jc w:val="center"/>
              <w:rPr>
                <w:ins w:id="2962" w:author="Milica Radić" w:date="2026-10-02T18:47:21Z"/>
                <w:rFonts w:ascii="Times New Roman" w:hAnsi="Times New Roman" w:eastAsia="Times New Roman" w:cs="Times New Roman"/>
                <w:sz w:val="22"/>
                <w:szCs w:val="22"/>
                <w:lang w:val="sr-Cyrl-RS" w:eastAsia="en-US" w:bidi="ar-SA"/>
              </w:rPr>
              <w:pPrChange w:id="2961" w:author="Milica Radić" w:date="2026-10-02T20:31:31Z">
                <w:pPr/>
              </w:pPrChange>
            </w:pPr>
            <w:ins w:id="2963" w:author="Milica Radić" w:date="2026-10-02T18:47:25Z">
              <w:r>
                <w:rPr>
                  <w:sz w:val="22"/>
                  <w:szCs w:val="22"/>
                  <w:lang w:val="sr-Cyrl-RS"/>
                </w:rPr>
                <w:t>број лажних кандидата</w:t>
              </w:r>
            </w:ins>
          </w:p>
        </w:tc>
        <w:tc>
          <w:tcPr>
            <w:tcW w:w="1663" w:type="pct"/>
            <w:tcBorders>
              <w:top w:val="single" w:color="000000" w:sz="4" w:space="0"/>
              <w:left w:val="single" w:color="000000" w:sz="4" w:space="0"/>
            </w:tcBorders>
            <w:shd w:val="clear" w:color="auto" w:fill="auto"/>
            <w:tcMar>
              <w:top w:w="15" w:type="dxa"/>
              <w:left w:w="15" w:type="dxa"/>
              <w:bottom w:w="15" w:type="dxa"/>
              <w:right w:w="15" w:type="dxa"/>
            </w:tcMar>
            <w:vAlign w:val="center"/>
            <w:tcPrChange w:id="2964" w:author="Milica Radić" w:date="2026-10-04T13:50:19Z">
              <w:tcPr>
                <w:tcW w:w="2863" w:type="dxa"/>
                <w:tcBorders>
                  <w:top w:val="single" w:color="000000" w:sz="4" w:space="0"/>
                  <w:left w:val="single" w:color="000000" w:sz="4" w:space="0"/>
                </w:tcBorders>
                <w:shd w:val="clear" w:color="auto" w:fill="auto"/>
                <w:tcMar>
                  <w:top w:w="15" w:type="dxa"/>
                  <w:left w:w="15" w:type="dxa"/>
                  <w:bottom w:w="15" w:type="dxa"/>
                  <w:right w:w="15" w:type="dxa"/>
                </w:tcMar>
                <w:vAlign w:val="center"/>
              </w:tcPr>
            </w:tcPrChange>
          </w:tcPr>
          <w:p w14:paraId="26AD6FB5">
            <w:pPr>
              <w:jc w:val="center"/>
              <w:rPr>
                <w:ins w:id="2966" w:author="Milica Radić" w:date="2026-10-02T18:47:21Z"/>
                <w:rFonts w:ascii="Times New Roman" w:hAnsi="Times New Roman" w:eastAsia="Times New Roman" w:cs="Times New Roman"/>
                <w:sz w:val="22"/>
                <w:szCs w:val="22"/>
                <w:lang w:val="sr-Cyrl-RS" w:eastAsia="en-US" w:bidi="ar-SA"/>
              </w:rPr>
              <w:pPrChange w:id="2965" w:author="Milica Radić" w:date="2026-10-02T20:31:31Z">
                <w:pPr/>
              </w:pPrChange>
            </w:pPr>
            <w:ins w:id="2967" w:author="Milica Radić" w:date="2026-10-02T20:19:45Z">
              <w:r>
                <w:rPr>
                  <w:rFonts w:hint="default"/>
                  <w:i/>
                  <w:iCs/>
                  <w:sz w:val="22"/>
                  <w:szCs w:val="22"/>
                  <w:lang w:val="sr-Cyrl-RS"/>
                  <w:rPrChange w:id="2968" w:author="Milica Radić" w:date="2026-10-02T20:37:34Z">
                    <w:rPr>
                      <w:rFonts w:hint="default"/>
                      <w:sz w:val="22"/>
                      <w:szCs w:val="22"/>
                      <w:lang w:val="sr-Cyrl-RS"/>
                    </w:rPr>
                  </w:rPrChange>
                </w:rPr>
                <w:t>RejectRate</w:t>
              </w:r>
            </w:ins>
            <w:ins w:id="2969" w:author="Milica Radić" w:date="2026-10-02T20:19:46Z">
              <w:r>
                <w:rPr>
                  <w:rFonts w:hint="default"/>
                  <w:sz w:val="22"/>
                  <w:szCs w:val="22"/>
                  <w:lang w:val="sr-Cyrl-RS"/>
                </w:rPr>
                <w:t xml:space="preserve">, </w:t>
              </w:r>
            </w:ins>
            <w:ins w:id="2970" w:author="Milica Radić" w:date="2026-10-02T18:47:25Z">
              <w:r>
                <w:rPr>
                  <w:sz w:val="22"/>
                  <w:szCs w:val="22"/>
                  <w:lang w:val="sr-Cyrl-RS"/>
                </w:rPr>
                <w:t>удео одбијених, контролни саобраћај</w:t>
              </w:r>
            </w:ins>
          </w:p>
        </w:tc>
      </w:tr>
    </w:tbl>
    <w:p w14:paraId="2E0A185B">
      <w:pPr>
        <w:widowControl w:val="0"/>
        <w:ind w:firstLine="360"/>
        <w:jc w:val="both"/>
        <w:rPr>
          <w:ins w:id="2971" w:author="Milica Radić" w:date="2026-10-02T22:05:27Z"/>
          <w:color w:val="000000"/>
          <w:sz w:val="22"/>
          <w:szCs w:val="22"/>
          <w:lang w:val="sr-Cyrl-RS"/>
        </w:rPr>
      </w:pPr>
    </w:p>
    <w:p w14:paraId="7CD7D525">
      <w:pPr>
        <w:widowControl w:val="0"/>
        <w:ind w:firstLine="360"/>
        <w:jc w:val="both"/>
        <w:rPr>
          <w:color w:val="000000"/>
          <w:sz w:val="22"/>
          <w:szCs w:val="22"/>
          <w:lang w:val="sr-Cyrl-RS"/>
          <w:rPrChange w:id="2972" w:author="Milan Stojkov" w:date="2026-10-02T11:00:00Z">
            <w:rPr>
              <w:color w:val="000000"/>
              <w:sz w:val="22"/>
              <w:szCs w:val="22"/>
            </w:rPr>
          </w:rPrChange>
        </w:rPr>
      </w:pPr>
      <w:r>
        <w:rPr>
          <w:color w:val="000000"/>
          <w:sz w:val="22"/>
          <w:szCs w:val="22"/>
          <w:lang w:val="sr-Cyrl-RS"/>
          <w:rPrChange w:id="2973" w:author="Milan Stojkov" w:date="2026-10-02T11:00:00Z">
            <w:rPr>
              <w:color w:val="000000"/>
              <w:sz w:val="22"/>
              <w:szCs w:val="22"/>
            </w:rPr>
          </w:rPrChange>
        </w:rPr>
        <w:t>Мере дејства дефинисане су у поглављу 6.</w:t>
      </w:r>
    </w:p>
    <w:p w14:paraId="039BDEEC">
      <w:pPr>
        <w:widowControl w:val="0"/>
        <w:ind w:firstLine="360"/>
        <w:jc w:val="both"/>
        <w:rPr>
          <w:ins w:id="2974" w:author="Milica Radić" w:date="2026-10-02T22:05:40Z"/>
          <w:rFonts w:hint="default"/>
          <w:i w:val="0"/>
          <w:iCs w:val="0"/>
          <w:color w:val="000000"/>
          <w:sz w:val="22"/>
          <w:szCs w:val="22"/>
          <w:lang w:val="sr-Cyrl-RS"/>
        </w:rPr>
      </w:pPr>
      <w:ins w:id="2975" w:author="Milica Radić" w:date="2026-10-02T22:04:36Z">
        <w:r>
          <w:rPr>
            <w:rFonts w:hint="default"/>
            <w:i/>
            <w:iCs/>
            <w:color w:val="000000"/>
            <w:sz w:val="22"/>
            <w:szCs w:val="22"/>
            <w:lang w:val="sr-Cyrl-RS"/>
          </w:rPr>
          <w:t xml:space="preserve">Byzantine </w:t>
        </w:r>
      </w:ins>
      <w:ins w:id="2976" w:author="Milica Radić" w:date="2026-10-02T22:04:36Z">
        <w:r>
          <w:rPr>
            <w:rFonts w:hint="default"/>
            <w:i w:val="0"/>
            <w:iCs w:val="0"/>
            <w:color w:val="000000"/>
            <w:sz w:val="22"/>
            <w:szCs w:val="22"/>
            <w:lang w:val="sr-Cyrl-RS"/>
            <w:rPrChange w:id="2977" w:author="Milica Radić" w:date="2026-10-02T22:04:44Z">
              <w:rPr>
                <w:rFonts w:hint="default"/>
                <w:i/>
                <w:iCs/>
                <w:color w:val="000000"/>
                <w:sz w:val="22"/>
                <w:szCs w:val="22"/>
                <w:lang w:val="sr-Cyrl-RS"/>
              </w:rPr>
            </w:rPrChange>
          </w:rPr>
          <w:t xml:space="preserve">напад обухвата четири профила вредности, приказана у </w:t>
        </w:r>
      </w:ins>
      <w:ins w:id="2978" w:author="Milica Radić" w:date="2026-10-03T18:27:10Z">
        <w:r>
          <w:rPr>
            <w:rFonts w:hint="default"/>
            <w:i w:val="0"/>
            <w:iCs w:val="0"/>
            <w:color w:val="000000"/>
            <w:sz w:val="22"/>
            <w:szCs w:val="22"/>
            <w:lang w:val="sr-Cyrl-RS"/>
          </w:rPr>
          <w:t>Т</w:t>
        </w:r>
      </w:ins>
      <w:ins w:id="2979" w:author="Milica Radić" w:date="2026-10-02T22:04:36Z">
        <w:r>
          <w:rPr>
            <w:rFonts w:hint="default"/>
            <w:i w:val="0"/>
            <w:iCs w:val="0"/>
            <w:color w:val="000000"/>
            <w:sz w:val="22"/>
            <w:szCs w:val="22"/>
            <w:lang w:val="sr-Cyrl-RS"/>
            <w:rPrChange w:id="2980" w:author="Milica Radić" w:date="2026-10-02T22:04:44Z">
              <w:rPr>
                <w:rFonts w:hint="default"/>
                <w:i/>
                <w:iCs/>
                <w:color w:val="000000"/>
                <w:sz w:val="22"/>
                <w:szCs w:val="22"/>
                <w:lang w:val="sr-Cyrl-RS"/>
              </w:rPr>
            </w:rPrChange>
          </w:rPr>
          <w:t>абели 3.2. Они представљају различите претпоставке о томе како систем реагује на одступање.</w:t>
        </w:r>
      </w:ins>
    </w:p>
    <w:p w14:paraId="6565C26F">
      <w:pPr>
        <w:widowControl w:val="0"/>
        <w:ind w:firstLine="360"/>
        <w:jc w:val="both"/>
        <w:rPr>
          <w:color w:val="000000"/>
          <w:sz w:val="22"/>
          <w:szCs w:val="22"/>
          <w:lang w:val="sr-Cyrl-RS"/>
          <w:rPrChange w:id="2981" w:author="Milan Stojkov" w:date="2026-10-02T11:00:00Z">
            <w:rPr>
              <w:color w:val="000000"/>
              <w:sz w:val="22"/>
              <w:szCs w:val="22"/>
            </w:rPr>
          </w:rPrChange>
        </w:rPr>
      </w:pPr>
      <w:del w:id="2982" w:author="Milica Radić" w:date="2026-10-02T22:04:36Z">
        <w:r>
          <w:rPr>
            <w:i/>
            <w:iCs/>
            <w:color w:val="000000"/>
            <w:sz w:val="22"/>
            <w:szCs w:val="22"/>
            <w:lang w:val="sr-Cyrl-RS"/>
            <w:rPrChange w:id="2983" w:author="Milan Stojkov" w:date="2026-10-02T11:00:00Z">
              <w:rPr>
                <w:i/>
                <w:iCs/>
                <w:color w:val="000000"/>
                <w:sz w:val="22"/>
                <w:szCs w:val="22"/>
              </w:rPr>
            </w:rPrChange>
          </w:rPr>
          <w:delText xml:space="preserve">Byzantine </w:delText>
        </w:r>
      </w:del>
      <w:del w:id="2984" w:author="Milica Radić" w:date="2026-10-02T22:04:36Z">
        <w:r>
          <w:rPr>
            <w:i/>
            <w:iCs/>
            <w:color w:val="000000"/>
            <w:sz w:val="22"/>
            <w:szCs w:val="22"/>
            <w:lang w:val="sr-Cyrl-RS"/>
            <w:rPrChange w:id="2985" w:author="Milan Stojkov" w:date="2026-10-02T11:00:00Z">
              <w:rPr>
                <w:color w:val="000000"/>
                <w:sz w:val="22"/>
                <w:szCs w:val="22"/>
              </w:rPr>
            </w:rPrChange>
          </w:rPr>
          <w:delText>напад обухвата четири профила вредности,</w:delText>
        </w:r>
      </w:del>
      <w:del w:id="2986" w:author="Milica Radić" w:date="2026-10-02T22:04:36Z">
        <w:r>
          <w:rPr>
            <w:i/>
            <w:iCs/>
            <w:color w:val="000000"/>
            <w:sz w:val="22"/>
            <w:szCs w:val="22"/>
            <w:lang w:val="sr-Cyrl-RS"/>
            <w:rPrChange w:id="2987" w:author="Milan Stojkov" w:date="2026-10-02T11:00:00Z">
              <w:rPr>
                <w:color w:val="000000"/>
                <w:sz w:val="22"/>
                <w:szCs w:val="22"/>
              </w:rPr>
            </w:rPrChange>
          </w:rPr>
          <w:delText xml:space="preserve"> који представљају различите претпоставке о томе како систем реагује на одступање.</w:delText>
        </w:r>
      </w:del>
    </w:p>
    <w:p w14:paraId="7A5246A6">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2988" w:author="Milan Stojkov" w:date="2026-10-02T11:00:00Z">
            <w:rPr>
              <w:i/>
              <w:iCs/>
              <w:color w:val="000000"/>
              <w:sz w:val="20"/>
              <w:szCs w:val="20"/>
            </w:rPr>
          </w:rPrChange>
        </w:rPr>
      </w:pPr>
      <w:r>
        <w:rPr>
          <w:i/>
          <w:iCs/>
          <w:color w:val="000000"/>
          <w:sz w:val="20"/>
          <w:szCs w:val="20"/>
          <w:lang w:val="sr-Cyrl-RS"/>
          <w:rPrChange w:id="2989" w:author="Milan Stojkov" w:date="2026-10-02T11:00:00Z">
            <w:rPr>
              <w:i/>
              <w:iCs/>
              <w:color w:val="000000"/>
              <w:sz w:val="20"/>
              <w:szCs w:val="20"/>
            </w:rPr>
          </w:rPrChange>
        </w:rPr>
        <w:t>Табела 3.2 - Профили Byzantine вредности.</w:t>
      </w:r>
    </w:p>
    <w:tbl>
      <w:tblPr>
        <w:tblStyle w:val="51"/>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Change w:id="2990" w:author="Milica Radić" w:date="2026-10-04T13:50:11Z">
          <w:tblPr>
            <w:tblStyle w:val="51"/>
            <w:tblW w:w="861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1403"/>
        <w:gridCol w:w="2830"/>
        <w:gridCol w:w="3614"/>
        <w:tblGridChange w:id="2991">
          <w:tblGrid>
            <w:gridCol w:w="1510"/>
            <w:gridCol w:w="3124"/>
            <w:gridCol w:w="3984"/>
          </w:tblGrid>
        </w:tblGridChange>
      </w:tblGrid>
      <w:tr w14:paraId="4DC3D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2992" w:author="Milica Radić" w:date="2026-10-04T13:50:1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rHeight w:val="90" w:hRule="atLeast"/>
          <w:tblHeader/>
          <w:jc w:val="center"/>
          <w:trPrChange w:id="2992" w:author="Milica Radić" w:date="2026-10-04T13:50:11Z">
            <w:trPr>
              <w:trHeight w:val="90" w:hRule="atLeast"/>
              <w:tblHeader/>
              <w:jc w:val="center"/>
            </w:trPr>
          </w:trPrChange>
        </w:trPr>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2993" w:author="Milica Radić" w:date="2026-10-04T13:50:1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16D5A7F">
            <w:pPr>
              <w:jc w:val="center"/>
              <w:rPr>
                <w:b/>
                <w:bCs/>
                <w:sz w:val="22"/>
                <w:szCs w:val="22"/>
                <w:lang w:val="sr-Cyrl-RS"/>
                <w:rPrChange w:id="2994" w:author="Milan Stojkov" w:date="2026-10-02T11:00:00Z">
                  <w:rPr>
                    <w:b/>
                    <w:bCs/>
                    <w:sz w:val="22"/>
                    <w:szCs w:val="22"/>
                  </w:rPr>
                </w:rPrChange>
              </w:rPr>
            </w:pPr>
            <w:commentRangeStart w:id="4"/>
            <w:r>
              <w:rPr>
                <w:b/>
                <w:bCs/>
                <w:sz w:val="22"/>
                <w:szCs w:val="22"/>
                <w:lang w:val="sr-Cyrl-RS"/>
                <w:rPrChange w:id="2995" w:author="Milan Stojkov" w:date="2026-10-02T11:00:00Z">
                  <w:rPr>
                    <w:b/>
                    <w:bCs/>
                    <w:sz w:val="22"/>
                    <w:szCs w:val="22"/>
                  </w:rPr>
                </w:rPrChange>
              </w:rPr>
              <w:t>Профил</w:t>
            </w:r>
          </w:p>
        </w:tc>
        <w:tc>
          <w:tcPr>
            <w:tcW w:w="181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2996" w:author="Milica Radić" w:date="2026-10-04T13:50:11Z">
              <w:tcPr>
                <w:tcW w:w="31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B358E49">
            <w:pPr>
              <w:jc w:val="center"/>
              <w:rPr>
                <w:b/>
                <w:bCs/>
                <w:sz w:val="22"/>
                <w:szCs w:val="22"/>
                <w:lang w:val="sr-Cyrl-RS"/>
                <w:rPrChange w:id="2997" w:author="Milan Stojkov" w:date="2026-10-02T11:00:00Z">
                  <w:rPr>
                    <w:b/>
                    <w:bCs/>
                    <w:sz w:val="22"/>
                    <w:szCs w:val="22"/>
                  </w:rPr>
                </w:rPrChange>
              </w:rPr>
            </w:pPr>
            <w:r>
              <w:rPr>
                <w:b/>
                <w:bCs/>
                <w:sz w:val="22"/>
                <w:szCs w:val="22"/>
                <w:lang w:val="sr-Cyrl-RS"/>
                <w:rPrChange w:id="2998" w:author="Milan Stojkov" w:date="2026-10-02T11:00:00Z">
                  <w:rPr>
                    <w:b/>
                    <w:bCs/>
                    <w:sz w:val="22"/>
                    <w:szCs w:val="22"/>
                  </w:rPr>
                </w:rPrChange>
              </w:rPr>
              <w:t>Емитована вредност</w:t>
            </w:r>
          </w:p>
        </w:tc>
        <w:tc>
          <w:tcPr>
            <w:tcW w:w="231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2999" w:author="Milica Radić" w:date="2026-10-04T13:50:11Z">
              <w:tcPr>
                <w:tcW w:w="398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0A03951">
            <w:pPr>
              <w:jc w:val="center"/>
              <w:rPr>
                <w:b/>
                <w:bCs/>
                <w:sz w:val="22"/>
                <w:szCs w:val="22"/>
                <w:lang w:val="sr-Cyrl-RS"/>
                <w:rPrChange w:id="3000" w:author="Milan Stojkov" w:date="2026-10-02T11:00:00Z">
                  <w:rPr>
                    <w:b/>
                    <w:bCs/>
                    <w:sz w:val="22"/>
                    <w:szCs w:val="22"/>
                  </w:rPr>
                </w:rPrChange>
              </w:rPr>
            </w:pPr>
            <w:r>
              <w:rPr>
                <w:b/>
                <w:bCs/>
                <w:sz w:val="22"/>
                <w:szCs w:val="22"/>
                <w:lang w:val="sr-Cyrl-RS"/>
                <w:rPrChange w:id="3001" w:author="Milan Stojkov" w:date="2026-10-02T11:00:00Z">
                  <w:rPr>
                    <w:b/>
                    <w:bCs/>
                    <w:sz w:val="22"/>
                    <w:szCs w:val="22"/>
                  </w:rPr>
                </w:rPrChange>
              </w:rPr>
              <w:t>Шта испитује</w:t>
            </w:r>
          </w:p>
        </w:tc>
      </w:tr>
      <w:tr w14:paraId="6E4EE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3002" w:author="Milica Radić" w:date="2026-10-04T13:50:1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3002" w:author="Milica Radić" w:date="2026-10-04T13:50:11Z">
            <w:trPr>
              <w:jc w:val="center"/>
            </w:trPr>
          </w:trPrChange>
        </w:trPr>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3003" w:author="Milica Radić" w:date="2026-10-04T13:50:1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E3AA025">
            <w:pPr>
              <w:jc w:val="center"/>
              <w:rPr>
                <w:sz w:val="22"/>
                <w:szCs w:val="22"/>
                <w:lang w:val="sr-Cyrl-RS"/>
                <w:rPrChange w:id="3005" w:author="Milan Stojkov" w:date="2026-10-02T11:00:00Z">
                  <w:rPr>
                    <w:sz w:val="22"/>
                    <w:szCs w:val="22"/>
                  </w:rPr>
                </w:rPrChange>
              </w:rPr>
              <w:pPrChange w:id="3004" w:author="Milica Radić" w:date="2026-10-02T21:53:21Z">
                <w:pPr/>
              </w:pPrChange>
            </w:pPr>
            <w:r>
              <w:rPr>
                <w:sz w:val="22"/>
                <w:szCs w:val="22"/>
                <w:lang w:val="sr-Cyrl-RS"/>
                <w:rPrChange w:id="3006" w:author="Milan Stojkov" w:date="2026-10-02T11:00:00Z">
                  <w:rPr>
                    <w:sz w:val="22"/>
                    <w:szCs w:val="22"/>
                  </w:rPr>
                </w:rPrChange>
              </w:rPr>
              <w:t>Координисани</w:t>
            </w:r>
          </w:p>
        </w:tc>
        <w:tc>
          <w:tcPr>
            <w:tcW w:w="181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3007" w:author="Milica Radić" w:date="2026-10-04T13:50:11Z">
              <w:tcPr>
                <w:tcW w:w="31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A1EA3A0">
            <w:pPr>
              <w:jc w:val="center"/>
              <w:rPr>
                <w:sz w:val="22"/>
                <w:szCs w:val="22"/>
                <w:lang w:val="sr-Cyrl-RS"/>
                <w:rPrChange w:id="3009" w:author="Milan Stojkov" w:date="2026-10-02T11:00:00Z">
                  <w:rPr>
                    <w:sz w:val="22"/>
                    <w:szCs w:val="22"/>
                  </w:rPr>
                </w:rPrChange>
              </w:rPr>
              <w:pPrChange w:id="3008" w:author="Milica Radić" w:date="2026-10-02T21:53:21Z">
                <w:pPr/>
              </w:pPrChange>
            </w:pPr>
            <w:r>
              <w:rPr>
                <w:sz w:val="22"/>
                <w:szCs w:val="22"/>
                <w:lang w:val="sr-Cyrl-RS"/>
                <w:rPrChange w:id="3010" w:author="Milan Stojkov" w:date="2026-10-02T11:00:00Z">
                  <w:rPr>
                    <w:sz w:val="22"/>
                    <w:szCs w:val="22"/>
                  </w:rPr>
                </w:rPrChange>
              </w:rPr>
              <w:t>иста вредност за све нападаче, непосредно изнад опсега легитимних мерења</w:t>
            </w:r>
          </w:p>
        </w:tc>
        <w:tc>
          <w:tcPr>
            <w:tcW w:w="231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3011" w:author="Milica Radić" w:date="2026-10-04T13:50:11Z">
              <w:tcPr>
                <w:tcW w:w="398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4781873">
            <w:pPr>
              <w:jc w:val="center"/>
              <w:rPr>
                <w:sz w:val="22"/>
                <w:szCs w:val="22"/>
                <w:lang w:val="sr-Cyrl-RS"/>
                <w:rPrChange w:id="3013" w:author="Milan Stojkov" w:date="2026-10-02T11:00:00Z">
                  <w:rPr>
                    <w:sz w:val="22"/>
                    <w:szCs w:val="22"/>
                  </w:rPr>
                </w:rPrChange>
              </w:rPr>
              <w:pPrChange w:id="3012" w:author="Milica Radić" w:date="2026-10-02T21:53:21Z">
                <w:pPr/>
              </w:pPrChange>
            </w:pPr>
            <w:r>
              <w:rPr>
                <w:sz w:val="22"/>
                <w:szCs w:val="22"/>
                <w:lang w:val="sr-Cyrl-RS"/>
                <w:rPrChange w:id="3014" w:author="Milan Stojkov" w:date="2026-10-02T11:00:00Z">
                  <w:rPr>
                    <w:sz w:val="22"/>
                    <w:szCs w:val="22"/>
                  </w:rPr>
                </w:rPrChange>
              </w:rPr>
              <w:t>да ли усклађено померање остаје неприметно а ипак делотворно; користи се у главном сценарију</w:t>
            </w:r>
          </w:p>
        </w:tc>
      </w:tr>
      <w:tr w14:paraId="099AF4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3015" w:author="Milica Radić" w:date="2026-10-04T13:50:1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3015" w:author="Milica Radić" w:date="2026-10-04T13:50:11Z">
            <w:trPr>
              <w:jc w:val="center"/>
            </w:trPr>
          </w:trPrChange>
        </w:trPr>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3016" w:author="Milica Radić" w:date="2026-10-04T13:50:1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2F8F820">
            <w:pPr>
              <w:jc w:val="center"/>
              <w:rPr>
                <w:sz w:val="22"/>
                <w:szCs w:val="22"/>
                <w:lang w:val="sr-Cyrl-RS"/>
                <w:rPrChange w:id="3018" w:author="Milan Stojkov" w:date="2026-10-02T11:00:00Z">
                  <w:rPr>
                    <w:sz w:val="22"/>
                    <w:szCs w:val="22"/>
                  </w:rPr>
                </w:rPrChange>
              </w:rPr>
              <w:pPrChange w:id="3017" w:author="Milica Radić" w:date="2026-10-02T21:53:21Z">
                <w:pPr/>
              </w:pPrChange>
            </w:pPr>
            <w:r>
              <w:rPr>
                <w:sz w:val="22"/>
                <w:szCs w:val="22"/>
                <w:lang w:val="sr-Cyrl-RS"/>
                <w:rPrChange w:id="3019" w:author="Milan Stojkov" w:date="2026-10-02T11:00:00Z">
                  <w:rPr>
                    <w:sz w:val="22"/>
                    <w:szCs w:val="22"/>
                  </w:rPr>
                </w:rPrChange>
              </w:rPr>
              <w:t>Екстремни</w:t>
            </w:r>
          </w:p>
        </w:tc>
        <w:tc>
          <w:tcPr>
            <w:tcW w:w="181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3020" w:author="Milica Radić" w:date="2026-10-04T13:50:11Z">
              <w:tcPr>
                <w:tcW w:w="31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453CF00">
            <w:pPr>
              <w:jc w:val="center"/>
              <w:rPr>
                <w:sz w:val="22"/>
                <w:szCs w:val="22"/>
                <w:lang w:val="sr-Cyrl-RS"/>
                <w:rPrChange w:id="3022" w:author="Milan Stojkov" w:date="2026-10-02T11:00:00Z">
                  <w:rPr>
                    <w:sz w:val="22"/>
                    <w:szCs w:val="22"/>
                  </w:rPr>
                </w:rPrChange>
              </w:rPr>
              <w:pPrChange w:id="3021" w:author="Milica Radić" w:date="2026-10-02T21:53:21Z">
                <w:pPr/>
              </w:pPrChange>
            </w:pPr>
            <w:r>
              <w:rPr>
                <w:sz w:val="22"/>
                <w:szCs w:val="22"/>
                <w:lang w:val="sr-Cyrl-RS"/>
                <w:rPrChange w:id="3023" w:author="Milan Stojkov" w:date="2026-10-02T11:00:00Z">
                  <w:rPr>
                    <w:sz w:val="22"/>
                    <w:szCs w:val="22"/>
                  </w:rPr>
                </w:rPrChange>
              </w:rPr>
              <w:t>x* + Δ, при чему је Δ велико</w:t>
            </w:r>
          </w:p>
        </w:tc>
        <w:tc>
          <w:tcPr>
            <w:tcW w:w="231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3024" w:author="Milica Radić" w:date="2026-10-04T13:50:11Z">
              <w:tcPr>
                <w:tcW w:w="398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E38F1A4">
            <w:pPr>
              <w:jc w:val="center"/>
              <w:rPr>
                <w:sz w:val="22"/>
                <w:szCs w:val="22"/>
                <w:lang w:val="sr-Cyrl-RS"/>
                <w:rPrChange w:id="3026" w:author="Milan Stojkov" w:date="2026-10-02T11:00:00Z">
                  <w:rPr>
                    <w:sz w:val="22"/>
                    <w:szCs w:val="22"/>
                  </w:rPr>
                </w:rPrChange>
              </w:rPr>
              <w:pPrChange w:id="3025" w:author="Milica Radić" w:date="2026-10-02T21:53:21Z">
                <w:pPr/>
              </w:pPrChange>
            </w:pPr>
            <w:r>
              <w:rPr>
                <w:sz w:val="22"/>
                <w:szCs w:val="22"/>
                <w:lang w:val="sr-Cyrl-RS"/>
                <w:rPrChange w:id="3027" w:author="Milan Stojkov" w:date="2026-10-02T11:00:00Z">
                  <w:rPr>
                    <w:sz w:val="22"/>
                    <w:szCs w:val="22"/>
                  </w:rPr>
                </w:rPrChange>
              </w:rPr>
              <w:t>да ли отпорност зависи од величине одступања</w:t>
            </w:r>
          </w:p>
        </w:tc>
      </w:tr>
      <w:tr w14:paraId="65BBD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3028" w:author="Milica Radić" w:date="2026-10-04T13:50:1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3028" w:author="Milica Radić" w:date="2026-10-04T13:50:11Z">
            <w:trPr>
              <w:jc w:val="center"/>
            </w:trPr>
          </w:trPrChange>
        </w:trPr>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3029" w:author="Milica Radić" w:date="2026-10-04T13:50:1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8AB3660">
            <w:pPr>
              <w:jc w:val="center"/>
              <w:rPr>
                <w:sz w:val="22"/>
                <w:szCs w:val="22"/>
                <w:lang w:val="sr-Cyrl-RS"/>
                <w:rPrChange w:id="3031" w:author="Milan Stojkov" w:date="2026-10-02T11:00:00Z">
                  <w:rPr>
                    <w:sz w:val="22"/>
                    <w:szCs w:val="22"/>
                  </w:rPr>
                </w:rPrChange>
              </w:rPr>
              <w:pPrChange w:id="3030" w:author="Milica Radić" w:date="2026-10-02T21:53:21Z">
                <w:pPr/>
              </w:pPrChange>
            </w:pPr>
            <w:r>
              <w:rPr>
                <w:sz w:val="22"/>
                <w:szCs w:val="22"/>
                <w:lang w:val="sr-Cyrl-RS"/>
                <w:rPrChange w:id="3032" w:author="Milan Stojkov" w:date="2026-10-02T11:00:00Z">
                  <w:rPr>
                    <w:sz w:val="22"/>
                    <w:szCs w:val="22"/>
                  </w:rPr>
                </w:rPrChange>
              </w:rPr>
              <w:t>Насумични</w:t>
            </w:r>
          </w:p>
        </w:tc>
        <w:tc>
          <w:tcPr>
            <w:tcW w:w="181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3033" w:author="Milica Radić" w:date="2026-10-04T13:50:11Z">
              <w:tcPr>
                <w:tcW w:w="31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B51BA31">
            <w:pPr>
              <w:jc w:val="center"/>
              <w:rPr>
                <w:sz w:val="22"/>
                <w:szCs w:val="22"/>
                <w:lang w:val="sr-Cyrl-RS"/>
                <w:rPrChange w:id="3035" w:author="Milan Stojkov" w:date="2026-10-02T11:00:00Z">
                  <w:rPr>
                    <w:sz w:val="22"/>
                    <w:szCs w:val="22"/>
                  </w:rPr>
                </w:rPrChange>
              </w:rPr>
              <w:pPrChange w:id="3034" w:author="Milica Radić" w:date="2026-10-02T21:53:21Z">
                <w:pPr/>
              </w:pPrChange>
            </w:pPr>
            <w:r>
              <w:rPr>
                <w:sz w:val="22"/>
                <w:szCs w:val="22"/>
                <w:lang w:val="sr-Cyrl-RS"/>
                <w:rPrChange w:id="3036" w:author="Milan Stojkov" w:date="2026-10-02T11:00:00Z">
                  <w:rPr>
                    <w:sz w:val="22"/>
                    <w:szCs w:val="22"/>
                  </w:rPr>
                </w:rPrChange>
              </w:rPr>
              <w:t>случајна вредност из задатог опсега, различита сваке рунде</w:t>
            </w:r>
          </w:p>
        </w:tc>
        <w:tc>
          <w:tcPr>
            <w:tcW w:w="231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3037" w:author="Milica Radić" w:date="2026-10-04T13:50:11Z">
              <w:tcPr>
                <w:tcW w:w="398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960E849">
            <w:pPr>
              <w:jc w:val="center"/>
              <w:rPr>
                <w:sz w:val="22"/>
                <w:szCs w:val="22"/>
                <w:lang w:val="sr-Cyrl-RS"/>
                <w:rPrChange w:id="3039" w:author="Milan Stojkov" w:date="2026-10-02T11:00:00Z">
                  <w:rPr>
                    <w:sz w:val="22"/>
                    <w:szCs w:val="22"/>
                  </w:rPr>
                </w:rPrChange>
              </w:rPr>
              <w:pPrChange w:id="3038" w:author="Milica Radić" w:date="2026-10-02T21:53:21Z">
                <w:pPr/>
              </w:pPrChange>
            </w:pPr>
            <w:r>
              <w:rPr>
                <w:sz w:val="22"/>
                <w:szCs w:val="22"/>
                <w:lang w:val="sr-Cyrl-RS"/>
                <w:rPrChange w:id="3040" w:author="Milan Stojkov" w:date="2026-10-02T11:00:00Z">
                  <w:rPr>
                    <w:sz w:val="22"/>
                    <w:szCs w:val="22"/>
                  </w:rPr>
                </w:rPrChange>
              </w:rPr>
              <w:t>да ли усклађеност нападача доноси предност</w:t>
            </w:r>
          </w:p>
        </w:tc>
      </w:tr>
      <w:tr w14:paraId="046E3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3041" w:author="Milica Radić" w:date="2026-10-04T13:50:1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3041" w:author="Milica Radić" w:date="2026-10-04T13:50:11Z">
            <w:trPr>
              <w:jc w:val="center"/>
            </w:trPr>
          </w:trPrChange>
        </w:trPr>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3042" w:author="Milica Radić" w:date="2026-10-04T13:50:1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31A812C">
            <w:pPr>
              <w:jc w:val="center"/>
              <w:rPr>
                <w:sz w:val="22"/>
                <w:szCs w:val="22"/>
                <w:lang w:val="sr-Cyrl-RS"/>
                <w:rPrChange w:id="3044" w:author="Milan Stojkov" w:date="2026-10-02T11:00:00Z">
                  <w:rPr>
                    <w:sz w:val="22"/>
                    <w:szCs w:val="22"/>
                  </w:rPr>
                </w:rPrChange>
              </w:rPr>
              <w:pPrChange w:id="3043" w:author="Milica Radić" w:date="2026-10-02T21:53:21Z">
                <w:pPr/>
              </w:pPrChange>
            </w:pPr>
            <w:r>
              <w:rPr>
                <w:sz w:val="22"/>
                <w:szCs w:val="22"/>
                <w:lang w:val="sr-Cyrl-RS"/>
                <w:rPrChange w:id="3045" w:author="Milan Stojkov" w:date="2026-10-02T11:00:00Z">
                  <w:rPr>
                    <w:sz w:val="22"/>
                    <w:szCs w:val="22"/>
                  </w:rPr>
                </w:rPrChange>
              </w:rPr>
              <w:t>Благо померени</w:t>
            </w:r>
          </w:p>
        </w:tc>
        <w:tc>
          <w:tcPr>
            <w:tcW w:w="181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3046" w:author="Milica Radić" w:date="2026-10-04T13:50:11Z">
              <w:tcPr>
                <w:tcW w:w="31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ADA60F4">
            <w:pPr>
              <w:jc w:val="center"/>
              <w:rPr>
                <w:sz w:val="22"/>
                <w:szCs w:val="22"/>
                <w:lang w:val="sr-Cyrl-RS"/>
                <w:rPrChange w:id="3048" w:author="Milan Stojkov" w:date="2026-10-02T11:00:00Z">
                  <w:rPr>
                    <w:sz w:val="22"/>
                    <w:szCs w:val="22"/>
                  </w:rPr>
                </w:rPrChange>
              </w:rPr>
              <w:pPrChange w:id="3047" w:author="Milica Radić" w:date="2026-10-02T21:53:21Z">
                <w:pPr/>
              </w:pPrChange>
            </w:pPr>
            <w:r>
              <w:rPr>
                <w:sz w:val="22"/>
                <w:szCs w:val="22"/>
                <w:lang w:val="sr-Cyrl-RS"/>
                <w:rPrChange w:id="3049" w:author="Milan Stojkov" w:date="2026-10-02T11:00:00Z">
                  <w:rPr>
                    <w:sz w:val="22"/>
                    <w:szCs w:val="22"/>
                  </w:rPr>
                </w:rPrChange>
              </w:rPr>
              <w:t>x* + δ, при чему је δ мало</w:t>
            </w:r>
          </w:p>
        </w:tc>
        <w:tc>
          <w:tcPr>
            <w:tcW w:w="231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3050" w:author="Milica Radić" w:date="2026-10-04T13:50:11Z">
              <w:tcPr>
                <w:tcW w:w="398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6C6671B">
            <w:pPr>
              <w:jc w:val="center"/>
              <w:rPr>
                <w:sz w:val="22"/>
                <w:szCs w:val="22"/>
                <w:lang w:val="sr-Cyrl-RS"/>
                <w:rPrChange w:id="3052" w:author="Milan Stojkov" w:date="2026-10-02T11:00:00Z">
                  <w:rPr>
                    <w:sz w:val="22"/>
                    <w:szCs w:val="22"/>
                  </w:rPr>
                </w:rPrChange>
              </w:rPr>
              <w:pPrChange w:id="3051" w:author="Milica Radić" w:date="2026-10-02T21:53:21Z">
                <w:pPr/>
              </w:pPrChange>
            </w:pPr>
            <w:r>
              <w:rPr>
                <w:sz w:val="22"/>
                <w:szCs w:val="22"/>
                <w:lang w:val="sr-Cyrl-RS"/>
                <w:rPrChange w:id="3053" w:author="Milan Stojkov" w:date="2026-10-02T11:00:00Z">
                  <w:rPr>
                    <w:sz w:val="22"/>
                    <w:szCs w:val="22"/>
                  </w:rPr>
                </w:rPrChange>
              </w:rPr>
              <w:t>постоји ли распон у коме нападач остаје непрепознат</w:t>
            </w:r>
            <w:commentRangeEnd w:id="4"/>
            <w:r>
              <w:rPr>
                <w:rStyle w:val="12"/>
                <w:sz w:val="22"/>
                <w:szCs w:val="22"/>
                <w:lang w:val="sr-Cyrl-RS"/>
                <w:rPrChange w:id="3054" w:author="Milan Stojkov" w:date="2026-10-02T11:00:00Z">
                  <w:rPr>
                    <w:rStyle w:val="12"/>
                    <w:sz w:val="22"/>
                    <w:szCs w:val="22"/>
                  </w:rPr>
                </w:rPrChange>
              </w:rPr>
              <w:commentReference w:id="4"/>
            </w:r>
          </w:p>
        </w:tc>
      </w:tr>
    </w:tbl>
    <w:p w14:paraId="58157388">
      <w:pPr>
        <w:widowControl w:val="0"/>
        <w:ind w:firstLine="360"/>
        <w:jc w:val="both"/>
        <w:rPr>
          <w:ins w:id="3055" w:author="Milica Radić" w:date="2026-10-02T22:05:16Z"/>
          <w:color w:val="000000"/>
          <w:sz w:val="22"/>
          <w:szCs w:val="22"/>
          <w:lang w:val="sr-Cyrl-RS"/>
        </w:rPr>
      </w:pPr>
    </w:p>
    <w:p w14:paraId="1258D8AF">
      <w:pPr>
        <w:widowControl w:val="0"/>
        <w:ind w:firstLine="360"/>
        <w:jc w:val="both"/>
        <w:rPr>
          <w:color w:val="000000"/>
          <w:sz w:val="22"/>
          <w:szCs w:val="22"/>
          <w:lang w:val="sr-Cyrl-RS"/>
          <w:rPrChange w:id="3056" w:author="Milan Stojkov" w:date="2026-10-02T11:00:00Z">
            <w:rPr>
              <w:color w:val="000000"/>
              <w:sz w:val="22"/>
              <w:szCs w:val="22"/>
            </w:rPr>
          </w:rPrChange>
        </w:rPr>
      </w:pPr>
      <w:r>
        <w:rPr>
          <w:color w:val="000000"/>
          <w:sz w:val="22"/>
          <w:szCs w:val="22"/>
          <w:lang w:val="sr-Cyrl-RS"/>
          <w:rPrChange w:id="3057" w:author="Milan Stojkov" w:date="2026-10-02T11:00:00Z">
            <w:rPr>
              <w:color w:val="000000"/>
              <w:sz w:val="22"/>
              <w:szCs w:val="22"/>
            </w:rPr>
          </w:rPrChange>
        </w:rPr>
        <w:t>Пошто су код координисаног напада вредности истоветне, њихов утицај се сабира уместо да се међусобно поништава, док се код насумичног профила појединачна одступања делом поништавају. Благо померени профил свесно се одриче непосредног утицаја зарад избегавања препознавања.</w:t>
      </w:r>
    </w:p>
    <w:p w14:paraId="757D7575">
      <w:pPr>
        <w:pStyle w:val="3"/>
        <w:ind w:left="0" w:firstLine="0"/>
        <w:rPr>
          <w:color w:val="000000"/>
          <w:lang w:val="sr-Cyrl-RS"/>
          <w:rPrChange w:id="3058" w:author="Milan Stojkov" w:date="2026-10-02T11:00:00Z">
            <w:rPr>
              <w:color w:val="000000"/>
            </w:rPr>
          </w:rPrChange>
        </w:rPr>
      </w:pPr>
      <w:bookmarkStart w:id="37" w:name="_Toc16268"/>
      <w:bookmarkStart w:id="38" w:name="_Toc19989"/>
      <w:r>
        <w:rPr>
          <w:rFonts w:ascii="Times New Roman" w:hAnsi="Times New Roman" w:eastAsia="Times New Roman" w:cs="Times New Roman"/>
          <w:color w:val="000000"/>
          <w:lang w:val="sr-Cyrl-RS"/>
          <w:rPrChange w:id="3059" w:author="Milan Stojkov" w:date="2026-10-02T11:00:00Z">
            <w:rPr>
              <w:rFonts w:ascii="Times New Roman" w:hAnsi="Times New Roman" w:eastAsia="Times New Roman" w:cs="Times New Roman"/>
              <w:color w:val="000000"/>
            </w:rPr>
          </w:rPrChange>
        </w:rPr>
        <w:t>3.5. Међузависност напада</w:t>
      </w:r>
      <w:bookmarkEnd w:id="37"/>
      <w:bookmarkEnd w:id="38"/>
    </w:p>
    <w:p w14:paraId="690FF912">
      <w:pPr>
        <w:widowControl w:val="0"/>
        <w:ind w:firstLine="360"/>
        <w:jc w:val="both"/>
        <w:rPr>
          <w:color w:val="000000"/>
          <w:sz w:val="22"/>
          <w:szCs w:val="22"/>
          <w:lang w:val="sr-Cyrl-RS"/>
          <w:rPrChange w:id="3060" w:author="Milan Stojkov" w:date="2026-10-02T11:00:00Z">
            <w:rPr>
              <w:color w:val="000000"/>
              <w:sz w:val="22"/>
              <w:szCs w:val="22"/>
            </w:rPr>
          </w:rPrChange>
        </w:rPr>
      </w:pPr>
      <w:r>
        <w:rPr>
          <w:color w:val="000000"/>
          <w:sz w:val="22"/>
          <w:szCs w:val="22"/>
          <w:lang w:val="sr-Cyrl-RS"/>
          <w:rPrChange w:id="3061" w:author="Milan Stojkov" w:date="2026-10-02T11:00:00Z">
            <w:rPr>
              <w:color w:val="000000"/>
              <w:sz w:val="22"/>
              <w:szCs w:val="22"/>
            </w:rPr>
          </w:rPrChange>
        </w:rPr>
        <w:t xml:space="preserve">Описани напади не делују независно. </w:t>
      </w:r>
      <w:r>
        <w:rPr>
          <w:i/>
          <w:iCs/>
          <w:color w:val="000000"/>
          <w:sz w:val="22"/>
          <w:szCs w:val="22"/>
          <w:lang w:val="sr-Cyrl-RS"/>
          <w:rPrChange w:id="3062" w:author="Milan Stojkov" w:date="2026-10-02T11:00:00Z">
            <w:rPr>
              <w:i/>
              <w:iCs/>
              <w:color w:val="000000"/>
              <w:sz w:val="22"/>
              <w:szCs w:val="22"/>
            </w:rPr>
          </w:rPrChange>
        </w:rPr>
        <w:t xml:space="preserve">Sybil </w:t>
      </w:r>
      <w:r>
        <w:rPr>
          <w:color w:val="000000"/>
          <w:sz w:val="22"/>
          <w:szCs w:val="22"/>
          <w:lang w:val="sr-Cyrl-RS"/>
          <w:rPrChange w:id="3063" w:author="Milan Stojkov" w:date="2026-10-02T11:00:00Z">
            <w:rPr>
              <w:color w:val="000000"/>
              <w:sz w:val="22"/>
              <w:szCs w:val="22"/>
            </w:rPr>
          </w:rPrChange>
        </w:rPr>
        <w:t xml:space="preserve">обезбеђује бројност, </w:t>
      </w:r>
      <w:r>
        <w:rPr>
          <w:i/>
          <w:iCs/>
          <w:color w:val="000000"/>
          <w:sz w:val="22"/>
          <w:szCs w:val="22"/>
          <w:lang w:val="sr-Cyrl-RS"/>
          <w:rPrChange w:id="3064" w:author="Milan Stojkov" w:date="2026-10-02T11:00:00Z">
            <w:rPr>
              <w:i/>
              <w:iCs/>
              <w:color w:val="000000"/>
              <w:sz w:val="22"/>
              <w:szCs w:val="22"/>
            </w:rPr>
          </w:rPrChange>
        </w:rPr>
        <w:t xml:space="preserve">peer poisoning </w:t>
      </w:r>
      <w:r>
        <w:rPr>
          <w:color w:val="000000"/>
          <w:sz w:val="22"/>
          <w:szCs w:val="22"/>
          <w:lang w:val="sr-Cyrl-RS"/>
          <w:rPrChange w:id="3065" w:author="Milan Stojkov" w:date="2026-10-02T11:00:00Z">
            <w:rPr>
              <w:color w:val="000000"/>
              <w:sz w:val="22"/>
              <w:szCs w:val="22"/>
            </w:rPr>
          </w:rPrChange>
        </w:rPr>
        <w:t xml:space="preserve">канал којим идентитети доспевају до честитих чворова, </w:t>
      </w:r>
      <w:r>
        <w:rPr>
          <w:i/>
          <w:iCs/>
          <w:color w:val="000000"/>
          <w:sz w:val="22"/>
          <w:szCs w:val="22"/>
          <w:lang w:val="sr-Cyrl-RS"/>
          <w:rPrChange w:id="3066" w:author="Milan Stojkov" w:date="2026-10-02T11:00:00Z">
            <w:rPr>
              <w:i/>
              <w:iCs/>
              <w:color w:val="000000"/>
              <w:sz w:val="22"/>
              <w:szCs w:val="22"/>
            </w:rPr>
          </w:rPrChange>
        </w:rPr>
        <w:t xml:space="preserve">Eclipse </w:t>
      </w:r>
      <w:r>
        <w:rPr>
          <w:color w:val="000000"/>
          <w:sz w:val="22"/>
          <w:szCs w:val="22"/>
          <w:lang w:val="sr-Cyrl-RS"/>
          <w:rPrChange w:id="3067" w:author="Milan Stojkov" w:date="2026-10-02T11:00:00Z">
            <w:rPr>
              <w:color w:val="000000"/>
              <w:sz w:val="22"/>
              <w:szCs w:val="22"/>
            </w:rPr>
          </w:rPrChange>
        </w:rPr>
        <w:t xml:space="preserve">њихову концентрацију на одабраним метама, а </w:t>
      </w:r>
      <w:r>
        <w:rPr>
          <w:i/>
          <w:iCs/>
          <w:color w:val="000000"/>
          <w:sz w:val="22"/>
          <w:szCs w:val="22"/>
          <w:lang w:val="sr-Cyrl-RS"/>
          <w:rPrChange w:id="3068" w:author="Milan Stojkov" w:date="2026-10-02T11:00:00Z">
            <w:rPr>
              <w:i/>
              <w:iCs/>
              <w:color w:val="000000"/>
              <w:sz w:val="22"/>
              <w:szCs w:val="22"/>
            </w:rPr>
          </w:rPrChange>
        </w:rPr>
        <w:t xml:space="preserve">Byzantine </w:t>
      </w:r>
      <w:r>
        <w:rPr>
          <w:color w:val="000000"/>
          <w:sz w:val="22"/>
          <w:szCs w:val="22"/>
          <w:lang w:val="sr-Cyrl-RS"/>
          <w:rPrChange w:id="3069" w:author="Milan Stojkov" w:date="2026-10-02T11:00:00Z">
            <w:rPr>
              <w:color w:val="000000"/>
              <w:sz w:val="22"/>
              <w:szCs w:val="22"/>
            </w:rPr>
          </w:rPrChange>
        </w:rPr>
        <w:t xml:space="preserve">напад дејство на резултат. Преостали напади не представљају самосталне претње него подршку: </w:t>
      </w:r>
      <w:r>
        <w:rPr>
          <w:i/>
          <w:iCs/>
          <w:color w:val="000000"/>
          <w:sz w:val="22"/>
          <w:szCs w:val="22"/>
          <w:lang w:val="sr-Cyrl-RS"/>
          <w:rPrChange w:id="3070" w:author="Milan Stojkov" w:date="2026-10-02T11:00:00Z">
            <w:rPr>
              <w:i/>
              <w:iCs/>
              <w:color w:val="000000"/>
              <w:sz w:val="22"/>
              <w:szCs w:val="22"/>
            </w:rPr>
          </w:rPrChange>
        </w:rPr>
        <w:t xml:space="preserve">flooding </w:t>
      </w:r>
      <w:r>
        <w:rPr>
          <w:color w:val="000000"/>
          <w:sz w:val="22"/>
          <w:szCs w:val="22"/>
          <w:lang w:val="sr-Cyrl-RS"/>
          <w:rPrChange w:id="3071" w:author="Milan Stojkov" w:date="2026-10-02T11:00:00Z">
            <w:rPr>
              <w:color w:val="000000"/>
              <w:sz w:val="22"/>
              <w:szCs w:val="22"/>
            </w:rPr>
          </w:rPrChange>
        </w:rPr>
        <w:t xml:space="preserve">оптерећује механизам провере, </w:t>
      </w:r>
      <w:r>
        <w:rPr>
          <w:i/>
          <w:iCs/>
          <w:color w:val="000000"/>
          <w:sz w:val="22"/>
          <w:szCs w:val="22"/>
          <w:lang w:val="sr-Cyrl-RS"/>
          <w:rPrChange w:id="3072" w:author="Milan Stojkov" w:date="2026-10-02T11:00:00Z">
            <w:rPr>
              <w:i/>
              <w:iCs/>
              <w:color w:val="000000"/>
              <w:sz w:val="22"/>
              <w:szCs w:val="22"/>
            </w:rPr>
          </w:rPrChange>
        </w:rPr>
        <w:t xml:space="preserve">churn </w:t>
      </w:r>
      <w:r>
        <w:rPr>
          <w:color w:val="000000"/>
          <w:sz w:val="22"/>
          <w:szCs w:val="22"/>
          <w:lang w:val="sr-Cyrl-RS"/>
          <w:rPrChange w:id="3073" w:author="Milan Stojkov" w:date="2026-10-02T11:00:00Z">
            <w:rPr>
              <w:color w:val="000000"/>
              <w:sz w:val="22"/>
              <w:szCs w:val="22"/>
            </w:rPr>
          </w:rPrChange>
        </w:rPr>
        <w:t xml:space="preserve">покушава да поништи историју понашања, </w:t>
      </w:r>
      <w:r>
        <w:rPr>
          <w:i/>
          <w:iCs/>
          <w:color w:val="000000"/>
          <w:sz w:val="22"/>
          <w:szCs w:val="22"/>
          <w:lang w:val="sr-Cyrl-RS"/>
          <w:rPrChange w:id="3074" w:author="Milan Stojkov" w:date="2026-10-02T11:00:00Z">
            <w:rPr>
              <w:i/>
              <w:iCs/>
              <w:color w:val="000000"/>
              <w:sz w:val="22"/>
              <w:szCs w:val="22"/>
            </w:rPr>
          </w:rPrChange>
        </w:rPr>
        <w:t xml:space="preserve">partitioning </w:t>
      </w:r>
      <w:r>
        <w:rPr>
          <w:color w:val="000000"/>
          <w:sz w:val="22"/>
          <w:szCs w:val="22"/>
          <w:lang w:val="sr-Cyrl-RS"/>
          <w:rPrChange w:id="3075" w:author="Milan Stojkov" w:date="2026-10-02T11:00:00Z">
            <w:rPr>
              <w:color w:val="000000"/>
              <w:sz w:val="22"/>
              <w:szCs w:val="22"/>
            </w:rPr>
          </w:rPrChange>
        </w:rPr>
        <w:t xml:space="preserve">раздваја мрежу, а </w:t>
      </w:r>
      <w:r>
        <w:rPr>
          <w:i/>
          <w:iCs/>
          <w:color w:val="000000"/>
          <w:sz w:val="22"/>
          <w:szCs w:val="22"/>
          <w:lang w:val="sr-Cyrl-RS"/>
          <w:rPrChange w:id="3076" w:author="Milan Stojkov" w:date="2026-10-02T11:00:00Z">
            <w:rPr>
              <w:i/>
              <w:iCs/>
              <w:color w:val="000000"/>
              <w:sz w:val="22"/>
              <w:szCs w:val="22"/>
            </w:rPr>
          </w:rPrChange>
        </w:rPr>
        <w:t xml:space="preserve">delay </w:t>
      </w:r>
      <w:r>
        <w:rPr>
          <w:color w:val="000000"/>
          <w:sz w:val="22"/>
          <w:szCs w:val="22"/>
          <w:lang w:val="sr-Cyrl-RS"/>
          <w:rPrChange w:id="3077" w:author="Milan Stojkov" w:date="2026-10-02T11:00:00Z">
            <w:rPr>
              <w:color w:val="000000"/>
              <w:sz w:val="22"/>
              <w:szCs w:val="22"/>
            </w:rPr>
          </w:rPrChange>
        </w:rPr>
        <w:t xml:space="preserve">и </w:t>
      </w:r>
      <w:r>
        <w:rPr>
          <w:i/>
          <w:iCs/>
          <w:color w:val="000000"/>
          <w:sz w:val="22"/>
          <w:szCs w:val="22"/>
          <w:lang w:val="sr-Cyrl-RS"/>
          <w:rPrChange w:id="3078" w:author="Milan Stojkov" w:date="2026-10-02T11:00:00Z">
            <w:rPr>
              <w:i/>
              <w:iCs/>
              <w:color w:val="000000"/>
              <w:sz w:val="22"/>
              <w:szCs w:val="22"/>
            </w:rPr>
          </w:rPrChange>
        </w:rPr>
        <w:t>selective forwarding</w:t>
      </w:r>
      <w:r>
        <w:rPr>
          <w:color w:val="000000"/>
          <w:sz w:val="22"/>
          <w:szCs w:val="22"/>
          <w:lang w:val="sr-Cyrl-RS"/>
          <w:rPrChange w:id="3079" w:author="Milan Stojkov" w:date="2026-10-02T11:00:00Z">
            <w:rPr>
              <w:color w:val="000000"/>
              <w:sz w:val="22"/>
              <w:szCs w:val="22"/>
            </w:rPr>
          </w:rPrChange>
        </w:rPr>
        <w:t xml:space="preserve"> отежавају препознавање. Отуда произлази и централна претпоставка овог рада. Робусне агрегационе функције почивају на претпоставци да компромитоване вредности чине мањину скупа над којим се врши прорачун, а та претпоставка није својство агрегационог слоја него последица састава </w:t>
      </w:r>
      <w:r>
        <w:rPr>
          <w:i/>
          <w:iCs/>
          <w:color w:val="000000"/>
          <w:sz w:val="22"/>
          <w:szCs w:val="22"/>
          <w:lang w:val="sr-Cyrl-RS"/>
          <w:rPrChange w:id="3080" w:author="Milan Stojkov" w:date="2026-10-02T11:00:00Z">
            <w:rPr>
              <w:i/>
              <w:iCs/>
              <w:color w:val="000000"/>
              <w:sz w:val="22"/>
              <w:szCs w:val="22"/>
            </w:rPr>
          </w:rPrChange>
        </w:rPr>
        <w:t>peer set</w:t>
      </w:r>
      <w:r>
        <w:rPr>
          <w:color w:val="000000"/>
          <w:sz w:val="22"/>
          <w:szCs w:val="22"/>
          <w:lang w:val="sr-Cyrl-RS"/>
          <w:rPrChange w:id="3081" w:author="Milan Stojkov" w:date="2026-10-02T11:00:00Z">
            <w:rPr>
              <w:color w:val="000000"/>
              <w:sz w:val="22"/>
              <w:szCs w:val="22"/>
            </w:rPr>
          </w:rPrChange>
        </w:rPr>
        <w:t>-а. Уколико контрола структуре изостане, удео компромитованих вредности прелази границу коју робусна функција подноси, чиме она губи сврху.</w:t>
      </w:r>
    </w:p>
    <w:p w14:paraId="24D31337">
      <w:pPr>
        <w:widowControl w:val="0"/>
        <w:ind w:firstLine="360"/>
        <w:jc w:val="both"/>
        <w:rPr>
          <w:color w:val="000000"/>
          <w:sz w:val="22"/>
          <w:szCs w:val="22"/>
          <w:lang w:val="sr-Cyrl-RS"/>
          <w:rPrChange w:id="3082" w:author="Milan Stojkov" w:date="2026-10-02T11:00:00Z">
            <w:rPr>
              <w:color w:val="000000"/>
              <w:sz w:val="22"/>
              <w:szCs w:val="22"/>
            </w:rPr>
          </w:rPrChange>
        </w:rPr>
      </w:pPr>
    </w:p>
    <w:p w14:paraId="5094D921">
      <w:pPr>
        <w:rPr>
          <w:color w:val="0000FF"/>
          <w:lang w:val="sr-Cyrl-RS"/>
          <w:rPrChange w:id="3083" w:author="Milan Stojkov" w:date="2026-10-02T11:00:00Z">
            <w:rPr>
              <w:color w:val="0000FF"/>
            </w:rPr>
          </w:rPrChange>
        </w:rPr>
      </w:pPr>
      <w:r>
        <w:rPr>
          <w:lang w:val="sr-Cyrl-RS"/>
          <w:rPrChange w:id="3084" w:author="Milan Stojkov" w:date="2026-10-02T11:00:00Z">
            <w:rPr/>
          </w:rPrChange>
        </w:rPr>
        <w:br w:type="page"/>
      </w:r>
    </w:p>
    <w:p w14:paraId="795AB102">
      <w:pPr>
        <w:pStyle w:val="2"/>
        <w:keepLines/>
        <w:numPr>
          <w:ilvl w:val="0"/>
          <w:numId w:val="4"/>
        </w:numPr>
        <w:rPr>
          <w:color w:val="000000"/>
          <w:lang w:val="sr-Cyrl-RS"/>
          <w:rPrChange w:id="3085" w:author="Milan Stojkov" w:date="2026-10-02T11:00:00Z">
            <w:rPr>
              <w:color w:val="000000"/>
            </w:rPr>
          </w:rPrChange>
        </w:rPr>
      </w:pPr>
      <w:bookmarkStart w:id="39" w:name="_Toc27290"/>
      <w:bookmarkStart w:id="40" w:name="_Toc12545"/>
      <w:r>
        <w:rPr>
          <w:color w:val="000000"/>
          <w:lang w:val="sr-Cyrl-RS"/>
          <w:rPrChange w:id="3086" w:author="Milan Stojkov" w:date="2026-10-02T11:00:00Z">
            <w:rPr>
              <w:color w:val="000000"/>
            </w:rPr>
          </w:rPrChange>
        </w:rPr>
        <w:t>ДИЗАЈН СИСТЕМА</w:t>
      </w:r>
      <w:bookmarkEnd w:id="39"/>
      <w:bookmarkEnd w:id="40"/>
    </w:p>
    <w:p w14:paraId="27459AC1">
      <w:pPr>
        <w:ind w:firstLine="360"/>
        <w:jc w:val="both"/>
        <w:rPr>
          <w:color w:val="000000"/>
          <w:sz w:val="22"/>
          <w:szCs w:val="22"/>
          <w:lang w:val="sr-Cyrl-RS"/>
          <w:rPrChange w:id="3087" w:author="Milan Stojkov" w:date="2026-10-02T11:00:00Z">
            <w:rPr>
              <w:color w:val="000000"/>
              <w:sz w:val="22"/>
              <w:szCs w:val="22"/>
            </w:rPr>
          </w:rPrChange>
        </w:rPr>
      </w:pPr>
      <w:r>
        <w:rPr>
          <w:color w:val="000000"/>
          <w:sz w:val="22"/>
          <w:szCs w:val="22"/>
          <w:lang w:val="sr-Cyrl-RS"/>
          <w:rPrChange w:id="3088" w:author="Milan Stojkov" w:date="2026-10-02T11:00:00Z">
            <w:rPr>
              <w:color w:val="000000"/>
              <w:sz w:val="22"/>
              <w:szCs w:val="22"/>
            </w:rPr>
          </w:rPrChange>
        </w:rPr>
        <w:t xml:space="preserve">У овом поглављу описана је архитектура система за </w:t>
      </w:r>
      <w:r>
        <w:rPr>
          <w:i/>
          <w:iCs/>
          <w:color w:val="000000"/>
          <w:sz w:val="22"/>
          <w:szCs w:val="22"/>
          <w:lang w:val="sr-Cyrl-RS"/>
        </w:rPr>
        <w:t>gossip</w:t>
      </w:r>
      <w:r>
        <w:rPr>
          <w:color w:val="000000"/>
          <w:sz w:val="22"/>
          <w:szCs w:val="22"/>
          <w:lang w:val="sr-Cyrl-RS"/>
          <w:rPrChange w:id="3089" w:author="Milan Stojkov" w:date="2026-10-02T11:00:00Z">
            <w:rPr>
              <w:color w:val="000000"/>
              <w:sz w:val="22"/>
              <w:szCs w:val="22"/>
            </w:rPr>
          </w:rPrChange>
        </w:rPr>
        <w:t xml:space="preserve"> дистрибуирану агрегацију. Систем је организован око заједничке библиотеке језгра и два начина извршавања: у једном процесу, намењеног развоју и тестирању, и дистрибуираног, у коме сваки чвор представља засебан процес.</w:t>
      </w:r>
    </w:p>
    <w:p w14:paraId="344EAFDC">
      <w:pPr>
        <w:pStyle w:val="3"/>
        <w:ind w:left="0" w:firstLine="0"/>
        <w:jc w:val="both"/>
        <w:rPr>
          <w:rFonts w:ascii="Times New Roman" w:hAnsi="Times New Roman" w:eastAsia="Times New Roman" w:cs="Times New Roman"/>
          <w:color w:val="000000"/>
          <w:lang w:val="sr-Cyrl-RS"/>
          <w:rPrChange w:id="3090" w:author="Milan Stojkov" w:date="2026-10-02T11:00:00Z">
            <w:rPr>
              <w:rFonts w:ascii="Times New Roman" w:hAnsi="Times New Roman" w:eastAsia="Times New Roman" w:cs="Times New Roman"/>
              <w:color w:val="000000"/>
            </w:rPr>
          </w:rPrChange>
        </w:rPr>
      </w:pPr>
      <w:bookmarkStart w:id="41" w:name="_heading=h.e76pxjjxc8m2" w:colFirst="0" w:colLast="0"/>
      <w:bookmarkEnd w:id="41"/>
      <w:bookmarkStart w:id="42" w:name="_Toc9937"/>
      <w:bookmarkStart w:id="43" w:name="_Toc1446"/>
      <w:r>
        <w:rPr>
          <w:rFonts w:ascii="Times New Roman" w:hAnsi="Times New Roman" w:eastAsia="Times New Roman" w:cs="Times New Roman"/>
          <w:color w:val="000000"/>
          <w:lang w:val="sr-Cyrl-RS"/>
          <w:rPrChange w:id="3091" w:author="Milan Stojkov" w:date="2026-10-02T11:00:00Z">
            <w:rPr>
              <w:rFonts w:ascii="Times New Roman" w:hAnsi="Times New Roman" w:eastAsia="Times New Roman" w:cs="Times New Roman"/>
              <w:color w:val="000000"/>
            </w:rPr>
          </w:rPrChange>
        </w:rPr>
        <w:t>4.1. Архитектура система и режими извршавања</w:t>
      </w:r>
      <w:bookmarkEnd w:id="42"/>
      <w:bookmarkEnd w:id="43"/>
    </w:p>
    <w:p w14:paraId="49BD6B48">
      <w:pPr>
        <w:ind w:firstLine="360"/>
        <w:jc w:val="both"/>
        <w:rPr>
          <w:color w:val="000000"/>
          <w:sz w:val="22"/>
          <w:szCs w:val="22"/>
          <w:lang w:val="sr-Cyrl-RS"/>
          <w:rPrChange w:id="3092" w:author="Milan Stojkov" w:date="2026-10-02T11:00:00Z">
            <w:rPr>
              <w:color w:val="000000"/>
              <w:sz w:val="22"/>
              <w:szCs w:val="22"/>
            </w:rPr>
          </w:rPrChange>
        </w:rPr>
      </w:pPr>
      <w:r>
        <w:rPr>
          <w:color w:val="000000"/>
          <w:sz w:val="22"/>
          <w:szCs w:val="22"/>
          <w:lang w:val="sr-Cyrl-RS"/>
          <w:rPrChange w:id="3093" w:author="Milan Stojkov" w:date="2026-10-02T11:00:00Z">
            <w:rPr>
              <w:color w:val="000000"/>
              <w:sz w:val="22"/>
              <w:szCs w:val="22"/>
            </w:rPr>
          </w:rPrChange>
        </w:rPr>
        <w:t>Оба начина извршавања ослањају се на исто језгро и примењују иста правила рада</w:t>
      </w:r>
      <w:r>
        <w:rPr>
          <w:i/>
          <w:iCs/>
          <w:color w:val="000000"/>
          <w:sz w:val="22"/>
          <w:szCs w:val="22"/>
          <w:lang w:val="sr-Cyrl-RS"/>
          <w:rPrChange w:id="3094" w:author="Milan Stojkov" w:date="2026-10-02T11:00:00Z">
            <w:rPr>
              <w:i/>
              <w:iCs/>
              <w:color w:val="000000"/>
              <w:sz w:val="22"/>
              <w:szCs w:val="22"/>
            </w:rPr>
          </w:rPrChange>
        </w:rPr>
        <w:t xml:space="preserve"> gossip overlay</w:t>
      </w:r>
      <w:r>
        <w:rPr>
          <w:color w:val="000000"/>
          <w:sz w:val="22"/>
          <w:szCs w:val="22"/>
          <w:lang w:val="sr-Cyrl-RS"/>
          <w:rPrChange w:id="3095" w:author="Milan Stojkov" w:date="2026-10-02T11:00:00Z">
            <w:rPr>
              <w:color w:val="000000"/>
              <w:sz w:val="22"/>
              <w:szCs w:val="22"/>
            </w:rPr>
          </w:rPrChange>
        </w:rPr>
        <w:t xml:space="preserve"> мреже. Њихова намена је различита: прво омогућава брзу проверу понашања и извршавање великог броја експеримената, док друго омогућава посматрање система у окружењу које ближе представља стварну расподељену мрежу. </w:t>
      </w:r>
    </w:p>
    <w:p w14:paraId="02C97344">
      <w:pPr>
        <w:ind w:firstLine="360"/>
        <w:jc w:val="both"/>
        <w:rPr>
          <w:ins w:id="3096" w:author="Milica Radić" w:date="2026-10-04T15:41:02Z"/>
          <w:rFonts w:hint="default"/>
          <w:color w:val="000000"/>
          <w:sz w:val="22"/>
          <w:szCs w:val="22"/>
          <w:lang w:val="sr-Cyrl-RS"/>
        </w:rPr>
      </w:pPr>
      <w:r>
        <w:rPr>
          <w:color w:val="000000"/>
          <w:sz w:val="22"/>
          <w:szCs w:val="22"/>
          <w:lang w:val="sr-Cyrl-RS"/>
          <w:rPrChange w:id="3097" w:author="Milan Stojkov" w:date="2026-10-02T11:00:00Z">
            <w:rPr>
              <w:color w:val="000000"/>
              <w:sz w:val="22"/>
              <w:szCs w:val="22"/>
            </w:rPr>
          </w:rPrChange>
        </w:rPr>
        <w:t>Архитектура је слојевита и модуларна. Издвојени су слојеви за управљање идентитетима, избор суседа, агрегацију, моделовање напада и прикупљање метрика. Стратегије избора суседа, агрегационе функције и механизми напада реализовани су као заменљиве компоненте, чиме је омогућено њихово мењање без измена у остатку система. Тиме је омогућено и директно поређење различитих приступа у истим експерименталним условима, при чему је једина разлика међу покретањима управо изабрана компонента.</w:t>
      </w:r>
      <w:r>
        <w:rPr>
          <w:rFonts w:hint="default"/>
          <w:color w:val="000000"/>
          <w:sz w:val="22"/>
          <w:szCs w:val="22"/>
          <w:lang w:val="sr-Cyrl-RS"/>
        </w:rPr>
        <w:t xml:space="preserve"> Архитектура система са свим слојевима и компонентама приказана је на Слици 4.1.</w:t>
      </w:r>
    </w:p>
    <w:p w14:paraId="4C7ACCC9">
      <w:pPr>
        <w:ind w:firstLine="360"/>
        <w:jc w:val="both"/>
        <w:rPr>
          <w:ins w:id="3098" w:author="Milica Radić" w:date="2026-10-04T13:57:38Z"/>
          <w:rFonts w:hint="default"/>
          <w:color w:val="000000"/>
          <w:sz w:val="22"/>
          <w:szCs w:val="22"/>
          <w:lang w:val="sr-Cyrl-RS"/>
        </w:rPr>
      </w:pPr>
    </w:p>
    <w:p w14:paraId="4098F051">
      <w:pPr>
        <w:ind w:firstLine="360"/>
        <w:jc w:val="both"/>
        <w:rPr>
          <w:ins w:id="3099" w:author="Milica Radić" w:date="2026-10-04T13:54:38Z"/>
          <w:rFonts w:hint="default"/>
          <w:color w:val="000000"/>
          <w:sz w:val="22"/>
          <w:szCs w:val="22"/>
          <w:lang w:val="sr-Cyrl-RS"/>
        </w:rPr>
      </w:pPr>
    </w:p>
    <w:p w14:paraId="1C316175">
      <w:pPr>
        <w:ind w:firstLine="0"/>
        <w:jc w:val="both"/>
        <w:rPr>
          <w:ins w:id="3101" w:author="Milica Radić" w:date="2026-10-03T21:59:24Z"/>
          <w:rFonts w:hint="default"/>
          <w:color w:val="000000"/>
          <w:sz w:val="22"/>
          <w:szCs w:val="22"/>
          <w:lang w:val="en-US"/>
        </w:rPr>
        <w:pPrChange w:id="3100" w:author="Milica Radić" w:date="2026-10-04T13:57:34Z">
          <w:pPr>
            <w:ind w:firstLine="360"/>
            <w:jc w:val="both"/>
          </w:pPr>
        </w:pPrChange>
      </w:pPr>
      <w:ins w:id="3102" w:author="Milica Radić" w:date="2026-10-04T13:57:31Z">
        <w:r>
          <w:rPr>
            <w:rFonts w:hint="default"/>
            <w:color w:val="000000"/>
            <w:sz w:val="22"/>
            <w:szCs w:val="22"/>
            <w:lang w:val="en-US"/>
          </w:rPr>
          <w:drawing>
            <wp:inline distT="0" distB="0" distL="114300" distR="114300">
              <wp:extent cx="4961890" cy="2932430"/>
              <wp:effectExtent l="0" t="0" r="3810" b="1270"/>
              <wp:docPr id="12" name="Picture 12" descr="Untitled Diagram.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ntitled Diagram.drawio (1)"/>
                      <pic:cNvPicPr>
                        <a:picLocks noChangeAspect="1"/>
                      </pic:cNvPicPr>
                    </pic:nvPicPr>
                    <pic:blipFill>
                      <a:blip r:embed="rId24"/>
                      <a:stretch>
                        <a:fillRect/>
                      </a:stretch>
                    </pic:blipFill>
                    <pic:spPr>
                      <a:xfrm>
                        <a:off x="0" y="0"/>
                        <a:ext cx="4961890" cy="2932430"/>
                      </a:xfrm>
                      <a:prstGeom prst="rect">
                        <a:avLst/>
                      </a:prstGeom>
                    </pic:spPr>
                  </pic:pic>
                </a:graphicData>
              </a:graphic>
            </wp:inline>
          </w:drawing>
        </w:r>
      </w:ins>
    </w:p>
    <w:p w14:paraId="40E281F7">
      <w:pPr>
        <w:ind w:firstLine="360"/>
        <w:jc w:val="both"/>
        <w:rPr>
          <w:del w:id="3104" w:author="Milica Radić" w:date="2026-10-04T13:57:43Z"/>
          <w:rFonts w:hint="default"/>
          <w:color w:val="000000"/>
          <w:sz w:val="22"/>
          <w:szCs w:val="22"/>
          <w:lang w:val="sr-Cyrl-RS"/>
        </w:rPr>
      </w:pPr>
    </w:p>
    <w:p w14:paraId="2A070BAC">
      <w:pPr>
        <w:ind w:firstLine="360"/>
        <w:jc w:val="both"/>
        <w:rPr>
          <w:del w:id="3105" w:author="Milica Radić" w:date="2026-10-03T21:32:01Z"/>
          <w:color w:val="000000"/>
          <w:sz w:val="22"/>
          <w:szCs w:val="22"/>
          <w:lang w:val="sr-Cyrl-RS"/>
          <w:rPrChange w:id="3106" w:author="Milan Stojkov" w:date="2026-10-02T11:00:00Z">
            <w:rPr>
              <w:del w:id="3107" w:author="Milica Radić" w:date="2026-10-03T21:32:01Z"/>
              <w:color w:val="000000"/>
              <w:sz w:val="22"/>
              <w:szCs w:val="22"/>
            </w:rPr>
          </w:rPrChange>
        </w:rPr>
      </w:pPr>
      <w:del w:id="3108" w:author="Milica Radić" w:date="2026-10-04T13:57:40Z">
        <w:r>
          <w:rPr>
            <w:rStyle w:val="12"/>
            <w:sz w:val="24"/>
            <w:szCs w:val="24"/>
            <w:lang w:val="sr-Cyrl-RS"/>
          </w:rPr>
          <w:drawing>
            <wp:anchor distT="0" distB="0" distL="114300" distR="114300" simplePos="0" relativeHeight="251665408" behindDoc="0" locked="0" layoutInCell="1" allowOverlap="1">
              <wp:simplePos x="0" y="0"/>
              <wp:positionH relativeFrom="column">
                <wp:posOffset>13970</wp:posOffset>
              </wp:positionH>
              <wp:positionV relativeFrom="paragraph">
                <wp:posOffset>88900</wp:posOffset>
              </wp:positionV>
              <wp:extent cx="4950460" cy="2921000"/>
              <wp:effectExtent l="0" t="0" r="2540" b="0"/>
              <wp:wrapSquare wrapText="bothSides"/>
              <wp:docPr id="17" name="Picture 17" descr="Untitled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ntitled Diagram.drawio"/>
                      <pic:cNvPicPr>
                        <a:picLocks noChangeAspect="1"/>
                      </pic:cNvPicPr>
                    </pic:nvPicPr>
                    <pic:blipFill>
                      <a:blip r:embed="rId25"/>
                      <a:stretch>
                        <a:fillRect/>
                      </a:stretch>
                    </pic:blipFill>
                    <pic:spPr>
                      <a:xfrm>
                        <a:off x="0" y="0"/>
                        <a:ext cx="4950460" cy="2921000"/>
                      </a:xfrm>
                      <a:prstGeom prst="rect">
                        <a:avLst/>
                      </a:prstGeom>
                    </pic:spPr>
                  </pic:pic>
                </a:graphicData>
              </a:graphic>
            </wp:anchor>
          </w:drawing>
        </w:r>
      </w:del>
    </w:p>
    <w:p w14:paraId="7411C9B5">
      <w:pPr>
        <w:ind w:firstLine="360"/>
        <w:jc w:val="both"/>
        <w:rPr>
          <w:del w:id="3111" w:author="Milica Radić" w:date="2026-10-03T21:32:01Z"/>
          <w:lang w:val="sr-Cyrl-RS"/>
          <w:rPrChange w:id="3112" w:author="Milan Stojkov" w:date="2026-10-02T11:57:00Z">
            <w:rPr>
              <w:del w:id="3113" w:author="Milica Radić" w:date="2026-10-03T21:32:01Z"/>
            </w:rPr>
          </w:rPrChange>
        </w:rPr>
        <w:pPrChange w:id="3110" w:author="Milica Radić" w:date="2026-10-03T21:31:58Z">
          <w:pPr>
            <w:ind w:firstLine="360"/>
            <w:jc w:val="center"/>
          </w:pPr>
        </w:pPrChange>
      </w:pPr>
      <w:del w:id="3114" w:author="Milica Radić" w:date="2026-10-03T21:32:01Z">
        <w:commentRangeStart w:id="5"/>
        <w:commentRangeStart w:id="6"/>
        <w:r>
          <w:rPr>
            <w:rStyle w:val="12"/>
            <w:sz w:val="24"/>
            <w:szCs w:val="24"/>
            <w:lang w:val="sr-Cyrl-RS"/>
            <w:rPrChange w:id="3115" w:author="Milan Stojkov" w:date="2026-10-02T11:57:00Z">
              <w:rPr>
                <w:rStyle w:val="12"/>
                <w:sz w:val="24"/>
                <w:szCs w:val="24"/>
              </w:rPr>
            </w:rPrChange>
          </w:rPr>
          <w:commentReference w:id="5"/>
        </w:r>
        <w:commentRangeEnd w:id="5"/>
        <w:commentRangeEnd w:id="6"/>
      </w:del>
      <w:del w:id="3117" w:author="Milica Radić" w:date="2026-10-03T21:32:01Z">
        <w:r>
          <w:rPr>
            <w:rStyle w:val="12"/>
            <w:sz w:val="24"/>
            <w:szCs w:val="24"/>
            <w:lang w:val="sr-Cyrl-RS"/>
            <w:rPrChange w:id="3118" w:author="Milan Stojkov" w:date="2026-10-02T11:57:00Z">
              <w:rPr>
                <w:rStyle w:val="12"/>
                <w:sz w:val="24"/>
                <w:szCs w:val="24"/>
              </w:rPr>
            </w:rPrChange>
          </w:rPr>
          <w:commentReference w:id="6"/>
        </w:r>
      </w:del>
    </w:p>
    <w:p w14:paraId="19672DFC">
      <w:pPr>
        <w:pBdr>
          <w:top w:val="none" w:color="auto" w:sz="0" w:space="0"/>
          <w:left w:val="none" w:color="auto" w:sz="0" w:space="0"/>
          <w:bottom w:val="none" w:color="auto" w:sz="0" w:space="0"/>
          <w:right w:val="none" w:color="auto" w:sz="0" w:space="0"/>
          <w:between w:val="none" w:color="auto" w:sz="0" w:space="0"/>
        </w:pBdr>
        <w:ind w:firstLine="360"/>
        <w:jc w:val="center"/>
        <w:rPr>
          <w:i/>
          <w:iCs/>
          <w:color w:val="000000"/>
          <w:sz w:val="20"/>
          <w:szCs w:val="20"/>
          <w:lang w:val="sr-Cyrl-RS"/>
          <w:rPrChange w:id="3120" w:author="Milan Stojkov" w:date="2026-10-02T11:00:00Z">
            <w:rPr>
              <w:i/>
              <w:iCs/>
              <w:color w:val="000000"/>
              <w:sz w:val="20"/>
              <w:szCs w:val="20"/>
            </w:rPr>
          </w:rPrChange>
        </w:rPr>
      </w:pPr>
      <w:r>
        <w:rPr>
          <w:i/>
          <w:iCs/>
          <w:color w:val="000000"/>
          <w:sz w:val="20"/>
          <w:szCs w:val="20"/>
          <w:lang w:val="sr-Cyrl-RS"/>
          <w:rPrChange w:id="3121" w:author="Milan Stojkov" w:date="2026-10-02T11:00:00Z">
            <w:rPr>
              <w:i/>
              <w:iCs/>
              <w:color w:val="000000"/>
              <w:sz w:val="20"/>
              <w:szCs w:val="20"/>
            </w:rPr>
          </w:rPrChange>
        </w:rPr>
        <w:t>Слика 4.1 - Архитектура система</w:t>
      </w:r>
    </w:p>
    <w:p w14:paraId="0A074EFF">
      <w:pPr>
        <w:pStyle w:val="3"/>
        <w:ind w:left="0" w:firstLine="0"/>
        <w:jc w:val="both"/>
        <w:rPr>
          <w:rFonts w:ascii="Times New Roman" w:hAnsi="Times New Roman" w:eastAsia="Times New Roman" w:cs="Times New Roman"/>
          <w:color w:val="000000"/>
          <w:lang w:val="sr-Cyrl-RS"/>
          <w:rPrChange w:id="3122" w:author="Milan Stojkov" w:date="2026-10-02T11:00:00Z">
            <w:rPr>
              <w:rFonts w:ascii="Times New Roman" w:hAnsi="Times New Roman" w:eastAsia="Times New Roman" w:cs="Times New Roman"/>
              <w:color w:val="000000"/>
            </w:rPr>
          </w:rPrChange>
        </w:rPr>
      </w:pPr>
      <w:bookmarkStart w:id="44" w:name="_Toc22262"/>
      <w:bookmarkStart w:id="45" w:name="_Toc19504"/>
      <w:r>
        <w:rPr>
          <w:rFonts w:ascii="Times New Roman" w:hAnsi="Times New Roman" w:eastAsia="Times New Roman" w:cs="Times New Roman"/>
          <w:color w:val="000000"/>
          <w:lang w:val="sr-Cyrl-RS"/>
          <w:rPrChange w:id="3123" w:author="Milan Stojkov" w:date="2026-10-02T11:00:00Z">
            <w:rPr>
              <w:rFonts w:ascii="Times New Roman" w:hAnsi="Times New Roman" w:eastAsia="Times New Roman" w:cs="Times New Roman"/>
              <w:color w:val="000000"/>
            </w:rPr>
          </w:rPrChange>
        </w:rPr>
        <w:t>4.2. Језгро</w:t>
      </w:r>
      <w:bookmarkEnd w:id="44"/>
      <w:bookmarkEnd w:id="45"/>
    </w:p>
    <w:p w14:paraId="556E4AB4">
      <w:pPr>
        <w:ind w:firstLine="360"/>
        <w:jc w:val="both"/>
        <w:rPr>
          <w:color w:val="000000"/>
          <w:sz w:val="22"/>
          <w:szCs w:val="22"/>
          <w:lang w:val="sr-Cyrl-RS"/>
          <w:rPrChange w:id="3124" w:author="Milan Stojkov" w:date="2026-10-02T11:00:00Z">
            <w:rPr>
              <w:color w:val="000000"/>
              <w:sz w:val="22"/>
              <w:szCs w:val="22"/>
            </w:rPr>
          </w:rPrChange>
        </w:rPr>
      </w:pPr>
      <w:r>
        <w:rPr>
          <w:color w:val="000000"/>
          <w:sz w:val="22"/>
          <w:szCs w:val="22"/>
          <w:lang w:val="sr-Cyrl-RS"/>
          <w:rPrChange w:id="3125" w:author="Milan Stojkov" w:date="2026-10-02T11:00:00Z">
            <w:rPr>
              <w:color w:val="000000"/>
              <w:sz w:val="22"/>
              <w:szCs w:val="22"/>
            </w:rPr>
          </w:rPrChange>
        </w:rPr>
        <w:t xml:space="preserve">Стање честитог чвора чине идентитет, локална вредност која се не мења током извршавања, тренутна процена, </w:t>
      </w:r>
      <w:r>
        <w:rPr>
          <w:i/>
          <w:iCs/>
          <w:color w:val="000000"/>
          <w:sz w:val="22"/>
          <w:szCs w:val="22"/>
          <w:lang w:val="sr-Cyrl-RS"/>
          <w:rPrChange w:id="3126" w:author="Milan Stojkov" w:date="2026-10-02T11:00:00Z">
            <w:rPr>
              <w:i/>
              <w:iCs/>
              <w:color w:val="000000"/>
              <w:sz w:val="22"/>
              <w:szCs w:val="22"/>
            </w:rPr>
          </w:rPrChange>
        </w:rPr>
        <w:t xml:space="preserve">peer set </w:t>
      </w:r>
      <w:r>
        <w:rPr>
          <w:color w:val="000000"/>
          <w:sz w:val="22"/>
          <w:szCs w:val="22"/>
          <w:lang w:val="sr-Cyrl-RS"/>
          <w:rPrChange w:id="3127" w:author="Milan Stojkov" w:date="2026-10-02T11:00:00Z">
            <w:rPr>
              <w:color w:val="000000"/>
              <w:sz w:val="22"/>
              <w:szCs w:val="22"/>
            </w:rPr>
          </w:rPrChange>
        </w:rPr>
        <w:t xml:space="preserve">ограничен параметром K и дневник посматрања о свим идентитетима које је чвор видео. Злонамерни учесници не поседују сопствено мерење. Они ослушкују честите учеснике и </w:t>
      </w:r>
      <w:ins w:id="3128" w:author="Milica Radić" w:date="2026-10-02T17:30:31Z">
        <w:r>
          <w:rPr>
            <w:rFonts w:hint="default"/>
            <w:color w:val="000000"/>
            <w:sz w:val="22"/>
            <w:szCs w:val="22"/>
            <w:lang w:val="sr-Cyrl-RS"/>
          </w:rPr>
          <w:t>на основу прикупљених информација</w:t>
        </w:r>
      </w:ins>
      <w:ins w:id="3129" w:author="Milica Radić" w:date="2026-10-02T17:30:32Z">
        <w:r>
          <w:rPr>
            <w:rFonts w:hint="default"/>
            <w:color w:val="000000"/>
            <w:sz w:val="22"/>
            <w:szCs w:val="22"/>
            <w:lang w:val="sr-Cyrl-RS"/>
          </w:rPr>
          <w:t xml:space="preserve"> </w:t>
        </w:r>
      </w:ins>
      <w:del w:id="3130" w:author="Milica Radić" w:date="2026-10-02T17:30:31Z">
        <w:r>
          <w:rPr>
            <w:color w:val="000000"/>
            <w:sz w:val="22"/>
            <w:szCs w:val="22"/>
            <w:lang w:val="sr-Cyrl-RS"/>
            <w:rPrChange w:id="3131" w:author="Milan Stojkov" w:date="2026-10-02T11:00:00Z">
              <w:rPr>
                <w:color w:val="000000"/>
                <w:sz w:val="22"/>
                <w:szCs w:val="22"/>
              </w:rPr>
            </w:rPrChange>
          </w:rPr>
          <w:delText>и</w:delText>
        </w:r>
      </w:del>
      <w:del w:id="3132" w:author="Milica Radić" w:date="2026-10-02T17:30:30Z">
        <w:r>
          <w:rPr>
            <w:color w:val="000000"/>
            <w:sz w:val="22"/>
            <w:szCs w:val="22"/>
            <w:lang w:val="sr-Cyrl-RS"/>
            <w:rPrChange w:id="3133" w:author="Milan Stojkov" w:date="2026-10-02T11:00:00Z">
              <w:rPr>
                <w:color w:val="000000"/>
                <w:sz w:val="22"/>
                <w:szCs w:val="22"/>
              </w:rPr>
            </w:rPrChange>
          </w:rPr>
          <w:delText>з</w:delText>
        </w:r>
      </w:del>
      <w:del w:id="3134" w:author="Milica Radić" w:date="2026-10-02T17:30:30Z">
        <w:r>
          <w:rPr>
            <w:color w:val="000000"/>
            <w:sz w:val="22"/>
            <w:szCs w:val="22"/>
            <w:lang w:val="sr-Cyrl-RS"/>
            <w:rPrChange w:id="3135" w:author="Milan Stojkov" w:date="2026-10-02T11:00:00Z">
              <w:rPr>
                <w:color w:val="000000"/>
                <w:sz w:val="22"/>
                <w:szCs w:val="22"/>
              </w:rPr>
            </w:rPrChange>
          </w:rPr>
          <w:delText xml:space="preserve"> </w:delText>
        </w:r>
      </w:del>
      <w:del w:id="3136" w:author="Milica Radić" w:date="2026-10-02T17:30:30Z">
        <w:commentRangeStart w:id="7"/>
        <w:r>
          <w:rPr>
            <w:color w:val="000000"/>
            <w:sz w:val="22"/>
            <w:szCs w:val="22"/>
            <w:lang w:val="sr-Cyrl-RS"/>
            <w:rPrChange w:id="3137" w:author="Milan Stojkov" w:date="2026-10-02T11:00:00Z">
              <w:rPr>
                <w:color w:val="000000"/>
                <w:sz w:val="22"/>
                <w:szCs w:val="22"/>
              </w:rPr>
            </w:rPrChange>
          </w:rPr>
          <w:delText>чутог</w:delText>
        </w:r>
        <w:commentRangeEnd w:id="7"/>
      </w:del>
      <w:del w:id="3138" w:author="Milica Radić" w:date="2026-10-02T17:30:30Z">
        <w:r>
          <w:rPr>
            <w:rStyle w:val="12"/>
            <w:color w:val="000000"/>
            <w:sz w:val="22"/>
            <w:szCs w:val="22"/>
            <w:lang w:val="sr-Cyrl-RS"/>
            <w:rPrChange w:id="3139" w:author="Milan Stojkov" w:date="2026-10-02T11:00:00Z">
              <w:rPr>
                <w:rStyle w:val="12"/>
                <w:color w:val="000000"/>
                <w:sz w:val="22"/>
                <w:szCs w:val="22"/>
              </w:rPr>
            </w:rPrChange>
          </w:rPr>
          <w:commentReference w:id="7"/>
        </w:r>
      </w:del>
      <w:del w:id="3141" w:author="Milica Radić" w:date="2026-10-02T17:30:30Z">
        <w:r>
          <w:rPr>
            <w:color w:val="000000"/>
            <w:sz w:val="22"/>
            <w:szCs w:val="22"/>
            <w:lang w:val="sr-Cyrl-RS"/>
            <w:rPrChange w:id="3142" w:author="Milan Stojkov" w:date="2026-10-02T11:00:00Z">
              <w:rPr>
                <w:color w:val="000000"/>
                <w:sz w:val="22"/>
                <w:szCs w:val="22"/>
              </w:rPr>
            </w:rPrChange>
          </w:rPr>
          <w:delText xml:space="preserve"> </w:delText>
        </w:r>
      </w:del>
      <w:r>
        <w:rPr>
          <w:color w:val="000000"/>
          <w:sz w:val="22"/>
          <w:szCs w:val="22"/>
          <w:lang w:val="sr-Cyrl-RS"/>
          <w:rPrChange w:id="3143" w:author="Milan Stojkov" w:date="2026-10-02T11:00:00Z">
            <w:rPr>
              <w:color w:val="000000"/>
              <w:sz w:val="22"/>
              <w:szCs w:val="22"/>
            </w:rPr>
          </w:rPrChange>
        </w:rPr>
        <w:t>изводе процену стања система. Вредност коју емитују одређује профил напада: од константе, преко вредности померене у односу на циљну, до случајне из задатог опсега.</w:t>
      </w:r>
    </w:p>
    <w:p w14:paraId="0334CBED">
      <w:pPr>
        <w:ind w:firstLine="360"/>
        <w:jc w:val="both"/>
        <w:rPr>
          <w:color w:val="000000"/>
          <w:sz w:val="22"/>
          <w:szCs w:val="22"/>
          <w:lang w:val="sr-Cyrl-RS"/>
          <w:rPrChange w:id="3144" w:author="Milan Stojkov" w:date="2026-10-02T11:00:00Z">
            <w:rPr>
              <w:color w:val="000000"/>
              <w:sz w:val="22"/>
              <w:szCs w:val="22"/>
            </w:rPr>
          </w:rPrChange>
        </w:rPr>
      </w:pPr>
      <w:r>
        <w:rPr>
          <w:color w:val="000000"/>
          <w:sz w:val="22"/>
          <w:szCs w:val="22"/>
          <w:lang w:val="sr-Cyrl-RS"/>
          <w:rPrChange w:id="3145" w:author="Milan Stojkov" w:date="2026-10-02T11:00:00Z">
            <w:rPr>
              <w:color w:val="000000"/>
              <w:sz w:val="22"/>
              <w:szCs w:val="22"/>
            </w:rPr>
          </w:rPrChange>
        </w:rPr>
        <w:t xml:space="preserve">Почетна топологија гради се као регуларан граф, у коме сваки чвор има једнак број суседа. Регуларност је услов тачности: уколико степени нису једнаки, чворови са више веза јаче утичу на резултат, па се консензус помера у односу на праву средњу вредност и када напада нема. Граф мора бити и повезан, а почетни </w:t>
      </w:r>
      <w:r>
        <w:rPr>
          <w:i/>
          <w:iCs/>
          <w:color w:val="000000"/>
          <w:sz w:val="22"/>
          <w:szCs w:val="22"/>
          <w:lang w:val="sr-Cyrl-RS"/>
          <w:rPrChange w:id="3146" w:author="Milan Stojkov" w:date="2026-10-02T11:00:00Z">
            <w:rPr>
              <w:i/>
              <w:iCs/>
              <w:color w:val="000000"/>
              <w:sz w:val="22"/>
              <w:szCs w:val="22"/>
            </w:rPr>
          </w:rPrChange>
        </w:rPr>
        <w:t>peer set</w:t>
      </w:r>
      <w:r>
        <w:rPr>
          <w:color w:val="000000"/>
          <w:sz w:val="22"/>
          <w:szCs w:val="22"/>
          <w:lang w:val="sr-Cyrl-RS"/>
          <w:rPrChange w:id="3147" w:author="Milan Stojkov" w:date="2026-10-02T11:00:00Z">
            <w:rPr>
              <w:color w:val="000000"/>
              <w:sz w:val="22"/>
              <w:szCs w:val="22"/>
            </w:rPr>
          </w:rPrChange>
        </w:rPr>
        <w:t>-ови поштују ограничење разноврсности из одељка 4.3, будући да механизам пријема проверава само нове кандидате.</w:t>
      </w:r>
    </w:p>
    <w:p w14:paraId="1B8006E9">
      <w:pPr>
        <w:ind w:firstLine="360"/>
        <w:jc w:val="both"/>
        <w:rPr>
          <w:color w:val="000000"/>
          <w:sz w:val="22"/>
          <w:szCs w:val="22"/>
          <w:lang w:val="sr-Cyrl-RS"/>
          <w:rPrChange w:id="3148" w:author="Milan Stojkov" w:date="2026-10-02T11:00:00Z">
            <w:rPr>
              <w:color w:val="000000"/>
              <w:sz w:val="22"/>
              <w:szCs w:val="22"/>
            </w:rPr>
          </w:rPrChange>
        </w:rPr>
      </w:pPr>
      <w:r>
        <w:rPr>
          <w:color w:val="000000"/>
          <w:sz w:val="22"/>
          <w:szCs w:val="22"/>
          <w:lang w:val="sr-Cyrl-RS"/>
          <w:rPrChange w:id="3149" w:author="Milan Stojkov" w:date="2026-10-02T11:00:00Z">
            <w:rPr>
              <w:color w:val="000000"/>
              <w:sz w:val="22"/>
              <w:szCs w:val="22"/>
            </w:rPr>
          </w:rPrChange>
        </w:rPr>
        <w:t xml:space="preserve">Рунда се одвија у следећим фазама: припрема стања, у којој делују напади који мењају стање пре размене; емитовање вредности; провера доступности суседа и преузимање њихових вредности; агрегација; и, тек на крају, откривање и пријем нових суседа. Два правила у том редоследу носе значење. Вредност коју чвор објављује утврђује се пре него што иједан чвор започне обраду, чиме резултат не зависи од редоследа обраде. Одржавање </w:t>
      </w:r>
      <w:r>
        <w:rPr>
          <w:i/>
          <w:iCs/>
          <w:color w:val="000000"/>
          <w:sz w:val="22"/>
          <w:szCs w:val="22"/>
          <w:lang w:val="sr-Cyrl-RS"/>
          <w:rPrChange w:id="3150" w:author="Milan Stojkov" w:date="2026-10-02T11:00:00Z">
            <w:rPr>
              <w:i/>
              <w:iCs/>
              <w:color w:val="000000"/>
              <w:sz w:val="22"/>
              <w:szCs w:val="22"/>
            </w:rPr>
          </w:rPrChange>
        </w:rPr>
        <w:t>peer set</w:t>
      </w:r>
      <w:r>
        <w:rPr>
          <w:color w:val="000000"/>
          <w:sz w:val="22"/>
          <w:szCs w:val="22"/>
          <w:lang w:val="sr-Cyrl-RS"/>
          <w:rPrChange w:id="3151" w:author="Milan Stojkov" w:date="2026-10-02T11:00:00Z">
            <w:rPr>
              <w:color w:val="000000"/>
              <w:sz w:val="22"/>
              <w:szCs w:val="22"/>
            </w:rPr>
          </w:rPrChange>
        </w:rPr>
        <w:t>-а следи тек након агрегације, чиме кандидат примљен у једној рунди учествује у размени тек у наредној.</w:t>
      </w:r>
    </w:p>
    <w:p w14:paraId="1995DAE3">
      <w:pPr>
        <w:pStyle w:val="3"/>
        <w:ind w:left="0" w:firstLine="0"/>
        <w:jc w:val="both"/>
        <w:rPr>
          <w:rFonts w:ascii="Times New Roman" w:hAnsi="Times New Roman" w:eastAsia="Times New Roman" w:cs="Times New Roman"/>
          <w:color w:val="000000"/>
          <w:lang w:val="sr-Cyrl-RS"/>
          <w:rPrChange w:id="3152" w:author="Milan Stojkov" w:date="2026-10-02T11:00:00Z">
            <w:rPr>
              <w:rFonts w:ascii="Times New Roman" w:hAnsi="Times New Roman" w:eastAsia="Times New Roman" w:cs="Times New Roman"/>
              <w:color w:val="000000"/>
            </w:rPr>
          </w:rPrChange>
        </w:rPr>
      </w:pPr>
      <w:bookmarkStart w:id="46" w:name="_Toc350"/>
      <w:bookmarkStart w:id="47" w:name="_Toc13587"/>
      <w:r>
        <w:rPr>
          <w:rFonts w:ascii="Times New Roman" w:hAnsi="Times New Roman" w:eastAsia="Times New Roman" w:cs="Times New Roman"/>
          <w:color w:val="000000"/>
          <w:lang w:val="sr-Cyrl-RS"/>
          <w:rPrChange w:id="3153" w:author="Milan Stojkov" w:date="2026-10-02T11:00:00Z">
            <w:rPr>
              <w:rFonts w:ascii="Times New Roman" w:hAnsi="Times New Roman" w:eastAsia="Times New Roman" w:cs="Times New Roman"/>
              <w:color w:val="000000"/>
            </w:rPr>
          </w:rPrChange>
        </w:rPr>
        <w:t>4.3. Слој идентитета</w:t>
      </w:r>
      <w:bookmarkEnd w:id="46"/>
      <w:bookmarkEnd w:id="47"/>
    </w:p>
    <w:p w14:paraId="24FAF076">
      <w:pPr>
        <w:ind w:firstLine="360"/>
        <w:jc w:val="both"/>
        <w:rPr>
          <w:color w:val="000000"/>
          <w:sz w:val="22"/>
          <w:szCs w:val="22"/>
          <w:lang w:val="sr-Cyrl-RS"/>
          <w:rPrChange w:id="3154" w:author="Milan Stojkov" w:date="2026-10-02T11:00:00Z">
            <w:rPr>
              <w:color w:val="000000"/>
              <w:sz w:val="22"/>
              <w:szCs w:val="22"/>
            </w:rPr>
          </w:rPrChange>
        </w:rPr>
      </w:pPr>
      <w:r>
        <w:rPr>
          <w:color w:val="000000"/>
          <w:sz w:val="22"/>
          <w:szCs w:val="22"/>
          <w:lang w:val="sr-Cyrl-RS"/>
          <w:rPrChange w:id="3155" w:author="Milan Stojkov" w:date="2026-10-02T11:00:00Z">
            <w:rPr>
              <w:color w:val="000000"/>
              <w:sz w:val="22"/>
              <w:szCs w:val="22"/>
            </w:rPr>
          </w:rPrChange>
        </w:rPr>
        <w:t>Слој идентитета (</w:t>
      </w:r>
      <w:ins w:id="3156" w:author="Milan Stojkov" w:date="2026-10-02T11:06:00Z">
        <w:r>
          <w:rPr>
            <w:color w:val="000000"/>
            <w:sz w:val="22"/>
            <w:szCs w:val="22"/>
            <w:lang w:val="sr-Cyrl-RS"/>
          </w:rPr>
          <w:t>енгл.</w:t>
        </w:r>
      </w:ins>
      <w:r>
        <w:rPr>
          <w:color w:val="000000"/>
          <w:sz w:val="22"/>
          <w:szCs w:val="22"/>
          <w:lang w:val="sr-Cyrl-RS"/>
          <w:rPrChange w:id="3157" w:author="Milan Stojkov" w:date="2026-10-02T11:00:00Z">
            <w:rPr>
              <w:color w:val="000000"/>
              <w:sz w:val="22"/>
              <w:szCs w:val="22"/>
            </w:rPr>
          </w:rPrChange>
        </w:rPr>
        <w:t xml:space="preserve"> </w:t>
      </w:r>
      <w:r>
        <w:rPr>
          <w:i/>
          <w:iCs/>
          <w:color w:val="000000"/>
          <w:sz w:val="22"/>
          <w:szCs w:val="22"/>
          <w:lang w:val="sr-Cyrl-RS"/>
          <w:rPrChange w:id="3158" w:author="Milan Stojkov" w:date="2026-10-02T11:00:00Z">
            <w:rPr>
              <w:i/>
              <w:iCs/>
              <w:color w:val="000000"/>
              <w:sz w:val="22"/>
              <w:szCs w:val="22"/>
            </w:rPr>
          </w:rPrChange>
        </w:rPr>
        <w:t>identity layer</w:t>
      </w:r>
      <w:r>
        <w:rPr>
          <w:color w:val="000000"/>
          <w:sz w:val="22"/>
          <w:szCs w:val="22"/>
          <w:lang w:val="sr-Cyrl-RS"/>
          <w:rPrChange w:id="3159" w:author="Milan Stojkov" w:date="2026-10-02T11:00:00Z">
            <w:rPr>
              <w:color w:val="000000"/>
              <w:sz w:val="22"/>
              <w:szCs w:val="22"/>
            </w:rPr>
          </w:rPrChange>
        </w:rPr>
        <w:t xml:space="preserve">) одређује који ће учесници бити узети у разматрање као суседи. Учесници који прођу овај слој још увек не учествују у размени вредности нити у прорачуну; циљ је да нападачеви идентитети уопште не буду узети у разматрање. </w:t>
      </w:r>
    </w:p>
    <w:p w14:paraId="49E7A8F9">
      <w:pPr>
        <w:ind w:firstLine="360"/>
        <w:jc w:val="both"/>
        <w:rPr>
          <w:color w:val="000000"/>
          <w:sz w:val="22"/>
          <w:szCs w:val="22"/>
          <w:lang w:val="sr-Cyrl-RS"/>
          <w:rPrChange w:id="3160" w:author="Milan Stojkov" w:date="2026-10-02T11:00:00Z">
            <w:rPr>
              <w:color w:val="000000"/>
              <w:sz w:val="22"/>
              <w:szCs w:val="22"/>
            </w:rPr>
          </w:rPrChange>
        </w:rPr>
      </w:pPr>
      <w:r>
        <w:rPr>
          <w:color w:val="000000"/>
          <w:sz w:val="22"/>
          <w:szCs w:val="22"/>
          <w:lang w:val="sr-Cyrl-RS"/>
          <w:rPrChange w:id="3161" w:author="Milan Stojkov" w:date="2026-10-02T11:00:00Z">
            <w:rPr>
              <w:color w:val="000000"/>
              <w:sz w:val="22"/>
              <w:szCs w:val="22"/>
            </w:rPr>
          </w:rPrChange>
        </w:rPr>
        <w:t xml:space="preserve">Систем нема поуздан начин да разликује велики број легитимних нових учесника од великог броја идентитета које контролише исти нападач. Без централизоване верификације, једино што чвор може јесте да новом идентитету наметне цену, одложи његов улазак и оцени га на основу посматраног понашања. Ниједан од тих механизама не спречава </w:t>
      </w:r>
      <w:r>
        <w:rPr>
          <w:i/>
          <w:iCs/>
          <w:color w:val="000000"/>
          <w:sz w:val="22"/>
          <w:szCs w:val="22"/>
          <w:lang w:val="sr-Cyrl-RS"/>
          <w:rPrChange w:id="3162" w:author="Milan Stojkov" w:date="2026-10-02T11:00:00Z">
            <w:rPr>
              <w:i/>
              <w:iCs/>
              <w:color w:val="000000"/>
              <w:sz w:val="22"/>
              <w:szCs w:val="22"/>
            </w:rPr>
          </w:rPrChange>
        </w:rPr>
        <w:t xml:space="preserve">Sybil </w:t>
      </w:r>
      <w:r>
        <w:rPr>
          <w:color w:val="000000"/>
          <w:sz w:val="22"/>
          <w:szCs w:val="22"/>
          <w:lang w:val="sr-Cyrl-RS"/>
          <w:rPrChange w:id="3163" w:author="Milan Stojkov" w:date="2026-10-02T11:00:00Z">
            <w:rPr>
              <w:color w:val="000000"/>
              <w:sz w:val="22"/>
              <w:szCs w:val="22"/>
            </w:rPr>
          </w:rPrChange>
        </w:rPr>
        <w:t xml:space="preserve">напад у потпуности; сваки га чини скупљим и споријим. </w:t>
      </w:r>
    </w:p>
    <w:p w14:paraId="574A2495">
      <w:pPr>
        <w:ind w:firstLine="360"/>
        <w:jc w:val="both"/>
        <w:rPr>
          <w:color w:val="000000"/>
          <w:sz w:val="22"/>
          <w:szCs w:val="22"/>
          <w:lang w:val="sr-Cyrl-RS"/>
          <w:rPrChange w:id="3164" w:author="Milan Stojkov" w:date="2026-10-02T11:00:00Z">
            <w:rPr>
              <w:color w:val="000000"/>
              <w:sz w:val="22"/>
              <w:szCs w:val="22"/>
            </w:rPr>
          </w:rPrChange>
        </w:rPr>
      </w:pPr>
      <w:r>
        <w:rPr>
          <w:color w:val="000000"/>
          <w:sz w:val="22"/>
          <w:szCs w:val="22"/>
          <w:lang w:val="sr-Cyrl-RS"/>
          <w:rPrChange w:id="3165" w:author="Milan Stojkov" w:date="2026-10-02T11:00:00Z">
            <w:rPr>
              <w:color w:val="000000"/>
              <w:sz w:val="22"/>
              <w:szCs w:val="22"/>
            </w:rPr>
          </w:rPrChange>
        </w:rPr>
        <w:t xml:space="preserve">Слој се састоји од четири механизма. Први намеће цену стварања идентитета, други одлаже његов улазак, трећи га оцењује на основу историје, а четврти ограничава концентрацију сродних идентитета у истом </w:t>
      </w:r>
      <w:r>
        <w:rPr>
          <w:i/>
          <w:iCs/>
          <w:color w:val="000000"/>
          <w:sz w:val="22"/>
          <w:szCs w:val="22"/>
          <w:lang w:val="sr-Cyrl-RS"/>
          <w:rPrChange w:id="3166" w:author="Milan Stojkov" w:date="2026-10-02T11:00:00Z">
            <w:rPr>
              <w:i/>
              <w:iCs/>
              <w:color w:val="000000"/>
              <w:sz w:val="22"/>
              <w:szCs w:val="22"/>
            </w:rPr>
          </w:rPrChange>
        </w:rPr>
        <w:t>peer se</w:t>
      </w:r>
      <w:r>
        <w:rPr>
          <w:color w:val="000000"/>
          <w:sz w:val="22"/>
          <w:szCs w:val="22"/>
          <w:lang w:val="sr-Cyrl-RS"/>
          <w:rPrChange w:id="3167" w:author="Milan Stojkov" w:date="2026-10-02T11:00:00Z">
            <w:rPr>
              <w:color w:val="000000"/>
              <w:sz w:val="22"/>
              <w:szCs w:val="22"/>
            </w:rPr>
          </w:rPrChange>
        </w:rPr>
        <w:t xml:space="preserve">t-у. </w:t>
      </w:r>
    </w:p>
    <w:p w14:paraId="526A56F2">
      <w:pPr>
        <w:pStyle w:val="4"/>
        <w:rPr>
          <w:color w:val="000000"/>
          <w:lang w:val="sr-Cyrl-RS"/>
          <w:rPrChange w:id="3168" w:author="Milan Stojkov" w:date="2026-10-02T11:00:00Z">
            <w:rPr>
              <w:color w:val="000000"/>
            </w:rPr>
          </w:rPrChange>
        </w:rPr>
      </w:pPr>
      <w:bookmarkStart w:id="48" w:name="_Toc22034"/>
      <w:bookmarkStart w:id="49" w:name="_Toc26387"/>
      <w:r>
        <w:rPr>
          <w:color w:val="000000"/>
          <w:lang w:val="sr-Cyrl-RS"/>
          <w:rPrChange w:id="3169" w:author="Milan Stojkov" w:date="2026-10-02T11:00:00Z">
            <w:rPr>
              <w:color w:val="000000"/>
            </w:rPr>
          </w:rPrChange>
        </w:rPr>
        <w:t xml:space="preserve">4.3.1. </w:t>
      </w:r>
      <w:r>
        <w:rPr>
          <w:i/>
          <w:iCs/>
          <w:color w:val="000000"/>
          <w:lang w:val="sr-Cyrl-RS"/>
          <w:rPrChange w:id="3170" w:author="Milan Stojkov" w:date="2026-10-02T11:00:00Z">
            <w:rPr>
              <w:i/>
              <w:iCs/>
              <w:color w:val="000000"/>
            </w:rPr>
          </w:rPrChange>
        </w:rPr>
        <w:t>Proof-of-work</w:t>
      </w:r>
      <w:bookmarkEnd w:id="48"/>
      <w:bookmarkEnd w:id="49"/>
    </w:p>
    <w:p w14:paraId="5496748E">
      <w:pPr>
        <w:widowControl w:val="0"/>
        <w:ind w:firstLine="360"/>
        <w:jc w:val="both"/>
        <w:rPr>
          <w:color w:val="000000"/>
          <w:sz w:val="22"/>
          <w:szCs w:val="22"/>
          <w:lang w:val="sr-Cyrl-RS"/>
          <w:rPrChange w:id="3171" w:author="Milan Stojkov" w:date="2026-10-02T11:00:00Z">
            <w:rPr>
              <w:color w:val="000000"/>
              <w:sz w:val="22"/>
              <w:szCs w:val="22"/>
            </w:rPr>
          </w:rPrChange>
        </w:rPr>
      </w:pPr>
      <w:r>
        <w:rPr>
          <w:color w:val="000000"/>
          <w:sz w:val="22"/>
          <w:szCs w:val="22"/>
          <w:lang w:val="sr-Cyrl-RS"/>
          <w:rPrChange w:id="3172" w:author="Milan Stojkov" w:date="2026-10-02T11:00:00Z">
            <w:rPr>
              <w:color w:val="000000"/>
              <w:sz w:val="22"/>
              <w:szCs w:val="22"/>
            </w:rPr>
          </w:rPrChange>
        </w:rPr>
        <w:t xml:space="preserve">Сваки идентитет мора да поседује доказ о утрошеном рачунарском ресурсу. Доказ се састоји од вредности која, заједно са ознаком идентитета, даје хеш са задатим бројем водећих нула. Проналажење такве вредности захтева поновљено рачунање, док је провера тривијална. </w:t>
      </w:r>
    </w:p>
    <w:p w14:paraId="2B0241FB">
      <w:pPr>
        <w:widowControl w:val="0"/>
        <w:ind w:firstLine="360"/>
        <w:jc w:val="both"/>
        <w:rPr>
          <w:color w:val="000000"/>
          <w:sz w:val="22"/>
          <w:szCs w:val="22"/>
          <w:lang w:val="sr-Cyrl-RS"/>
          <w:rPrChange w:id="3173" w:author="Milan Stojkov" w:date="2026-10-02T11:00:00Z">
            <w:rPr>
              <w:color w:val="000000"/>
              <w:sz w:val="22"/>
              <w:szCs w:val="22"/>
            </w:rPr>
          </w:rPrChange>
        </w:rPr>
      </w:pPr>
      <w:r>
        <w:rPr>
          <w:color w:val="000000"/>
          <w:sz w:val="22"/>
          <w:szCs w:val="22"/>
          <w:lang w:val="sr-Cyrl-RS"/>
          <w:rPrChange w:id="3174" w:author="Milan Stojkov" w:date="2026-10-02T11:00:00Z">
            <w:rPr>
              <w:color w:val="000000"/>
              <w:sz w:val="22"/>
              <w:szCs w:val="22"/>
            </w:rPr>
          </w:rPrChange>
        </w:rPr>
        <w:t xml:space="preserve">Тежина је намерно ниска: циљ је да легитиман учесник идентитет створи готово тренутно, а да поступак пријема остане практичан. Трошак постаје значајан тек при масовном стварању идентитета, што нападачу отежава </w:t>
      </w:r>
      <w:r>
        <w:rPr>
          <w:i/>
          <w:iCs/>
          <w:color w:val="000000"/>
          <w:sz w:val="22"/>
          <w:szCs w:val="22"/>
          <w:lang w:val="sr-Cyrl-RS"/>
          <w:rPrChange w:id="3175" w:author="Milan Stojkov" w:date="2026-10-02T11:00:00Z">
            <w:rPr>
              <w:i/>
              <w:iCs/>
              <w:color w:val="000000"/>
              <w:sz w:val="22"/>
              <w:szCs w:val="22"/>
            </w:rPr>
          </w:rPrChange>
        </w:rPr>
        <w:t xml:space="preserve">Sybil </w:t>
      </w:r>
      <w:r>
        <w:rPr>
          <w:color w:val="000000"/>
          <w:sz w:val="22"/>
          <w:szCs w:val="22"/>
          <w:lang w:val="sr-Cyrl-RS"/>
          <w:rPrChange w:id="3176" w:author="Milan Stojkov" w:date="2026-10-02T11:00:00Z">
            <w:rPr>
              <w:color w:val="000000"/>
              <w:sz w:val="22"/>
              <w:szCs w:val="22"/>
            </w:rPr>
          </w:rPrChange>
        </w:rPr>
        <w:t xml:space="preserve">напад. </w:t>
      </w:r>
    </w:p>
    <w:p w14:paraId="10A9FE39">
      <w:pPr>
        <w:widowControl w:val="0"/>
        <w:ind w:firstLine="360"/>
        <w:jc w:val="both"/>
        <w:rPr>
          <w:color w:val="000000"/>
          <w:sz w:val="22"/>
          <w:szCs w:val="22"/>
          <w:lang w:val="sr-Cyrl-RS"/>
          <w:rPrChange w:id="3177" w:author="Milan Stojkov" w:date="2026-10-02T11:00:00Z">
            <w:rPr>
              <w:color w:val="000000"/>
              <w:sz w:val="22"/>
              <w:szCs w:val="22"/>
            </w:rPr>
          </w:rPrChange>
        </w:rPr>
      </w:pPr>
      <w:r>
        <w:rPr>
          <w:color w:val="000000"/>
          <w:sz w:val="22"/>
          <w:szCs w:val="22"/>
          <w:lang w:val="sr-Cyrl-RS"/>
          <w:rPrChange w:id="3178" w:author="Milan Stojkov" w:date="2026-10-02T11:00:00Z">
            <w:rPr>
              <w:color w:val="000000"/>
              <w:sz w:val="22"/>
              <w:szCs w:val="22"/>
            </w:rPr>
          </w:rPrChange>
        </w:rPr>
        <w:t xml:space="preserve">Улога овог механизма стога није филтрирање у поступку пријема, будући да сваки исправно формиран идентитет доказ поседује. Његова сврха је да цену стварања идентитета учини сразмерном њиховом броју: нападач који жели да располаже стотином идентитета мора стотину пута да плати исти трошак. </w:t>
      </w:r>
    </w:p>
    <w:p w14:paraId="648A817C">
      <w:pPr>
        <w:widowControl w:val="0"/>
        <w:ind w:firstLine="360"/>
        <w:jc w:val="both"/>
        <w:rPr>
          <w:color w:val="000000"/>
          <w:sz w:val="22"/>
          <w:szCs w:val="22"/>
          <w:lang w:val="sr-Cyrl-RS"/>
          <w:rPrChange w:id="3179" w:author="Milan Stojkov" w:date="2026-10-02T11:00:00Z">
            <w:rPr>
              <w:color w:val="000000"/>
              <w:sz w:val="22"/>
              <w:szCs w:val="22"/>
            </w:rPr>
          </w:rPrChange>
        </w:rPr>
      </w:pPr>
      <w:r>
        <w:rPr>
          <w:color w:val="000000"/>
          <w:sz w:val="22"/>
          <w:szCs w:val="22"/>
          <w:lang w:val="sr-Cyrl-RS"/>
          <w:rPrChange w:id="3180" w:author="Milan Stojkov" w:date="2026-10-02T11:00:00Z">
            <w:rPr>
              <w:color w:val="000000"/>
              <w:sz w:val="22"/>
              <w:szCs w:val="22"/>
            </w:rPr>
          </w:rPrChange>
        </w:rPr>
        <w:t xml:space="preserve">Пошто доказ сам по себи не спречава улазак, примењује се заједно са одлагањем пријема и оценом идентитета, описаним у наставку. </w:t>
      </w:r>
    </w:p>
    <w:p w14:paraId="30965567">
      <w:pPr>
        <w:pStyle w:val="4"/>
        <w:rPr>
          <w:color w:val="000000"/>
          <w:lang w:val="sr-Cyrl-RS"/>
          <w:rPrChange w:id="3181" w:author="Milan Stojkov" w:date="2026-10-02T11:00:00Z">
            <w:rPr>
              <w:color w:val="000000"/>
            </w:rPr>
          </w:rPrChange>
        </w:rPr>
      </w:pPr>
      <w:bookmarkStart w:id="50" w:name="_Toc3808"/>
      <w:bookmarkStart w:id="51" w:name="_Toc25739"/>
      <w:r>
        <w:rPr>
          <w:color w:val="000000"/>
          <w:lang w:val="sr-Cyrl-RS"/>
          <w:rPrChange w:id="3182" w:author="Milan Stojkov" w:date="2026-10-02T11:00:00Z">
            <w:rPr>
              <w:color w:val="000000"/>
            </w:rPr>
          </w:rPrChange>
        </w:rPr>
        <w:t>4.3.2. Праћење старости</w:t>
      </w:r>
      <w:bookmarkEnd w:id="50"/>
      <w:bookmarkEnd w:id="51"/>
    </w:p>
    <w:p w14:paraId="125724B7">
      <w:pPr>
        <w:widowControl w:val="0"/>
        <w:ind w:firstLine="360"/>
        <w:jc w:val="both"/>
        <w:rPr>
          <w:color w:val="000000"/>
          <w:sz w:val="22"/>
          <w:szCs w:val="22"/>
          <w:lang w:val="sr-Cyrl-RS"/>
          <w:rPrChange w:id="3183" w:author="Milan Stojkov" w:date="2026-10-02T11:00:00Z">
            <w:rPr>
              <w:color w:val="000000"/>
              <w:sz w:val="22"/>
              <w:szCs w:val="22"/>
            </w:rPr>
          </w:rPrChange>
        </w:rPr>
      </w:pPr>
      <w:r>
        <w:rPr>
          <w:color w:val="000000"/>
          <w:sz w:val="22"/>
          <w:szCs w:val="22"/>
          <w:lang w:val="sr-Cyrl-RS"/>
          <w:rPrChange w:id="3184" w:author="Milan Stojkov" w:date="2026-10-02T11:00:00Z">
            <w:rPr>
              <w:color w:val="000000"/>
              <w:sz w:val="22"/>
              <w:szCs w:val="22"/>
            </w:rPr>
          </w:rPrChange>
        </w:rPr>
        <w:t>За сваки идентитет који је видео, чвор води дневник посматрања (</w:t>
      </w:r>
      <w:ins w:id="3185" w:author="Milan Stojkov" w:date="2026-10-02T11:06:00Z">
        <w:r>
          <w:rPr>
            <w:color w:val="000000"/>
            <w:sz w:val="22"/>
            <w:szCs w:val="22"/>
            <w:lang w:val="sr-Cyrl-RS"/>
          </w:rPr>
          <w:t>енгл.</w:t>
        </w:r>
      </w:ins>
      <w:r>
        <w:rPr>
          <w:i/>
          <w:iCs/>
          <w:color w:val="000000"/>
          <w:sz w:val="22"/>
          <w:szCs w:val="22"/>
          <w:lang w:val="sr-Cyrl-RS"/>
          <w:rPrChange w:id="3186" w:author="Milan Stojkov" w:date="2026-10-02T11:00:00Z">
            <w:rPr>
              <w:i/>
              <w:iCs/>
              <w:color w:val="000000"/>
              <w:sz w:val="22"/>
              <w:szCs w:val="22"/>
            </w:rPr>
          </w:rPrChange>
        </w:rPr>
        <w:t xml:space="preserve"> оbservations</w:t>
      </w:r>
      <w:r>
        <w:rPr>
          <w:color w:val="000000"/>
          <w:sz w:val="22"/>
          <w:szCs w:val="22"/>
          <w:lang w:val="sr-Cyrl-RS"/>
          <w:rPrChange w:id="3187" w:author="Milan Stojkov" w:date="2026-10-02T11:00:00Z">
            <w:rPr>
              <w:color w:val="000000"/>
              <w:sz w:val="22"/>
              <w:szCs w:val="22"/>
            </w:rPr>
          </w:rPrChange>
        </w:rPr>
        <w:t xml:space="preserve">). Дневник садржи тренутак првог виђења, тренутак последње активности, број успешних размена, број изостанака при провери доступности и број уклањања из </w:t>
      </w:r>
      <w:r>
        <w:rPr>
          <w:i/>
          <w:iCs/>
          <w:color w:val="000000"/>
          <w:sz w:val="22"/>
          <w:szCs w:val="22"/>
          <w:lang w:val="sr-Cyrl-RS"/>
          <w:rPrChange w:id="3188" w:author="Milan Stojkov" w:date="2026-10-02T11:00:00Z">
            <w:rPr>
              <w:i/>
              <w:iCs/>
              <w:color w:val="000000"/>
              <w:sz w:val="22"/>
              <w:szCs w:val="22"/>
            </w:rPr>
          </w:rPrChange>
        </w:rPr>
        <w:t>peer se</w:t>
      </w:r>
      <w:r>
        <w:rPr>
          <w:color w:val="000000"/>
          <w:sz w:val="22"/>
          <w:szCs w:val="22"/>
          <w:lang w:val="sr-Cyrl-RS"/>
          <w:rPrChange w:id="3189" w:author="Milan Stojkov" w:date="2026-10-02T11:00:00Z">
            <w:rPr>
              <w:color w:val="000000"/>
              <w:sz w:val="22"/>
              <w:szCs w:val="22"/>
            </w:rPr>
          </w:rPrChange>
        </w:rPr>
        <w:t xml:space="preserve">t-а. </w:t>
      </w:r>
    </w:p>
    <w:p w14:paraId="34284138">
      <w:pPr>
        <w:widowControl w:val="0"/>
        <w:ind w:firstLine="360"/>
        <w:jc w:val="both"/>
        <w:rPr>
          <w:color w:val="000000"/>
          <w:sz w:val="22"/>
          <w:szCs w:val="22"/>
          <w:lang w:val="sr-Cyrl-RS"/>
          <w:rPrChange w:id="3190" w:author="Milan Stojkov" w:date="2026-10-02T11:00:00Z">
            <w:rPr>
              <w:color w:val="000000"/>
              <w:sz w:val="22"/>
              <w:szCs w:val="22"/>
            </w:rPr>
          </w:rPrChange>
        </w:rPr>
      </w:pPr>
      <w:r>
        <w:rPr>
          <w:color w:val="000000"/>
          <w:sz w:val="22"/>
          <w:szCs w:val="22"/>
          <w:lang w:val="sr-Cyrl-RS"/>
          <w:rPrChange w:id="3191" w:author="Milan Stojkov" w:date="2026-10-02T11:00:00Z">
            <w:rPr>
              <w:color w:val="000000"/>
              <w:sz w:val="22"/>
              <w:szCs w:val="22"/>
            </w:rPr>
          </w:rPrChange>
        </w:rPr>
        <w:t xml:space="preserve">Старост идентитета рачуна се од тренутка првог виђења код тог чвора. Идентитет који није посматран довољно дуго не може бити примљен у </w:t>
      </w:r>
      <w:r>
        <w:rPr>
          <w:i/>
          <w:iCs/>
          <w:color w:val="000000"/>
          <w:sz w:val="22"/>
          <w:szCs w:val="22"/>
          <w:lang w:val="sr-Cyrl-RS"/>
          <w:rPrChange w:id="3192" w:author="Milan Stojkov" w:date="2026-10-02T11:00:00Z">
            <w:rPr>
              <w:i/>
              <w:iCs/>
              <w:color w:val="000000"/>
              <w:sz w:val="22"/>
              <w:szCs w:val="22"/>
            </w:rPr>
          </w:rPrChange>
        </w:rPr>
        <w:t>peer set</w:t>
      </w:r>
      <w:r>
        <w:rPr>
          <w:color w:val="000000"/>
          <w:sz w:val="22"/>
          <w:szCs w:val="22"/>
          <w:lang w:val="sr-Cyrl-RS"/>
          <w:rPrChange w:id="3193" w:author="Milan Stojkov" w:date="2026-10-02T11:00:00Z">
            <w:rPr>
              <w:color w:val="000000"/>
              <w:sz w:val="22"/>
              <w:szCs w:val="22"/>
            </w:rPr>
          </w:rPrChange>
        </w:rPr>
        <w:t xml:space="preserve">, чиме се спречава истовремено убацивање великог броја нових идентитета. </w:t>
      </w:r>
    </w:p>
    <w:p w14:paraId="075AD8CA">
      <w:pPr>
        <w:widowControl w:val="0"/>
        <w:ind w:firstLine="360"/>
        <w:jc w:val="both"/>
        <w:rPr>
          <w:color w:val="000000"/>
          <w:sz w:val="22"/>
          <w:szCs w:val="22"/>
          <w:lang w:val="sr-Cyrl-RS"/>
          <w:rPrChange w:id="3194" w:author="Milan Stojkov" w:date="2026-10-02T11:00:00Z">
            <w:rPr>
              <w:color w:val="000000"/>
              <w:sz w:val="22"/>
              <w:szCs w:val="22"/>
            </w:rPr>
          </w:rPrChange>
        </w:rPr>
      </w:pPr>
      <w:r>
        <w:rPr>
          <w:color w:val="000000"/>
          <w:sz w:val="22"/>
          <w:szCs w:val="22"/>
          <w:lang w:val="sr-Cyrl-RS"/>
          <w:rPrChange w:id="3195" w:author="Milan Stojkov" w:date="2026-10-02T11:00:00Z">
            <w:rPr>
              <w:color w:val="000000"/>
              <w:sz w:val="22"/>
              <w:szCs w:val="22"/>
            </w:rPr>
          </w:rPrChange>
        </w:rPr>
        <w:t xml:space="preserve">Дневник је локалан и није дељен међу чворовима. Исти идентитет може имати различиту старост код различитих чворова, зависно од тога када га је који први пут видео. Последица је да пријем код једног чвора не олакшава пријем код осталих: нападач мора да сазрева код сваког чвора понаособ. </w:t>
      </w:r>
    </w:p>
    <w:p w14:paraId="433B6FE2">
      <w:pPr>
        <w:pStyle w:val="4"/>
        <w:rPr>
          <w:color w:val="000000"/>
          <w:lang w:val="sr-Cyrl-RS"/>
          <w:rPrChange w:id="3196" w:author="Milan Stojkov" w:date="2026-10-02T11:00:00Z">
            <w:rPr>
              <w:color w:val="000000"/>
            </w:rPr>
          </w:rPrChange>
        </w:rPr>
      </w:pPr>
      <w:bookmarkStart w:id="52" w:name="_Toc26538"/>
      <w:bookmarkStart w:id="53" w:name="_Toc25959"/>
      <w:r>
        <w:rPr>
          <w:color w:val="000000"/>
          <w:lang w:val="sr-Cyrl-RS"/>
          <w:rPrChange w:id="3197" w:author="Milan Stojkov" w:date="2026-10-02T11:00:00Z">
            <w:rPr>
              <w:color w:val="000000"/>
            </w:rPr>
          </w:rPrChange>
        </w:rPr>
        <w:t>4.3.3. Оцена идентитета</w:t>
      </w:r>
      <w:bookmarkEnd w:id="52"/>
      <w:bookmarkEnd w:id="53"/>
    </w:p>
    <w:p w14:paraId="5A401B46">
      <w:pPr>
        <w:widowControl w:val="0"/>
        <w:ind w:firstLine="360"/>
        <w:jc w:val="both"/>
        <w:rPr>
          <w:color w:val="000000"/>
          <w:sz w:val="22"/>
          <w:szCs w:val="22"/>
          <w:lang w:val="sr-Cyrl-RS"/>
          <w:rPrChange w:id="3198" w:author="Milan Stojkov" w:date="2026-10-02T11:00:00Z">
            <w:rPr>
              <w:color w:val="000000"/>
              <w:sz w:val="22"/>
              <w:szCs w:val="22"/>
            </w:rPr>
          </w:rPrChange>
        </w:rPr>
      </w:pPr>
      <w:r>
        <w:rPr>
          <w:color w:val="000000"/>
          <w:sz w:val="22"/>
          <w:szCs w:val="22"/>
          <w:lang w:val="sr-Cyrl-RS"/>
          <w:rPrChange w:id="3199" w:author="Milan Stojkov" w:date="2026-10-02T11:00:00Z">
            <w:rPr>
              <w:color w:val="000000"/>
              <w:sz w:val="22"/>
              <w:szCs w:val="22"/>
            </w:rPr>
          </w:rPrChange>
        </w:rPr>
        <w:t>Оцена сажима садржај дневника у једну вредност, на основу које се доноси одлука о пријему и о уклањању. Чине је три равноправне компоненте - нормализована старост, нормализован број успешних размена и постојање важећег доказа:</w:t>
      </w:r>
    </w:p>
    <w:p w14:paraId="68633507">
      <w:pPr>
        <w:jc w:val="center"/>
        <w:rPr>
          <w:rFonts w:ascii="Cambria Math" w:hAnsi="Cambria Math" w:eastAsia="Cambria Math" w:cs="Cambria Math"/>
          <w:color w:val="000000"/>
          <w:sz w:val="22"/>
          <w:szCs w:val="22"/>
          <w:lang w:val="sr-Cyrl-RS"/>
          <w:rPrChange w:id="3200" w:author="Milan Stojkov" w:date="2026-10-02T11:00:00Z">
            <w:rPr>
              <w:rFonts w:ascii="Cambria Math" w:hAnsi="Cambria Math" w:eastAsia="Cambria Math" w:cs="Cambria Math"/>
              <w:color w:val="000000"/>
              <w:sz w:val="22"/>
              <w:szCs w:val="22"/>
            </w:rPr>
          </w:rPrChange>
        </w:rPr>
      </w:pPr>
      <m:oMathPara>
        <m:oMath>
          <m:r>
            <m:rPr/>
            <w:rPr>
              <w:rFonts w:ascii="Cambria Math" w:hAnsi="Cambria Math" w:eastAsia="Cambria Math" w:cs="Cambria Math"/>
              <w:color w:val="000000"/>
              <w:sz w:val="22"/>
              <w:szCs w:val="22"/>
              <w:lang w:val="sr-Cyrl-RS"/>
              <w:rPrChange w:id="3201" w:author="Milan Stojkov" w:date="2026-10-02T11:00:00Z">
                <w:rPr>
                  <w:rFonts w:ascii="Cambria Math" w:hAnsi="Cambria Math" w:eastAsia="Cambria Math" w:cs="Cambria Math"/>
                  <w:color w:val="000000"/>
                  <w:sz w:val="22"/>
                  <w:szCs w:val="22"/>
                </w:rPr>
              </w:rPrChange>
            </w:rPr>
            <m:t xml:space="preserve">score = </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3202" w:author="Milan Stojkov" w:date="2026-10-02T11:00:00Z">
                    <w:rPr>
                      <w:rFonts w:ascii="Cambria Math" w:hAnsi="Cambria Math" w:eastAsia="Cambria Math" w:cs="Cambria Math"/>
                      <w:color w:val="000000"/>
                      <w:sz w:val="22"/>
                      <w:szCs w:val="22"/>
                    </w:rPr>
                  </w:rPrChange>
                </w:rPr>
                <m:t>1</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3203" w:author="Milan Stojkov" w:date="2026-10-02T11:00:00Z">
                    <w:rPr>
                      <w:rFonts w:ascii="Cambria Math" w:hAnsi="Cambria Math" w:eastAsia="Cambria Math" w:cs="Cambria Math"/>
                      <w:color w:val="000000"/>
                      <w:sz w:val="22"/>
                      <w:szCs w:val="22"/>
                    </w:rPr>
                  </w:rPrChange>
                </w:rPr>
                <m:t>3</m:t>
              </m:r>
              <m:ctrlPr>
                <w:rPr>
                  <w:rFonts w:ascii="Cambria Math" w:hAnsi="Cambria Math" w:eastAsia="Cambria Math" w:cs="Cambria Math"/>
                  <w:color w:val="000000"/>
                  <w:sz w:val="22"/>
                  <w:szCs w:val="22"/>
                  <w:lang w:val="sr-Cyrl-RS"/>
                </w:rPr>
              </m:ctrlPr>
            </m:den>
          </m:f>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3204" w:author="Milan Stojkov" w:date="2026-10-02T11:00:00Z">
                    <w:rPr>
                      <w:rFonts w:ascii="Cambria Math" w:hAnsi="Cambria Math" w:eastAsia="Cambria Math" w:cs="Cambria Math"/>
                      <w:color w:val="000000"/>
                      <w:sz w:val="22"/>
                      <w:szCs w:val="22"/>
                    </w:rPr>
                  </w:rPrChange>
                </w:rPr>
                <m:t>age</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3205" w:author="Milan Stojkov" w:date="2026-10-02T11:00:00Z">
                    <w:rPr>
                      <w:rFonts w:ascii="Cambria Math" w:hAnsi="Cambria Math" w:eastAsia="Cambria Math" w:cs="Cambria Math"/>
                      <w:color w:val="000000"/>
                      <w:sz w:val="22"/>
                      <w:szCs w:val="22"/>
                    </w:rPr>
                  </w:rPrChange>
                </w:rPr>
                <m:t>norm</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3206" w:author="Milan Stojkov" w:date="2026-10-02T11:00:00Z">
                <w:rPr>
                  <w:rFonts w:ascii="Cambria Math" w:hAnsi="Cambria Math" w:eastAsia="Cambria Math" w:cs="Cambria Math"/>
                  <w:color w:val="000000"/>
                  <w:sz w:val="22"/>
                  <w:szCs w:val="22"/>
                </w:rPr>
              </w:rPrChange>
            </w:rPr>
            <m:t>+</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3207" w:author="Milan Stojkov" w:date="2026-10-02T11:00:00Z">
                    <w:rPr>
                      <w:rFonts w:ascii="Cambria Math" w:hAnsi="Cambria Math" w:eastAsia="Cambria Math" w:cs="Cambria Math"/>
                      <w:color w:val="000000"/>
                      <w:sz w:val="22"/>
                      <w:szCs w:val="22"/>
                    </w:rPr>
                  </w:rPrChange>
                </w:rPr>
                <m:t>1</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3208" w:author="Milan Stojkov" w:date="2026-10-02T11:00:00Z">
                    <w:rPr>
                      <w:rFonts w:ascii="Cambria Math" w:hAnsi="Cambria Math" w:eastAsia="Cambria Math" w:cs="Cambria Math"/>
                      <w:color w:val="000000"/>
                      <w:sz w:val="22"/>
                      <w:szCs w:val="22"/>
                    </w:rPr>
                  </w:rPrChange>
                </w:rPr>
                <m:t>3</m:t>
              </m:r>
              <m:ctrlPr>
                <w:rPr>
                  <w:rFonts w:ascii="Cambria Math" w:hAnsi="Cambria Math" w:eastAsia="Cambria Math" w:cs="Cambria Math"/>
                  <w:color w:val="000000"/>
                  <w:sz w:val="22"/>
                  <w:szCs w:val="22"/>
                  <w:lang w:val="sr-Cyrl-RS"/>
                </w:rPr>
              </m:ctrlPr>
            </m:den>
          </m:f>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3209" w:author="Milan Stojkov" w:date="2026-10-02T11:00:00Z">
                    <w:rPr>
                      <w:rFonts w:ascii="Cambria Math" w:hAnsi="Cambria Math" w:eastAsia="Cambria Math" w:cs="Cambria Math"/>
                      <w:color w:val="000000"/>
                      <w:sz w:val="22"/>
                      <w:szCs w:val="22"/>
                    </w:rPr>
                  </w:rPrChange>
                </w:rPr>
                <m:t>exchange</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3210" w:author="Milan Stojkov" w:date="2026-10-02T11:00:00Z">
                    <w:rPr>
                      <w:rFonts w:ascii="Cambria Math" w:hAnsi="Cambria Math" w:eastAsia="Cambria Math" w:cs="Cambria Math"/>
                      <w:color w:val="000000"/>
                      <w:sz w:val="22"/>
                      <w:szCs w:val="22"/>
                    </w:rPr>
                  </w:rPrChange>
                </w:rPr>
                <m:t>norm</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3211" w:author="Milan Stojkov" w:date="2026-10-02T11:00:00Z">
                <w:rPr>
                  <w:rFonts w:ascii="Cambria Math" w:hAnsi="Cambria Math" w:eastAsia="Cambria Math" w:cs="Cambria Math"/>
                  <w:color w:val="000000"/>
                  <w:sz w:val="22"/>
                  <w:szCs w:val="22"/>
                </w:rPr>
              </w:rPrChange>
            </w:rPr>
            <m:t>+</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3212" w:author="Milan Stojkov" w:date="2026-10-02T11:00:00Z">
                    <w:rPr>
                      <w:rFonts w:ascii="Cambria Math" w:hAnsi="Cambria Math" w:eastAsia="Cambria Math" w:cs="Cambria Math"/>
                      <w:color w:val="000000"/>
                      <w:sz w:val="22"/>
                      <w:szCs w:val="22"/>
                    </w:rPr>
                  </w:rPrChange>
                </w:rPr>
                <m:t>1</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3213" w:author="Milan Stojkov" w:date="2026-10-02T11:00:00Z">
                    <w:rPr>
                      <w:rFonts w:ascii="Cambria Math" w:hAnsi="Cambria Math" w:eastAsia="Cambria Math" w:cs="Cambria Math"/>
                      <w:color w:val="000000"/>
                      <w:sz w:val="22"/>
                      <w:szCs w:val="22"/>
                    </w:rPr>
                  </w:rPrChange>
                </w:rPr>
                <m:t>3</m:t>
              </m:r>
              <m:ctrlPr>
                <w:rPr>
                  <w:rFonts w:ascii="Cambria Math" w:hAnsi="Cambria Math" w:eastAsia="Cambria Math" w:cs="Cambria Math"/>
                  <w:color w:val="000000"/>
                  <w:sz w:val="22"/>
                  <w:szCs w:val="22"/>
                  <w:lang w:val="sr-Cyrl-RS"/>
                </w:rPr>
              </m:ctrlPr>
            </m:den>
          </m:f>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3214" w:author="Milan Stojkov" w:date="2026-10-02T11:00:00Z">
                    <w:rPr>
                      <w:rFonts w:ascii="Cambria Math" w:hAnsi="Cambria Math" w:eastAsia="Cambria Math" w:cs="Cambria Math"/>
                      <w:color w:val="000000"/>
                      <w:sz w:val="22"/>
                      <w:szCs w:val="22"/>
                    </w:rPr>
                  </w:rPrChange>
                </w:rPr>
                <m:t>pow</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3215" w:author="Milan Stojkov" w:date="2026-10-02T11:00:00Z">
                    <w:rPr>
                      <w:rFonts w:ascii="Cambria Math" w:hAnsi="Cambria Math" w:eastAsia="Cambria Math" w:cs="Cambria Math"/>
                      <w:color w:val="000000"/>
                      <w:sz w:val="22"/>
                      <w:szCs w:val="22"/>
                    </w:rPr>
                  </w:rPrChange>
                </w:rPr>
                <m:t>valid</m:t>
              </m:r>
              <m:ctrlPr>
                <w:rPr>
                  <w:rFonts w:ascii="Cambria Math" w:hAnsi="Cambria Math" w:eastAsia="Cambria Math" w:cs="Cambria Math"/>
                  <w:color w:val="000000"/>
                  <w:sz w:val="22"/>
                  <w:szCs w:val="22"/>
                  <w:lang w:val="sr-Cyrl-RS"/>
                </w:rPr>
              </m:ctrlPr>
            </m:sub>
          </m:sSub>
        </m:oMath>
      </m:oMathPara>
    </w:p>
    <w:p w14:paraId="40F63D43">
      <w:pPr>
        <w:widowControl w:val="0"/>
        <w:ind w:firstLine="360"/>
        <w:jc w:val="both"/>
        <w:rPr>
          <w:color w:val="000000"/>
          <w:sz w:val="22"/>
          <w:szCs w:val="22"/>
          <w:lang w:val="sr-Cyrl-RS"/>
          <w:rPrChange w:id="3216" w:author="Milan Stojkov" w:date="2026-10-02T11:00:00Z">
            <w:rPr>
              <w:color w:val="000000"/>
              <w:sz w:val="22"/>
              <w:szCs w:val="22"/>
            </w:rPr>
          </w:rPrChange>
        </w:rPr>
      </w:pPr>
      <w:r>
        <w:rPr>
          <w:color w:val="000000"/>
          <w:sz w:val="22"/>
          <w:szCs w:val="22"/>
          <w:lang w:val="sr-Cyrl-RS"/>
          <w:rPrChange w:id="3217" w:author="Milan Stojkov" w:date="2026-10-02T11:00:00Z">
            <w:rPr>
              <w:color w:val="000000"/>
              <w:sz w:val="22"/>
              <w:szCs w:val="22"/>
            </w:rPr>
          </w:rPrChange>
        </w:rPr>
        <w:t>Добијена вредност потом се множи фактором поузданости, који опада са укупним бројем изостанака при провери доступности:</w:t>
      </w:r>
    </w:p>
    <w:p w14:paraId="41990683">
      <w:pPr>
        <w:jc w:val="center"/>
        <w:rPr>
          <w:rFonts w:ascii="Cambria Math" w:hAnsi="Cambria Math" w:eastAsia="Cambria Math" w:cs="Cambria Math"/>
          <w:color w:val="000000"/>
          <w:sz w:val="22"/>
          <w:szCs w:val="22"/>
          <w:lang w:val="sr-Cyrl-RS"/>
          <w:rPrChange w:id="3218" w:author="Milan Stojkov" w:date="2026-10-02T11:00:00Z">
            <w:rPr>
              <w:rFonts w:ascii="Cambria Math" w:hAnsi="Cambria Math" w:eastAsia="Cambria Math" w:cs="Cambria Math"/>
              <w:color w:val="000000"/>
              <w:sz w:val="22"/>
              <w:szCs w:val="22"/>
            </w:rPr>
          </w:rPrChange>
        </w:rPr>
      </w:pPr>
      <m:oMathPara>
        <m:oMath>
          <m:r>
            <m:rPr/>
            <w:rPr>
              <w:rFonts w:ascii="Cambria Math" w:hAnsi="Cambria Math" w:eastAsia="Cambria Math" w:cs="Cambria Math"/>
              <w:color w:val="000000"/>
              <w:sz w:val="22"/>
              <w:szCs w:val="22"/>
              <w:lang w:val="sr-Cyrl-RS"/>
              <w:rPrChange w:id="3219" w:author="Milan Stojkov" w:date="2026-10-02T11:00:00Z">
                <w:rPr>
                  <w:rFonts w:ascii="Cambria Math" w:hAnsi="Cambria Math" w:eastAsia="Cambria Math" w:cs="Cambria Math"/>
                  <w:color w:val="000000"/>
                  <w:sz w:val="22"/>
                  <w:szCs w:val="22"/>
                </w:rPr>
              </w:rPrChange>
            </w:rPr>
            <m:t xml:space="preserve">score = base ∗ max(0, 1− </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3220" w:author="Milan Stojkov" w:date="2026-10-02T11:00:00Z">
                    <w:rPr>
                      <w:rFonts w:ascii="Cambria Math" w:hAnsi="Cambria Math" w:eastAsia="Cambria Math" w:cs="Cambria Math"/>
                      <w:color w:val="000000"/>
                      <w:sz w:val="22"/>
                      <w:szCs w:val="22"/>
                    </w:rPr>
                  </w:rPrChange>
                </w:rPr>
                <m:t>missed_total</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3221" w:author="Milan Stojkov" w:date="2026-10-02T11:00:00Z">
                    <w:rPr>
                      <w:rFonts w:ascii="Cambria Math" w:hAnsi="Cambria Math" w:eastAsia="Cambria Math" w:cs="Cambria Math"/>
                      <w:color w:val="000000"/>
                      <w:sz w:val="22"/>
                      <w:szCs w:val="22"/>
                    </w:rPr>
                  </w:rPrChange>
                </w:rPr>
                <m:t>reliability_max</m:t>
              </m:r>
              <m:ctrlPr>
                <w:rPr>
                  <w:rFonts w:ascii="Cambria Math" w:hAnsi="Cambria Math" w:eastAsia="Cambria Math" w:cs="Cambria Math"/>
                  <w:color w:val="000000"/>
                  <w:sz w:val="22"/>
                  <w:szCs w:val="22"/>
                  <w:lang w:val="sr-Cyrl-RS"/>
                </w:rPr>
              </m:ctrlPr>
            </m:den>
          </m:f>
          <m:r>
            <m:rPr/>
            <w:rPr>
              <w:rFonts w:ascii="Cambria Math" w:hAnsi="Cambria Math" w:eastAsia="Cambria Math" w:cs="Cambria Math"/>
              <w:color w:val="000000"/>
              <w:sz w:val="22"/>
              <w:szCs w:val="22"/>
              <w:lang w:val="sr-Cyrl-RS"/>
              <w:rPrChange w:id="3222" w:author="Milan Stojkov" w:date="2026-10-02T11:00:00Z">
                <w:rPr>
                  <w:rFonts w:ascii="Cambria Math" w:hAnsi="Cambria Math" w:eastAsia="Cambria Math" w:cs="Cambria Math"/>
                  <w:color w:val="000000"/>
                  <w:sz w:val="22"/>
                  <w:szCs w:val="22"/>
                </w:rPr>
              </w:rPrChange>
            </w:rPr>
            <m:t>)</m:t>
          </m:r>
        </m:oMath>
      </m:oMathPara>
    </w:p>
    <w:p w14:paraId="269B9AE5">
      <w:pPr>
        <w:widowControl w:val="0"/>
        <w:ind w:firstLine="360"/>
        <w:jc w:val="both"/>
        <w:rPr>
          <w:color w:val="000000"/>
          <w:sz w:val="22"/>
          <w:szCs w:val="22"/>
          <w:lang w:val="sr-Cyrl-RS"/>
          <w:rPrChange w:id="3223" w:author="Milan Stojkov" w:date="2026-10-02T11:00:00Z">
            <w:rPr>
              <w:color w:val="000000"/>
              <w:sz w:val="22"/>
              <w:szCs w:val="22"/>
            </w:rPr>
          </w:rPrChange>
        </w:rPr>
      </w:pPr>
      <w:r>
        <w:rPr>
          <w:color w:val="000000"/>
          <w:sz w:val="22"/>
          <w:szCs w:val="22"/>
          <w:lang w:val="sr-Cyrl-RS"/>
          <w:rPrChange w:id="3224" w:author="Milan Stojkov" w:date="2026-10-02T11:00:00Z">
            <w:rPr>
              <w:color w:val="000000"/>
              <w:sz w:val="22"/>
              <w:szCs w:val="22"/>
            </w:rPr>
          </w:rPrChange>
        </w:rPr>
        <w:t xml:space="preserve">Механизам се користи на два места. При пријему одређује да ли кандидат задовољава праг, а при уклањању одређује који ће сусед бити истиснут када је </w:t>
      </w:r>
      <w:r>
        <w:rPr>
          <w:i/>
          <w:iCs/>
          <w:color w:val="000000"/>
          <w:sz w:val="22"/>
          <w:szCs w:val="22"/>
          <w:lang w:val="sr-Cyrl-RS"/>
          <w:rPrChange w:id="3225" w:author="Milan Stojkov" w:date="2026-10-02T11:00:00Z">
            <w:rPr>
              <w:i/>
              <w:iCs/>
              <w:color w:val="000000"/>
              <w:sz w:val="22"/>
              <w:szCs w:val="22"/>
            </w:rPr>
          </w:rPrChange>
        </w:rPr>
        <w:t>peer set</w:t>
      </w:r>
      <w:r>
        <w:rPr>
          <w:color w:val="000000"/>
          <w:sz w:val="22"/>
          <w:szCs w:val="22"/>
          <w:lang w:val="sr-Cyrl-RS"/>
          <w:rPrChange w:id="3226" w:author="Milan Stojkov" w:date="2026-10-02T11:00:00Z">
            <w:rPr>
              <w:color w:val="000000"/>
              <w:sz w:val="22"/>
              <w:szCs w:val="22"/>
            </w:rPr>
          </w:rPrChange>
        </w:rPr>
        <w:t xml:space="preserve"> попуњен.</w:t>
      </w:r>
    </w:p>
    <w:p w14:paraId="3A920BB9">
      <w:pPr>
        <w:pStyle w:val="4"/>
        <w:rPr>
          <w:color w:val="000000"/>
          <w:lang w:val="sr-Cyrl-RS"/>
          <w:rPrChange w:id="3227" w:author="Milan Stojkov" w:date="2026-10-02T11:00:00Z">
            <w:rPr>
              <w:color w:val="000000"/>
            </w:rPr>
          </w:rPrChange>
        </w:rPr>
      </w:pPr>
      <w:bookmarkStart w:id="54" w:name="_Toc7133"/>
      <w:bookmarkStart w:id="55" w:name="_Toc7158"/>
      <w:r>
        <w:rPr>
          <w:color w:val="000000"/>
          <w:lang w:val="sr-Cyrl-RS"/>
          <w:rPrChange w:id="3228" w:author="Milan Stojkov" w:date="2026-10-02T11:00:00Z">
            <w:rPr>
              <w:color w:val="000000"/>
            </w:rPr>
          </w:rPrChange>
        </w:rPr>
        <w:t>4.3.4. Разноврсност идентитета</w:t>
      </w:r>
      <w:bookmarkEnd w:id="54"/>
      <w:bookmarkEnd w:id="55"/>
    </w:p>
    <w:p w14:paraId="0FD88B75">
      <w:pPr>
        <w:widowControl w:val="0"/>
        <w:ind w:firstLine="360"/>
        <w:jc w:val="both"/>
        <w:rPr>
          <w:color w:val="000000"/>
          <w:sz w:val="22"/>
          <w:szCs w:val="22"/>
          <w:lang w:val="sr-Cyrl-RS"/>
          <w:rPrChange w:id="3229" w:author="Milan Stojkov" w:date="2026-10-02T11:00:00Z">
            <w:rPr>
              <w:color w:val="000000"/>
              <w:sz w:val="22"/>
              <w:szCs w:val="22"/>
            </w:rPr>
          </w:rPrChange>
        </w:rPr>
      </w:pPr>
      <w:r>
        <w:rPr>
          <w:color w:val="000000"/>
          <w:sz w:val="22"/>
          <w:szCs w:val="22"/>
          <w:lang w:val="sr-Cyrl-RS"/>
          <w:rPrChange w:id="3230" w:author="Milan Stojkov" w:date="2026-10-02T11:00:00Z">
            <w:rPr>
              <w:color w:val="000000"/>
              <w:sz w:val="22"/>
              <w:szCs w:val="22"/>
            </w:rPr>
          </w:rPrChange>
        </w:rPr>
        <w:t xml:space="preserve">Да би се смањила могућност </w:t>
      </w:r>
      <w:r>
        <w:rPr>
          <w:i/>
          <w:iCs/>
          <w:color w:val="000000"/>
          <w:sz w:val="22"/>
          <w:szCs w:val="22"/>
          <w:lang w:val="sr-Cyrl-RS"/>
          <w:rPrChange w:id="3231" w:author="Milan Stojkov" w:date="2026-10-02T11:00:00Z">
            <w:rPr>
              <w:i/>
              <w:iCs/>
              <w:color w:val="000000"/>
              <w:sz w:val="22"/>
              <w:szCs w:val="22"/>
            </w:rPr>
          </w:rPrChange>
        </w:rPr>
        <w:t xml:space="preserve">Eclipse </w:t>
      </w:r>
      <w:r>
        <w:rPr>
          <w:color w:val="000000"/>
          <w:sz w:val="22"/>
          <w:szCs w:val="22"/>
          <w:lang w:val="sr-Cyrl-RS"/>
          <w:rPrChange w:id="3232" w:author="Milan Stojkov" w:date="2026-10-02T11:00:00Z">
            <w:rPr>
              <w:color w:val="000000"/>
              <w:sz w:val="22"/>
              <w:szCs w:val="22"/>
            </w:rPr>
          </w:rPrChange>
        </w:rPr>
        <w:t xml:space="preserve">напада, </w:t>
      </w:r>
      <w:r>
        <w:rPr>
          <w:i/>
          <w:iCs/>
          <w:color w:val="000000"/>
          <w:sz w:val="22"/>
          <w:szCs w:val="22"/>
          <w:lang w:val="sr-Cyrl-RS"/>
          <w:rPrChange w:id="3233" w:author="Milan Stojkov" w:date="2026-10-02T11:00:00Z">
            <w:rPr>
              <w:i/>
              <w:iCs/>
              <w:color w:val="000000"/>
              <w:sz w:val="22"/>
              <w:szCs w:val="22"/>
            </w:rPr>
          </w:rPrChange>
        </w:rPr>
        <w:t>peer set</w:t>
      </w:r>
      <w:r>
        <w:rPr>
          <w:color w:val="000000"/>
          <w:sz w:val="22"/>
          <w:szCs w:val="22"/>
          <w:lang w:val="sr-Cyrl-RS"/>
          <w:rPrChange w:id="3234" w:author="Milan Stojkov" w:date="2026-10-02T11:00:00Z">
            <w:rPr>
              <w:color w:val="000000"/>
              <w:sz w:val="22"/>
              <w:szCs w:val="22"/>
            </w:rPr>
          </w:rPrChange>
        </w:rPr>
        <w:t xml:space="preserve"> мора бити распоређен кроз више група, при чему се припадност рачуна као:</w:t>
      </w:r>
    </w:p>
    <w:p w14:paraId="016AB36B">
      <w:pPr>
        <w:jc w:val="center"/>
        <w:rPr>
          <w:rFonts w:ascii="Cambria Math" w:hAnsi="Cambria Math" w:eastAsia="Cambria Math" w:cs="Cambria Math"/>
          <w:color w:val="000000"/>
          <w:sz w:val="22"/>
          <w:szCs w:val="22"/>
          <w:lang w:val="sr-Cyrl-RS"/>
          <w:rPrChange w:id="3235" w:author="Milan Stojkov" w:date="2026-10-02T11:00:00Z">
            <w:rPr>
              <w:rFonts w:ascii="Cambria Math" w:hAnsi="Cambria Math" w:eastAsia="Cambria Math" w:cs="Cambria Math"/>
              <w:color w:val="000000"/>
              <w:sz w:val="22"/>
              <w:szCs w:val="22"/>
            </w:rPr>
          </w:rPrChange>
        </w:rPr>
      </w:pPr>
      <m:oMathPara>
        <m:oMath>
          <m:r>
            <m:rPr/>
            <w:rPr>
              <w:rFonts w:ascii="Cambria Math" w:hAnsi="Cambria Math" w:eastAsia="Cambria Math" w:cs="Cambria Math"/>
              <w:color w:val="000000"/>
              <w:sz w:val="22"/>
              <w:szCs w:val="22"/>
              <w:lang w:val="sr-Cyrl-RS"/>
              <w:rPrChange w:id="3236" w:author="Milan Stojkov" w:date="2026-10-02T11:00:00Z">
                <w:rPr>
                  <w:rFonts w:ascii="Cambria Math" w:hAnsi="Cambria Math" w:eastAsia="Cambria Math" w:cs="Cambria Math"/>
                  <w:color w:val="000000"/>
                  <w:sz w:val="22"/>
                  <w:szCs w:val="22"/>
                </w:rPr>
              </w:rPrChange>
            </w:rPr>
            <m:t>b(id) = SHA256(id)mod(k)</m:t>
          </m:r>
        </m:oMath>
      </m:oMathPara>
    </w:p>
    <w:p w14:paraId="7571ADEA">
      <w:pPr>
        <w:widowControl w:val="0"/>
        <w:ind w:firstLine="360"/>
        <w:jc w:val="both"/>
        <w:rPr>
          <w:color w:val="000000"/>
          <w:sz w:val="22"/>
          <w:szCs w:val="22"/>
          <w:lang w:val="sr-Cyrl-RS"/>
          <w:rPrChange w:id="3237" w:author="Milan Stojkov" w:date="2026-10-02T11:00:00Z">
            <w:rPr>
              <w:color w:val="000000"/>
              <w:sz w:val="22"/>
              <w:szCs w:val="22"/>
            </w:rPr>
          </w:rPrChange>
        </w:rPr>
      </w:pPr>
      <w:r>
        <w:rPr>
          <w:color w:val="000000"/>
          <w:sz w:val="22"/>
          <w:szCs w:val="22"/>
          <w:lang w:val="sr-Cyrl-RS"/>
          <w:rPrChange w:id="3238" w:author="Milan Stojkov" w:date="2026-10-02T11:00:00Z">
            <w:rPr>
              <w:color w:val="000000"/>
              <w:sz w:val="22"/>
              <w:szCs w:val="22"/>
            </w:rPr>
          </w:rPrChange>
        </w:rPr>
        <w:t xml:space="preserve">где је </w:t>
      </w:r>
      <w:r>
        <w:rPr>
          <w:i/>
          <w:iCs/>
          <w:color w:val="000000"/>
          <w:sz w:val="22"/>
          <w:szCs w:val="22"/>
          <w:lang w:val="sr-Cyrl-RS"/>
          <w:rPrChange w:id="3239" w:author="Milan Stojkov" w:date="2026-10-02T11:00:00Z">
            <w:rPr>
              <w:i/>
              <w:iCs/>
              <w:color w:val="000000"/>
              <w:sz w:val="22"/>
              <w:szCs w:val="22"/>
            </w:rPr>
          </w:rPrChange>
        </w:rPr>
        <w:t>k</w:t>
      </w:r>
      <w:r>
        <w:rPr>
          <w:color w:val="000000"/>
          <w:sz w:val="22"/>
          <w:szCs w:val="22"/>
          <w:lang w:val="sr-Cyrl-RS"/>
          <w:rPrChange w:id="3240" w:author="Milan Stojkov" w:date="2026-10-02T11:00:00Z">
            <w:rPr>
              <w:color w:val="000000"/>
              <w:sz w:val="22"/>
              <w:szCs w:val="22"/>
            </w:rPr>
          </w:rPrChange>
        </w:rPr>
        <w:t xml:space="preserve"> број </w:t>
      </w:r>
      <w:r>
        <w:rPr>
          <w:i/>
          <w:iCs/>
          <w:color w:val="000000"/>
          <w:sz w:val="22"/>
          <w:szCs w:val="22"/>
          <w:lang w:val="sr-Cyrl-RS"/>
          <w:rPrChange w:id="3241" w:author="Milan Stojkov" w:date="2026-10-02T11:00:00Z">
            <w:rPr>
              <w:i/>
              <w:iCs/>
              <w:color w:val="000000"/>
              <w:sz w:val="22"/>
              <w:szCs w:val="22"/>
            </w:rPr>
          </w:rPrChange>
        </w:rPr>
        <w:t>bucket</w:t>
      </w:r>
      <w:r>
        <w:rPr>
          <w:color w:val="000000"/>
          <w:sz w:val="22"/>
          <w:szCs w:val="22"/>
          <w:lang w:val="sr-Cyrl-RS"/>
          <w:rPrChange w:id="3242" w:author="Milan Stojkov" w:date="2026-10-02T11:00:00Z">
            <w:rPr>
              <w:color w:val="000000"/>
              <w:sz w:val="22"/>
              <w:szCs w:val="22"/>
            </w:rPr>
          </w:rPrChange>
        </w:rPr>
        <w:t>-а. Пошто индекс произлази из хеша саме ознаке, идентитет своју групу не бира: да би погодио жељену, нападач би морао да тражи ознаку чији хеш даје тражени остатак, што вишеструко увећава цену. Механизам представља апстракцију мрежне разноврсности, где улогу групе у стварним системима имају адресни опсези или аутономни системи.</w:t>
      </w:r>
    </w:p>
    <w:p w14:paraId="2529E3FF">
      <w:pPr>
        <w:pStyle w:val="3"/>
        <w:ind w:left="0" w:firstLine="0"/>
        <w:jc w:val="both"/>
        <w:rPr>
          <w:rFonts w:ascii="Times New Roman" w:hAnsi="Times New Roman" w:eastAsia="Times New Roman" w:cs="Times New Roman"/>
          <w:color w:val="000000"/>
          <w:lang w:val="sr-Cyrl-RS"/>
          <w:rPrChange w:id="3243" w:author="Milan Stojkov" w:date="2026-10-02T11:00:00Z">
            <w:rPr>
              <w:rFonts w:ascii="Times New Roman" w:hAnsi="Times New Roman" w:eastAsia="Times New Roman" w:cs="Times New Roman"/>
              <w:color w:val="000000"/>
            </w:rPr>
          </w:rPrChange>
        </w:rPr>
      </w:pPr>
      <w:bookmarkStart w:id="56" w:name="_Toc11005"/>
      <w:bookmarkStart w:id="57" w:name="_Toc7698"/>
      <w:r>
        <w:rPr>
          <w:rFonts w:ascii="Times New Roman" w:hAnsi="Times New Roman" w:eastAsia="Times New Roman" w:cs="Times New Roman"/>
          <w:color w:val="000000"/>
          <w:lang w:val="sr-Cyrl-RS"/>
          <w:rPrChange w:id="3244" w:author="Milan Stojkov" w:date="2026-10-02T11:00:00Z">
            <w:rPr>
              <w:rFonts w:ascii="Times New Roman" w:hAnsi="Times New Roman" w:eastAsia="Times New Roman" w:cs="Times New Roman"/>
              <w:color w:val="000000"/>
            </w:rPr>
          </w:rPrChange>
        </w:rPr>
        <w:t>4.4. Стратегије избора суседа</w:t>
      </w:r>
      <w:bookmarkEnd w:id="56"/>
      <w:bookmarkEnd w:id="57"/>
    </w:p>
    <w:p w14:paraId="531C6190">
      <w:pPr>
        <w:ind w:firstLine="360"/>
        <w:jc w:val="both"/>
        <w:rPr>
          <w:color w:val="000000"/>
          <w:sz w:val="22"/>
          <w:szCs w:val="22"/>
          <w:lang w:val="sr-Cyrl-RS"/>
          <w:rPrChange w:id="3245" w:author="Milan Stojkov" w:date="2026-10-02T11:00:00Z">
            <w:rPr>
              <w:color w:val="000000"/>
              <w:sz w:val="22"/>
              <w:szCs w:val="22"/>
            </w:rPr>
          </w:rPrChange>
        </w:rPr>
      </w:pPr>
      <w:r>
        <w:rPr>
          <w:color w:val="000000"/>
          <w:sz w:val="22"/>
          <w:szCs w:val="22"/>
          <w:lang w:val="sr-Cyrl-RS"/>
          <w:rPrChange w:id="3246" w:author="Milan Stojkov" w:date="2026-10-02T11:00:00Z">
            <w:rPr>
              <w:color w:val="000000"/>
              <w:sz w:val="22"/>
              <w:szCs w:val="22"/>
            </w:rPr>
          </w:rPrChange>
        </w:rPr>
        <w:t>Стратегије избора суседа (</w:t>
      </w:r>
      <w:ins w:id="3247" w:author="Milan Stojkov" w:date="2026-10-02T11:06:00Z">
        <w:r>
          <w:rPr>
            <w:color w:val="000000"/>
            <w:sz w:val="22"/>
            <w:szCs w:val="22"/>
            <w:lang w:val="sr-Cyrl-RS"/>
          </w:rPr>
          <w:t>енгл.</w:t>
        </w:r>
      </w:ins>
      <w:r>
        <w:rPr>
          <w:color w:val="000000"/>
          <w:sz w:val="22"/>
          <w:szCs w:val="22"/>
          <w:lang w:val="sr-Cyrl-RS"/>
          <w:rPrChange w:id="3248" w:author="Milan Stojkov" w:date="2026-10-02T11:00:00Z">
            <w:rPr>
              <w:color w:val="000000"/>
              <w:sz w:val="22"/>
              <w:szCs w:val="22"/>
            </w:rPr>
          </w:rPrChange>
        </w:rPr>
        <w:t xml:space="preserve"> </w:t>
      </w:r>
      <w:r>
        <w:rPr>
          <w:i/>
          <w:iCs/>
          <w:color w:val="000000"/>
          <w:sz w:val="22"/>
          <w:szCs w:val="22"/>
          <w:lang w:val="sr-Cyrl-RS"/>
          <w:rPrChange w:id="3249" w:author="Milan Stojkov" w:date="2026-10-02T11:00:00Z">
            <w:rPr>
              <w:i/>
              <w:iCs/>
              <w:color w:val="000000"/>
              <w:sz w:val="22"/>
              <w:szCs w:val="22"/>
            </w:rPr>
          </w:rPrChange>
        </w:rPr>
        <w:t>peer sampling</w:t>
      </w:r>
      <w:r>
        <w:rPr>
          <w:color w:val="000000"/>
          <w:sz w:val="22"/>
          <w:szCs w:val="22"/>
          <w:lang w:val="sr-Cyrl-RS"/>
          <w:rPrChange w:id="3250" w:author="Milan Stojkov" w:date="2026-10-02T11:00:00Z">
            <w:rPr>
              <w:color w:val="000000"/>
              <w:sz w:val="22"/>
              <w:szCs w:val="22"/>
            </w:rPr>
          </w:rPrChange>
        </w:rPr>
        <w:t xml:space="preserve">) одређују који ће од понуђених кандидата ући у </w:t>
      </w:r>
      <w:r>
        <w:rPr>
          <w:i/>
          <w:iCs/>
          <w:color w:val="000000"/>
          <w:sz w:val="22"/>
          <w:szCs w:val="22"/>
          <w:lang w:val="sr-Cyrl-RS"/>
          <w:rPrChange w:id="3251" w:author="Milan Stojkov" w:date="2026-10-02T11:00:00Z">
            <w:rPr>
              <w:i/>
              <w:iCs/>
              <w:color w:val="000000"/>
              <w:sz w:val="22"/>
              <w:szCs w:val="22"/>
            </w:rPr>
          </w:rPrChange>
        </w:rPr>
        <w:t>peer set.</w:t>
      </w:r>
      <w:r>
        <w:rPr>
          <w:color w:val="000000"/>
          <w:sz w:val="22"/>
          <w:szCs w:val="22"/>
          <w:lang w:val="sr-Cyrl-RS"/>
          <w:rPrChange w:id="3252" w:author="Milan Stojkov" w:date="2026-10-02T11:00:00Z">
            <w:rPr>
              <w:color w:val="000000"/>
              <w:sz w:val="22"/>
              <w:szCs w:val="22"/>
            </w:rPr>
          </w:rPrChange>
        </w:rPr>
        <w:t xml:space="preserve"> За сваког кандидата најпре се проверава да ли испуњава услове за пријем. Ако их испуњава, а </w:t>
      </w:r>
      <w:r>
        <w:rPr>
          <w:i/>
          <w:iCs/>
          <w:color w:val="000000"/>
          <w:sz w:val="22"/>
          <w:szCs w:val="22"/>
          <w:lang w:val="sr-Cyrl-RS"/>
          <w:rPrChange w:id="3253" w:author="Milan Stojkov" w:date="2026-10-02T11:00:00Z">
            <w:rPr>
              <w:i/>
              <w:iCs/>
              <w:color w:val="000000"/>
              <w:sz w:val="22"/>
              <w:szCs w:val="22"/>
            </w:rPr>
          </w:rPrChange>
        </w:rPr>
        <w:t>peer set</w:t>
      </w:r>
      <w:r>
        <w:rPr>
          <w:color w:val="000000"/>
          <w:sz w:val="22"/>
          <w:szCs w:val="22"/>
          <w:lang w:val="sr-Cyrl-RS"/>
          <w:rPrChange w:id="3254" w:author="Milan Stojkov" w:date="2026-10-02T11:00:00Z">
            <w:rPr>
              <w:color w:val="000000"/>
              <w:sz w:val="22"/>
              <w:szCs w:val="22"/>
            </w:rPr>
          </w:rPrChange>
        </w:rPr>
        <w:t xml:space="preserve"> је попуњен, потребно је одабрати суседа који ће бити уклоњен да би се ослободило место. </w:t>
      </w:r>
    </w:p>
    <w:p w14:paraId="02D7A66F">
      <w:pPr>
        <w:pStyle w:val="4"/>
        <w:rPr>
          <w:color w:val="000000"/>
          <w:lang w:val="sr-Cyrl-RS"/>
          <w:rPrChange w:id="3255" w:author="Milan Stojkov" w:date="2026-10-02T11:00:00Z">
            <w:rPr>
              <w:color w:val="000000"/>
            </w:rPr>
          </w:rPrChange>
        </w:rPr>
      </w:pPr>
      <w:bookmarkStart w:id="58" w:name="_Toc1065"/>
      <w:bookmarkStart w:id="59" w:name="_Toc29397"/>
      <w:r>
        <w:rPr>
          <w:color w:val="000000"/>
          <w:lang w:val="sr-Cyrl-RS"/>
          <w:rPrChange w:id="3256" w:author="Milan Stojkov" w:date="2026-10-02T11:00:00Z">
            <w:rPr>
              <w:color w:val="000000"/>
            </w:rPr>
          </w:rPrChange>
        </w:rPr>
        <w:t xml:space="preserve">4.4.1. </w:t>
      </w:r>
      <w:r>
        <w:rPr>
          <w:i/>
          <w:iCs/>
          <w:color w:val="000000"/>
          <w:lang w:val="sr-Cyrl-RS"/>
          <w:rPrChange w:id="3257" w:author="Milan Stojkov" w:date="2026-10-02T11:00:00Z">
            <w:rPr>
              <w:i/>
              <w:iCs/>
              <w:color w:val="000000"/>
            </w:rPr>
          </w:rPrChange>
        </w:rPr>
        <w:t xml:space="preserve">Random </w:t>
      </w:r>
      <w:r>
        <w:rPr>
          <w:color w:val="000000"/>
          <w:lang w:val="sr-Cyrl-RS"/>
          <w:rPrChange w:id="3258" w:author="Milan Stojkov" w:date="2026-10-02T11:00:00Z">
            <w:rPr>
              <w:color w:val="000000"/>
            </w:rPr>
          </w:rPrChange>
        </w:rPr>
        <w:t>стратегија</w:t>
      </w:r>
      <w:bookmarkEnd w:id="58"/>
      <w:bookmarkEnd w:id="59"/>
    </w:p>
    <w:p w14:paraId="2618B0FD">
      <w:pPr>
        <w:widowControl w:val="0"/>
        <w:ind w:firstLine="360"/>
        <w:jc w:val="both"/>
        <w:rPr>
          <w:color w:val="000000"/>
          <w:sz w:val="22"/>
          <w:szCs w:val="22"/>
          <w:lang w:val="sr-Cyrl-RS"/>
          <w:rPrChange w:id="3259" w:author="Milan Stojkov" w:date="2026-10-02T11:00:00Z">
            <w:rPr>
              <w:color w:val="000000"/>
              <w:sz w:val="22"/>
              <w:szCs w:val="22"/>
            </w:rPr>
          </w:rPrChange>
        </w:rPr>
      </w:pPr>
      <w:r>
        <w:rPr>
          <w:i/>
          <w:iCs/>
          <w:color w:val="000000"/>
          <w:sz w:val="22"/>
          <w:szCs w:val="22"/>
          <w:lang w:val="sr-Cyrl-RS"/>
          <w:rPrChange w:id="3260" w:author="Milan Stojkov" w:date="2026-10-02T11:00:00Z">
            <w:rPr>
              <w:i/>
              <w:iCs/>
              <w:color w:val="000000"/>
              <w:sz w:val="22"/>
              <w:szCs w:val="22"/>
            </w:rPr>
          </w:rPrChange>
        </w:rPr>
        <w:t xml:space="preserve">Random </w:t>
      </w:r>
      <w:r>
        <w:rPr>
          <w:color w:val="000000"/>
          <w:sz w:val="22"/>
          <w:szCs w:val="22"/>
          <w:lang w:val="sr-Cyrl-RS"/>
          <w:rPrChange w:id="3261" w:author="Milan Stojkov" w:date="2026-10-02T11:00:00Z">
            <w:rPr>
              <w:color w:val="000000"/>
              <w:sz w:val="22"/>
              <w:szCs w:val="22"/>
            </w:rPr>
          </w:rPrChange>
        </w:rPr>
        <w:t xml:space="preserve">стратегија прихвата готово сваког кандидата. Служи као референтна тачка за мерења и представља стање система у коме заштита при избору суседа не постоји. </w:t>
      </w:r>
    </w:p>
    <w:p w14:paraId="1C4AAA63">
      <w:pPr>
        <w:widowControl w:val="0"/>
        <w:ind w:firstLine="360"/>
        <w:jc w:val="both"/>
        <w:rPr>
          <w:color w:val="000000"/>
          <w:sz w:val="22"/>
          <w:szCs w:val="22"/>
          <w:lang w:val="sr-Cyrl-RS"/>
          <w:rPrChange w:id="3262" w:author="Milan Stojkov" w:date="2026-10-02T11:00:00Z">
            <w:rPr>
              <w:color w:val="000000"/>
              <w:sz w:val="22"/>
              <w:szCs w:val="22"/>
            </w:rPr>
          </w:rPrChange>
        </w:rPr>
      </w:pPr>
      <w:r>
        <w:rPr>
          <w:color w:val="000000"/>
          <w:sz w:val="22"/>
          <w:szCs w:val="22"/>
          <w:lang w:val="sr-Cyrl-RS"/>
          <w:rPrChange w:id="3263" w:author="Milan Stojkov" w:date="2026-10-02T11:00:00Z">
            <w:rPr>
              <w:color w:val="000000"/>
              <w:sz w:val="22"/>
              <w:szCs w:val="22"/>
            </w:rPr>
          </w:rPrChange>
        </w:rPr>
        <w:t xml:space="preserve">Као сусед се прихвата свако ко већ није у </w:t>
      </w:r>
      <w:r>
        <w:rPr>
          <w:i/>
          <w:iCs/>
          <w:color w:val="000000"/>
          <w:sz w:val="22"/>
          <w:szCs w:val="22"/>
          <w:lang w:val="sr-Cyrl-RS"/>
          <w:rPrChange w:id="3264" w:author="Milan Stojkov" w:date="2026-10-02T11:00:00Z">
            <w:rPr>
              <w:i/>
              <w:iCs/>
              <w:color w:val="000000"/>
              <w:sz w:val="22"/>
              <w:szCs w:val="22"/>
            </w:rPr>
          </w:rPrChange>
        </w:rPr>
        <w:t>peer set</w:t>
      </w:r>
      <w:r>
        <w:rPr>
          <w:color w:val="000000"/>
          <w:sz w:val="22"/>
          <w:szCs w:val="22"/>
          <w:lang w:val="sr-Cyrl-RS"/>
          <w:rPrChange w:id="3265" w:author="Milan Stojkov" w:date="2026-10-02T11:00:00Z">
            <w:rPr>
              <w:color w:val="000000"/>
              <w:sz w:val="22"/>
              <w:szCs w:val="22"/>
            </w:rPr>
          </w:rPrChange>
        </w:rPr>
        <w:t xml:space="preserve">-у. Не проверава се ни доказ о утрошеном ресурсу, ни старост, ни оцена. </w:t>
      </w:r>
    </w:p>
    <w:p w14:paraId="77776596">
      <w:pPr>
        <w:widowControl w:val="0"/>
        <w:ind w:firstLine="360"/>
        <w:jc w:val="both"/>
        <w:rPr>
          <w:color w:val="000000"/>
          <w:sz w:val="22"/>
          <w:szCs w:val="22"/>
          <w:lang w:val="sr-Cyrl-RS"/>
          <w:rPrChange w:id="3266" w:author="Milan Stojkov" w:date="2026-10-02T11:00:00Z">
            <w:rPr>
              <w:color w:val="000000"/>
              <w:sz w:val="22"/>
              <w:szCs w:val="22"/>
            </w:rPr>
          </w:rPrChange>
        </w:rPr>
      </w:pPr>
      <w:r>
        <w:rPr>
          <w:color w:val="000000"/>
          <w:sz w:val="22"/>
          <w:szCs w:val="22"/>
          <w:lang w:val="sr-Cyrl-RS"/>
          <w:rPrChange w:id="3267" w:author="Milan Stojkov" w:date="2026-10-02T11:00:00Z">
            <w:rPr>
              <w:color w:val="000000"/>
              <w:sz w:val="22"/>
              <w:szCs w:val="22"/>
            </w:rPr>
          </w:rPrChange>
        </w:rPr>
        <w:t>Када је</w:t>
      </w:r>
      <w:r>
        <w:rPr>
          <w:i/>
          <w:iCs/>
          <w:color w:val="000000"/>
          <w:sz w:val="22"/>
          <w:szCs w:val="22"/>
          <w:lang w:val="sr-Cyrl-RS"/>
          <w:rPrChange w:id="3268" w:author="Milan Stojkov" w:date="2026-10-02T11:00:00Z">
            <w:rPr>
              <w:i/>
              <w:iCs/>
              <w:color w:val="000000"/>
              <w:sz w:val="22"/>
              <w:szCs w:val="22"/>
            </w:rPr>
          </w:rPrChange>
        </w:rPr>
        <w:t xml:space="preserve"> peer set </w:t>
      </w:r>
      <w:r>
        <w:rPr>
          <w:color w:val="000000"/>
          <w:sz w:val="22"/>
          <w:szCs w:val="22"/>
          <w:lang w:val="sr-Cyrl-RS"/>
          <w:rPrChange w:id="3269" w:author="Milan Stojkov" w:date="2026-10-02T11:00:00Z">
            <w:rPr>
              <w:color w:val="000000"/>
              <w:sz w:val="22"/>
              <w:szCs w:val="22"/>
            </w:rPr>
          </w:rPrChange>
        </w:rPr>
        <w:t>попуњен, избацује се насумично изабран сусед. Одлука не зависи ни од понашања суседа ни од његове историје</w:t>
      </w:r>
      <w:r>
        <w:rPr>
          <w:color w:val="000000"/>
          <w:sz w:val="22"/>
          <w:szCs w:val="22"/>
          <w:lang w:val="sr-Cyrl-RS"/>
          <w:rPrChange w:id="3270" w:author="Milan Stojkov" w:date="2026-10-02T11:00:00Z">
            <w:rPr>
              <w:color w:val="000000"/>
              <w:sz w:val="22"/>
              <w:szCs w:val="22"/>
            </w:rPr>
          </w:rPrChange>
        </w:rPr>
        <w:t>.</w:t>
      </w:r>
    </w:p>
    <w:p w14:paraId="3A813297">
      <w:pPr>
        <w:pStyle w:val="4"/>
        <w:rPr>
          <w:color w:val="000000"/>
          <w:lang w:val="sr-Cyrl-RS"/>
          <w:rPrChange w:id="3271" w:author="Milan Stojkov" w:date="2026-10-02T11:00:00Z">
            <w:rPr>
              <w:color w:val="000000"/>
            </w:rPr>
          </w:rPrChange>
        </w:rPr>
      </w:pPr>
      <w:bookmarkStart w:id="60" w:name="_Toc2032"/>
      <w:bookmarkStart w:id="61" w:name="_Toc15864"/>
      <w:r>
        <w:rPr>
          <w:color w:val="000000"/>
          <w:lang w:val="sr-Cyrl-RS"/>
          <w:rPrChange w:id="3272" w:author="Milan Stojkov" w:date="2026-10-02T11:00:00Z">
            <w:rPr>
              <w:color w:val="000000"/>
            </w:rPr>
          </w:rPrChange>
        </w:rPr>
        <w:t xml:space="preserve">4.4.2. </w:t>
      </w:r>
      <w:r>
        <w:rPr>
          <w:i/>
          <w:iCs/>
          <w:color w:val="000000"/>
          <w:lang w:val="sr-Cyrl-RS"/>
          <w:rPrChange w:id="3273" w:author="Milan Stojkov" w:date="2026-10-02T11:00:00Z">
            <w:rPr>
              <w:i/>
              <w:iCs/>
              <w:color w:val="000000"/>
            </w:rPr>
          </w:rPrChange>
        </w:rPr>
        <w:t>Sybil</w:t>
      </w:r>
      <w:r>
        <w:rPr>
          <w:color w:val="000000"/>
          <w:lang w:val="sr-Cyrl-RS"/>
          <w:rPrChange w:id="3274" w:author="Milan Stojkov" w:date="2026-10-02T11:00:00Z">
            <w:rPr>
              <w:color w:val="000000"/>
            </w:rPr>
          </w:rPrChange>
        </w:rPr>
        <w:t>-отпорна стратегија</w:t>
      </w:r>
      <w:bookmarkEnd w:id="60"/>
      <w:bookmarkEnd w:id="61"/>
    </w:p>
    <w:p w14:paraId="097E9184">
      <w:pPr>
        <w:widowControl w:val="0"/>
        <w:ind w:firstLine="360"/>
        <w:jc w:val="both"/>
        <w:rPr>
          <w:color w:val="000000"/>
          <w:sz w:val="22"/>
          <w:szCs w:val="22"/>
          <w:lang w:val="sr-Cyrl-RS"/>
          <w:rPrChange w:id="3275" w:author="Milan Stojkov" w:date="2026-10-02T11:00:00Z">
            <w:rPr>
              <w:color w:val="000000"/>
              <w:sz w:val="22"/>
              <w:szCs w:val="22"/>
            </w:rPr>
          </w:rPrChange>
        </w:rPr>
      </w:pPr>
      <w:r>
        <w:rPr>
          <w:i/>
          <w:iCs/>
          <w:color w:val="000000"/>
          <w:sz w:val="22"/>
          <w:szCs w:val="22"/>
          <w:lang w:val="sr-Cyrl-RS"/>
          <w:rPrChange w:id="3276" w:author="Milan Stojkov" w:date="2026-10-02T11:00:00Z">
            <w:rPr>
              <w:i/>
              <w:iCs/>
              <w:color w:val="000000"/>
              <w:sz w:val="22"/>
              <w:szCs w:val="22"/>
            </w:rPr>
          </w:rPrChange>
        </w:rPr>
        <w:t>Sybil</w:t>
      </w:r>
      <w:r>
        <w:rPr>
          <w:color w:val="000000"/>
          <w:sz w:val="22"/>
          <w:szCs w:val="22"/>
          <w:lang w:val="sr-Cyrl-RS"/>
          <w:rPrChange w:id="3277" w:author="Milan Stojkov" w:date="2026-10-02T11:00:00Z">
            <w:rPr>
              <w:color w:val="000000"/>
              <w:sz w:val="22"/>
              <w:szCs w:val="22"/>
            </w:rPr>
          </w:rPrChange>
        </w:rPr>
        <w:t xml:space="preserve">-отпорна стратегија примењује механизме слоја идентитета описане у одељку 4.3. Циљ је да нов идентитет не буде прихваћен само зато што је понуђен, него тек пошто докаже уложени ресурс и покаже довољно дуго и поуздано присуство. </w:t>
      </w:r>
    </w:p>
    <w:p w14:paraId="57A13371">
      <w:pPr>
        <w:widowControl w:val="0"/>
        <w:ind w:firstLine="360"/>
        <w:jc w:val="both"/>
        <w:rPr>
          <w:color w:val="000000"/>
          <w:sz w:val="22"/>
          <w:szCs w:val="22"/>
          <w:lang w:val="sr-Cyrl-RS"/>
          <w:rPrChange w:id="3278" w:author="Milan Stojkov" w:date="2026-10-02T11:00:00Z">
            <w:rPr>
              <w:color w:val="000000"/>
              <w:sz w:val="22"/>
              <w:szCs w:val="22"/>
            </w:rPr>
          </w:rPrChange>
        </w:rPr>
      </w:pPr>
      <w:r>
        <w:rPr>
          <w:color w:val="000000"/>
          <w:sz w:val="22"/>
          <w:szCs w:val="22"/>
          <w:lang w:val="sr-Cyrl-RS"/>
          <w:rPrChange w:id="3279" w:author="Milan Stojkov" w:date="2026-10-02T11:00:00Z">
            <w:rPr>
              <w:color w:val="000000"/>
              <w:sz w:val="22"/>
              <w:szCs w:val="22"/>
            </w:rPr>
          </w:rPrChange>
        </w:rPr>
        <w:t xml:space="preserve">Кандидат мора да задовољи три услова: да поседује валидан доказ о утрошеном рачунарском ресурсу, да буде посматран најмање задати број рунди и да достигне праг оцене. Услови се проверавају тим редоследом, а кандидат бива одбијен на првом који не задовољи. </w:t>
      </w:r>
    </w:p>
    <w:p w14:paraId="5E3F629F">
      <w:pPr>
        <w:widowControl w:val="0"/>
        <w:ind w:firstLine="360"/>
        <w:jc w:val="both"/>
        <w:rPr>
          <w:color w:val="000000"/>
          <w:sz w:val="22"/>
          <w:szCs w:val="22"/>
          <w:lang w:val="sr-Cyrl-RS"/>
          <w:rPrChange w:id="3280" w:author="Milan Stojkov" w:date="2026-10-02T11:00:00Z">
            <w:rPr>
              <w:color w:val="000000"/>
              <w:sz w:val="22"/>
              <w:szCs w:val="22"/>
            </w:rPr>
          </w:rPrChange>
        </w:rPr>
      </w:pPr>
      <w:r>
        <w:rPr>
          <w:color w:val="000000"/>
          <w:sz w:val="22"/>
          <w:szCs w:val="22"/>
          <w:lang w:val="sr-Cyrl-RS"/>
          <w:rPrChange w:id="3281" w:author="Milan Stojkov" w:date="2026-10-02T11:00:00Z">
            <w:rPr>
              <w:color w:val="000000"/>
              <w:sz w:val="22"/>
              <w:szCs w:val="22"/>
            </w:rPr>
          </w:rPrChange>
        </w:rPr>
        <w:t>Када је скуп суседа попуњен, уклања се сусед са најнижом оценом, а нов кандидат улази само ако је строго бољи од њега. Нов идентитет не може одмах да достигне праг, јер му оцена зависи од старости и броја размена</w:t>
      </w:r>
      <w:ins w:id="3282" w:author="Milan Stojkov" w:date="2026-10-02T13:43:00Z">
        <w:r>
          <w:rPr>
            <w:color w:val="000000"/>
            <w:sz w:val="22"/>
            <w:szCs w:val="22"/>
            <w:lang w:val="sr-Cyrl-RS"/>
          </w:rPr>
          <w:t>. К</w:t>
        </w:r>
      </w:ins>
      <w:r>
        <w:rPr>
          <w:color w:val="000000"/>
          <w:sz w:val="22"/>
          <w:szCs w:val="22"/>
          <w:lang w:val="sr-Cyrl-RS"/>
          <w:rPrChange w:id="3283" w:author="Milan Stojkov" w:date="2026-10-02T11:00:00Z">
            <w:rPr>
              <w:color w:val="000000"/>
              <w:sz w:val="22"/>
              <w:szCs w:val="22"/>
            </w:rPr>
          </w:rPrChange>
        </w:rPr>
        <w:t xml:space="preserve">ада ипак уђе, његова ниска оцена чини га првим кандидатом за уклањање. </w:t>
      </w:r>
    </w:p>
    <w:p w14:paraId="40B74F2B">
      <w:pPr>
        <w:widowControl w:val="0"/>
        <w:ind w:firstLine="360"/>
        <w:jc w:val="both"/>
        <w:rPr>
          <w:color w:val="000000"/>
          <w:sz w:val="22"/>
          <w:szCs w:val="22"/>
          <w:lang w:val="sr-Cyrl-RS"/>
          <w:rPrChange w:id="3284" w:author="Milan Stojkov" w:date="2026-10-02T11:00:00Z">
            <w:rPr>
              <w:color w:val="000000"/>
              <w:sz w:val="22"/>
              <w:szCs w:val="22"/>
            </w:rPr>
          </w:rPrChange>
        </w:rPr>
      </w:pPr>
      <w:r>
        <w:rPr>
          <w:color w:val="000000"/>
          <w:sz w:val="22"/>
          <w:szCs w:val="22"/>
          <w:lang w:val="sr-Cyrl-RS"/>
          <w:rPrChange w:id="3285" w:author="Milan Stojkov" w:date="2026-10-02T11:00:00Z">
            <w:rPr>
              <w:color w:val="000000"/>
              <w:sz w:val="22"/>
              <w:szCs w:val="22"/>
            </w:rPr>
          </w:rPrChange>
        </w:rPr>
        <w:t>Услов да кандидат мора бити бољи од најслабијег суседа временом затвара скуп суседа, будући да устаљени сусед достиже највишу оцену, а нов идентитет без историје размена не може је премашити. Зато се периодично, на сваких неколико рунди, отвара место за једну замену, при чему се тада поново проверава и доказ постојећих суседа. Без тога би почетна топологија остала непромењена до краја извршавања, па се понашање стратегија не би могло разликовати.</w:t>
      </w:r>
    </w:p>
    <w:p w14:paraId="5365038E">
      <w:pPr>
        <w:pStyle w:val="4"/>
        <w:rPr>
          <w:color w:val="000000"/>
          <w:lang w:val="sr-Cyrl-RS"/>
          <w:rPrChange w:id="3286" w:author="Milan Stojkov" w:date="2026-10-02T11:00:00Z">
            <w:rPr>
              <w:color w:val="000000"/>
            </w:rPr>
          </w:rPrChange>
        </w:rPr>
      </w:pPr>
      <w:bookmarkStart w:id="62" w:name="_Toc9703"/>
      <w:bookmarkStart w:id="63" w:name="_Toc12348"/>
      <w:r>
        <w:rPr>
          <w:color w:val="000000"/>
          <w:lang w:val="sr-Cyrl-RS"/>
          <w:rPrChange w:id="3287" w:author="Milan Stojkov" w:date="2026-10-02T11:00:00Z">
            <w:rPr>
              <w:color w:val="000000"/>
            </w:rPr>
          </w:rPrChange>
        </w:rPr>
        <w:t xml:space="preserve">4.4.3. </w:t>
      </w:r>
      <w:r>
        <w:rPr>
          <w:i/>
          <w:iCs/>
          <w:color w:val="000000"/>
          <w:lang w:val="sr-Cyrl-RS"/>
          <w:rPrChange w:id="3288" w:author="Milan Stojkov" w:date="2026-10-02T11:00:00Z">
            <w:rPr>
              <w:i/>
              <w:iCs/>
              <w:color w:val="000000"/>
            </w:rPr>
          </w:rPrChange>
        </w:rPr>
        <w:t>Eclipse</w:t>
      </w:r>
      <w:r>
        <w:rPr>
          <w:color w:val="000000"/>
          <w:lang w:val="sr-Cyrl-RS"/>
          <w:rPrChange w:id="3289" w:author="Milan Stojkov" w:date="2026-10-02T11:00:00Z">
            <w:rPr>
              <w:color w:val="000000"/>
            </w:rPr>
          </w:rPrChange>
        </w:rPr>
        <w:t>-отпорна стратегија</w:t>
      </w:r>
      <w:bookmarkEnd w:id="62"/>
      <w:bookmarkEnd w:id="63"/>
    </w:p>
    <w:p w14:paraId="65463DBE">
      <w:pPr>
        <w:widowControl w:val="0"/>
        <w:ind w:firstLine="360"/>
        <w:jc w:val="both"/>
        <w:rPr>
          <w:color w:val="000000"/>
          <w:sz w:val="22"/>
          <w:szCs w:val="22"/>
          <w:lang w:val="sr-Cyrl-RS"/>
          <w:rPrChange w:id="3290" w:author="Milan Stojkov" w:date="2026-10-02T11:00:00Z">
            <w:rPr>
              <w:color w:val="000000"/>
              <w:sz w:val="22"/>
              <w:szCs w:val="22"/>
            </w:rPr>
          </w:rPrChange>
        </w:rPr>
      </w:pPr>
      <w:r>
        <w:rPr>
          <w:i/>
          <w:iCs/>
          <w:color w:val="000000"/>
          <w:sz w:val="22"/>
          <w:szCs w:val="22"/>
          <w:lang w:val="sr-Cyrl-RS"/>
          <w:rPrChange w:id="3291" w:author="Milan Stojkov" w:date="2026-10-02T11:00:00Z">
            <w:rPr>
              <w:i/>
              <w:iCs/>
              <w:color w:val="000000"/>
              <w:sz w:val="22"/>
              <w:szCs w:val="22"/>
            </w:rPr>
          </w:rPrChange>
        </w:rPr>
        <w:t>Eclipse</w:t>
      </w:r>
      <w:r>
        <w:rPr>
          <w:color w:val="000000"/>
          <w:sz w:val="22"/>
          <w:szCs w:val="22"/>
          <w:lang w:val="sr-Cyrl-RS"/>
          <w:rPrChange w:id="3292" w:author="Milan Stojkov" w:date="2026-10-02T11:00:00Z">
            <w:rPr>
              <w:color w:val="000000"/>
              <w:sz w:val="22"/>
              <w:szCs w:val="22"/>
            </w:rPr>
          </w:rPrChange>
        </w:rPr>
        <w:t xml:space="preserve">-отпорна стратегија задржава све </w:t>
      </w:r>
      <w:r>
        <w:rPr>
          <w:color w:val="000000"/>
          <w:sz w:val="22"/>
          <w:szCs w:val="22"/>
          <w:lang w:val="sr-Cyrl-RS"/>
          <w:rPrChange w:id="3293" w:author="Milan Stojkov" w:date="2026-10-02T11:00:00Z">
            <w:rPr>
              <w:color w:val="000000"/>
              <w:sz w:val="22"/>
              <w:szCs w:val="22"/>
            </w:rPr>
          </w:rPrChange>
        </w:rPr>
        <w:t xml:space="preserve">претходне </w:t>
      </w:r>
      <w:ins w:id="3294" w:author="Milan Stojkov" w:date="2026-10-02T12:05:00Z">
        <w:r>
          <w:rPr>
            <w:color w:val="000000"/>
            <w:sz w:val="22"/>
            <w:szCs w:val="22"/>
            <w:lang w:val="sr-Cyrl-RS"/>
          </w:rPr>
          <w:t xml:space="preserve">услове </w:t>
        </w:r>
      </w:ins>
      <w:r>
        <w:rPr>
          <w:color w:val="000000"/>
          <w:sz w:val="22"/>
          <w:szCs w:val="22"/>
          <w:lang w:val="sr-Cyrl-RS"/>
          <w:rPrChange w:id="3295" w:author="Milan Stojkov" w:date="2026-10-02T11:00:00Z">
            <w:rPr>
              <w:color w:val="000000"/>
              <w:sz w:val="22"/>
              <w:szCs w:val="22"/>
            </w:rPr>
          </w:rPrChange>
        </w:rPr>
        <w:t xml:space="preserve">и додаје ограничење разноврсности. Циљ више није само да се ограничи број нападачких идентитета, него и да </w:t>
      </w:r>
      <w:r>
        <w:rPr>
          <w:color w:val="000000"/>
          <w:sz w:val="22"/>
          <w:szCs w:val="22"/>
          <w:lang w:val="sr-Cyrl-RS"/>
          <w:rPrChange w:id="3296" w:author="Milan Stojkov" w:date="2026-10-02T11:00:00Z">
            <w:rPr>
              <w:color w:val="000000"/>
              <w:sz w:val="22"/>
              <w:szCs w:val="22"/>
            </w:rPr>
          </w:rPrChange>
        </w:rPr>
        <w:t xml:space="preserve">се спречи њихова концентрација у истом делу простора идентитета. </w:t>
      </w:r>
    </w:p>
    <w:p w14:paraId="52BB9616">
      <w:pPr>
        <w:widowControl w:val="0"/>
        <w:ind w:firstLine="360"/>
        <w:jc w:val="both"/>
        <w:rPr>
          <w:color w:val="000000"/>
          <w:sz w:val="22"/>
          <w:szCs w:val="22"/>
          <w:lang w:val="sr-Cyrl-RS"/>
          <w:rPrChange w:id="3297" w:author="Milan Stojkov" w:date="2026-10-02T11:00:00Z">
            <w:rPr>
              <w:color w:val="000000"/>
              <w:sz w:val="22"/>
              <w:szCs w:val="22"/>
            </w:rPr>
          </w:rPrChange>
        </w:rPr>
      </w:pPr>
      <w:r>
        <w:rPr>
          <w:color w:val="000000"/>
          <w:sz w:val="22"/>
          <w:szCs w:val="22"/>
          <w:lang w:val="sr-Cyrl-RS"/>
          <w:rPrChange w:id="3298" w:author="Milan Stojkov" w:date="2026-10-02T11:00:00Z">
            <w:rPr>
              <w:color w:val="000000"/>
              <w:sz w:val="22"/>
              <w:szCs w:val="22"/>
            </w:rPr>
          </w:rPrChange>
        </w:rPr>
        <w:t>Поред три претходна услова, проверава се и група којој кандидат припада. Ако је та група у скупу суседа попуњена, замена мора остати унутар ње, како концентрација не би порасла. У супротном се уклања најслабији сусед у целом скупу.</w:t>
      </w:r>
    </w:p>
    <w:p w14:paraId="0179B1B2">
      <w:pPr>
        <w:widowControl w:val="0"/>
        <w:ind w:firstLine="360"/>
        <w:jc w:val="both"/>
        <w:rPr>
          <w:color w:val="000000"/>
          <w:sz w:val="22"/>
          <w:szCs w:val="22"/>
          <w:lang w:val="sr-Cyrl-RS"/>
          <w:rPrChange w:id="3299" w:author="Milan Stojkov" w:date="2026-10-02T11:00:00Z">
            <w:rPr>
              <w:color w:val="000000"/>
              <w:sz w:val="22"/>
              <w:szCs w:val="22"/>
            </w:rPr>
          </w:rPrChange>
        </w:rPr>
      </w:pPr>
      <w:r>
        <w:rPr>
          <w:color w:val="000000"/>
          <w:sz w:val="22"/>
          <w:szCs w:val="22"/>
          <w:lang w:val="sr-Cyrl-RS"/>
          <w:rPrChange w:id="3300" w:author="Milan Stojkov" w:date="2026-10-02T11:00:00Z">
            <w:rPr>
              <w:color w:val="000000"/>
              <w:sz w:val="22"/>
              <w:szCs w:val="22"/>
            </w:rPr>
          </w:rPrChange>
        </w:rPr>
        <w:t>Ограничење разноврсности не смањује број нападача који улазе у скуп суседа, будући да то већ чини контрола приступа. Његов допринос је у саставу скупа: он гарантује да ниједна група не може заузети више од задатог броја места, чиме потпуна изолација постаје отежана и када нападач располаже довољним бројем идентитета.</w:t>
      </w:r>
    </w:p>
    <w:p w14:paraId="34A2BC20">
      <w:pPr>
        <w:pStyle w:val="3"/>
        <w:ind w:left="0" w:firstLine="0"/>
        <w:jc w:val="both"/>
        <w:rPr>
          <w:rFonts w:ascii="Times New Roman" w:hAnsi="Times New Roman" w:eastAsia="Times New Roman" w:cs="Times New Roman"/>
          <w:color w:val="000000"/>
          <w:lang w:val="sr-Cyrl-RS"/>
          <w:rPrChange w:id="3301" w:author="Milan Stojkov" w:date="2026-10-02T11:00:00Z">
            <w:rPr>
              <w:rFonts w:ascii="Times New Roman" w:hAnsi="Times New Roman" w:eastAsia="Times New Roman" w:cs="Times New Roman"/>
              <w:color w:val="000000"/>
            </w:rPr>
          </w:rPrChange>
        </w:rPr>
      </w:pPr>
      <w:bookmarkStart w:id="64" w:name="_Toc2701"/>
      <w:bookmarkStart w:id="65" w:name="_Toc3735"/>
      <w:r>
        <w:rPr>
          <w:rFonts w:ascii="Times New Roman" w:hAnsi="Times New Roman" w:eastAsia="Times New Roman" w:cs="Times New Roman"/>
          <w:color w:val="000000"/>
          <w:lang w:val="sr-Cyrl-RS"/>
          <w:rPrChange w:id="3302" w:author="Milan Stojkov" w:date="2026-10-02T11:00:00Z">
            <w:rPr>
              <w:rFonts w:ascii="Times New Roman" w:hAnsi="Times New Roman" w:eastAsia="Times New Roman" w:cs="Times New Roman"/>
              <w:color w:val="000000"/>
            </w:rPr>
          </w:rPrChange>
        </w:rPr>
        <w:t>4.5. Агрегациони слој</w:t>
      </w:r>
      <w:bookmarkEnd w:id="64"/>
      <w:bookmarkEnd w:id="65"/>
    </w:p>
    <w:p w14:paraId="6217F5E2">
      <w:pPr>
        <w:ind w:firstLine="360"/>
        <w:jc w:val="both"/>
        <w:rPr>
          <w:color w:val="000000"/>
          <w:sz w:val="22"/>
          <w:szCs w:val="22"/>
          <w:lang w:val="sr-Cyrl-RS"/>
          <w:rPrChange w:id="3303" w:author="Milan Stojkov" w:date="2026-10-02T11:00:00Z">
            <w:rPr>
              <w:color w:val="000000"/>
              <w:sz w:val="22"/>
              <w:szCs w:val="22"/>
            </w:rPr>
          </w:rPrChange>
        </w:rPr>
      </w:pPr>
      <w:r>
        <w:rPr>
          <w:color w:val="000000"/>
          <w:sz w:val="22"/>
          <w:szCs w:val="22"/>
          <w:lang w:val="sr-Cyrl-RS"/>
          <w:rPrChange w:id="3304" w:author="Milan Stojkov" w:date="2026-10-02T11:00:00Z">
            <w:rPr>
              <w:color w:val="000000"/>
              <w:sz w:val="22"/>
              <w:szCs w:val="22"/>
            </w:rPr>
          </w:rPrChange>
        </w:rPr>
        <w:t xml:space="preserve">Агрегациони слој одређује како чвор од примљених вредности рачуна нову процену. Он представља последњи корак у рунди и једино место где се злонамерне вредности могу уклонити из прорачуна. </w:t>
      </w:r>
    </w:p>
    <w:p w14:paraId="4C40D7C6">
      <w:pPr>
        <w:ind w:firstLine="360"/>
        <w:jc w:val="both"/>
        <w:rPr>
          <w:color w:val="000000"/>
          <w:sz w:val="22"/>
          <w:szCs w:val="22"/>
          <w:lang w:val="sr-Cyrl-RS"/>
          <w:rPrChange w:id="3305" w:author="Milan Stojkov" w:date="2026-10-02T11:00:00Z">
            <w:rPr>
              <w:color w:val="000000"/>
              <w:sz w:val="22"/>
              <w:szCs w:val="22"/>
            </w:rPr>
          </w:rPrChange>
        </w:rPr>
      </w:pPr>
      <w:r>
        <w:rPr>
          <w:color w:val="000000"/>
          <w:sz w:val="22"/>
          <w:szCs w:val="22"/>
          <w:lang w:val="sr-Cyrl-RS"/>
          <w:rPrChange w:id="3306" w:author="Milan Stojkov" w:date="2026-10-02T11:00:00Z">
            <w:rPr>
              <w:color w:val="000000"/>
              <w:sz w:val="22"/>
              <w:szCs w:val="22"/>
            </w:rPr>
          </w:rPrChange>
        </w:rPr>
        <w:t xml:space="preserve">Модуларна архитектура омогућава једноставну замену агрегационих функција без утицаја на остатак система. Све агрегационе функције деле исти облик: чвор им предаје сопствену тренутну процену и вредности примљене од суседа који су у тој рунди одговорили, а оне враћају нову процену. </w:t>
      </w:r>
      <w:ins w:id="3307" w:author="Milica Radić" w:date="2026-10-02T22:09:32Z">
        <w:r>
          <w:rPr>
            <w:rFonts w:hint="default"/>
            <w:color w:val="000000"/>
            <w:sz w:val="22"/>
            <w:szCs w:val="22"/>
            <w:lang w:val="sr-Cyrl-RS"/>
          </w:rPr>
          <w:t xml:space="preserve">Тај скуп вредности означава се са A, а његов i-ти елемент са </w:t>
        </w:r>
      </w:ins>
      <m:oMath>
        <m:sSub>
          <m:sSubPr>
            <m:ctrlPr>
              <w:ins w:id="3308" w:author="Milica Radić" w:date="2026-10-02T22:10:18Z">
                <w:rPr>
                  <w:rFonts w:ascii="Cambria Math" w:hAnsi="Cambria Math"/>
                  <w:i/>
                  <w:color w:val="000000"/>
                  <w:sz w:val="22"/>
                  <w:szCs w:val="22"/>
                  <w:lang w:val="sr-Cyrl-RS"/>
                </w:rPr>
              </w:ins>
            </m:ctrlPr>
          </m:sSubPr>
          <m:e>
            <w:ins w:id="3309" w:author="Milica Radić" w:date="2026-10-02T22:10:21Z">
              <m:r>
                <m:rPr/>
                <w:rPr>
                  <w:rFonts w:hint="default" w:ascii="Cambria Math" w:hAnsi="Cambria Math"/>
                  <w:color w:val="000000"/>
                  <w:sz w:val="22"/>
                  <w:szCs w:val="22"/>
                  <w:lang w:val="en-US"/>
                </w:rPr>
                <m:t>a</m:t>
              </m:r>
            </w:ins>
            <m:ctrlPr>
              <w:ins w:id="3310" w:author="Milica Radić" w:date="2026-10-02T22:10:18Z">
                <w:rPr>
                  <w:rFonts w:ascii="Cambria Math" w:hAnsi="Cambria Math"/>
                  <w:i/>
                  <w:color w:val="000000"/>
                  <w:sz w:val="22"/>
                  <w:szCs w:val="22"/>
                  <w:lang w:val="sr-Cyrl-RS"/>
                </w:rPr>
              </w:ins>
            </m:ctrlPr>
          </m:e>
          <m:sub>
            <w:ins w:id="3311" w:author="Milica Radić" w:date="2026-10-02T22:10:22Z">
              <m:r>
                <m:rPr/>
                <w:rPr>
                  <w:rFonts w:hint="default" w:ascii="Cambria Math" w:hAnsi="Cambria Math"/>
                  <w:color w:val="000000"/>
                  <w:sz w:val="22"/>
                  <w:szCs w:val="22"/>
                  <w:lang w:val="en-US"/>
                </w:rPr>
                <m:t>i</m:t>
              </m:r>
            </w:ins>
            <m:ctrlPr>
              <w:ins w:id="3312" w:author="Milica Radić" w:date="2026-10-02T22:10:18Z">
                <w:rPr>
                  <w:rFonts w:ascii="Cambria Math" w:hAnsi="Cambria Math"/>
                  <w:i/>
                  <w:color w:val="000000"/>
                  <w:sz w:val="22"/>
                  <w:szCs w:val="22"/>
                  <w:lang w:val="sr-Cyrl-RS"/>
                </w:rPr>
              </w:ins>
            </m:ctrlPr>
          </m:sub>
        </m:sSub>
      </m:oMath>
      <w:ins w:id="3313" w:author="Milica Radić" w:date="2026-10-02T22:09:32Z">
        <w:r>
          <w:rPr>
            <w:rFonts w:hint="default"/>
            <w:color w:val="000000"/>
            <w:sz w:val="22"/>
            <w:szCs w:val="22"/>
            <w:lang w:val="sr-Cyrl-RS"/>
          </w:rPr>
          <w:t>.</w:t>
        </w:r>
      </w:ins>
    </w:p>
    <w:p w14:paraId="6EA2A20A">
      <w:pPr>
        <w:pStyle w:val="4"/>
        <w:rPr>
          <w:color w:val="000000"/>
          <w:lang w:val="sr-Cyrl-RS"/>
          <w:rPrChange w:id="3314" w:author="Milan Stojkov" w:date="2026-10-02T11:00:00Z">
            <w:rPr>
              <w:color w:val="000000"/>
            </w:rPr>
          </w:rPrChange>
        </w:rPr>
      </w:pPr>
      <w:bookmarkStart w:id="66" w:name="_Toc12710"/>
      <w:bookmarkStart w:id="67" w:name="_Toc903"/>
      <w:r>
        <w:rPr>
          <w:color w:val="000000"/>
          <w:lang w:val="sr-Cyrl-RS"/>
          <w:rPrChange w:id="3315" w:author="Milan Stojkov" w:date="2026-10-02T11:00:00Z">
            <w:rPr>
              <w:color w:val="000000"/>
            </w:rPr>
          </w:rPrChange>
        </w:rPr>
        <w:t>4.5.1. Аритметичка средина</w:t>
      </w:r>
      <w:bookmarkEnd w:id="66"/>
      <w:bookmarkEnd w:id="67"/>
    </w:p>
    <w:p w14:paraId="702F5509">
      <w:pPr>
        <w:widowControl w:val="0"/>
        <w:ind w:firstLine="360"/>
        <w:jc w:val="both"/>
        <w:rPr>
          <w:color w:val="000000"/>
          <w:sz w:val="22"/>
          <w:szCs w:val="22"/>
          <w:lang w:val="sr-Cyrl-RS"/>
          <w:rPrChange w:id="3316" w:author="Milan Stojkov" w:date="2026-10-02T11:00:00Z">
            <w:rPr>
              <w:color w:val="000000"/>
              <w:sz w:val="22"/>
              <w:szCs w:val="22"/>
            </w:rPr>
          </w:rPrChange>
        </w:rPr>
      </w:pPr>
      <w:r>
        <w:rPr>
          <w:color w:val="000000"/>
          <w:sz w:val="22"/>
          <w:szCs w:val="22"/>
          <w:lang w:val="sr-Cyrl-RS"/>
          <w:rPrChange w:id="3317" w:author="Milan Stojkov" w:date="2026-10-02T11:00:00Z">
            <w:rPr>
              <w:color w:val="000000"/>
              <w:sz w:val="22"/>
              <w:szCs w:val="22"/>
            </w:rPr>
          </w:rPrChange>
        </w:rPr>
        <w:t xml:space="preserve">Аритметичка средина  (енгл. </w:t>
      </w:r>
      <w:r>
        <w:rPr>
          <w:i/>
          <w:iCs/>
          <w:color w:val="000000"/>
          <w:sz w:val="22"/>
          <w:szCs w:val="22"/>
          <w:lang w:val="sr-Cyrl-RS"/>
          <w:rPrChange w:id="3318" w:author="Milan Stojkov" w:date="2026-10-02T11:00:00Z">
            <w:rPr>
              <w:i/>
              <w:iCs/>
              <w:color w:val="000000"/>
              <w:sz w:val="22"/>
              <w:szCs w:val="22"/>
            </w:rPr>
          </w:rPrChange>
        </w:rPr>
        <w:t>mean</w:t>
      </w:r>
      <w:r>
        <w:rPr>
          <w:color w:val="000000"/>
          <w:sz w:val="22"/>
          <w:szCs w:val="22"/>
          <w:lang w:val="sr-Cyrl-RS"/>
          <w:rPrChange w:id="3319" w:author="Milan Stojkov" w:date="2026-10-02T11:00:00Z">
            <w:rPr>
              <w:color w:val="000000"/>
              <w:sz w:val="22"/>
              <w:szCs w:val="22"/>
            </w:rPr>
          </w:rPrChange>
        </w:rPr>
        <w:t xml:space="preserve">) рачуна просек свих вредности. Иако сваки чвор рачуна само над оним што види у свом </w:t>
      </w:r>
      <w:r>
        <w:rPr>
          <w:i/>
          <w:iCs/>
          <w:color w:val="000000"/>
          <w:sz w:val="22"/>
          <w:szCs w:val="22"/>
          <w:lang w:val="sr-Cyrl-RS"/>
          <w:rPrChange w:id="3320" w:author="Milan Stojkov" w:date="2026-10-02T11:00:00Z">
            <w:rPr>
              <w:i/>
              <w:iCs/>
              <w:color w:val="000000"/>
              <w:sz w:val="22"/>
              <w:szCs w:val="22"/>
            </w:rPr>
          </w:rPrChange>
        </w:rPr>
        <w:t>peer set</w:t>
      </w:r>
      <w:r>
        <w:rPr>
          <w:color w:val="000000"/>
          <w:sz w:val="22"/>
          <w:szCs w:val="22"/>
          <w:lang w:val="sr-Cyrl-RS"/>
          <w:rPrChange w:id="3321" w:author="Milan Stojkov" w:date="2026-10-02T11:00:00Z">
            <w:rPr>
              <w:color w:val="000000"/>
              <w:sz w:val="22"/>
              <w:szCs w:val="22"/>
            </w:rPr>
          </w:rPrChange>
        </w:rPr>
        <w:t>-у, понављањем те радње кроз рунде процене се изједначавају и приближавају стварном просеку целе мреже.</w:t>
      </w:r>
    </w:p>
    <w:p w14:paraId="62DE40C4">
      <w:pPr>
        <w:widowControl w:val="0"/>
        <w:ind w:firstLine="360"/>
        <w:jc w:val="both"/>
        <w:rPr>
          <w:color w:val="000000"/>
          <w:sz w:val="22"/>
          <w:szCs w:val="22"/>
          <w:lang w:val="sr-Cyrl-RS"/>
          <w:rPrChange w:id="3322" w:author="Milan Stojkov" w:date="2026-10-02T11:00:00Z">
            <w:rPr>
              <w:color w:val="000000"/>
              <w:sz w:val="22"/>
              <w:szCs w:val="22"/>
            </w:rPr>
          </w:rPrChange>
        </w:rPr>
      </w:pPr>
      <w:r>
        <w:rPr>
          <w:color w:val="000000"/>
          <w:sz w:val="22"/>
          <w:szCs w:val="22"/>
          <w:lang w:val="sr-Cyrl-RS"/>
          <w:rPrChange w:id="3323" w:author="Milan Stojkov" w:date="2026-10-02T11:00:00Z">
            <w:rPr>
              <w:color w:val="000000"/>
              <w:sz w:val="22"/>
              <w:szCs w:val="22"/>
            </w:rPr>
          </w:rPrChange>
        </w:rPr>
        <w:t>Формално:</w:t>
      </w:r>
    </w:p>
    <w:p w14:paraId="03677AD8">
      <w:pPr>
        <w:jc w:val="center"/>
        <w:rPr>
          <w:rFonts w:ascii="Cambria Math" w:hAnsi="Cambria Math" w:eastAsia="Cambria Math" w:cs="Cambria Math"/>
          <w:color w:val="000000"/>
          <w:sz w:val="22"/>
          <w:szCs w:val="22"/>
          <w:lang w:val="sr-Cyrl-RS"/>
          <w:rPrChange w:id="3324" w:author="Milan Stojkov" w:date="2026-10-02T11:00:00Z">
            <w:rPr>
              <w:rFonts w:ascii="Cambria Math" w:hAnsi="Cambria Math" w:eastAsia="Cambria Math" w:cs="Cambria Math"/>
              <w:color w:val="000000"/>
              <w:sz w:val="22"/>
              <w:szCs w:val="22"/>
            </w:rPr>
          </w:rPrChange>
        </w:rPr>
      </w:pPr>
      <w:commentRangeStart w:id="8"/>
      <m:oMath>
        <m:r>
          <m:rPr/>
          <w:rPr>
            <w:rFonts w:ascii="Cambria Math" w:hAnsi="Cambria Math" w:eastAsia="Cambria Math" w:cs="Cambria Math"/>
            <w:color w:val="000000"/>
            <w:sz w:val="22"/>
            <w:szCs w:val="22"/>
            <w:lang w:val="sr-Cyrl-RS"/>
            <w:rPrChange w:id="3325" w:author="Milan Stojkov" w:date="2026-10-02T11:00:00Z">
              <w:rPr>
                <w:rFonts w:ascii="Cambria Math" w:hAnsi="Cambria Math" w:eastAsia="Cambria Math" w:cs="Cambria Math"/>
                <w:color w:val="000000"/>
                <w:sz w:val="22"/>
                <w:szCs w:val="22"/>
              </w:rPr>
            </w:rPrChange>
          </w:rPr>
          <m:t>mean(A)=</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3326" w:author="Milan Stojkov" w:date="2026-10-02T11:00:00Z">
                  <w:rPr>
                    <w:rFonts w:ascii="Cambria Math" w:hAnsi="Cambria Math" w:eastAsia="Cambria Math" w:cs="Cambria Math"/>
                    <w:color w:val="000000"/>
                    <w:sz w:val="22"/>
                    <w:szCs w:val="22"/>
                  </w:rPr>
                </w:rPrChange>
              </w:rPr>
              <m:t>1</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3327" w:author="Milan Stojkov" w:date="2026-10-02T11:00:00Z">
                  <w:rPr>
                    <w:rFonts w:ascii="Cambria Math" w:hAnsi="Cambria Math" w:eastAsia="Cambria Math" w:cs="Cambria Math"/>
                    <w:color w:val="000000"/>
                    <w:sz w:val="22"/>
                    <w:szCs w:val="22"/>
                  </w:rPr>
                </w:rPrChange>
              </w:rPr>
              <m:t>|A|</m:t>
            </m:r>
            <m:ctrlPr>
              <w:rPr>
                <w:rFonts w:ascii="Cambria Math" w:hAnsi="Cambria Math" w:eastAsia="Cambria Math" w:cs="Cambria Math"/>
                <w:color w:val="000000"/>
                <w:sz w:val="22"/>
                <w:szCs w:val="22"/>
                <w:lang w:val="sr-Cyrl-RS"/>
              </w:rPr>
            </m:ctrlPr>
          </m:den>
        </m:f>
        <m:nary>
          <m:naryPr>
            <m:chr m:val="∑"/>
            <m:ctrlPr>
              <w:rPr>
                <w:rFonts w:ascii="Cambria Math" w:hAnsi="Cambria Math" w:eastAsia="Cambria Math" w:cs="Cambria Math"/>
                <w:color w:val="000000"/>
                <w:sz w:val="22"/>
                <w:szCs w:val="22"/>
                <w:lang w:val="sr-Cyrl-RS"/>
              </w:rPr>
            </m:ctrlPr>
          </m:naryPr>
          <m:sub>
            <m:ctrlPr>
              <w:rPr>
                <w:rFonts w:ascii="Cambria Math" w:hAnsi="Cambria Math" w:eastAsia="Cambria Math" w:cs="Cambria Math"/>
                <w:color w:val="000000"/>
                <w:sz w:val="22"/>
                <w:szCs w:val="22"/>
                <w:lang w:val="sr-Cyrl-RS"/>
              </w:rPr>
            </m:ctrlPr>
          </m:sub>
          <m:sup>
            <m:ctrlPr>
              <w:rPr>
                <w:rFonts w:ascii="Cambria Math" w:hAnsi="Cambria Math" w:eastAsia="Cambria Math" w:cs="Cambria Math"/>
                <w:color w:val="000000"/>
                <w:sz w:val="22"/>
                <w:szCs w:val="22"/>
                <w:lang w:val="sr-Cyrl-RS"/>
              </w:rPr>
            </m:ctrlPr>
          </m:sup>
          <m:e>
            <m:ctrlPr>
              <w:rPr>
                <w:rFonts w:ascii="Cambria Math" w:hAnsi="Cambria Math" w:eastAsia="Cambria Math" w:cs="Cambria Math"/>
                <w:color w:val="000000"/>
                <w:sz w:val="22"/>
                <w:szCs w:val="22"/>
                <w:lang w:val="sr-Cyrl-RS"/>
              </w:rPr>
            </m:ctrlPr>
          </m:e>
        </m:nary>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3328" w:author="Milan Stojkov" w:date="2026-10-02T11:00:00Z">
                  <w:rPr>
                    <w:rFonts w:ascii="Cambria Math" w:hAnsi="Cambria Math" w:eastAsia="Cambria Math" w:cs="Cambria Math"/>
                    <w:color w:val="000000"/>
                    <w:sz w:val="22"/>
                    <w:szCs w:val="22"/>
                  </w:rPr>
                </w:rPrChange>
              </w:rPr>
              <m:t>a</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3329" w:author="Milan Stojkov" w:date="2026-10-02T11:00:00Z">
                  <w:rPr>
                    <w:rFonts w:ascii="Cambria Math" w:hAnsi="Cambria Math" w:eastAsia="Cambria Math" w:cs="Cambria Math"/>
                    <w:color w:val="000000"/>
                    <w:sz w:val="22"/>
                    <w:szCs w:val="22"/>
                  </w:rPr>
                </w:rPrChange>
              </w:rPr>
              <m:t>i</m:t>
            </m:r>
            <m:ctrlPr>
              <w:rPr>
                <w:rFonts w:ascii="Cambria Math" w:hAnsi="Cambria Math" w:eastAsia="Cambria Math" w:cs="Cambria Math"/>
                <w:color w:val="000000"/>
                <w:sz w:val="22"/>
                <w:szCs w:val="22"/>
                <w:lang w:val="sr-Cyrl-RS"/>
              </w:rPr>
            </m:ctrlPr>
          </m:sub>
        </m:sSub>
      </m:oMath>
      <w:commentRangeEnd w:id="8"/>
      <w:r>
        <w:rPr>
          <w:rStyle w:val="12"/>
          <w:rFonts w:ascii="Cambria Math" w:hAnsi="Cambria Math" w:eastAsia="Cambria Math" w:cs="Cambria Math"/>
          <w:color w:val="000000"/>
          <w:sz w:val="22"/>
          <w:szCs w:val="22"/>
          <w:lang w:val="sr-Cyrl-RS"/>
          <w:rPrChange w:id="3330" w:author="Milan Stojkov" w:date="2026-10-02T11:00:00Z">
            <w:rPr>
              <w:rStyle w:val="12"/>
              <w:rFonts w:ascii="Cambria Math" w:hAnsi="Cambria Math" w:eastAsia="Cambria Math" w:cs="Cambria Math"/>
              <w:color w:val="000000"/>
              <w:sz w:val="22"/>
              <w:szCs w:val="22"/>
            </w:rPr>
          </w:rPrChange>
        </w:rPr>
        <w:commentReference w:id="8"/>
      </w:r>
    </w:p>
    <w:p w14:paraId="33E06991">
      <w:pPr>
        <w:widowControl w:val="0"/>
        <w:ind w:firstLine="360"/>
        <w:jc w:val="both"/>
        <w:rPr>
          <w:color w:val="000000"/>
          <w:sz w:val="22"/>
          <w:szCs w:val="22"/>
          <w:lang w:val="sr-Cyrl-RS"/>
          <w:rPrChange w:id="3331" w:author="Milan Stojkov" w:date="2026-10-02T11:00:00Z">
            <w:rPr>
              <w:color w:val="000000"/>
              <w:sz w:val="22"/>
              <w:szCs w:val="22"/>
            </w:rPr>
          </w:rPrChange>
        </w:rPr>
      </w:pPr>
      <w:r>
        <w:rPr>
          <w:color w:val="000000"/>
          <w:sz w:val="22"/>
          <w:szCs w:val="22"/>
          <w:lang w:val="sr-Cyrl-RS"/>
          <w:rPrChange w:id="3332" w:author="Milan Stojkov" w:date="2026-10-02T11:00:00Z">
            <w:rPr>
              <w:color w:val="000000"/>
              <w:sz w:val="22"/>
              <w:szCs w:val="22"/>
            </w:rPr>
          </w:rPrChange>
        </w:rPr>
        <w:t xml:space="preserve">Њена брза конвергенција је истовремено и њена слабост. Свака вредност улази у прорачун са једнаком тежином, па помак резултата непосредно зависи од тога колико је компромитована вредност удаљена од стварне. Нападач који уместо вредности реда сто пошаље хиљаду помера процену сразмерно, без обзира на то колико је осталих вредности исправно. Ово је чини изузетно осетљивом на </w:t>
      </w:r>
      <w:r>
        <w:rPr>
          <w:i/>
          <w:iCs/>
          <w:color w:val="000000"/>
          <w:sz w:val="22"/>
          <w:szCs w:val="22"/>
          <w:lang w:val="sr-Cyrl-RS"/>
          <w:rPrChange w:id="3333" w:author="Milan Stojkov" w:date="2026-10-02T11:00:00Z">
            <w:rPr>
              <w:i/>
              <w:iCs/>
              <w:color w:val="000000"/>
              <w:sz w:val="22"/>
              <w:szCs w:val="22"/>
            </w:rPr>
          </w:rPrChange>
        </w:rPr>
        <w:t xml:space="preserve">Byzantine </w:t>
      </w:r>
      <w:r>
        <w:rPr>
          <w:color w:val="000000"/>
          <w:sz w:val="22"/>
          <w:szCs w:val="22"/>
          <w:lang w:val="sr-Cyrl-RS"/>
          <w:rPrChange w:id="3334" w:author="Milan Stojkov" w:date="2026-10-02T11:00:00Z">
            <w:rPr>
              <w:color w:val="000000"/>
              <w:sz w:val="22"/>
              <w:szCs w:val="22"/>
            </w:rPr>
          </w:rPrChange>
        </w:rPr>
        <w:t>нападе</w:t>
      </w:r>
      <w:r>
        <w:rPr>
          <w:i/>
          <w:iCs/>
          <w:color w:val="000000"/>
          <w:sz w:val="22"/>
          <w:szCs w:val="22"/>
          <w:lang w:val="sr-Cyrl-RS"/>
          <w:rPrChange w:id="3335" w:author="Milan Stojkov" w:date="2026-10-02T11:00:00Z">
            <w:rPr>
              <w:i/>
              <w:iCs/>
              <w:color w:val="000000"/>
              <w:sz w:val="22"/>
              <w:szCs w:val="22"/>
            </w:rPr>
          </w:rPrChange>
        </w:rPr>
        <w:t>.</w:t>
      </w:r>
    </w:p>
    <w:p w14:paraId="433EA2E3">
      <w:pPr>
        <w:widowControl w:val="0"/>
        <w:ind w:firstLine="360"/>
        <w:jc w:val="both"/>
        <w:rPr>
          <w:color w:val="000000"/>
          <w:sz w:val="22"/>
          <w:szCs w:val="22"/>
          <w:lang w:val="sr-Cyrl-RS"/>
          <w:rPrChange w:id="3336" w:author="Milan Stojkov" w:date="2026-10-02T11:00:00Z">
            <w:rPr>
              <w:color w:val="000000"/>
              <w:sz w:val="22"/>
              <w:szCs w:val="22"/>
            </w:rPr>
          </w:rPrChange>
        </w:rPr>
      </w:pPr>
      <w:r>
        <w:rPr>
          <w:color w:val="000000"/>
          <w:sz w:val="22"/>
          <w:szCs w:val="22"/>
          <w:lang w:val="sr-Cyrl-RS"/>
          <w:rPrChange w:id="3337" w:author="Milan Stojkov" w:date="2026-10-02T11:00:00Z">
            <w:rPr>
              <w:color w:val="000000"/>
              <w:sz w:val="22"/>
              <w:szCs w:val="22"/>
            </w:rPr>
          </w:rPrChange>
        </w:rPr>
        <w:t>У овом систему аритметичка средина представља одсуство заштите на нивоу прорачуна и служи као референтна тачка у односу на коју се мери допринос робусних функција.</w:t>
      </w:r>
    </w:p>
    <w:p w14:paraId="54FBB5AE">
      <w:pPr>
        <w:pStyle w:val="4"/>
        <w:rPr>
          <w:color w:val="000000"/>
          <w:lang w:val="sr-Cyrl-RS"/>
          <w:rPrChange w:id="3338" w:author="Milan Stojkov" w:date="2026-10-02T11:00:00Z">
            <w:rPr>
              <w:color w:val="000000"/>
            </w:rPr>
          </w:rPrChange>
        </w:rPr>
      </w:pPr>
      <w:bookmarkStart w:id="68" w:name="_Toc19243"/>
      <w:bookmarkStart w:id="69" w:name="_Toc9828"/>
      <w:r>
        <w:rPr>
          <w:color w:val="000000"/>
          <w:lang w:val="sr-Cyrl-RS"/>
          <w:rPrChange w:id="3339" w:author="Milan Stojkov" w:date="2026-10-02T11:00:00Z">
            <w:rPr>
              <w:color w:val="000000"/>
            </w:rPr>
          </w:rPrChange>
        </w:rPr>
        <w:t>4.5.2. Медијана</w:t>
      </w:r>
      <w:bookmarkEnd w:id="68"/>
      <w:bookmarkEnd w:id="69"/>
    </w:p>
    <w:p w14:paraId="5775BE88">
      <w:pPr>
        <w:widowControl w:val="0"/>
        <w:ind w:firstLine="360"/>
        <w:jc w:val="both"/>
        <w:rPr>
          <w:color w:val="000000"/>
          <w:sz w:val="22"/>
          <w:szCs w:val="22"/>
          <w:lang w:val="sr-Cyrl-RS"/>
          <w:rPrChange w:id="3340" w:author="Milan Stojkov" w:date="2026-10-02T11:00:00Z">
            <w:rPr>
              <w:color w:val="000000"/>
              <w:sz w:val="22"/>
              <w:szCs w:val="22"/>
            </w:rPr>
          </w:rPrChange>
        </w:rPr>
      </w:pPr>
      <w:r>
        <w:rPr>
          <w:color w:val="000000"/>
          <w:sz w:val="22"/>
          <w:szCs w:val="22"/>
          <w:lang w:val="sr-Cyrl-RS"/>
          <w:rPrChange w:id="3341" w:author="Milan Stojkov" w:date="2026-10-02T11:00:00Z">
            <w:rPr>
              <w:color w:val="000000"/>
              <w:sz w:val="22"/>
              <w:szCs w:val="22"/>
            </w:rPr>
          </w:rPrChange>
        </w:rPr>
        <w:t xml:space="preserve">За разлику од аритметичке средине, медијана  (енгл. </w:t>
      </w:r>
      <w:r>
        <w:rPr>
          <w:i/>
          <w:iCs/>
          <w:color w:val="000000"/>
          <w:sz w:val="22"/>
          <w:szCs w:val="22"/>
          <w:lang w:val="sr-Cyrl-RS"/>
          <w:rPrChange w:id="3342" w:author="Milan Stojkov" w:date="2026-10-02T11:00:00Z">
            <w:rPr>
              <w:i/>
              <w:iCs/>
              <w:color w:val="000000"/>
              <w:sz w:val="22"/>
              <w:szCs w:val="22"/>
            </w:rPr>
          </w:rPrChange>
        </w:rPr>
        <w:t>median</w:t>
      </w:r>
      <w:r>
        <w:rPr>
          <w:color w:val="000000"/>
          <w:sz w:val="22"/>
          <w:szCs w:val="22"/>
          <w:lang w:val="sr-Cyrl-RS"/>
          <w:rPrChange w:id="3343" w:author="Milan Stojkov" w:date="2026-10-02T11:00:00Z">
            <w:rPr>
              <w:color w:val="000000"/>
              <w:sz w:val="22"/>
              <w:szCs w:val="22"/>
            </w:rPr>
          </w:rPrChange>
        </w:rPr>
        <w:t>) представља робусну агрегациону функцију. Добија се сортирањем прикупљених вредности по величини и одабиром централног елемента.</w:t>
      </w:r>
    </w:p>
    <w:p w14:paraId="5B1B5DF1">
      <w:pPr>
        <w:widowControl w:val="0"/>
        <w:ind w:firstLine="360"/>
        <w:jc w:val="both"/>
        <w:rPr>
          <w:color w:val="000000"/>
          <w:sz w:val="22"/>
          <w:szCs w:val="22"/>
          <w:lang w:val="sr-Cyrl-RS"/>
          <w:rPrChange w:id="3344" w:author="Milan Stojkov" w:date="2026-10-02T11:00:00Z">
            <w:rPr>
              <w:color w:val="000000"/>
              <w:sz w:val="22"/>
              <w:szCs w:val="22"/>
            </w:rPr>
          </w:rPrChange>
        </w:rPr>
      </w:pPr>
      <w:r>
        <w:rPr>
          <w:color w:val="000000"/>
          <w:sz w:val="22"/>
          <w:szCs w:val="22"/>
          <w:lang w:val="sr-Cyrl-RS"/>
          <w:rPrChange w:id="3345" w:author="Milan Stojkov" w:date="2026-10-02T11:00:00Z">
            <w:rPr>
              <w:color w:val="000000"/>
              <w:sz w:val="22"/>
              <w:szCs w:val="22"/>
            </w:rPr>
          </w:rPrChange>
        </w:rPr>
        <w:t>Формално:</w:t>
      </w:r>
    </w:p>
    <w:p w14:paraId="43EFCE07">
      <w:pPr>
        <w:jc w:val="center"/>
        <w:rPr>
          <w:lang w:val="sr-Cyrl-RS"/>
          <w:rPrChange w:id="3346" w:author="Milan Stojkov" w:date="2026-10-02T11:00:00Z">
            <w:rPr/>
          </w:rPrChange>
        </w:rPr>
      </w:pPr>
      <m:oMathPara>
        <m:oMath>
          <m:r>
            <m:rPr/>
            <w:rPr>
              <w:rFonts w:ascii="Cambria Math" w:hAnsi="Cambria Math" w:eastAsia="Cambria Math" w:cs="Cambria Math"/>
              <w:color w:val="000000"/>
              <w:sz w:val="22"/>
              <w:szCs w:val="22"/>
              <w:lang w:val="sr-Cyrl-RS"/>
              <w:rPrChange w:id="3347" w:author="Milan Stojkov" w:date="2026-10-02T11:00:00Z">
                <w:rPr>
                  <w:rFonts w:ascii="Cambria Math" w:hAnsi="Cambria Math" w:eastAsia="Cambria Math" w:cs="Cambria Math"/>
                  <w:color w:val="000000"/>
                  <w:sz w:val="22"/>
                  <w:szCs w:val="22"/>
                </w:rPr>
              </w:rPrChange>
            </w:rPr>
            <m:t>median(A)=</m:t>
          </m:r>
          <m:r>
            <m:rPr/>
            <w:rPr>
              <w:rFonts w:ascii="Cambria Math" w:hAnsi="Cambria Math"/>
              <w:lang w:val="sr-Cyrl-RS"/>
              <w:rPrChange w:id="3348" w:author="Milan Stojkov" w:date="2026-10-02T11:00:00Z">
                <w:rPr>
                  <w:rFonts w:ascii="Cambria Math" w:hAnsi="Cambria Math"/>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3349" w:author="Milan Stojkov" w:date="2026-10-02T11:00:00Z">
                    <w:rPr>
                      <w:rFonts w:ascii="Cambria Math" w:hAnsi="Cambria Math" w:eastAsia="Cambria Math" w:cs="Cambria Math"/>
                      <w:color w:val="000000"/>
                      <w:sz w:val="22"/>
                      <w:szCs w:val="22"/>
                    </w:rPr>
                  </w:rPrChange>
                </w:rPr>
                <m:t>a</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3350" w:author="Milan Stojkov" w:date="2026-10-02T11:00:00Z">
                    <w:rPr>
                      <w:rFonts w:ascii="Cambria Math" w:hAnsi="Cambria Math" w:eastAsia="Cambria Math" w:cs="Cambria Math"/>
                      <w:color w:val="000000"/>
                      <w:sz w:val="22"/>
                      <w:szCs w:val="22"/>
                    </w:rPr>
                  </w:rPrChange>
                </w:rPr>
                <m:t>(</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3351" w:author="Milan Stojkov" w:date="2026-10-02T11:00:00Z">
                        <w:rPr>
                          <w:rFonts w:ascii="Cambria Math" w:hAnsi="Cambria Math" w:eastAsia="Cambria Math" w:cs="Cambria Math"/>
                          <w:color w:val="000000"/>
                          <w:sz w:val="22"/>
                          <w:szCs w:val="22"/>
                        </w:rPr>
                      </w:rPrChange>
                    </w:rPr>
                    <m:t>n+1</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3352" w:author="Milan Stojkov" w:date="2026-10-02T11:00:00Z">
                        <w:rPr>
                          <w:rFonts w:ascii="Cambria Math" w:hAnsi="Cambria Math" w:eastAsia="Cambria Math" w:cs="Cambria Math"/>
                          <w:color w:val="000000"/>
                          <w:sz w:val="22"/>
                          <w:szCs w:val="22"/>
                        </w:rPr>
                      </w:rPrChange>
                    </w:rPr>
                    <m:t>2</m:t>
                  </m:r>
                  <m:ctrlPr>
                    <w:rPr>
                      <w:rFonts w:ascii="Cambria Math" w:hAnsi="Cambria Math" w:eastAsia="Cambria Math" w:cs="Cambria Math"/>
                      <w:color w:val="000000"/>
                      <w:sz w:val="22"/>
                      <w:szCs w:val="22"/>
                      <w:lang w:val="sr-Cyrl-RS"/>
                    </w:rPr>
                  </m:ctrlPr>
                </m:den>
              </m:f>
              <m:r>
                <m:rPr/>
                <w:rPr>
                  <w:rFonts w:ascii="Cambria Math" w:hAnsi="Cambria Math" w:eastAsia="Cambria Math" w:cs="Cambria Math"/>
                  <w:color w:val="000000"/>
                  <w:sz w:val="22"/>
                  <w:szCs w:val="22"/>
                  <w:lang w:val="sr-Cyrl-RS"/>
                  <w:rPrChange w:id="3353" w:author="Milan Stojkov" w:date="2026-10-02T11:00:00Z">
                    <w:rPr>
                      <w:rFonts w:ascii="Cambria Math" w:hAnsi="Cambria Math" w:eastAsia="Cambria Math" w:cs="Cambria Math"/>
                      <w:color w:val="000000"/>
                      <w:sz w:val="22"/>
                      <w:szCs w:val="22"/>
                    </w:rPr>
                  </w:rPrChange>
                </w:rPr>
                <m:t>)</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3354" w:author="Milan Stojkov" w:date="2026-10-02T11:00:00Z">
                <w:rPr>
                  <w:rFonts w:ascii="Cambria Math" w:hAnsi="Cambria Math" w:eastAsia="Cambria Math" w:cs="Cambria Math"/>
                  <w:color w:val="000000"/>
                  <w:sz w:val="22"/>
                  <w:szCs w:val="22"/>
                </w:rPr>
              </w:rPrChange>
            </w:rPr>
            <m:t>,  ако је n непрарно</m:t>
          </m:r>
          <m:r>
            <m:rPr/>
            <w:rPr>
              <w:rFonts w:ascii="Cambria Math" w:hAnsi="Cambria Math"/>
              <w:lang w:val="sr-Cyrl-RS"/>
              <w:rPrChange w:id="3355" w:author="Milan Stojkov" w:date="2026-10-02T11:00:00Z">
                <w:rPr>
                  <w:rFonts w:ascii="Cambria Math" w:hAnsi="Cambria Math"/>
                </w:rPr>
              </w:rPrChange>
            </w:rPr>
            <m:t xml:space="preserve"> </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3356" w:author="Milan Stojkov" w:date="2026-10-02T11:00:00Z">
                    <w:rPr>
                      <w:rFonts w:ascii="Cambria Math" w:hAnsi="Cambria Math" w:eastAsia="Cambria Math" w:cs="Cambria Math"/>
                      <w:color w:val="000000"/>
                      <w:sz w:val="22"/>
                      <w:szCs w:val="22"/>
                    </w:rPr>
                  </w:rPrChange>
                </w:rPr>
                <m:t>1</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3357" w:author="Milan Stojkov" w:date="2026-10-02T11:00:00Z">
                    <w:rPr>
                      <w:rFonts w:ascii="Cambria Math" w:hAnsi="Cambria Math" w:eastAsia="Cambria Math" w:cs="Cambria Math"/>
                      <w:color w:val="000000"/>
                      <w:sz w:val="22"/>
                      <w:szCs w:val="22"/>
                    </w:rPr>
                  </w:rPrChange>
                </w:rPr>
                <m:t>2</m:t>
              </m:r>
              <m:ctrlPr>
                <w:rPr>
                  <w:rFonts w:ascii="Cambria Math" w:hAnsi="Cambria Math" w:eastAsia="Cambria Math" w:cs="Cambria Math"/>
                  <w:color w:val="000000"/>
                  <w:sz w:val="22"/>
                  <w:szCs w:val="22"/>
                  <w:lang w:val="sr-Cyrl-RS"/>
                </w:rPr>
              </m:ctrlPr>
            </m:den>
          </m:f>
          <m:r>
            <m:rPr/>
            <w:rPr>
              <w:rFonts w:ascii="Cambria Math" w:hAnsi="Cambria Math" w:eastAsia="Cambria Math" w:cs="Cambria Math"/>
              <w:color w:val="000000"/>
              <w:sz w:val="22"/>
              <w:szCs w:val="22"/>
              <w:lang w:val="sr-Cyrl-RS"/>
              <w:rPrChange w:id="3358"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3359" w:author="Milan Stojkov" w:date="2026-10-02T11:00:00Z">
                    <w:rPr>
                      <w:rFonts w:ascii="Cambria Math" w:hAnsi="Cambria Math" w:eastAsia="Cambria Math" w:cs="Cambria Math"/>
                      <w:color w:val="000000"/>
                      <w:sz w:val="22"/>
                      <w:szCs w:val="22"/>
                    </w:rPr>
                  </w:rPrChange>
                </w:rPr>
                <m:t>а</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3360" w:author="Milan Stojkov" w:date="2026-10-02T11:00:00Z">
                    <w:rPr>
                      <w:rFonts w:ascii="Cambria Math" w:hAnsi="Cambria Math" w:eastAsia="Cambria Math" w:cs="Cambria Math"/>
                      <w:color w:val="000000"/>
                      <w:sz w:val="22"/>
                      <w:szCs w:val="22"/>
                    </w:rPr>
                  </w:rPrChange>
                </w:rPr>
                <m:t>(</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3361" w:author="Milan Stojkov" w:date="2026-10-02T11:00:00Z">
                        <w:rPr>
                          <w:rFonts w:ascii="Cambria Math" w:hAnsi="Cambria Math" w:eastAsia="Cambria Math" w:cs="Cambria Math"/>
                          <w:color w:val="000000"/>
                          <w:sz w:val="22"/>
                          <w:szCs w:val="22"/>
                        </w:rPr>
                      </w:rPrChange>
                    </w:rPr>
                    <m:t>n</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3362" w:author="Milan Stojkov" w:date="2026-10-02T11:00:00Z">
                        <w:rPr>
                          <w:rFonts w:ascii="Cambria Math" w:hAnsi="Cambria Math" w:eastAsia="Cambria Math" w:cs="Cambria Math"/>
                          <w:color w:val="000000"/>
                          <w:sz w:val="22"/>
                          <w:szCs w:val="22"/>
                        </w:rPr>
                      </w:rPrChange>
                    </w:rPr>
                    <m:t>2</m:t>
                  </m:r>
                  <m:ctrlPr>
                    <w:rPr>
                      <w:rFonts w:ascii="Cambria Math" w:hAnsi="Cambria Math" w:eastAsia="Cambria Math" w:cs="Cambria Math"/>
                      <w:color w:val="000000"/>
                      <w:sz w:val="22"/>
                      <w:szCs w:val="22"/>
                      <w:lang w:val="sr-Cyrl-RS"/>
                    </w:rPr>
                  </m:ctrlPr>
                </m:den>
              </m:f>
              <m:r>
                <m:rPr/>
                <w:rPr>
                  <w:rFonts w:ascii="Cambria Math" w:hAnsi="Cambria Math" w:eastAsia="Cambria Math" w:cs="Cambria Math"/>
                  <w:color w:val="000000"/>
                  <w:sz w:val="22"/>
                  <w:szCs w:val="22"/>
                  <w:lang w:val="sr-Cyrl-RS"/>
                  <w:rPrChange w:id="3363" w:author="Milan Stojkov" w:date="2026-10-02T11:00:00Z">
                    <w:rPr>
                      <w:rFonts w:ascii="Cambria Math" w:hAnsi="Cambria Math" w:eastAsia="Cambria Math" w:cs="Cambria Math"/>
                      <w:color w:val="000000"/>
                      <w:sz w:val="22"/>
                      <w:szCs w:val="22"/>
                    </w:rPr>
                  </w:rPrChange>
                </w:rPr>
                <m:t>)</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3364"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3365" w:author="Milan Stojkov" w:date="2026-10-02T11:00:00Z">
                    <w:rPr>
                      <w:rFonts w:ascii="Cambria Math" w:hAnsi="Cambria Math" w:eastAsia="Cambria Math" w:cs="Cambria Math"/>
                      <w:color w:val="000000"/>
                      <w:sz w:val="22"/>
                      <w:szCs w:val="22"/>
                    </w:rPr>
                  </w:rPrChange>
                </w:rPr>
                <m:t>a</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3366" w:author="Milan Stojkov" w:date="2026-10-02T11:00:00Z">
                    <w:rPr>
                      <w:rFonts w:ascii="Cambria Math" w:hAnsi="Cambria Math" w:eastAsia="Cambria Math" w:cs="Cambria Math"/>
                      <w:color w:val="000000"/>
                      <w:sz w:val="22"/>
                      <w:szCs w:val="22"/>
                    </w:rPr>
                  </w:rPrChange>
                </w:rPr>
                <m:t>(</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3367" w:author="Milan Stojkov" w:date="2026-10-02T11:00:00Z">
                        <w:rPr>
                          <w:rFonts w:ascii="Cambria Math" w:hAnsi="Cambria Math" w:eastAsia="Cambria Math" w:cs="Cambria Math"/>
                          <w:color w:val="000000"/>
                          <w:sz w:val="22"/>
                          <w:szCs w:val="22"/>
                        </w:rPr>
                      </w:rPrChange>
                    </w:rPr>
                    <m:t>n</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3368" w:author="Milan Stojkov" w:date="2026-10-02T11:00:00Z">
                        <w:rPr>
                          <w:rFonts w:ascii="Cambria Math" w:hAnsi="Cambria Math" w:eastAsia="Cambria Math" w:cs="Cambria Math"/>
                          <w:color w:val="000000"/>
                          <w:sz w:val="22"/>
                          <w:szCs w:val="22"/>
                        </w:rPr>
                      </w:rPrChange>
                    </w:rPr>
                    <m:t>2</m:t>
                  </m:r>
                  <m:ctrlPr>
                    <w:rPr>
                      <w:rFonts w:ascii="Cambria Math" w:hAnsi="Cambria Math" w:eastAsia="Cambria Math" w:cs="Cambria Math"/>
                      <w:color w:val="000000"/>
                      <w:sz w:val="22"/>
                      <w:szCs w:val="22"/>
                      <w:lang w:val="sr-Cyrl-RS"/>
                    </w:rPr>
                  </m:ctrlPr>
                </m:den>
              </m:f>
              <m:r>
                <m:rPr/>
                <w:rPr>
                  <w:rFonts w:ascii="Cambria Math" w:hAnsi="Cambria Math" w:eastAsia="Cambria Math" w:cs="Cambria Math"/>
                  <w:color w:val="000000"/>
                  <w:sz w:val="22"/>
                  <w:szCs w:val="22"/>
                  <w:lang w:val="sr-Cyrl-RS"/>
                  <w:rPrChange w:id="3369" w:author="Milan Stojkov" w:date="2026-10-02T11:00:00Z">
                    <w:rPr>
                      <w:rFonts w:ascii="Cambria Math" w:hAnsi="Cambria Math" w:eastAsia="Cambria Math" w:cs="Cambria Math"/>
                      <w:color w:val="000000"/>
                      <w:sz w:val="22"/>
                      <w:szCs w:val="22"/>
                    </w:rPr>
                  </w:rPrChange>
                </w:rPr>
                <m:t>+1)</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3370" w:author="Milan Stojkov" w:date="2026-10-02T11:00:00Z">
                <w:rPr>
                  <w:rFonts w:ascii="Cambria Math" w:hAnsi="Cambria Math" w:eastAsia="Cambria Math" w:cs="Cambria Math"/>
                  <w:color w:val="000000"/>
                  <w:sz w:val="22"/>
                  <w:szCs w:val="22"/>
                </w:rPr>
              </w:rPrChange>
            </w:rPr>
            <m:t>), ако је n парно</m:t>
          </m:r>
          <m:r>
            <m:rPr/>
            <w:rPr>
              <w:rFonts w:ascii="Cambria Math" w:hAnsi="Cambria Math"/>
              <w:lang w:val="sr-Cyrl-RS"/>
              <w:rPrChange w:id="3371" w:author="Milan Stojkov" w:date="2026-10-02T11:00:00Z">
                <w:rPr>
                  <w:rFonts w:ascii="Cambria Math" w:hAnsi="Cambria Math"/>
                </w:rPr>
              </w:rPrChange>
            </w:rPr>
            <m:t xml:space="preserve"> </m:t>
          </m:r>
        </m:oMath>
      </m:oMathPara>
    </w:p>
    <w:p w14:paraId="61BFB676">
      <w:pPr>
        <w:widowControl w:val="0"/>
        <w:ind w:firstLine="360"/>
        <w:jc w:val="both"/>
        <w:rPr>
          <w:color w:val="000000"/>
          <w:sz w:val="22"/>
          <w:szCs w:val="22"/>
          <w:lang w:val="sr-Cyrl-RS"/>
          <w:rPrChange w:id="3372" w:author="Milan Stojkov" w:date="2026-10-02T11:00:00Z">
            <w:rPr>
              <w:color w:val="000000"/>
              <w:sz w:val="22"/>
              <w:szCs w:val="22"/>
            </w:rPr>
          </w:rPrChange>
        </w:rPr>
      </w:pPr>
      <w:r>
        <w:rPr>
          <w:color w:val="000000"/>
          <w:sz w:val="22"/>
          <w:szCs w:val="22"/>
          <w:lang w:val="sr-Cyrl-RS"/>
          <w:rPrChange w:id="3373" w:author="Milan Stojkov" w:date="2026-10-02T11:00:00Z">
            <w:rPr>
              <w:color w:val="000000"/>
              <w:sz w:val="22"/>
              <w:szCs w:val="22"/>
            </w:rPr>
          </w:rPrChange>
        </w:rPr>
        <w:t xml:space="preserve"> Екстремне вредности тиме остају на крајевима низа и не бивају изабране, па нападач не може да помери резултат слањем произвољно великих или малих бројева. Отпорност медијане не зависи од величине одступања него од удела компромитованих вредности: она остаје тачна докле год исправне вредности чине више од половине скупа.</w:t>
      </w:r>
    </w:p>
    <w:p w14:paraId="12C7B77E">
      <w:pPr>
        <w:widowControl w:val="0"/>
        <w:ind w:firstLine="360"/>
        <w:jc w:val="both"/>
        <w:rPr>
          <w:color w:val="000000"/>
          <w:sz w:val="22"/>
          <w:szCs w:val="22"/>
          <w:lang w:val="sr-Cyrl-RS"/>
          <w:rPrChange w:id="3374" w:author="Milan Stojkov" w:date="2026-10-02T11:00:00Z">
            <w:rPr>
              <w:color w:val="000000"/>
              <w:sz w:val="22"/>
              <w:szCs w:val="22"/>
            </w:rPr>
          </w:rPrChange>
        </w:rPr>
      </w:pPr>
      <w:r>
        <w:rPr>
          <w:color w:val="000000"/>
          <w:sz w:val="22"/>
          <w:szCs w:val="22"/>
          <w:lang w:val="sr-Cyrl-RS"/>
          <w:rPrChange w:id="3375" w:author="Milan Stojkov" w:date="2026-10-02T11:00:00Z">
            <w:rPr>
              <w:color w:val="000000"/>
              <w:sz w:val="22"/>
              <w:szCs w:val="22"/>
            </w:rPr>
          </w:rPrChange>
        </w:rPr>
        <w:t>Та отпорност плаћа се прецизношћу. Медијана од свих расположивих вредности користи само једну, па занемарује информацију садржану у осталима. Последица је подразумевано одступање које постоји и када напада нема.</w:t>
      </w:r>
    </w:p>
    <w:p w14:paraId="12D72276">
      <w:pPr>
        <w:pStyle w:val="4"/>
        <w:rPr>
          <w:color w:val="000000"/>
          <w:lang w:val="sr-Cyrl-RS"/>
          <w:rPrChange w:id="3376" w:author="Milan Stojkov" w:date="2026-10-02T11:00:00Z">
            <w:rPr>
              <w:color w:val="000000"/>
            </w:rPr>
          </w:rPrChange>
        </w:rPr>
      </w:pPr>
      <w:bookmarkStart w:id="70" w:name="_Toc26717"/>
      <w:bookmarkStart w:id="71" w:name="_Toc25522"/>
      <w:r>
        <w:rPr>
          <w:color w:val="000000"/>
          <w:lang w:val="sr-Cyrl-RS"/>
          <w:rPrChange w:id="3377" w:author="Milan Stojkov" w:date="2026-10-02T11:00:00Z">
            <w:rPr>
              <w:color w:val="000000"/>
            </w:rPr>
          </w:rPrChange>
        </w:rPr>
        <w:t>4.5.3. Одсечена средина</w:t>
      </w:r>
      <w:bookmarkEnd w:id="70"/>
      <w:bookmarkEnd w:id="71"/>
    </w:p>
    <w:p w14:paraId="6251B97E">
      <w:pPr>
        <w:widowControl w:val="0"/>
        <w:ind w:firstLine="360"/>
        <w:jc w:val="both"/>
        <w:rPr>
          <w:color w:val="000000"/>
          <w:sz w:val="22"/>
          <w:szCs w:val="22"/>
          <w:lang w:val="sr-Cyrl-RS"/>
          <w:rPrChange w:id="3378" w:author="Milan Stojkov" w:date="2026-10-02T11:00:00Z">
            <w:rPr>
              <w:color w:val="000000"/>
              <w:sz w:val="22"/>
              <w:szCs w:val="22"/>
            </w:rPr>
          </w:rPrChange>
        </w:rPr>
      </w:pPr>
      <w:r>
        <w:rPr>
          <w:color w:val="000000"/>
          <w:sz w:val="22"/>
          <w:szCs w:val="22"/>
          <w:lang w:val="sr-Cyrl-RS"/>
          <w:rPrChange w:id="3379" w:author="Milan Stojkov" w:date="2026-10-02T11:00:00Z">
            <w:rPr>
              <w:color w:val="000000"/>
              <w:sz w:val="22"/>
              <w:szCs w:val="22"/>
            </w:rPr>
          </w:rPrChange>
        </w:rPr>
        <w:t xml:space="preserve">Као компромис између потпуне осетљивости аритметичке средине и непрецизности медијане, у овом раду се користи и одсечена средина (енгл. </w:t>
      </w:r>
      <w:r>
        <w:rPr>
          <w:i/>
          <w:iCs/>
          <w:color w:val="000000"/>
          <w:sz w:val="22"/>
          <w:szCs w:val="22"/>
          <w:lang w:val="sr-Cyrl-RS"/>
          <w:rPrChange w:id="3380" w:author="Milan Stojkov" w:date="2026-10-02T11:00:00Z">
            <w:rPr>
              <w:i/>
              <w:iCs/>
              <w:color w:val="000000"/>
              <w:sz w:val="22"/>
              <w:szCs w:val="22"/>
            </w:rPr>
          </w:rPrChange>
        </w:rPr>
        <w:t>trimmed mean</w:t>
      </w:r>
      <w:r>
        <w:rPr>
          <w:color w:val="000000"/>
          <w:sz w:val="22"/>
          <w:szCs w:val="22"/>
          <w:lang w:val="sr-Cyrl-RS"/>
          <w:rPrChange w:id="3381" w:author="Milan Stojkov" w:date="2026-10-02T11:00:00Z">
            <w:rPr>
              <w:color w:val="000000"/>
              <w:sz w:val="22"/>
              <w:szCs w:val="22"/>
            </w:rPr>
          </w:rPrChange>
        </w:rPr>
        <w:t xml:space="preserve">). Вредности се поређају по величини, одбаци се задати удео са оба краја низа, а преостале се усредње. </w:t>
      </w:r>
    </w:p>
    <w:p w14:paraId="7446128D">
      <w:pPr>
        <w:widowControl w:val="0"/>
        <w:ind w:firstLine="360"/>
        <w:jc w:val="both"/>
        <w:rPr>
          <w:color w:val="000000"/>
          <w:sz w:val="22"/>
          <w:szCs w:val="22"/>
          <w:lang w:val="sr-Cyrl-RS"/>
          <w:rPrChange w:id="3382" w:author="Milan Stojkov" w:date="2026-10-02T11:00:00Z">
            <w:rPr>
              <w:color w:val="000000"/>
              <w:sz w:val="22"/>
              <w:szCs w:val="22"/>
            </w:rPr>
          </w:rPrChange>
        </w:rPr>
      </w:pPr>
      <w:r>
        <w:rPr>
          <w:color w:val="000000"/>
          <w:sz w:val="22"/>
          <w:szCs w:val="22"/>
          <w:lang w:val="sr-Cyrl-RS"/>
          <w:rPrChange w:id="3383" w:author="Milan Stojkov" w:date="2026-10-02T11:00:00Z">
            <w:rPr>
              <w:color w:val="000000"/>
              <w:sz w:val="22"/>
              <w:szCs w:val="22"/>
            </w:rPr>
          </w:rPrChange>
        </w:rPr>
        <w:t>Формално:</w:t>
      </w:r>
    </w:p>
    <w:p w14:paraId="3F42AE1F">
      <w:pPr>
        <w:jc w:val="center"/>
        <w:rPr>
          <w:rFonts w:ascii="Cambria Math" w:hAnsi="Cambria Math" w:eastAsia="Cambria Math" w:cs="Cambria Math"/>
          <w:color w:val="000000"/>
          <w:sz w:val="22"/>
          <w:szCs w:val="22"/>
          <w:lang w:val="sr-Cyrl-RS"/>
          <w:rPrChange w:id="3384" w:author="Milan Stojkov" w:date="2026-10-02T11:00:00Z">
            <w:rPr>
              <w:rFonts w:ascii="Cambria Math" w:hAnsi="Cambria Math" w:eastAsia="Cambria Math" w:cs="Cambria Math"/>
              <w:color w:val="000000"/>
              <w:sz w:val="22"/>
              <w:szCs w:val="22"/>
            </w:rPr>
          </w:rPrChange>
        </w:rPr>
      </w:pPr>
      <m:oMathPara>
        <m:oMath>
          <m:r>
            <m:rPr/>
            <w:rPr>
              <w:rFonts w:ascii="Cambria Math" w:hAnsi="Cambria Math" w:eastAsia="Cambria Math" w:cs="Cambria Math"/>
              <w:color w:val="000000"/>
              <w:sz w:val="22"/>
              <w:szCs w:val="22"/>
              <w:lang w:val="sr-Cyrl-RS"/>
              <w:rPrChange w:id="3385" w:author="Milan Stojkov" w:date="2026-10-02T11:00:00Z">
                <w:rPr>
                  <w:rFonts w:ascii="Cambria Math" w:hAnsi="Cambria Math" w:eastAsia="Cambria Math" w:cs="Cambria Math"/>
                  <w:color w:val="000000"/>
                  <w:sz w:val="22"/>
                  <w:szCs w:val="22"/>
                </w:rPr>
              </w:rPrChange>
            </w:rPr>
            <m:t>trimmed_mean(A)=</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3386" w:author="Milan Stojkov" w:date="2026-10-02T11:00:00Z">
                    <w:rPr>
                      <w:rFonts w:ascii="Cambria Math" w:hAnsi="Cambria Math" w:eastAsia="Cambria Math" w:cs="Cambria Math"/>
                      <w:color w:val="000000"/>
                      <w:sz w:val="22"/>
                      <w:szCs w:val="22"/>
                    </w:rPr>
                  </w:rPrChange>
                </w:rPr>
                <m:t>1</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3387" w:author="Milan Stojkov" w:date="2026-10-02T11:00:00Z">
                    <w:rPr>
                      <w:rFonts w:ascii="Cambria Math" w:hAnsi="Cambria Math" w:eastAsia="Cambria Math" w:cs="Cambria Math"/>
                      <w:color w:val="000000"/>
                      <w:sz w:val="22"/>
                      <w:szCs w:val="22"/>
                    </w:rPr>
                  </w:rPrChange>
                </w:rPr>
                <m:t>|A'|</m:t>
              </m:r>
              <m:ctrlPr>
                <w:rPr>
                  <w:rFonts w:ascii="Cambria Math" w:hAnsi="Cambria Math" w:eastAsia="Cambria Math" w:cs="Cambria Math"/>
                  <w:color w:val="000000"/>
                  <w:sz w:val="22"/>
                  <w:szCs w:val="22"/>
                  <w:lang w:val="sr-Cyrl-RS"/>
                </w:rPr>
              </m:ctrlPr>
            </m:den>
          </m:f>
          <m:nary>
            <m:naryPr>
              <m:chr m:val="∑"/>
              <m:ctrlPr>
                <w:rPr>
                  <w:rFonts w:ascii="Cambria Math" w:hAnsi="Cambria Math" w:eastAsia="Cambria Math" w:cs="Cambria Math"/>
                  <w:color w:val="000000"/>
                  <w:sz w:val="22"/>
                  <w:szCs w:val="22"/>
                  <w:lang w:val="sr-Cyrl-RS"/>
                </w:rPr>
              </m:ctrlPr>
            </m:naryPr>
            <m:sub>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3388" w:author="Milan Stojkov" w:date="2026-10-02T11:00:00Z">
                        <w:rPr>
                          <w:rFonts w:ascii="Cambria Math" w:hAnsi="Cambria Math" w:eastAsia="Cambria Math" w:cs="Cambria Math"/>
                          <w:color w:val="000000"/>
                          <w:sz w:val="22"/>
                          <w:szCs w:val="22"/>
                        </w:rPr>
                      </w:rPrChange>
                    </w:rPr>
                    <m:t>a</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3389" w:author="Milan Stojkov" w:date="2026-10-02T11:00:00Z">
                        <w:rPr>
                          <w:rFonts w:ascii="Cambria Math" w:hAnsi="Cambria Math" w:eastAsia="Cambria Math" w:cs="Cambria Math"/>
                          <w:color w:val="000000"/>
                          <w:sz w:val="22"/>
                          <w:szCs w:val="22"/>
                        </w:rPr>
                      </w:rPrChange>
                    </w:rPr>
                    <m:t>i</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3390" w:author="Milan Stojkov" w:date="2026-10-02T11:00:00Z">
                    <w:rPr>
                      <w:rFonts w:ascii="Cambria Math" w:hAnsi="Cambria Math" w:eastAsia="Cambria Math" w:cs="Cambria Math"/>
                      <w:color w:val="000000"/>
                      <w:sz w:val="22"/>
                      <w:szCs w:val="22"/>
                    </w:rPr>
                  </w:rPrChange>
                </w:rPr>
                <m:t>ϵA'</m:t>
              </m:r>
              <m:ctrlPr>
                <w:rPr>
                  <w:rFonts w:ascii="Cambria Math" w:hAnsi="Cambria Math" w:eastAsia="Cambria Math" w:cs="Cambria Math"/>
                  <w:color w:val="000000"/>
                  <w:sz w:val="22"/>
                  <w:szCs w:val="22"/>
                  <w:lang w:val="sr-Cyrl-RS"/>
                </w:rPr>
              </m:ctrlPr>
            </m:sub>
            <m:sup>
              <m:ctrlPr>
                <w:rPr>
                  <w:rFonts w:ascii="Cambria Math" w:hAnsi="Cambria Math" w:eastAsia="Cambria Math" w:cs="Cambria Math"/>
                  <w:color w:val="000000"/>
                  <w:sz w:val="22"/>
                  <w:szCs w:val="22"/>
                  <w:lang w:val="sr-Cyrl-RS"/>
                </w:rPr>
              </m:ctrlPr>
            </m:sup>
            <m:e>
              <m:ctrlPr>
                <w:rPr>
                  <w:rFonts w:ascii="Cambria Math" w:hAnsi="Cambria Math" w:eastAsia="Cambria Math" w:cs="Cambria Math"/>
                  <w:color w:val="000000"/>
                  <w:sz w:val="22"/>
                  <w:szCs w:val="22"/>
                  <w:lang w:val="sr-Cyrl-RS"/>
                </w:rPr>
              </m:ctrlPr>
            </m:e>
          </m:nary>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3391" w:author="Milan Stojkov" w:date="2026-10-02T11:00:00Z">
                    <w:rPr>
                      <w:rFonts w:ascii="Cambria Math" w:hAnsi="Cambria Math" w:eastAsia="Cambria Math" w:cs="Cambria Math"/>
                      <w:color w:val="000000"/>
                      <w:sz w:val="22"/>
                      <w:szCs w:val="22"/>
                    </w:rPr>
                  </w:rPrChange>
                </w:rPr>
                <m:t>a</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3392" w:author="Milan Stojkov" w:date="2026-10-02T11:00:00Z">
                    <w:rPr>
                      <w:rFonts w:ascii="Cambria Math" w:hAnsi="Cambria Math" w:eastAsia="Cambria Math" w:cs="Cambria Math"/>
                      <w:color w:val="000000"/>
                      <w:sz w:val="22"/>
                      <w:szCs w:val="22"/>
                    </w:rPr>
                  </w:rPrChange>
                </w:rPr>
                <m:t>i</m:t>
              </m:r>
              <m:ctrlPr>
                <w:rPr>
                  <w:rFonts w:ascii="Cambria Math" w:hAnsi="Cambria Math" w:eastAsia="Cambria Math" w:cs="Cambria Math"/>
                  <w:color w:val="000000"/>
                  <w:sz w:val="22"/>
                  <w:szCs w:val="22"/>
                  <w:lang w:val="sr-Cyrl-RS"/>
                </w:rPr>
              </m:ctrlPr>
            </m:sub>
          </m:sSub>
        </m:oMath>
      </m:oMathPara>
    </w:p>
    <w:p w14:paraId="7C1EC1AF">
      <w:pPr>
        <w:widowControl w:val="0"/>
        <w:ind w:firstLine="360"/>
        <w:jc w:val="both"/>
        <w:rPr>
          <w:color w:val="000000"/>
          <w:sz w:val="22"/>
          <w:szCs w:val="22"/>
          <w:lang w:val="sr-Cyrl-RS"/>
          <w:rPrChange w:id="3393" w:author="Milan Stojkov" w:date="2026-10-02T11:00:00Z">
            <w:rPr>
              <w:color w:val="000000"/>
              <w:sz w:val="22"/>
              <w:szCs w:val="22"/>
            </w:rPr>
          </w:rPrChange>
        </w:rPr>
      </w:pPr>
      <w:ins w:id="3394" w:author="Milica Radić" w:date="2026-10-02T22:10:51Z">
        <w:r>
          <w:rPr>
            <w:rFonts w:hint="default"/>
            <w:color w:val="000000"/>
            <w:sz w:val="22"/>
            <w:szCs w:val="22"/>
            <w:lang w:val="sr-Cyrl-RS"/>
          </w:rPr>
          <w:t xml:space="preserve">где </w:t>
        </w:r>
      </w:ins>
      <m:oMath>
        <w:ins w:id="3395" w:author="Milica Radić" w:date="2026-10-02T22:11:23Z">
          <m:r>
            <m:rPr/>
            <w:rPr>
              <w:rFonts w:ascii="Cambria Math" w:hAnsi="Cambria Math" w:eastAsia="Cambria Math" w:cs="Cambria Math"/>
              <w:color w:val="000000"/>
              <w:sz w:val="22"/>
              <w:szCs w:val="22"/>
              <w:lang w:val="sr-Cyrl-RS"/>
            </w:rPr>
            <m:t>A'</m:t>
          </m:r>
        </w:ins>
      </m:oMath>
      <w:ins w:id="3396" w:author="Milica Radić" w:date="2026-10-02T22:10:51Z">
        <w:r>
          <w:rPr>
            <w:rFonts w:hint="default"/>
            <w:color w:val="000000"/>
            <w:sz w:val="22"/>
            <w:szCs w:val="22"/>
            <w:lang w:val="sr-Cyrl-RS"/>
          </w:rPr>
          <w:t xml:space="preserve"> означава скуп вредности преосталих након одбацивања.</w:t>
        </w:r>
      </w:ins>
      <w:ins w:id="3397" w:author="Milica Radić" w:date="2026-10-02T22:10:52Z">
        <w:r>
          <w:rPr>
            <w:rFonts w:hint="default"/>
            <w:color w:val="000000"/>
            <w:sz w:val="22"/>
            <w:szCs w:val="22"/>
            <w:lang w:val="sr-Cyrl-RS"/>
          </w:rPr>
          <w:t xml:space="preserve"> </w:t>
        </w:r>
      </w:ins>
      <w:r>
        <w:rPr>
          <w:color w:val="000000"/>
          <w:sz w:val="22"/>
          <w:szCs w:val="22"/>
          <w:lang w:val="sr-Cyrl-RS"/>
          <w:rPrChange w:id="3398" w:author="Milan Stojkov" w:date="2026-10-02T11:00:00Z">
            <w:rPr>
              <w:color w:val="000000"/>
              <w:sz w:val="22"/>
              <w:szCs w:val="22"/>
            </w:rPr>
          </w:rPrChange>
        </w:rPr>
        <w:t xml:space="preserve">Удео који се одбацује одређен је параметром α. Тиме се задржава главно својство аритметичке средине, коришћење свих преосталих вредности, уз уклањање крајњих одступања. За разлику од медијане, која задржава само један елемент, одсечена средина задржава све осим одбачених крајева, чиме губи мање информације. </w:t>
      </w:r>
    </w:p>
    <w:p w14:paraId="42F96264">
      <w:pPr>
        <w:widowControl w:val="0"/>
        <w:ind w:firstLine="360"/>
        <w:jc w:val="both"/>
        <w:rPr>
          <w:color w:val="0000FF"/>
          <w:sz w:val="22"/>
          <w:szCs w:val="22"/>
          <w:lang w:val="sr-Cyrl-RS"/>
          <w:rPrChange w:id="3399" w:author="Milan Stojkov" w:date="2026-10-02T11:00:00Z">
            <w:rPr>
              <w:color w:val="0000FF"/>
              <w:sz w:val="22"/>
              <w:szCs w:val="22"/>
            </w:rPr>
          </w:rPrChange>
        </w:rPr>
      </w:pPr>
      <w:r>
        <w:rPr>
          <w:color w:val="000000"/>
          <w:sz w:val="22"/>
          <w:szCs w:val="22"/>
          <w:lang w:val="sr-Cyrl-RS"/>
          <w:rPrChange w:id="3400" w:author="Milan Stojkov" w:date="2026-10-02T11:00:00Z">
            <w:rPr>
              <w:color w:val="000000"/>
              <w:sz w:val="22"/>
              <w:szCs w:val="22"/>
            </w:rPr>
          </w:rPrChange>
        </w:rPr>
        <w:t>Функција уклања онолики удео вредности колико α налаже</w:t>
      </w:r>
      <w:ins w:id="3401" w:author="Milan Stojkov" w:date="2026-10-02T13:45:00Z">
        <w:r>
          <w:rPr>
            <w:color w:val="000000"/>
            <w:sz w:val="22"/>
            <w:szCs w:val="22"/>
            <w:lang w:val="sr-Cyrl-RS"/>
          </w:rPr>
          <w:t xml:space="preserve"> -</w:t>
        </w:r>
      </w:ins>
      <w:r>
        <w:rPr>
          <w:color w:val="000000"/>
          <w:sz w:val="22"/>
          <w:szCs w:val="22"/>
          <w:lang w:val="sr-Cyrl-RS"/>
          <w:rPrChange w:id="3402" w:author="Milan Stojkov" w:date="2026-10-02T11:00:00Z">
            <w:rPr>
              <w:color w:val="000000"/>
              <w:sz w:val="22"/>
              <w:szCs w:val="22"/>
            </w:rPr>
          </w:rPrChange>
        </w:rPr>
        <w:t xml:space="preserve"> ако компромитоване вредности чине већи удео, преостале улазе у прорачун и резултат пропада. Граница отпорности стога није својство саме функције него односа између параметра α и удела компромитованих вредности у</w:t>
      </w:r>
      <w:r>
        <w:rPr>
          <w:i/>
          <w:iCs/>
          <w:color w:val="000000"/>
          <w:sz w:val="22"/>
          <w:szCs w:val="22"/>
          <w:lang w:val="sr-Cyrl-RS"/>
          <w:rPrChange w:id="3403" w:author="Milan Stojkov" w:date="2026-10-02T11:00:00Z">
            <w:rPr>
              <w:i/>
              <w:iCs/>
              <w:color w:val="000000"/>
              <w:sz w:val="22"/>
              <w:szCs w:val="22"/>
            </w:rPr>
          </w:rPrChange>
        </w:rPr>
        <w:t xml:space="preserve"> peer set</w:t>
      </w:r>
      <w:r>
        <w:rPr>
          <w:color w:val="000000"/>
          <w:sz w:val="22"/>
          <w:szCs w:val="22"/>
          <w:lang w:val="sr-Cyrl-RS"/>
          <w:rPrChange w:id="3404" w:author="Milan Stojkov" w:date="2026-10-02T11:00:00Z">
            <w:rPr>
              <w:color w:val="000000"/>
              <w:sz w:val="22"/>
              <w:szCs w:val="22"/>
            </w:rPr>
          </w:rPrChange>
        </w:rPr>
        <w:t>-у.</w:t>
      </w:r>
    </w:p>
    <w:p w14:paraId="74406E11">
      <w:pPr>
        <w:pStyle w:val="3"/>
        <w:ind w:left="0" w:firstLine="0"/>
        <w:jc w:val="both"/>
        <w:rPr>
          <w:rFonts w:ascii="Times New Roman" w:hAnsi="Times New Roman" w:eastAsia="Times New Roman" w:cs="Times New Roman"/>
          <w:color w:val="000000"/>
          <w:lang w:val="sr-Cyrl-RS"/>
          <w:rPrChange w:id="3405" w:author="Milan Stojkov" w:date="2026-10-02T11:00:00Z">
            <w:rPr>
              <w:rFonts w:ascii="Times New Roman" w:hAnsi="Times New Roman" w:eastAsia="Times New Roman" w:cs="Times New Roman"/>
              <w:color w:val="000000"/>
            </w:rPr>
          </w:rPrChange>
        </w:rPr>
      </w:pPr>
      <w:bookmarkStart w:id="72" w:name="_Toc20725"/>
      <w:bookmarkStart w:id="73" w:name="_Toc31046"/>
      <w:r>
        <w:rPr>
          <w:rFonts w:ascii="Times New Roman" w:hAnsi="Times New Roman" w:eastAsia="Times New Roman" w:cs="Times New Roman"/>
          <w:color w:val="000000"/>
          <w:lang w:val="sr-Cyrl-RS"/>
          <w:rPrChange w:id="3406" w:author="Milan Stojkov" w:date="2026-10-02T11:00:00Z">
            <w:rPr>
              <w:rFonts w:ascii="Times New Roman" w:hAnsi="Times New Roman" w:eastAsia="Times New Roman" w:cs="Times New Roman"/>
              <w:color w:val="000000"/>
            </w:rPr>
          </w:rPrChange>
        </w:rPr>
        <w:t>4.6. Слој напада</w:t>
      </w:r>
      <w:bookmarkEnd w:id="72"/>
      <w:bookmarkEnd w:id="73"/>
    </w:p>
    <w:p w14:paraId="66CB76E9">
      <w:pPr>
        <w:widowControl w:val="0"/>
        <w:ind w:firstLine="360"/>
        <w:jc w:val="both"/>
        <w:rPr>
          <w:color w:val="000000"/>
          <w:sz w:val="22"/>
          <w:szCs w:val="22"/>
          <w:lang w:val="sr-Cyrl-RS"/>
          <w:rPrChange w:id="3407" w:author="Milan Stojkov" w:date="2026-10-02T11:00:00Z">
            <w:rPr>
              <w:color w:val="000000"/>
              <w:sz w:val="22"/>
              <w:szCs w:val="22"/>
            </w:rPr>
          </w:rPrChange>
        </w:rPr>
      </w:pPr>
      <w:r>
        <w:rPr>
          <w:color w:val="000000"/>
          <w:sz w:val="22"/>
          <w:szCs w:val="22"/>
          <w:lang w:val="sr-Cyrl-RS"/>
          <w:rPrChange w:id="3408" w:author="Milan Stojkov" w:date="2026-10-02T11:00:00Z">
            <w:rPr>
              <w:color w:val="000000"/>
              <w:sz w:val="22"/>
              <w:szCs w:val="22"/>
            </w:rPr>
          </w:rPrChange>
        </w:rPr>
        <w:t xml:space="preserve">Слој напада омогућава увођење злонамерног понашања без измена у осталим слојевима. Сваки напад реализован је као засебан модул који задовољава исти интерфејс, па се модули укључују појединачно или у комбинацији. </w:t>
      </w:r>
    </w:p>
    <w:p w14:paraId="269DC8D9">
      <w:pPr>
        <w:widowControl w:val="0"/>
        <w:ind w:firstLine="360"/>
        <w:jc w:val="both"/>
        <w:rPr>
          <w:color w:val="000000"/>
          <w:sz w:val="22"/>
          <w:szCs w:val="22"/>
          <w:lang w:val="sr-Cyrl-RS"/>
          <w:rPrChange w:id="3409" w:author="Milan Stojkov" w:date="2026-10-02T11:00:00Z">
            <w:rPr>
              <w:color w:val="000000"/>
              <w:sz w:val="22"/>
              <w:szCs w:val="22"/>
            </w:rPr>
          </w:rPrChange>
        </w:rPr>
      </w:pPr>
      <w:r>
        <w:rPr>
          <w:color w:val="000000"/>
          <w:sz w:val="22"/>
          <w:szCs w:val="22"/>
          <w:lang w:val="sr-Cyrl-RS"/>
          <w:rPrChange w:id="3410" w:author="Milan Stojkov" w:date="2026-10-02T11:00:00Z">
            <w:rPr>
              <w:color w:val="000000"/>
              <w:sz w:val="22"/>
              <w:szCs w:val="22"/>
            </w:rPr>
          </w:rPrChange>
        </w:rPr>
        <w:t xml:space="preserve">Напади делују у различитим фазама рунде: пре размене, током емитовања вредности, при провери доступности и током предлагања кандидата. Постоји и бенигни сценарио, у коме се свака фаза извршава како је намењено; сваки напад мења понашање искључиво оног дела који се на њега односи. </w:t>
      </w:r>
    </w:p>
    <w:p w14:paraId="0E2EFE82">
      <w:pPr>
        <w:widowControl w:val="0"/>
        <w:ind w:firstLine="360"/>
        <w:jc w:val="both"/>
        <w:rPr>
          <w:color w:val="000000"/>
          <w:sz w:val="22"/>
          <w:szCs w:val="22"/>
          <w:lang w:val="sr-Cyrl-RS"/>
          <w:rPrChange w:id="3411" w:author="Milan Stojkov" w:date="2026-10-02T11:00:00Z">
            <w:rPr>
              <w:color w:val="000000"/>
              <w:sz w:val="22"/>
              <w:szCs w:val="22"/>
            </w:rPr>
          </w:rPrChange>
        </w:rPr>
      </w:pPr>
      <w:r>
        <w:rPr>
          <w:color w:val="000000"/>
          <w:sz w:val="22"/>
          <w:szCs w:val="22"/>
          <w:lang w:val="sr-Cyrl-RS"/>
          <w:rPrChange w:id="3412" w:author="Milan Stojkov" w:date="2026-10-02T11:00:00Z">
            <w:rPr>
              <w:color w:val="000000"/>
              <w:sz w:val="22"/>
              <w:szCs w:val="22"/>
            </w:rPr>
          </w:rPrChange>
        </w:rPr>
        <w:t xml:space="preserve">Сваки модул одређује три ствари: тренутак од ког делује, чворове на које се односи и параметре сопственог понашања. Модул који није укључен не улази у ланац, па његово присуство ни на који начин не утиче на резултат. </w:t>
      </w:r>
    </w:p>
    <w:p w14:paraId="3BE67441">
      <w:pPr>
        <w:widowControl w:val="0"/>
        <w:ind w:firstLine="360"/>
        <w:jc w:val="both"/>
        <w:rPr>
          <w:color w:val="000000"/>
          <w:sz w:val="22"/>
          <w:szCs w:val="22"/>
          <w:lang w:val="sr-Cyrl-RS"/>
          <w:rPrChange w:id="3413" w:author="Milan Stojkov" w:date="2026-10-02T11:00:00Z">
            <w:rPr>
              <w:color w:val="000000"/>
              <w:sz w:val="22"/>
              <w:szCs w:val="22"/>
            </w:rPr>
          </w:rPrChange>
        </w:rPr>
      </w:pPr>
      <w:r>
        <w:rPr>
          <w:color w:val="000000"/>
          <w:sz w:val="22"/>
          <w:szCs w:val="22"/>
          <w:lang w:val="sr-Cyrl-RS"/>
          <w:rPrChange w:id="3414" w:author="Milan Stojkov" w:date="2026-10-02T11:00:00Z">
            <w:rPr>
              <w:color w:val="000000"/>
              <w:sz w:val="22"/>
              <w:szCs w:val="22"/>
            </w:rPr>
          </w:rPrChange>
        </w:rPr>
        <w:t xml:space="preserve">Активација је заједничка за све модуле. До задате рунде систем ради без напада, чиме се добија поређење понашања истог система у истим условима, пре и после почетка напада. </w:t>
      </w:r>
      <w:r>
        <w:rPr>
          <w:i/>
          <w:iCs/>
          <w:color w:val="000000"/>
          <w:sz w:val="22"/>
          <w:szCs w:val="22"/>
          <w:lang w:val="sr-Cyrl-RS"/>
          <w:rPrChange w:id="3415" w:author="Milan Stojkov" w:date="2026-10-02T11:00:00Z">
            <w:rPr>
              <w:i/>
              <w:iCs/>
              <w:color w:val="000000"/>
              <w:sz w:val="22"/>
              <w:szCs w:val="22"/>
            </w:rPr>
          </w:rPrChange>
        </w:rPr>
        <w:t xml:space="preserve">Byzantine </w:t>
      </w:r>
      <w:r>
        <w:rPr>
          <w:color w:val="000000"/>
          <w:sz w:val="22"/>
          <w:szCs w:val="22"/>
          <w:lang w:val="sr-Cyrl-RS"/>
          <w:rPrChange w:id="3416" w:author="Milan Stojkov" w:date="2026-10-02T11:00:00Z">
            <w:rPr>
              <w:color w:val="000000"/>
              <w:sz w:val="22"/>
              <w:szCs w:val="22"/>
            </w:rPr>
          </w:rPrChange>
        </w:rPr>
        <w:t xml:space="preserve">учесници постоје од почетка извршавања, али до активације не предузимају ништа. </w:t>
      </w:r>
      <w:r>
        <w:rPr>
          <w:i/>
          <w:iCs/>
          <w:color w:val="000000"/>
          <w:sz w:val="22"/>
          <w:szCs w:val="22"/>
          <w:lang w:val="sr-Cyrl-RS"/>
          <w:rPrChange w:id="3417" w:author="Milan Stojkov" w:date="2026-10-02T11:00:00Z">
            <w:rPr>
              <w:i/>
              <w:iCs/>
              <w:color w:val="000000"/>
              <w:sz w:val="22"/>
              <w:szCs w:val="22"/>
            </w:rPr>
          </w:rPrChange>
        </w:rPr>
        <w:t xml:space="preserve">Sybil </w:t>
      </w:r>
      <w:r>
        <w:rPr>
          <w:color w:val="000000"/>
          <w:sz w:val="22"/>
          <w:szCs w:val="22"/>
          <w:lang w:val="sr-Cyrl-RS"/>
          <w:rPrChange w:id="3418" w:author="Milan Stojkov" w:date="2026-10-02T11:00:00Z">
            <w:rPr>
              <w:color w:val="000000"/>
              <w:sz w:val="22"/>
              <w:szCs w:val="22"/>
            </w:rPr>
          </w:rPrChange>
        </w:rPr>
        <w:t>идентитети настају постепено, почев од рунде активације, при чему идентитет за који доказ још није решен не постоји ни за остале модуле.</w:t>
      </w:r>
    </w:p>
    <w:p w14:paraId="1306AFD7">
      <w:pPr>
        <w:widowControl w:val="0"/>
        <w:ind w:firstLine="360"/>
        <w:jc w:val="both"/>
        <w:rPr>
          <w:color w:val="000000"/>
          <w:sz w:val="22"/>
          <w:szCs w:val="22"/>
          <w:lang w:val="sr-Cyrl-RS"/>
          <w:rPrChange w:id="3419" w:author="Milan Stojkov" w:date="2026-10-02T11:00:00Z">
            <w:rPr>
              <w:color w:val="000000"/>
              <w:sz w:val="22"/>
              <w:szCs w:val="22"/>
            </w:rPr>
          </w:rPrChange>
        </w:rPr>
      </w:pPr>
      <w:r>
        <w:rPr>
          <w:color w:val="000000"/>
          <w:sz w:val="22"/>
          <w:szCs w:val="22"/>
          <w:lang w:val="sr-Cyrl-RS"/>
          <w:rPrChange w:id="3420" w:author="Milan Stojkov" w:date="2026-10-02T11:00:00Z">
            <w:rPr>
              <w:color w:val="000000"/>
              <w:sz w:val="22"/>
              <w:szCs w:val="22"/>
            </w:rPr>
          </w:rPrChange>
        </w:rPr>
        <w:t>Реализовани су модули за нападе описане у одељку 3.4.</w:t>
      </w:r>
    </w:p>
    <w:p w14:paraId="029496DD">
      <w:pPr>
        <w:widowControl w:val="0"/>
        <w:ind w:firstLine="360"/>
        <w:jc w:val="both"/>
        <w:rPr>
          <w:color w:val="000000"/>
          <w:sz w:val="22"/>
          <w:szCs w:val="22"/>
          <w:lang w:val="sr-Cyrl-RS"/>
          <w:rPrChange w:id="3421" w:author="Milan Stojkov" w:date="2026-10-02T11:00:00Z">
            <w:rPr>
              <w:color w:val="000000"/>
              <w:sz w:val="22"/>
              <w:szCs w:val="22"/>
            </w:rPr>
          </w:rPrChange>
        </w:rPr>
      </w:pPr>
    </w:p>
    <w:p w14:paraId="196C41E7">
      <w:pPr>
        <w:rPr>
          <w:color w:val="0000FF"/>
          <w:lang w:val="sr-Cyrl-RS"/>
          <w:rPrChange w:id="3422" w:author="Milan Stojkov" w:date="2026-10-02T11:00:00Z">
            <w:rPr>
              <w:color w:val="0000FF"/>
            </w:rPr>
          </w:rPrChange>
        </w:rPr>
      </w:pPr>
      <w:r>
        <w:rPr>
          <w:lang w:val="sr-Cyrl-RS"/>
          <w:rPrChange w:id="3423" w:author="Milan Stojkov" w:date="2026-10-02T11:00:00Z">
            <w:rPr/>
          </w:rPrChange>
        </w:rPr>
        <w:br w:type="page"/>
      </w:r>
    </w:p>
    <w:p w14:paraId="79870B26">
      <w:pPr>
        <w:keepLines/>
        <w:rPr>
          <w:ins w:id="3425" w:author="Milica Radić" w:date="2026-10-03T22:03:20Z"/>
          <w:color w:val="000000"/>
          <w:lang w:val="sr-Cyrl-RS"/>
        </w:rPr>
        <w:pPrChange w:id="3424" w:author="Milica Radić" w:date="2026-10-03T22:03:20Z">
          <w:pPr>
            <w:pStyle w:val="2"/>
            <w:keepLines/>
            <w:numPr>
              <w:ilvl w:val="0"/>
              <w:numId w:val="4"/>
            </w:numPr>
          </w:pPr>
        </w:pPrChange>
      </w:pPr>
      <w:ins w:id="3426" w:author="Milica Radić" w:date="2026-10-03T22:03:20Z">
        <w:r>
          <w:rPr>
            <w:color w:val="000000"/>
            <w:lang w:val="sr-Cyrl-RS"/>
          </w:rPr>
          <w:br w:type="page"/>
        </w:r>
      </w:ins>
    </w:p>
    <w:p w14:paraId="6928F570">
      <w:pPr>
        <w:pStyle w:val="2"/>
        <w:keepLines/>
        <w:numPr>
          <w:ilvl w:val="0"/>
          <w:numId w:val="4"/>
        </w:numPr>
        <w:rPr>
          <w:color w:val="000000"/>
          <w:lang w:val="sr-Cyrl-RS"/>
          <w:rPrChange w:id="3427" w:author="Milan Stojkov" w:date="2026-10-02T11:00:00Z">
            <w:rPr>
              <w:color w:val="000000"/>
            </w:rPr>
          </w:rPrChange>
        </w:rPr>
      </w:pPr>
      <w:commentRangeStart w:id="9"/>
      <w:bookmarkStart w:id="74" w:name="_Toc7762"/>
      <w:bookmarkStart w:id="75" w:name="_Toc21122"/>
      <w:r>
        <w:rPr>
          <w:color w:val="000000"/>
          <w:lang w:val="sr-Cyrl-RS"/>
          <w:rPrChange w:id="3428" w:author="Milan Stojkov" w:date="2026-10-02T11:00:00Z">
            <w:rPr>
              <w:color w:val="000000"/>
            </w:rPr>
          </w:rPrChange>
        </w:rPr>
        <w:t>ИМПЛЕМЕНТАЦИЈА</w:t>
      </w:r>
      <w:commentRangeEnd w:id="9"/>
      <w:r>
        <w:rPr>
          <w:rStyle w:val="12"/>
          <w:color w:val="000000"/>
          <w:sz w:val="32"/>
          <w:szCs w:val="32"/>
          <w:lang w:val="sr-Cyrl-RS"/>
          <w:rPrChange w:id="3429" w:author="Milan Stojkov" w:date="2026-10-02T11:00:00Z">
            <w:rPr>
              <w:rStyle w:val="12"/>
              <w:color w:val="000000"/>
              <w:sz w:val="32"/>
              <w:szCs w:val="32"/>
            </w:rPr>
          </w:rPrChange>
        </w:rPr>
        <w:commentReference w:id="9"/>
      </w:r>
      <w:bookmarkEnd w:id="74"/>
      <w:bookmarkEnd w:id="75"/>
    </w:p>
    <w:p w14:paraId="635CB535">
      <w:pPr>
        <w:ind w:firstLine="360"/>
        <w:jc w:val="both"/>
        <w:rPr>
          <w:color w:val="000000"/>
          <w:sz w:val="22"/>
          <w:szCs w:val="22"/>
          <w:lang w:val="sr-Cyrl-RS"/>
          <w:rPrChange w:id="3430" w:author="Milan Stojkov" w:date="2026-10-02T11:00:00Z">
            <w:rPr>
              <w:color w:val="000000"/>
              <w:sz w:val="22"/>
              <w:szCs w:val="22"/>
            </w:rPr>
          </w:rPrChange>
        </w:rPr>
      </w:pPr>
      <w:r>
        <w:rPr>
          <w:color w:val="000000"/>
          <w:sz w:val="22"/>
          <w:szCs w:val="22"/>
          <w:lang w:val="sr-Cyrl-RS"/>
          <w:rPrChange w:id="3431" w:author="Milan Stojkov" w:date="2026-10-02T11:00:00Z">
            <w:rPr>
              <w:color w:val="000000"/>
              <w:sz w:val="22"/>
              <w:szCs w:val="22"/>
            </w:rPr>
          </w:rPrChange>
        </w:rPr>
        <w:t xml:space="preserve">У овом поглављу је представљена имплементација </w:t>
      </w:r>
      <w:r>
        <w:rPr>
          <w:i/>
          <w:iCs/>
          <w:color w:val="000000"/>
          <w:sz w:val="22"/>
          <w:szCs w:val="22"/>
          <w:lang w:val="sr-Cyrl-RS"/>
          <w:rPrChange w:id="3432" w:author="Milan Stojkov" w:date="2026-10-02T11:00:00Z">
            <w:rPr>
              <w:i/>
              <w:iCs/>
              <w:color w:val="000000"/>
              <w:sz w:val="22"/>
              <w:szCs w:val="22"/>
            </w:rPr>
          </w:rPrChange>
        </w:rPr>
        <w:t>gossip overlay</w:t>
      </w:r>
      <w:r>
        <w:rPr>
          <w:color w:val="000000"/>
          <w:sz w:val="22"/>
          <w:szCs w:val="22"/>
          <w:lang w:val="sr-Cyrl-RS"/>
          <w:rPrChange w:id="3433" w:author="Milan Stojkov" w:date="2026-10-02T11:00:00Z">
            <w:rPr>
              <w:color w:val="000000"/>
              <w:sz w:val="22"/>
              <w:szCs w:val="22"/>
            </w:rPr>
          </w:rPrChange>
        </w:rPr>
        <w:t xml:space="preserve"> система. Систем је реализован у програмском језику </w:t>
      </w:r>
      <w:r>
        <w:rPr>
          <w:i/>
          <w:iCs/>
          <w:color w:val="000000"/>
          <w:sz w:val="22"/>
          <w:szCs w:val="22"/>
          <w:lang w:val="sr-Cyrl-RS"/>
          <w:rPrChange w:id="3434" w:author="Milan Stojkov" w:date="2026-10-02T11:00:00Z">
            <w:rPr>
              <w:i/>
              <w:iCs/>
              <w:color w:val="000000"/>
              <w:sz w:val="22"/>
              <w:szCs w:val="22"/>
            </w:rPr>
          </w:rPrChange>
        </w:rPr>
        <w:t>Python</w:t>
      </w:r>
      <w:r>
        <w:rPr>
          <w:color w:val="000000"/>
          <w:sz w:val="22"/>
          <w:szCs w:val="22"/>
          <w:lang w:val="sr-Cyrl-RS"/>
          <w:rPrChange w:id="3435" w:author="Milan Stojkov" w:date="2026-10-02T11:00:00Z">
            <w:rPr>
              <w:color w:val="000000"/>
              <w:sz w:val="22"/>
              <w:szCs w:val="22"/>
            </w:rPr>
          </w:rPrChange>
        </w:rPr>
        <w:t xml:space="preserve">. Изворни код подељен је у пакете који одговарају слојевима из поглавља 4. Пакети </w:t>
      </w:r>
      <w:r>
        <w:rPr>
          <w:i/>
          <w:iCs/>
          <w:color w:val="000000"/>
          <w:sz w:val="22"/>
          <w:szCs w:val="22"/>
          <w:lang w:val="sr-Cyrl-RS"/>
          <w:rPrChange w:id="3436" w:author="Milan Stojkov" w:date="2026-10-02T11:00:00Z">
            <w:rPr>
              <w:i/>
              <w:iCs/>
              <w:color w:val="000000"/>
              <w:sz w:val="22"/>
              <w:szCs w:val="22"/>
            </w:rPr>
          </w:rPrChange>
        </w:rPr>
        <w:t xml:space="preserve">core, identity, sampling, aggregation, attacks </w:t>
      </w:r>
      <w:r>
        <w:rPr>
          <w:color w:val="000000"/>
          <w:sz w:val="22"/>
          <w:szCs w:val="22"/>
          <w:lang w:val="sr-Cyrl-RS"/>
          <w:rPrChange w:id="3437" w:author="Milan Stojkov" w:date="2026-10-02T11:00:00Z">
            <w:rPr>
              <w:color w:val="000000"/>
              <w:sz w:val="22"/>
              <w:szCs w:val="22"/>
            </w:rPr>
          </w:rPrChange>
        </w:rPr>
        <w:t>и</w:t>
      </w:r>
      <w:r>
        <w:rPr>
          <w:i/>
          <w:iCs/>
          <w:color w:val="000000"/>
          <w:sz w:val="22"/>
          <w:szCs w:val="22"/>
          <w:lang w:val="sr-Cyrl-RS"/>
          <w:rPrChange w:id="3438" w:author="Milan Stojkov" w:date="2026-10-02T11:00:00Z">
            <w:rPr>
              <w:i/>
              <w:iCs/>
              <w:color w:val="000000"/>
              <w:sz w:val="22"/>
              <w:szCs w:val="22"/>
            </w:rPr>
          </w:rPrChange>
        </w:rPr>
        <w:t xml:space="preserve"> metrics</w:t>
      </w:r>
      <w:r>
        <w:rPr>
          <w:color w:val="000000"/>
          <w:sz w:val="22"/>
          <w:szCs w:val="22"/>
          <w:lang w:val="sr-Cyrl-RS"/>
          <w:rPrChange w:id="3439" w:author="Milan Stojkov" w:date="2026-10-02T11:00:00Z">
            <w:rPr>
              <w:color w:val="000000"/>
              <w:sz w:val="22"/>
              <w:szCs w:val="22"/>
            </w:rPr>
          </w:rPrChange>
        </w:rPr>
        <w:t xml:space="preserve"> садрже модел и не увозе ништа из пакета који одређују начин извршавања; docker садржи дистрибуирано извршавање, а </w:t>
      </w:r>
      <w:r>
        <w:rPr>
          <w:i/>
          <w:iCs/>
          <w:color w:val="000000"/>
          <w:sz w:val="22"/>
          <w:szCs w:val="22"/>
          <w:lang w:val="sr-Cyrl-RS"/>
          <w:rPrChange w:id="3440" w:author="Milan Stojkov" w:date="2026-10-02T11:00:00Z">
            <w:rPr>
              <w:i/>
              <w:iCs/>
              <w:color w:val="000000"/>
              <w:sz w:val="22"/>
              <w:szCs w:val="22"/>
            </w:rPr>
          </w:rPrChange>
        </w:rPr>
        <w:t xml:space="preserve">analysis </w:t>
      </w:r>
      <w:r>
        <w:rPr>
          <w:color w:val="000000"/>
          <w:sz w:val="22"/>
          <w:szCs w:val="22"/>
          <w:lang w:val="sr-Cyrl-RS"/>
          <w:rPrChange w:id="3441" w:author="Milan Stojkov" w:date="2026-10-02T11:00:00Z">
            <w:rPr>
              <w:color w:val="000000"/>
              <w:sz w:val="22"/>
              <w:szCs w:val="22"/>
            </w:rPr>
          </w:rPrChange>
        </w:rPr>
        <w:t>обраду резултата. У наставку је ток описан редом којим се одвија.</w:t>
      </w:r>
    </w:p>
    <w:p w14:paraId="76A0A531">
      <w:pPr>
        <w:widowControl w:val="0"/>
        <w:ind w:firstLine="360"/>
        <w:jc w:val="both"/>
        <w:rPr>
          <w:color w:val="000000"/>
          <w:sz w:val="22"/>
          <w:szCs w:val="22"/>
          <w:lang w:val="sr-Cyrl-RS"/>
          <w:rPrChange w:id="3442" w:author="Milan Stojkov" w:date="2026-10-02T11:00:00Z">
            <w:rPr>
              <w:color w:val="000000"/>
              <w:sz w:val="22"/>
              <w:szCs w:val="22"/>
            </w:rPr>
          </w:rPrChange>
        </w:rPr>
      </w:pPr>
      <w:bookmarkStart w:id="76" w:name="_heading=h.vhjkmv990mby" w:colFirst="0" w:colLast="0"/>
      <w:bookmarkEnd w:id="76"/>
      <w:r>
        <w:rPr>
          <w:color w:val="000000"/>
          <w:sz w:val="22"/>
          <w:szCs w:val="22"/>
          <w:lang w:val="sr-Cyrl-RS"/>
          <w:rPrChange w:id="3443" w:author="Milan Stojkov" w:date="2026-10-02T11:00:00Z">
            <w:rPr>
              <w:color w:val="000000"/>
              <w:sz w:val="22"/>
              <w:szCs w:val="22"/>
            </w:rPr>
          </w:rPrChange>
        </w:rPr>
        <w:t xml:space="preserve">Систем почиње постављањем окружења. Пошто је број учесника фиксан током трајања експеримента, а једна матрица обухвата конфигурације са различитим бројем чворова, окружење се димензионише према највећој међу њима. </w:t>
      </w:r>
      <w:r>
        <w:rPr>
          <w:i/>
          <w:iCs/>
          <w:color w:val="000000"/>
          <w:sz w:val="22"/>
          <w:szCs w:val="22"/>
          <w:lang w:val="sr-Cyrl-RS"/>
          <w:rPrChange w:id="3444" w:author="Milan Stojkov" w:date="2026-10-02T11:00:00Z">
            <w:rPr>
              <w:i/>
              <w:iCs/>
              <w:color w:val="000000"/>
              <w:sz w:val="22"/>
              <w:szCs w:val="22"/>
            </w:rPr>
          </w:rPrChange>
        </w:rPr>
        <w:t>gen_compose</w:t>
      </w:r>
      <w:r>
        <w:rPr>
          <w:color w:val="000000"/>
          <w:sz w:val="22"/>
          <w:szCs w:val="22"/>
          <w:lang w:val="sr-Cyrl-RS"/>
          <w:rPrChange w:id="3445" w:author="Milan Stojkov" w:date="2026-10-02T11:00:00Z">
            <w:rPr>
              <w:color w:val="000000"/>
              <w:sz w:val="22"/>
              <w:szCs w:val="22"/>
            </w:rPr>
          </w:rPrChange>
        </w:rPr>
        <w:t xml:space="preserve"> учитава матрицу, развија је у појединачне конфигурације, чији је опис дат у поглављу 6, и одређује највећи број учесника који нека од њих захтева.</w:t>
      </w:r>
    </w:p>
    <w:p w14:paraId="0BEE3B12">
      <w:pPr>
        <w:widowControl w:val="0"/>
        <w:ind w:firstLine="360"/>
        <w:jc w:val="both"/>
        <w:rPr>
          <w:ins w:id="3446" w:author="Milica Radić" w:date="2026-10-02T22:11:56Z"/>
          <w:color w:val="000000"/>
          <w:sz w:val="22"/>
          <w:szCs w:val="22"/>
          <w:lang w:val="sr-Cyrl-RS"/>
        </w:rPr>
      </w:pPr>
      <w:r>
        <w:rPr>
          <w:color w:val="000000"/>
          <w:sz w:val="22"/>
          <w:szCs w:val="22"/>
          <w:lang w:val="sr-Cyrl-RS"/>
          <w:rPrChange w:id="3447" w:author="Milan Stojkov" w:date="2026-10-02T11:00:00Z">
            <w:rPr>
              <w:color w:val="000000"/>
              <w:sz w:val="22"/>
              <w:szCs w:val="22"/>
            </w:rPr>
          </w:rPrChange>
        </w:rPr>
        <w:t>На основу тог броја исписује се опис окружења са онолико контејнера колико чворова захтева највећи експеримент, уз један додатни контејнер за координатора. Сваки чвор добија само оно што га разликује од осталих - свој редни број, адресу координатора и порт на коме ће бити доступан осталим чворовима</w:t>
      </w:r>
      <w:ins w:id="3448" w:author="Milica Radić" w:date="2026-10-02T22:16:13Z">
        <w:r>
          <w:rPr>
            <w:rFonts w:hint="default"/>
            <w:color w:val="000000"/>
            <w:sz w:val="22"/>
            <w:szCs w:val="22"/>
            <w:lang w:val="sr-Cyrl-RS"/>
          </w:rPr>
          <w:t>.</w:t>
        </w:r>
      </w:ins>
      <w:ins w:id="3449" w:author="Milica Radić" w:date="2026-10-02T22:16:14Z">
        <w:r>
          <w:rPr>
            <w:rFonts w:hint="default"/>
            <w:color w:val="000000"/>
            <w:sz w:val="22"/>
            <w:szCs w:val="22"/>
            <w:lang w:val="sr-Cyrl-RS"/>
          </w:rPr>
          <w:t xml:space="preserve"> Променљиве окружења појединачног чвора приказане су у </w:t>
        </w:r>
      </w:ins>
      <w:ins w:id="3450" w:author="Milica Radić" w:date="2026-10-03T18:27:34Z">
        <w:r>
          <w:rPr>
            <w:rFonts w:hint="default"/>
            <w:color w:val="000000"/>
            <w:sz w:val="22"/>
            <w:szCs w:val="22"/>
            <w:lang w:val="sr-Cyrl-RS"/>
          </w:rPr>
          <w:t>Л</w:t>
        </w:r>
      </w:ins>
      <w:ins w:id="3451" w:author="Milica Radić" w:date="2026-10-02T22:16:14Z">
        <w:r>
          <w:rPr>
            <w:rFonts w:hint="default"/>
            <w:color w:val="000000"/>
            <w:sz w:val="22"/>
            <w:szCs w:val="22"/>
            <w:lang w:val="sr-Cyrl-RS"/>
          </w:rPr>
          <w:t>истингу 5.1.</w:t>
        </w:r>
      </w:ins>
      <w:del w:id="3452" w:author="Milica Radić" w:date="2026-10-02T22:16:12Z">
        <w:r>
          <w:rPr>
            <w:color w:val="000000"/>
            <w:sz w:val="22"/>
            <w:szCs w:val="22"/>
            <w:lang w:val="sr-Cyrl-RS"/>
            <w:rPrChange w:id="3453" w:author="Milan Stojkov" w:date="2026-10-02T11:00:00Z">
              <w:rPr>
                <w:color w:val="000000"/>
                <w:sz w:val="22"/>
                <w:szCs w:val="22"/>
              </w:rPr>
            </w:rPrChange>
          </w:rPr>
          <w:delText>:</w:delText>
        </w:r>
      </w:del>
    </w:p>
    <w:p w14:paraId="0EEA9BB7">
      <w:pPr>
        <w:widowControl w:val="0"/>
        <w:ind w:firstLine="360"/>
        <w:jc w:val="both"/>
        <w:rPr>
          <w:color w:val="000000"/>
          <w:sz w:val="22"/>
          <w:szCs w:val="22"/>
          <w:lang w:val="sr-Cyrl-RS"/>
          <w:rPrChange w:id="3454" w:author="Milan Stojkov" w:date="2026-10-02T11:00:00Z">
            <w:rPr>
              <w:color w:val="000000"/>
              <w:sz w:val="22"/>
              <w:szCs w:val="22"/>
            </w:rPr>
          </w:rPrChange>
        </w:rPr>
      </w:pPr>
    </w:p>
    <w:tbl>
      <w:tblPr>
        <w:tblStyle w:val="5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3455" w:author="Milica Radić" w:date="2026-10-04T15:42:06Z">
          <w:tblPr>
            <w:tblStyle w:val="52"/>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3456">
          <w:tblGrid>
            <w:gridCol w:w="8724"/>
          </w:tblGrid>
        </w:tblGridChange>
      </w:tblGrid>
      <w:tr w14:paraId="284D2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457" w:author="Milica Radić" w:date="2026-10-04T15:42:06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Change w:id="3458" w:author="Milica Radić" w:date="2026-10-04T15:42:06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tcPrChange>
          </w:tcPr>
          <w:p w14:paraId="4D5CD52A">
            <w:pPr>
              <w:widowControl/>
              <w:shd w:val="clear" w:color="auto" w:fill="FFFFFF"/>
              <w:ind w:left="0" w:leftChars="0" w:right="0" w:rightChars="0" w:firstLine="0" w:firstLineChars="0"/>
              <w:jc w:val="both"/>
              <w:rPr>
                <w:rFonts w:ascii="Courier New" w:hAnsi="Courier New" w:eastAsia="Courier New" w:cs="Courier New"/>
                <w:color w:val="202020"/>
                <w:sz w:val="20"/>
                <w:szCs w:val="20"/>
                <w:lang w:val="sr-Cyrl-RS"/>
                <w:rPrChange w:id="3459"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0A3069"/>
                <w:sz w:val="20"/>
                <w:szCs w:val="20"/>
                <w:highlight w:val="white"/>
                <w:lang w:val="sr-Cyrl-RS"/>
                <w:rPrChange w:id="3460" w:author="Milan Stojkov" w:date="2026-10-02T11:00:00Z">
                  <w:rPr>
                    <w:rFonts w:ascii="Courier New" w:hAnsi="Courier New" w:eastAsia="Courier New" w:cs="Courier New"/>
                    <w:color w:val="0A3069"/>
                    <w:sz w:val="20"/>
                    <w:szCs w:val="20"/>
                    <w:highlight w:val="white"/>
                  </w:rPr>
                </w:rPrChange>
              </w:rPr>
              <w:t>"ROLE: node"</w:t>
            </w:r>
            <w:r>
              <w:rPr>
                <w:rFonts w:ascii="Courier New" w:hAnsi="Courier New" w:eastAsia="Courier New" w:cs="Courier New"/>
                <w:color w:val="202020"/>
                <w:sz w:val="20"/>
                <w:szCs w:val="20"/>
                <w:highlight w:val="white"/>
                <w:lang w:val="sr-Cyrl-RS"/>
                <w:rPrChange w:id="346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3462" w:author="Milan Stojkov" w:date="2026-10-02T11:00:00Z">
                  <w:rPr>
                    <w:rFonts w:ascii="Courier New" w:hAnsi="Courier New" w:eastAsia="Courier New" w:cs="Courier New"/>
                    <w:color w:val="CF222E"/>
                    <w:sz w:val="20"/>
                    <w:szCs w:val="20"/>
                    <w:highlight w:val="white"/>
                  </w:rPr>
                </w:rPrChange>
              </w:rPr>
              <w:t>f</w:t>
            </w:r>
            <w:r>
              <w:rPr>
                <w:rFonts w:ascii="Courier New" w:hAnsi="Courier New" w:eastAsia="Courier New" w:cs="Courier New"/>
                <w:color w:val="0A3069"/>
                <w:sz w:val="20"/>
                <w:szCs w:val="20"/>
                <w:highlight w:val="white"/>
                <w:lang w:val="sr-Cyrl-RS"/>
                <w:rPrChange w:id="3463" w:author="Milan Stojkov" w:date="2026-10-02T11:00:00Z">
                  <w:rPr>
                    <w:rFonts w:ascii="Courier New" w:hAnsi="Courier New" w:eastAsia="Courier New" w:cs="Courier New"/>
                    <w:color w:val="0A3069"/>
                    <w:sz w:val="20"/>
                    <w:szCs w:val="20"/>
                    <w:highlight w:val="white"/>
                  </w:rPr>
                </w:rPrChange>
              </w:rPr>
              <w:t xml:space="preserve">"NODE_ID: </w:t>
            </w:r>
            <w:r>
              <w:rPr>
                <w:rFonts w:ascii="Courier New" w:hAnsi="Courier New" w:eastAsia="Courier New" w:cs="Courier New"/>
                <w:color w:val="EE0000"/>
                <w:sz w:val="20"/>
                <w:szCs w:val="20"/>
                <w:highlight w:val="white"/>
                <w:lang w:val="sr-Cyrl-RS"/>
                <w:rPrChange w:id="3464" w:author="Milan Stojkov" w:date="2026-10-02T11:00:00Z">
                  <w:rPr>
                    <w:rFonts w:ascii="Courier New" w:hAnsi="Courier New" w:eastAsia="Courier New" w:cs="Courier New"/>
                    <w:color w:val="EE0000"/>
                    <w:sz w:val="20"/>
                    <w:szCs w:val="20"/>
                    <w:highlight w:val="white"/>
                  </w:rPr>
                </w:rPrChange>
              </w:rPr>
              <w:t>\"</w:t>
            </w:r>
            <w:r>
              <w:rPr>
                <w:rFonts w:ascii="Courier New" w:hAnsi="Courier New" w:eastAsia="Courier New" w:cs="Courier New"/>
                <w:color w:val="CF222E"/>
                <w:sz w:val="20"/>
                <w:szCs w:val="20"/>
                <w:highlight w:val="white"/>
                <w:lang w:val="sr-Cyrl-RS"/>
                <w:rPrChange w:id="3465" w:author="Milan Stojkov" w:date="2026-10-02T11:00:00Z">
                  <w:rPr>
                    <w:rFonts w:ascii="Courier New" w:hAnsi="Courier New" w:eastAsia="Courier New" w:cs="Courier New"/>
                    <w:color w:val="CF222E"/>
                    <w:sz w:val="20"/>
                    <w:szCs w:val="20"/>
                    <w:highlight w:val="white"/>
                  </w:rPr>
                </w:rPrChange>
              </w:rPr>
              <w:t>{</w:t>
            </w:r>
            <w:r>
              <w:rPr>
                <w:rFonts w:ascii="Courier New" w:hAnsi="Courier New" w:eastAsia="Courier New" w:cs="Courier New"/>
                <w:color w:val="1F2328"/>
                <w:sz w:val="20"/>
                <w:szCs w:val="20"/>
                <w:highlight w:val="white"/>
                <w:lang w:val="sr-Cyrl-RS"/>
                <w:rPrChange w:id="3466" w:author="Milan Stojkov" w:date="2026-10-02T11:00:00Z">
                  <w:rPr>
                    <w:rFonts w:ascii="Courier New" w:hAnsi="Courier New" w:eastAsia="Courier New" w:cs="Courier New"/>
                    <w:color w:val="1F2328"/>
                    <w:sz w:val="20"/>
                    <w:szCs w:val="20"/>
                    <w:highlight w:val="white"/>
                  </w:rPr>
                </w:rPrChange>
              </w:rPr>
              <w:t>i</w:t>
            </w:r>
            <w:r>
              <w:rPr>
                <w:rFonts w:ascii="Courier New" w:hAnsi="Courier New" w:eastAsia="Courier New" w:cs="Courier New"/>
                <w:color w:val="CF222E"/>
                <w:sz w:val="20"/>
                <w:szCs w:val="20"/>
                <w:highlight w:val="white"/>
                <w:lang w:val="sr-Cyrl-RS"/>
                <w:rPrChange w:id="3467" w:author="Milan Stojkov" w:date="2026-10-02T11:00:00Z">
                  <w:rPr>
                    <w:rFonts w:ascii="Courier New" w:hAnsi="Courier New" w:eastAsia="Courier New" w:cs="Courier New"/>
                    <w:color w:val="CF222E"/>
                    <w:sz w:val="20"/>
                    <w:szCs w:val="20"/>
                    <w:highlight w:val="white"/>
                  </w:rPr>
                </w:rPrChange>
              </w:rPr>
              <w:t>}</w:t>
            </w:r>
            <w:r>
              <w:rPr>
                <w:rFonts w:ascii="Courier New" w:hAnsi="Courier New" w:eastAsia="Courier New" w:cs="Courier New"/>
                <w:color w:val="EE0000"/>
                <w:sz w:val="20"/>
                <w:szCs w:val="20"/>
                <w:highlight w:val="white"/>
                <w:lang w:val="sr-Cyrl-RS"/>
                <w:rPrChange w:id="3468" w:author="Milan Stojkov" w:date="2026-10-02T11:00:00Z">
                  <w:rPr>
                    <w:rFonts w:ascii="Courier New" w:hAnsi="Courier New" w:eastAsia="Courier New" w:cs="Courier New"/>
                    <w:color w:val="EE0000"/>
                    <w:sz w:val="20"/>
                    <w:szCs w:val="20"/>
                    <w:highlight w:val="white"/>
                  </w:rPr>
                </w:rPrChange>
              </w:rPr>
              <w:t>\"</w:t>
            </w:r>
            <w:r>
              <w:rPr>
                <w:rFonts w:ascii="Courier New" w:hAnsi="Courier New" w:eastAsia="Courier New" w:cs="Courier New"/>
                <w:color w:val="0A3069"/>
                <w:sz w:val="20"/>
                <w:szCs w:val="20"/>
                <w:highlight w:val="white"/>
                <w:lang w:val="sr-Cyrl-RS"/>
                <w:rPrChange w:id="3469" w:author="Milan Stojkov" w:date="2026-10-02T11:00:00Z">
                  <w:rPr>
                    <w:rFonts w:ascii="Courier New" w:hAnsi="Courier New" w:eastAsia="Courier New" w:cs="Courier New"/>
                    <w:color w:val="0A3069"/>
                    <w:sz w:val="20"/>
                    <w:szCs w:val="20"/>
                    <w:highlight w:val="white"/>
                  </w:rPr>
                </w:rPrChange>
              </w:rPr>
              <w:t>"</w:t>
            </w:r>
            <w:r>
              <w:rPr>
                <w:rFonts w:ascii="Courier New" w:hAnsi="Courier New" w:eastAsia="Courier New" w:cs="Courier New"/>
                <w:color w:val="202020"/>
                <w:sz w:val="20"/>
                <w:szCs w:val="20"/>
                <w:highlight w:val="white"/>
                <w:lang w:val="sr-Cyrl-RS"/>
                <w:rPrChange w:id="3470" w:author="Milan Stojkov" w:date="2026-10-02T11:00:00Z">
                  <w:rPr>
                    <w:rFonts w:ascii="Courier New" w:hAnsi="Courier New" w:eastAsia="Courier New" w:cs="Courier New"/>
                    <w:color w:val="202020"/>
                    <w:sz w:val="20"/>
                    <w:szCs w:val="20"/>
                    <w:highlight w:val="white"/>
                  </w:rPr>
                </w:rPrChange>
              </w:rPr>
              <w:t>,</w:t>
            </w:r>
          </w:p>
          <w:p w14:paraId="7D6A8BDD">
            <w:pPr>
              <w:widowControl/>
              <w:shd w:val="clear" w:color="auto" w:fill="FFFFFF"/>
              <w:ind w:left="0" w:leftChars="0" w:right="0" w:rightChars="0" w:firstLine="0" w:firstLineChars="0"/>
              <w:jc w:val="both"/>
              <w:rPr>
                <w:rFonts w:ascii="Courier New" w:hAnsi="Courier New" w:eastAsia="Courier New" w:cs="Courier New"/>
                <w:color w:val="202020"/>
                <w:sz w:val="20"/>
                <w:szCs w:val="20"/>
                <w:lang w:val="sr-Cyrl-RS"/>
                <w:rPrChange w:id="347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CF222E"/>
                <w:sz w:val="20"/>
                <w:szCs w:val="20"/>
                <w:highlight w:val="white"/>
                <w:lang w:val="sr-Cyrl-RS"/>
                <w:rPrChange w:id="3472" w:author="Milan Stojkov" w:date="2026-10-02T11:00:00Z">
                  <w:rPr>
                    <w:rFonts w:ascii="Courier New" w:hAnsi="Courier New" w:eastAsia="Courier New" w:cs="Courier New"/>
                    <w:color w:val="CF222E"/>
                    <w:sz w:val="20"/>
                    <w:szCs w:val="20"/>
                    <w:highlight w:val="white"/>
                  </w:rPr>
                </w:rPrChange>
              </w:rPr>
              <w:t>f</w:t>
            </w:r>
            <w:r>
              <w:rPr>
                <w:rFonts w:ascii="Courier New" w:hAnsi="Courier New" w:eastAsia="Courier New" w:cs="Courier New"/>
                <w:color w:val="0A3069"/>
                <w:sz w:val="20"/>
                <w:szCs w:val="20"/>
                <w:highlight w:val="white"/>
                <w:lang w:val="sr-Cyrl-RS"/>
                <w:rPrChange w:id="3473" w:author="Milan Stojkov" w:date="2026-10-02T11:00:00Z">
                  <w:rPr>
                    <w:rFonts w:ascii="Courier New" w:hAnsi="Courier New" w:eastAsia="Courier New" w:cs="Courier New"/>
                    <w:color w:val="0A3069"/>
                    <w:sz w:val="20"/>
                    <w:szCs w:val="20"/>
                    <w:highlight w:val="white"/>
                  </w:rPr>
                </w:rPrChange>
              </w:rPr>
              <w:t>"CONTROLLER_URL: http://controller:</w:t>
            </w:r>
            <w:r>
              <w:rPr>
                <w:rFonts w:ascii="Courier New" w:hAnsi="Courier New" w:eastAsia="Courier New" w:cs="Courier New"/>
                <w:color w:val="CF222E"/>
                <w:sz w:val="20"/>
                <w:szCs w:val="20"/>
                <w:highlight w:val="white"/>
                <w:lang w:val="sr-Cyrl-RS"/>
                <w:rPrChange w:id="3474" w:author="Milan Stojkov" w:date="2026-10-02T11:00:00Z">
                  <w:rPr>
                    <w:rFonts w:ascii="Courier New" w:hAnsi="Courier New" w:eastAsia="Courier New" w:cs="Courier New"/>
                    <w:color w:val="CF222E"/>
                    <w:sz w:val="20"/>
                    <w:szCs w:val="20"/>
                    <w:highlight w:val="white"/>
                  </w:rPr>
                </w:rPrChange>
              </w:rPr>
              <w:t>{</w:t>
            </w:r>
            <w:r>
              <w:rPr>
                <w:rFonts w:ascii="Courier New" w:hAnsi="Courier New" w:eastAsia="Courier New" w:cs="Courier New"/>
                <w:color w:val="953800"/>
                <w:sz w:val="20"/>
                <w:szCs w:val="20"/>
                <w:highlight w:val="white"/>
                <w:lang w:val="sr-Cyrl-RS"/>
                <w:rPrChange w:id="3475" w:author="Milan Stojkov" w:date="2026-10-02T11:00:00Z">
                  <w:rPr>
                    <w:rFonts w:ascii="Courier New" w:hAnsi="Courier New" w:eastAsia="Courier New" w:cs="Courier New"/>
                    <w:color w:val="953800"/>
                    <w:sz w:val="20"/>
                    <w:szCs w:val="20"/>
                    <w:highlight w:val="white"/>
                  </w:rPr>
                </w:rPrChange>
              </w:rPr>
              <w:t>args</w:t>
            </w:r>
            <w:r>
              <w:rPr>
                <w:rFonts w:ascii="Courier New" w:hAnsi="Courier New" w:eastAsia="Courier New" w:cs="Courier New"/>
                <w:color w:val="202020"/>
                <w:sz w:val="20"/>
                <w:szCs w:val="20"/>
                <w:highlight w:val="white"/>
                <w:lang w:val="sr-Cyrl-RS"/>
                <w:rPrChange w:id="3476" w:author="Milan Stojkov" w:date="2026-10-02T11:00:00Z">
                  <w:rPr>
                    <w:rFonts w:ascii="Courier New" w:hAnsi="Courier New" w:eastAsia="Courier New" w:cs="Courier New"/>
                    <w:color w:val="202020"/>
                    <w:sz w:val="20"/>
                    <w:szCs w:val="20"/>
                    <w:highlight w:val="white"/>
                  </w:rPr>
                </w:rPrChange>
              </w:rPr>
              <w:t>.port</w:t>
            </w:r>
            <w:r>
              <w:rPr>
                <w:rFonts w:ascii="Courier New" w:hAnsi="Courier New" w:eastAsia="Courier New" w:cs="Courier New"/>
                <w:color w:val="CF222E"/>
                <w:sz w:val="20"/>
                <w:szCs w:val="20"/>
                <w:highlight w:val="white"/>
                <w:lang w:val="sr-Cyrl-RS"/>
                <w:rPrChange w:id="3477" w:author="Milan Stojkov" w:date="2026-10-02T11:00:00Z">
                  <w:rPr>
                    <w:rFonts w:ascii="Courier New" w:hAnsi="Courier New" w:eastAsia="Courier New" w:cs="Courier New"/>
                    <w:color w:val="CF222E"/>
                    <w:sz w:val="20"/>
                    <w:szCs w:val="20"/>
                    <w:highlight w:val="white"/>
                  </w:rPr>
                </w:rPrChange>
              </w:rPr>
              <w:t>}</w:t>
            </w:r>
            <w:r>
              <w:rPr>
                <w:rFonts w:ascii="Courier New" w:hAnsi="Courier New" w:eastAsia="Courier New" w:cs="Courier New"/>
                <w:color w:val="0A3069"/>
                <w:sz w:val="20"/>
                <w:szCs w:val="20"/>
                <w:highlight w:val="white"/>
                <w:lang w:val="sr-Cyrl-RS"/>
                <w:rPrChange w:id="3478" w:author="Milan Stojkov" w:date="2026-10-02T11:00:00Z">
                  <w:rPr>
                    <w:rFonts w:ascii="Courier New" w:hAnsi="Courier New" w:eastAsia="Courier New" w:cs="Courier New"/>
                    <w:color w:val="0A3069"/>
                    <w:sz w:val="20"/>
                    <w:szCs w:val="20"/>
                    <w:highlight w:val="white"/>
                  </w:rPr>
                </w:rPrChange>
              </w:rPr>
              <w:t>"</w:t>
            </w:r>
            <w:r>
              <w:rPr>
                <w:rFonts w:ascii="Courier New" w:hAnsi="Courier New" w:eastAsia="Courier New" w:cs="Courier New"/>
                <w:color w:val="202020"/>
                <w:sz w:val="20"/>
                <w:szCs w:val="20"/>
                <w:highlight w:val="white"/>
                <w:lang w:val="sr-Cyrl-RS"/>
                <w:rPrChange w:id="3479" w:author="Milan Stojkov" w:date="2026-10-02T11:00:00Z">
                  <w:rPr>
                    <w:rFonts w:ascii="Courier New" w:hAnsi="Courier New" w:eastAsia="Courier New" w:cs="Courier New"/>
                    <w:color w:val="202020"/>
                    <w:sz w:val="20"/>
                    <w:szCs w:val="20"/>
                    <w:highlight w:val="white"/>
                  </w:rPr>
                </w:rPrChange>
              </w:rPr>
              <w:t>,</w:t>
            </w:r>
          </w:p>
          <w:p w14:paraId="7B8494CB">
            <w:pPr>
              <w:widowControl/>
              <w:shd w:val="clear" w:color="auto" w:fill="FFFFFF"/>
              <w:ind w:left="0" w:leftChars="0" w:right="0" w:rightChars="0" w:firstLine="0" w:firstLineChars="0"/>
              <w:jc w:val="both"/>
              <w:rPr>
                <w:rFonts w:ascii="Courier New" w:hAnsi="Courier New" w:eastAsia="Courier New" w:cs="Courier New"/>
                <w:color w:val="000000"/>
                <w:sz w:val="20"/>
                <w:szCs w:val="20"/>
                <w:lang w:val="sr-Cyrl-RS"/>
                <w:rPrChange w:id="3480"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CF222E"/>
                <w:sz w:val="20"/>
                <w:szCs w:val="20"/>
                <w:highlight w:val="white"/>
                <w:lang w:val="sr-Cyrl-RS"/>
                <w:rPrChange w:id="3481" w:author="Milan Stojkov" w:date="2026-10-02T11:00:00Z">
                  <w:rPr>
                    <w:rFonts w:ascii="Courier New" w:hAnsi="Courier New" w:eastAsia="Courier New" w:cs="Courier New"/>
                    <w:color w:val="CF222E"/>
                    <w:sz w:val="20"/>
                    <w:szCs w:val="20"/>
                    <w:highlight w:val="white"/>
                  </w:rPr>
                </w:rPrChange>
              </w:rPr>
              <w:t>f</w:t>
            </w:r>
            <w:r>
              <w:rPr>
                <w:rFonts w:ascii="Courier New" w:hAnsi="Courier New" w:eastAsia="Courier New" w:cs="Courier New"/>
                <w:color w:val="0A3069"/>
                <w:sz w:val="20"/>
                <w:szCs w:val="20"/>
                <w:highlight w:val="white"/>
                <w:lang w:val="sr-Cyrl-RS"/>
                <w:rPrChange w:id="3482" w:author="Milan Stojkov" w:date="2026-10-02T11:00:00Z">
                  <w:rPr>
                    <w:rFonts w:ascii="Courier New" w:hAnsi="Courier New" w:eastAsia="Courier New" w:cs="Courier New"/>
                    <w:color w:val="0A3069"/>
                    <w:sz w:val="20"/>
                    <w:szCs w:val="20"/>
                    <w:highlight w:val="white"/>
                  </w:rPr>
                </w:rPrChange>
              </w:rPr>
              <w:t xml:space="preserve">"NODE_PORT: </w:t>
            </w:r>
            <w:r>
              <w:rPr>
                <w:rFonts w:ascii="Courier New" w:hAnsi="Courier New" w:eastAsia="Courier New" w:cs="Courier New"/>
                <w:color w:val="EE0000"/>
                <w:sz w:val="20"/>
                <w:szCs w:val="20"/>
                <w:highlight w:val="white"/>
                <w:lang w:val="sr-Cyrl-RS"/>
                <w:rPrChange w:id="3483" w:author="Milan Stojkov" w:date="2026-10-02T11:00:00Z">
                  <w:rPr>
                    <w:rFonts w:ascii="Courier New" w:hAnsi="Courier New" w:eastAsia="Courier New" w:cs="Courier New"/>
                    <w:color w:val="EE0000"/>
                    <w:sz w:val="20"/>
                    <w:szCs w:val="20"/>
                    <w:highlight w:val="white"/>
                  </w:rPr>
                </w:rPrChange>
              </w:rPr>
              <w:t>\"</w:t>
            </w:r>
            <w:r>
              <w:rPr>
                <w:rFonts w:ascii="Courier New" w:hAnsi="Courier New" w:eastAsia="Courier New" w:cs="Courier New"/>
                <w:color w:val="CF222E"/>
                <w:sz w:val="20"/>
                <w:szCs w:val="20"/>
                <w:highlight w:val="white"/>
                <w:lang w:val="sr-Cyrl-RS"/>
                <w:rPrChange w:id="3484" w:author="Milan Stojkov" w:date="2026-10-02T11:00:00Z">
                  <w:rPr>
                    <w:rFonts w:ascii="Courier New" w:hAnsi="Courier New" w:eastAsia="Courier New" w:cs="Courier New"/>
                    <w:color w:val="CF222E"/>
                    <w:sz w:val="20"/>
                    <w:szCs w:val="20"/>
                    <w:highlight w:val="white"/>
                  </w:rPr>
                </w:rPrChange>
              </w:rPr>
              <w:t>{</w:t>
            </w:r>
            <w:r>
              <w:rPr>
                <w:rFonts w:ascii="Courier New" w:hAnsi="Courier New" w:eastAsia="Courier New" w:cs="Courier New"/>
                <w:color w:val="953800"/>
                <w:sz w:val="20"/>
                <w:szCs w:val="20"/>
                <w:highlight w:val="white"/>
                <w:lang w:val="sr-Cyrl-RS"/>
                <w:rPrChange w:id="3485" w:author="Milan Stojkov" w:date="2026-10-02T11:00:00Z">
                  <w:rPr>
                    <w:rFonts w:ascii="Courier New" w:hAnsi="Courier New" w:eastAsia="Courier New" w:cs="Courier New"/>
                    <w:color w:val="953800"/>
                    <w:sz w:val="20"/>
                    <w:szCs w:val="20"/>
                    <w:highlight w:val="white"/>
                  </w:rPr>
                </w:rPrChange>
              </w:rPr>
              <w:t>args</w:t>
            </w:r>
            <w:r>
              <w:rPr>
                <w:rFonts w:ascii="Courier New" w:hAnsi="Courier New" w:eastAsia="Courier New" w:cs="Courier New"/>
                <w:color w:val="202020"/>
                <w:sz w:val="20"/>
                <w:szCs w:val="20"/>
                <w:highlight w:val="white"/>
                <w:lang w:val="sr-Cyrl-RS"/>
                <w:rPrChange w:id="3486" w:author="Milan Stojkov" w:date="2026-10-02T11:00:00Z">
                  <w:rPr>
                    <w:rFonts w:ascii="Courier New" w:hAnsi="Courier New" w:eastAsia="Courier New" w:cs="Courier New"/>
                    <w:color w:val="202020"/>
                    <w:sz w:val="20"/>
                    <w:szCs w:val="20"/>
                    <w:highlight w:val="white"/>
                  </w:rPr>
                </w:rPrChange>
              </w:rPr>
              <w:t>.node_port</w:t>
            </w:r>
            <w:r>
              <w:rPr>
                <w:rFonts w:ascii="Courier New" w:hAnsi="Courier New" w:eastAsia="Courier New" w:cs="Courier New"/>
                <w:color w:val="CF222E"/>
                <w:sz w:val="20"/>
                <w:szCs w:val="20"/>
                <w:highlight w:val="white"/>
                <w:lang w:val="sr-Cyrl-RS"/>
                <w:rPrChange w:id="3487" w:author="Milan Stojkov" w:date="2026-10-02T11:00:00Z">
                  <w:rPr>
                    <w:rFonts w:ascii="Courier New" w:hAnsi="Courier New" w:eastAsia="Courier New" w:cs="Courier New"/>
                    <w:color w:val="CF222E"/>
                    <w:sz w:val="20"/>
                    <w:szCs w:val="20"/>
                    <w:highlight w:val="white"/>
                  </w:rPr>
                </w:rPrChange>
              </w:rPr>
              <w:t>}</w:t>
            </w:r>
            <w:r>
              <w:rPr>
                <w:rFonts w:ascii="Courier New" w:hAnsi="Courier New" w:eastAsia="Courier New" w:cs="Courier New"/>
                <w:color w:val="EE0000"/>
                <w:sz w:val="20"/>
                <w:szCs w:val="20"/>
                <w:highlight w:val="white"/>
                <w:lang w:val="sr-Cyrl-RS"/>
                <w:rPrChange w:id="3488" w:author="Milan Stojkov" w:date="2026-10-02T11:00:00Z">
                  <w:rPr>
                    <w:rFonts w:ascii="Courier New" w:hAnsi="Courier New" w:eastAsia="Courier New" w:cs="Courier New"/>
                    <w:color w:val="EE0000"/>
                    <w:sz w:val="20"/>
                    <w:szCs w:val="20"/>
                    <w:highlight w:val="white"/>
                  </w:rPr>
                </w:rPrChange>
              </w:rPr>
              <w:t>\"</w:t>
            </w:r>
            <w:r>
              <w:rPr>
                <w:rFonts w:ascii="Courier New" w:hAnsi="Courier New" w:eastAsia="Courier New" w:cs="Courier New"/>
                <w:color w:val="0A3069"/>
                <w:sz w:val="20"/>
                <w:szCs w:val="20"/>
                <w:highlight w:val="white"/>
                <w:lang w:val="sr-Cyrl-RS"/>
                <w:rPrChange w:id="3489" w:author="Milan Stojkov" w:date="2026-10-02T11:00:00Z">
                  <w:rPr>
                    <w:rFonts w:ascii="Courier New" w:hAnsi="Courier New" w:eastAsia="Courier New" w:cs="Courier New"/>
                    <w:color w:val="0A3069"/>
                    <w:sz w:val="20"/>
                    <w:szCs w:val="20"/>
                    <w:highlight w:val="white"/>
                  </w:rPr>
                </w:rPrChange>
              </w:rPr>
              <w:t>"</w:t>
            </w:r>
          </w:p>
        </w:tc>
      </w:tr>
    </w:tbl>
    <w:p w14:paraId="329761A6">
      <w:pPr>
        <w:pBdr>
          <w:top w:val="none" w:color="auto" w:sz="0" w:space="0"/>
          <w:left w:val="none" w:color="auto" w:sz="0" w:space="0"/>
          <w:bottom w:val="none" w:color="auto" w:sz="0" w:space="0"/>
          <w:right w:val="none" w:color="auto" w:sz="0" w:space="0"/>
          <w:between w:val="none" w:color="auto" w:sz="0" w:space="0"/>
        </w:pBdr>
        <w:jc w:val="center"/>
        <w:rPr>
          <w:ins w:id="3490" w:author="Milica Radić" w:date="2026-10-02T22:11:57Z"/>
          <w:rStyle w:val="12"/>
          <w:i/>
          <w:iCs/>
          <w:color w:val="000000"/>
          <w:sz w:val="20"/>
          <w:szCs w:val="20"/>
          <w:lang w:val="sr-Cyrl-RS"/>
        </w:rPr>
      </w:pPr>
      <w:commentRangeStart w:id="10"/>
      <w:r>
        <w:rPr>
          <w:i/>
          <w:iCs/>
          <w:color w:val="000000"/>
          <w:sz w:val="20"/>
          <w:szCs w:val="20"/>
          <w:lang w:val="sr-Cyrl-RS"/>
          <w:rPrChange w:id="3491" w:author="Milan Stojkov" w:date="2026-10-02T11:00:00Z">
            <w:rPr>
              <w:i/>
              <w:iCs/>
              <w:color w:val="000000"/>
              <w:sz w:val="20"/>
              <w:szCs w:val="20"/>
            </w:rPr>
          </w:rPrChange>
        </w:rPr>
        <w:t>Листинг 5.1 - Променљиве окружења појединачног чвора</w:t>
      </w:r>
      <w:commentRangeEnd w:id="10"/>
      <w:r>
        <w:rPr>
          <w:rStyle w:val="12"/>
          <w:i/>
          <w:iCs/>
          <w:color w:val="000000"/>
          <w:sz w:val="20"/>
          <w:szCs w:val="20"/>
          <w:lang w:val="sr-Cyrl-RS"/>
          <w:rPrChange w:id="3492" w:author="Milan Stojkov" w:date="2026-10-02T11:00:00Z">
            <w:rPr>
              <w:rStyle w:val="12"/>
              <w:i/>
              <w:iCs/>
              <w:color w:val="000000"/>
              <w:sz w:val="20"/>
              <w:szCs w:val="20"/>
            </w:rPr>
          </w:rPrChange>
        </w:rPr>
        <w:commentReference w:id="10"/>
      </w:r>
    </w:p>
    <w:p w14:paraId="44DB5D31">
      <w:pPr>
        <w:pBdr>
          <w:top w:val="none" w:color="auto" w:sz="0" w:space="0"/>
          <w:left w:val="none" w:color="auto" w:sz="0" w:space="0"/>
          <w:bottom w:val="none" w:color="auto" w:sz="0" w:space="0"/>
          <w:right w:val="none" w:color="auto" w:sz="0" w:space="0"/>
          <w:between w:val="none" w:color="auto" w:sz="0" w:space="0"/>
        </w:pBdr>
        <w:jc w:val="center"/>
        <w:rPr>
          <w:rStyle w:val="12"/>
          <w:lang w:val="sr-Cyrl-RS"/>
        </w:rPr>
      </w:pPr>
    </w:p>
    <w:p w14:paraId="7489E947">
      <w:pPr>
        <w:widowControl w:val="0"/>
        <w:ind w:firstLine="360"/>
        <w:jc w:val="both"/>
        <w:rPr>
          <w:color w:val="000000"/>
          <w:sz w:val="22"/>
          <w:szCs w:val="22"/>
          <w:lang w:val="sr-Cyrl-RS"/>
          <w:rPrChange w:id="3493" w:author="Milan Stojkov" w:date="2026-10-02T11:00:00Z">
            <w:rPr>
              <w:color w:val="000000"/>
              <w:sz w:val="22"/>
              <w:szCs w:val="22"/>
            </w:rPr>
          </w:rPrChange>
        </w:rPr>
      </w:pPr>
      <w:r>
        <w:rPr>
          <w:color w:val="000000"/>
          <w:sz w:val="22"/>
          <w:szCs w:val="22"/>
          <w:lang w:val="sr-Cyrl-RS"/>
          <w:rPrChange w:id="3494" w:author="Milan Stojkov" w:date="2026-10-02T11:00:00Z">
            <w:rPr>
              <w:color w:val="000000"/>
              <w:sz w:val="22"/>
              <w:szCs w:val="22"/>
            </w:rPr>
          </w:rPrChange>
        </w:rPr>
        <w:t xml:space="preserve">Контејнери се подижу једном и остају активни кроз целу матрицу. У конфигурацијама са мањим бројем учесника од броја контејнера, вишак не учествује него чека наредну конфигурацију, чиме се избегава поновно подизање и гашење окружења између експеримената. Из истог разлога улога контејнера није унапред одређена: исти контејнер може бити честит учесник у једној конфигурацији а злонамеран у другој, будући да број нападача зависи од испитиваног удела. </w:t>
      </w:r>
    </w:p>
    <w:p w14:paraId="69C75009">
      <w:pPr>
        <w:widowControl w:val="0"/>
        <w:ind w:firstLine="360"/>
        <w:jc w:val="both"/>
        <w:rPr>
          <w:ins w:id="3495" w:author="Milica Radić" w:date="2026-10-02T22:16:35Z"/>
          <w:color w:val="000000"/>
          <w:sz w:val="22"/>
          <w:szCs w:val="22"/>
          <w:lang w:val="sr-Cyrl-RS"/>
        </w:rPr>
      </w:pPr>
      <w:r>
        <w:rPr>
          <w:color w:val="000000"/>
          <w:sz w:val="22"/>
          <w:szCs w:val="22"/>
          <w:lang w:val="sr-Cyrl-RS"/>
          <w:rPrChange w:id="3496" w:author="Milan Stojkov" w:date="2026-10-02T11:00:00Z">
            <w:rPr>
              <w:color w:val="000000"/>
              <w:sz w:val="22"/>
              <w:szCs w:val="22"/>
            </w:rPr>
          </w:rPrChange>
        </w:rPr>
        <w:t>Сви контејнери настају из исте слике, а која ће се скрипта у њима извршавати одређује се при покретању, на основу променљиве окружења</w:t>
      </w:r>
      <w:ins w:id="3497" w:author="Milica Radić" w:date="2026-10-02T22:17:34Z">
        <w:r>
          <w:rPr>
            <w:rFonts w:hint="default"/>
            <w:color w:val="000000"/>
            <w:sz w:val="22"/>
            <w:szCs w:val="22"/>
            <w:lang w:val="sr-Cyrl-RS"/>
          </w:rPr>
          <w:t xml:space="preserve">, </w:t>
        </w:r>
      </w:ins>
      <w:ins w:id="3498" w:author="Milica Radić" w:date="2026-10-02T22:17:36Z">
        <w:r>
          <w:rPr>
            <w:rFonts w:hint="default"/>
            <w:color w:val="000000"/>
            <w:sz w:val="22"/>
            <w:szCs w:val="22"/>
            <w:lang w:val="sr-Cyrl-RS"/>
          </w:rPr>
          <w:t>што</w:t>
        </w:r>
      </w:ins>
      <w:ins w:id="3499" w:author="Milica Radić" w:date="2026-10-02T22:17:37Z">
        <w:r>
          <w:rPr>
            <w:rFonts w:hint="default"/>
            <w:color w:val="000000"/>
            <w:sz w:val="22"/>
            <w:szCs w:val="22"/>
            <w:lang w:val="sr-Cyrl-RS"/>
          </w:rPr>
          <w:t xml:space="preserve"> је п</w:t>
        </w:r>
      </w:ins>
      <w:ins w:id="3500" w:author="Milica Radić" w:date="2026-10-02T22:17:38Z">
        <w:r>
          <w:rPr>
            <w:rFonts w:hint="default"/>
            <w:color w:val="000000"/>
            <w:sz w:val="22"/>
            <w:szCs w:val="22"/>
            <w:lang w:val="sr-Cyrl-RS"/>
          </w:rPr>
          <w:t>рика</w:t>
        </w:r>
      </w:ins>
      <w:ins w:id="3501" w:author="Milica Radić" w:date="2026-10-02T22:17:39Z">
        <w:r>
          <w:rPr>
            <w:rFonts w:hint="default"/>
            <w:color w:val="000000"/>
            <w:sz w:val="22"/>
            <w:szCs w:val="22"/>
            <w:lang w:val="sr-Cyrl-RS"/>
          </w:rPr>
          <w:t>зан</w:t>
        </w:r>
      </w:ins>
      <w:ins w:id="3502" w:author="Milica Radić" w:date="2026-10-02T22:17:40Z">
        <w:r>
          <w:rPr>
            <w:rFonts w:hint="default"/>
            <w:color w:val="000000"/>
            <w:sz w:val="22"/>
            <w:szCs w:val="22"/>
            <w:lang w:val="sr-Cyrl-RS"/>
          </w:rPr>
          <w:t xml:space="preserve">о у </w:t>
        </w:r>
      </w:ins>
      <w:ins w:id="3503" w:author="Milica Radić" w:date="2026-10-03T18:27:37Z">
        <w:r>
          <w:rPr>
            <w:rFonts w:hint="default"/>
            <w:color w:val="000000"/>
            <w:sz w:val="22"/>
            <w:szCs w:val="22"/>
            <w:lang w:val="sr-Cyrl-RS"/>
          </w:rPr>
          <w:t>Л</w:t>
        </w:r>
      </w:ins>
      <w:ins w:id="3504" w:author="Milica Radić" w:date="2026-10-02T22:17:40Z">
        <w:r>
          <w:rPr>
            <w:rFonts w:hint="default"/>
            <w:color w:val="000000"/>
            <w:sz w:val="22"/>
            <w:szCs w:val="22"/>
            <w:lang w:val="sr-Cyrl-RS"/>
          </w:rPr>
          <w:t>ис</w:t>
        </w:r>
      </w:ins>
      <w:ins w:id="3505" w:author="Milica Radić" w:date="2026-10-02T22:17:41Z">
        <w:r>
          <w:rPr>
            <w:rFonts w:hint="default"/>
            <w:color w:val="000000"/>
            <w:sz w:val="22"/>
            <w:szCs w:val="22"/>
            <w:lang w:val="sr-Cyrl-RS"/>
          </w:rPr>
          <w:t>ти</w:t>
        </w:r>
      </w:ins>
      <w:ins w:id="3506" w:author="Milica Radić" w:date="2026-10-02T22:17:42Z">
        <w:r>
          <w:rPr>
            <w:rFonts w:hint="default"/>
            <w:color w:val="000000"/>
            <w:sz w:val="22"/>
            <w:szCs w:val="22"/>
            <w:lang w:val="sr-Cyrl-RS"/>
          </w:rPr>
          <w:t xml:space="preserve">нгу </w:t>
        </w:r>
      </w:ins>
      <w:ins w:id="3507" w:author="Milica Radić" w:date="2026-10-02T22:17:43Z">
        <w:r>
          <w:rPr>
            <w:rFonts w:hint="default"/>
            <w:color w:val="000000"/>
            <w:sz w:val="22"/>
            <w:szCs w:val="22"/>
            <w:lang w:val="sr-Cyrl-RS"/>
          </w:rPr>
          <w:t>5.2</w:t>
        </w:r>
      </w:ins>
      <w:ins w:id="3508" w:author="Milica Radić" w:date="2026-10-02T22:18:12Z">
        <w:r>
          <w:rPr>
            <w:rFonts w:hint="default"/>
            <w:color w:val="000000"/>
            <w:sz w:val="22"/>
            <w:szCs w:val="22"/>
            <w:lang w:val="sr-Cyrl-RS"/>
          </w:rPr>
          <w:t>.</w:t>
        </w:r>
      </w:ins>
      <w:del w:id="3509" w:author="Milica Radić" w:date="2026-10-02T22:18:09Z">
        <w:r>
          <w:rPr>
            <w:color w:val="000000"/>
            <w:sz w:val="22"/>
            <w:szCs w:val="22"/>
            <w:lang w:val="sr-Cyrl-RS"/>
            <w:rPrChange w:id="3510" w:author="Milan Stojkov" w:date="2026-10-02T11:00:00Z">
              <w:rPr>
                <w:color w:val="000000"/>
                <w:sz w:val="22"/>
                <w:szCs w:val="22"/>
              </w:rPr>
            </w:rPrChange>
          </w:rPr>
          <w:delText>:</w:delText>
        </w:r>
      </w:del>
    </w:p>
    <w:p w14:paraId="57D91DA7">
      <w:pPr>
        <w:widowControl w:val="0"/>
        <w:ind w:firstLine="360"/>
        <w:jc w:val="both"/>
        <w:rPr>
          <w:color w:val="000000"/>
          <w:sz w:val="22"/>
          <w:szCs w:val="22"/>
          <w:lang w:val="sr-Cyrl-RS"/>
          <w:rPrChange w:id="3511" w:author="Milan Stojkov" w:date="2026-10-02T11:00:00Z">
            <w:rPr>
              <w:color w:val="000000"/>
              <w:sz w:val="22"/>
              <w:szCs w:val="22"/>
            </w:rPr>
          </w:rPrChange>
        </w:rPr>
      </w:pPr>
    </w:p>
    <w:tbl>
      <w:tblPr>
        <w:tblStyle w:val="5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3512" w:author="Milica Radić" w:date="2026-10-02T22:19:03Z">
          <w:tblPr>
            <w:tblStyle w:val="53"/>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3513">
          <w:tblGrid>
            <w:gridCol w:w="8724"/>
          </w:tblGrid>
        </w:tblGridChange>
      </w:tblGrid>
      <w:tr w14:paraId="1CF81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514" w:author="Milica Radić" w:date="2026-10-02T22:19:03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3515" w:author="Milica Radić" w:date="2026-10-02T22:19:03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1E56643B">
            <w:pPr>
              <w:widowControl/>
              <w:shd w:val="clear" w:color="auto" w:fill="FFFFFF"/>
              <w:jc w:val="left"/>
              <w:rPr>
                <w:rFonts w:ascii="Courier New" w:hAnsi="Courier New" w:eastAsia="Courier New" w:cs="Courier New"/>
                <w:color w:val="202020"/>
                <w:sz w:val="20"/>
                <w:szCs w:val="20"/>
                <w:lang w:val="sr-Cyrl-RS"/>
                <w:rPrChange w:id="351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AF00DB"/>
                <w:sz w:val="20"/>
                <w:szCs w:val="20"/>
                <w:highlight w:val="white"/>
                <w:lang w:val="sr-Cyrl-RS"/>
                <w:rPrChange w:id="3517"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351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550AE"/>
                <w:sz w:val="20"/>
                <w:szCs w:val="20"/>
                <w:highlight w:val="white"/>
                <w:lang w:val="sr-Cyrl-RS"/>
                <w:rPrChange w:id="3519" w:author="Milan Stojkov" w:date="2026-10-02T11:00:00Z">
                  <w:rPr>
                    <w:rFonts w:ascii="Courier New" w:hAnsi="Courier New" w:eastAsia="Courier New" w:cs="Courier New"/>
                    <w:color w:val="0550AE"/>
                    <w:sz w:val="20"/>
                    <w:szCs w:val="20"/>
                    <w:highlight w:val="white"/>
                  </w:rPr>
                </w:rPrChange>
              </w:rPr>
              <w:t>ROLE</w:t>
            </w:r>
            <w:r>
              <w:rPr>
                <w:rFonts w:ascii="Courier New" w:hAnsi="Courier New" w:eastAsia="Courier New" w:cs="Courier New"/>
                <w:color w:val="202020"/>
                <w:sz w:val="20"/>
                <w:szCs w:val="20"/>
                <w:highlight w:val="white"/>
                <w:lang w:val="sr-Cyrl-RS"/>
                <w:rPrChange w:id="352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3521"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352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3523" w:author="Milan Stojkov" w:date="2026-10-02T11:00:00Z">
                  <w:rPr>
                    <w:rFonts w:ascii="Courier New" w:hAnsi="Courier New" w:eastAsia="Courier New" w:cs="Courier New"/>
                    <w:color w:val="0A3069"/>
                    <w:sz w:val="20"/>
                    <w:szCs w:val="20"/>
                    <w:highlight w:val="white"/>
                  </w:rPr>
                </w:rPrChange>
              </w:rPr>
              <w:t>"controller"</w:t>
            </w:r>
            <w:r>
              <w:rPr>
                <w:rFonts w:ascii="Courier New" w:hAnsi="Courier New" w:eastAsia="Courier New" w:cs="Courier New"/>
                <w:color w:val="202020"/>
                <w:sz w:val="20"/>
                <w:szCs w:val="20"/>
                <w:highlight w:val="white"/>
                <w:lang w:val="sr-Cyrl-RS"/>
                <w:rPrChange w:id="3524" w:author="Milan Stojkov" w:date="2026-10-02T11:00:00Z">
                  <w:rPr>
                    <w:rFonts w:ascii="Courier New" w:hAnsi="Courier New" w:eastAsia="Courier New" w:cs="Courier New"/>
                    <w:color w:val="202020"/>
                    <w:sz w:val="20"/>
                    <w:szCs w:val="20"/>
                    <w:highlight w:val="white"/>
                  </w:rPr>
                </w:rPrChange>
              </w:rPr>
              <w:t>:</w:t>
            </w:r>
          </w:p>
          <w:p w14:paraId="734FE1AE">
            <w:pPr>
              <w:widowControl/>
              <w:shd w:val="clear" w:color="auto" w:fill="FFFFFF"/>
              <w:jc w:val="left"/>
              <w:rPr>
                <w:rFonts w:ascii="Courier New" w:hAnsi="Courier New" w:eastAsia="Courier New" w:cs="Courier New"/>
                <w:color w:val="202020"/>
                <w:sz w:val="20"/>
                <w:szCs w:val="20"/>
                <w:lang w:val="sr-Cyrl-RS"/>
                <w:rPrChange w:id="352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352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3527" w:author="Milan Stojkov" w:date="2026-10-02T11:00:00Z">
                  <w:rPr>
                    <w:rFonts w:ascii="Courier New" w:hAnsi="Courier New" w:eastAsia="Courier New" w:cs="Courier New"/>
                    <w:color w:val="AF00DB"/>
                    <w:sz w:val="20"/>
                    <w:szCs w:val="20"/>
                    <w:highlight w:val="white"/>
                  </w:rPr>
                </w:rPrChange>
              </w:rPr>
              <w:t>from</w:t>
            </w:r>
            <w:r>
              <w:rPr>
                <w:rFonts w:ascii="Courier New" w:hAnsi="Courier New" w:eastAsia="Courier New" w:cs="Courier New"/>
                <w:color w:val="202020"/>
                <w:sz w:val="20"/>
                <w:szCs w:val="20"/>
                <w:highlight w:val="white"/>
                <w:lang w:val="sr-Cyrl-RS"/>
                <w:rPrChange w:id="352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3529" w:author="Milan Stojkov" w:date="2026-10-02T11:00:00Z">
                  <w:rPr>
                    <w:rFonts w:ascii="Courier New" w:hAnsi="Courier New" w:eastAsia="Courier New" w:cs="Courier New"/>
                    <w:color w:val="267F99"/>
                    <w:sz w:val="20"/>
                    <w:szCs w:val="20"/>
                    <w:highlight w:val="white"/>
                  </w:rPr>
                </w:rPrChange>
              </w:rPr>
              <w:t>docker</w:t>
            </w:r>
            <w:r>
              <w:rPr>
                <w:rFonts w:ascii="Courier New" w:hAnsi="Courier New" w:eastAsia="Courier New" w:cs="Courier New"/>
                <w:color w:val="202020"/>
                <w:sz w:val="20"/>
                <w:szCs w:val="20"/>
                <w:highlight w:val="white"/>
                <w:lang w:val="sr-Cyrl-RS"/>
                <w:rPrChange w:id="353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3531" w:author="Milan Stojkov" w:date="2026-10-02T11:00:00Z">
                  <w:rPr>
                    <w:rFonts w:ascii="Courier New" w:hAnsi="Courier New" w:eastAsia="Courier New" w:cs="Courier New"/>
                    <w:color w:val="267F99"/>
                    <w:sz w:val="20"/>
                    <w:szCs w:val="20"/>
                    <w:highlight w:val="white"/>
                  </w:rPr>
                </w:rPrChange>
              </w:rPr>
              <w:t>matrix</w:t>
            </w:r>
            <w:r>
              <w:rPr>
                <w:rFonts w:ascii="Courier New" w:hAnsi="Courier New" w:eastAsia="Courier New" w:cs="Courier New"/>
                <w:color w:val="202020"/>
                <w:sz w:val="20"/>
                <w:szCs w:val="20"/>
                <w:highlight w:val="white"/>
                <w:lang w:val="sr-Cyrl-RS"/>
                <w:rPrChange w:id="353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3533" w:author="Milan Stojkov" w:date="2026-10-02T11:00:00Z">
                  <w:rPr>
                    <w:rFonts w:ascii="Courier New" w:hAnsi="Courier New" w:eastAsia="Courier New" w:cs="Courier New"/>
                    <w:color w:val="AF00DB"/>
                    <w:sz w:val="20"/>
                    <w:szCs w:val="20"/>
                    <w:highlight w:val="white"/>
                  </w:rPr>
                </w:rPrChange>
              </w:rPr>
              <w:t>import</w:t>
            </w:r>
            <w:r>
              <w:rPr>
                <w:rFonts w:ascii="Courier New" w:hAnsi="Courier New" w:eastAsia="Courier New" w:cs="Courier New"/>
                <w:color w:val="202020"/>
                <w:sz w:val="20"/>
                <w:szCs w:val="20"/>
                <w:highlight w:val="white"/>
                <w:lang w:val="sr-Cyrl-RS"/>
                <w:rPrChange w:id="353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3535" w:author="Milan Stojkov" w:date="2026-10-02T11:00:00Z">
                  <w:rPr>
                    <w:rFonts w:ascii="Courier New" w:hAnsi="Courier New" w:eastAsia="Courier New" w:cs="Courier New"/>
                    <w:color w:val="8250DF"/>
                    <w:sz w:val="20"/>
                    <w:szCs w:val="20"/>
                    <w:highlight w:val="white"/>
                  </w:rPr>
                </w:rPrChange>
              </w:rPr>
              <w:t>main</w:t>
            </w:r>
          </w:p>
          <w:p w14:paraId="5A91BD88">
            <w:pPr>
              <w:widowControl/>
              <w:shd w:val="clear" w:color="auto" w:fill="FFFFFF"/>
              <w:jc w:val="left"/>
              <w:rPr>
                <w:rFonts w:ascii="Courier New" w:hAnsi="Courier New" w:eastAsia="Courier New" w:cs="Courier New"/>
                <w:color w:val="202020"/>
                <w:sz w:val="20"/>
                <w:szCs w:val="20"/>
                <w:lang w:val="sr-Cyrl-RS"/>
                <w:rPrChange w:id="353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AF00DB"/>
                <w:sz w:val="20"/>
                <w:szCs w:val="20"/>
                <w:highlight w:val="white"/>
                <w:lang w:val="sr-Cyrl-RS"/>
                <w:rPrChange w:id="3537" w:author="Milan Stojkov" w:date="2026-10-02T11:00:00Z">
                  <w:rPr>
                    <w:rFonts w:ascii="Courier New" w:hAnsi="Courier New" w:eastAsia="Courier New" w:cs="Courier New"/>
                    <w:color w:val="AF00DB"/>
                    <w:sz w:val="20"/>
                    <w:szCs w:val="20"/>
                    <w:highlight w:val="white"/>
                  </w:rPr>
                </w:rPrChange>
              </w:rPr>
              <w:t>else</w:t>
            </w:r>
            <w:r>
              <w:rPr>
                <w:rFonts w:ascii="Courier New" w:hAnsi="Courier New" w:eastAsia="Courier New" w:cs="Courier New"/>
                <w:color w:val="202020"/>
                <w:sz w:val="20"/>
                <w:szCs w:val="20"/>
                <w:highlight w:val="white"/>
                <w:lang w:val="sr-Cyrl-RS"/>
                <w:rPrChange w:id="3538" w:author="Milan Stojkov" w:date="2026-10-02T11:00:00Z">
                  <w:rPr>
                    <w:rFonts w:ascii="Courier New" w:hAnsi="Courier New" w:eastAsia="Courier New" w:cs="Courier New"/>
                    <w:color w:val="202020"/>
                    <w:sz w:val="20"/>
                    <w:szCs w:val="20"/>
                    <w:highlight w:val="white"/>
                  </w:rPr>
                </w:rPrChange>
              </w:rPr>
              <w:t>:</w:t>
            </w:r>
          </w:p>
          <w:p w14:paraId="2420E4D9">
            <w:pPr>
              <w:widowControl/>
              <w:shd w:val="clear" w:color="auto" w:fill="FFFFFF"/>
              <w:jc w:val="left"/>
              <w:rPr>
                <w:rFonts w:ascii="Courier New" w:hAnsi="Courier New" w:eastAsia="Courier New" w:cs="Courier New"/>
                <w:color w:val="000000"/>
                <w:lang w:val="sr-Cyrl-RS"/>
                <w:rPrChange w:id="3539" w:author="Milan Stojkov" w:date="2026-10-02T11:00:00Z">
                  <w:rPr>
                    <w:rFonts w:ascii="Courier New" w:hAnsi="Courier New" w:eastAsia="Courier New" w:cs="Courier New"/>
                    <w:color w:val="000000"/>
                  </w:rPr>
                </w:rPrChange>
              </w:rPr>
            </w:pPr>
            <w:r>
              <w:rPr>
                <w:rFonts w:ascii="Courier New" w:hAnsi="Courier New" w:eastAsia="Courier New" w:cs="Courier New"/>
                <w:color w:val="202020"/>
                <w:sz w:val="20"/>
                <w:szCs w:val="20"/>
                <w:highlight w:val="white"/>
                <w:lang w:val="sr-Cyrl-RS"/>
                <w:rPrChange w:id="354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3541" w:author="Milan Stojkov" w:date="2026-10-02T11:00:00Z">
                  <w:rPr>
                    <w:rFonts w:ascii="Courier New" w:hAnsi="Courier New" w:eastAsia="Courier New" w:cs="Courier New"/>
                    <w:color w:val="AF00DB"/>
                    <w:sz w:val="20"/>
                    <w:szCs w:val="20"/>
                    <w:highlight w:val="white"/>
                  </w:rPr>
                </w:rPrChange>
              </w:rPr>
              <w:t>from</w:t>
            </w:r>
            <w:r>
              <w:rPr>
                <w:rFonts w:ascii="Courier New" w:hAnsi="Courier New" w:eastAsia="Courier New" w:cs="Courier New"/>
                <w:color w:val="202020"/>
                <w:sz w:val="20"/>
                <w:szCs w:val="20"/>
                <w:highlight w:val="white"/>
                <w:lang w:val="sr-Cyrl-RS"/>
                <w:rPrChange w:id="354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3543" w:author="Milan Stojkov" w:date="2026-10-02T11:00:00Z">
                  <w:rPr>
                    <w:rFonts w:ascii="Courier New" w:hAnsi="Courier New" w:eastAsia="Courier New" w:cs="Courier New"/>
                    <w:color w:val="267F99"/>
                    <w:sz w:val="20"/>
                    <w:szCs w:val="20"/>
                    <w:highlight w:val="white"/>
                  </w:rPr>
                </w:rPrChange>
              </w:rPr>
              <w:t>docker</w:t>
            </w:r>
            <w:r>
              <w:rPr>
                <w:rFonts w:ascii="Courier New" w:hAnsi="Courier New" w:eastAsia="Courier New" w:cs="Courier New"/>
                <w:color w:val="202020"/>
                <w:sz w:val="20"/>
                <w:szCs w:val="20"/>
                <w:highlight w:val="white"/>
                <w:lang w:val="sr-Cyrl-RS"/>
                <w:rPrChange w:id="354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3545" w:author="Milan Stojkov" w:date="2026-10-02T11:00:00Z">
                  <w:rPr>
                    <w:rFonts w:ascii="Courier New" w:hAnsi="Courier New" w:eastAsia="Courier New" w:cs="Courier New"/>
                    <w:color w:val="267F99"/>
                    <w:sz w:val="20"/>
                    <w:szCs w:val="20"/>
                    <w:highlight w:val="white"/>
                  </w:rPr>
                </w:rPrChange>
              </w:rPr>
              <w:t>node</w:t>
            </w:r>
            <w:r>
              <w:rPr>
                <w:rFonts w:ascii="Courier New" w:hAnsi="Courier New" w:eastAsia="Courier New" w:cs="Courier New"/>
                <w:color w:val="202020"/>
                <w:sz w:val="20"/>
                <w:szCs w:val="20"/>
                <w:highlight w:val="white"/>
                <w:lang w:val="sr-Cyrl-RS"/>
                <w:rPrChange w:id="354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3547" w:author="Milan Stojkov" w:date="2026-10-02T11:00:00Z">
                  <w:rPr>
                    <w:rFonts w:ascii="Courier New" w:hAnsi="Courier New" w:eastAsia="Courier New" w:cs="Courier New"/>
                    <w:color w:val="AF00DB"/>
                    <w:sz w:val="20"/>
                    <w:szCs w:val="20"/>
                    <w:highlight w:val="white"/>
                  </w:rPr>
                </w:rPrChange>
              </w:rPr>
              <w:t>import</w:t>
            </w:r>
            <w:r>
              <w:rPr>
                <w:rFonts w:ascii="Courier New" w:hAnsi="Courier New" w:eastAsia="Courier New" w:cs="Courier New"/>
                <w:color w:val="202020"/>
                <w:sz w:val="20"/>
                <w:szCs w:val="20"/>
                <w:highlight w:val="white"/>
                <w:lang w:val="sr-Cyrl-RS"/>
                <w:rPrChange w:id="354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3549" w:author="Milan Stojkov" w:date="2026-10-02T11:00:00Z">
                  <w:rPr>
                    <w:rFonts w:ascii="Courier New" w:hAnsi="Courier New" w:eastAsia="Courier New" w:cs="Courier New"/>
                    <w:color w:val="8250DF"/>
                    <w:sz w:val="20"/>
                    <w:szCs w:val="20"/>
                    <w:highlight w:val="white"/>
                  </w:rPr>
                </w:rPrChange>
              </w:rPr>
              <w:t>main</w:t>
            </w:r>
          </w:p>
        </w:tc>
      </w:tr>
    </w:tbl>
    <w:p w14:paraId="745E9476">
      <w:pPr>
        <w:pBdr>
          <w:top w:val="none" w:color="auto" w:sz="0" w:space="0"/>
          <w:left w:val="none" w:color="auto" w:sz="0" w:space="0"/>
          <w:bottom w:val="none" w:color="auto" w:sz="0" w:space="0"/>
          <w:right w:val="none" w:color="auto" w:sz="0" w:space="0"/>
          <w:between w:val="none" w:color="auto" w:sz="0" w:space="0"/>
        </w:pBdr>
        <w:jc w:val="center"/>
        <w:rPr>
          <w:ins w:id="3550" w:author="Milica Radić" w:date="2026-10-02T22:16:37Z"/>
          <w:i/>
          <w:iCs/>
          <w:color w:val="000000"/>
          <w:sz w:val="20"/>
          <w:szCs w:val="20"/>
          <w:lang w:val="sr-Cyrl-RS"/>
        </w:rPr>
      </w:pPr>
      <w:r>
        <w:rPr>
          <w:i/>
          <w:iCs/>
          <w:color w:val="000000"/>
          <w:sz w:val="20"/>
          <w:szCs w:val="20"/>
          <w:lang w:val="sr-Cyrl-RS"/>
          <w:rPrChange w:id="3551" w:author="Milan Stojkov" w:date="2026-10-02T11:00:00Z">
            <w:rPr>
              <w:i/>
              <w:iCs/>
              <w:color w:val="000000"/>
              <w:sz w:val="20"/>
              <w:szCs w:val="20"/>
            </w:rPr>
          </w:rPrChange>
        </w:rPr>
        <w:t>Листинг 5.2 - Избор улоге при покретању</w:t>
      </w:r>
    </w:p>
    <w:p w14:paraId="0D6863EC">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3552" w:author="Milan Stojkov" w:date="2026-10-02T11:00:00Z">
            <w:rPr>
              <w:i/>
              <w:iCs/>
              <w:color w:val="000000"/>
              <w:sz w:val="20"/>
              <w:szCs w:val="20"/>
            </w:rPr>
          </w:rPrChange>
        </w:rPr>
      </w:pPr>
    </w:p>
    <w:p w14:paraId="6B726A73">
      <w:pPr>
        <w:widowControl w:val="0"/>
        <w:ind w:firstLine="360"/>
        <w:jc w:val="both"/>
        <w:rPr>
          <w:color w:val="000000"/>
          <w:sz w:val="22"/>
          <w:szCs w:val="22"/>
          <w:lang w:val="sr-Cyrl-RS"/>
          <w:rPrChange w:id="3553" w:author="Milan Stojkov" w:date="2026-10-02T11:00:00Z">
            <w:rPr>
              <w:color w:val="000000"/>
              <w:sz w:val="22"/>
              <w:szCs w:val="22"/>
            </w:rPr>
          </w:rPrChange>
        </w:rPr>
      </w:pPr>
      <w:r>
        <w:rPr>
          <w:color w:val="000000"/>
          <w:sz w:val="22"/>
          <w:szCs w:val="22"/>
          <w:lang w:val="sr-Cyrl-RS"/>
          <w:rPrChange w:id="3554" w:author="Milan Stojkov" w:date="2026-10-02T11:00:00Z">
            <w:rPr>
              <w:color w:val="000000"/>
              <w:sz w:val="22"/>
              <w:szCs w:val="22"/>
            </w:rPr>
          </w:rPrChange>
        </w:rPr>
        <w:t>Две улоге имају различите задатке. Чворови међусобно размењују вредности и доносе све одлуке о свом скупу суседа, док координатор не учествује у агрегацији него обезбеђује несметан синхрони рад: одржава баријере које одређују када сви учесници могу прећи у наредну фазу, прикупља извештаје и одлучује када се прелази на наредну конфигурацију.</w:t>
      </w:r>
    </w:p>
    <w:p w14:paraId="1F6ABA16">
      <w:pPr>
        <w:widowControl w:val="0"/>
        <w:ind w:firstLine="360"/>
        <w:jc w:val="both"/>
        <w:rPr>
          <w:color w:val="000000"/>
          <w:sz w:val="22"/>
          <w:szCs w:val="22"/>
          <w:lang w:val="sr-Cyrl-RS"/>
          <w:rPrChange w:id="3555" w:author="Milan Stojkov" w:date="2026-10-02T11:00:00Z">
            <w:rPr>
              <w:color w:val="000000"/>
              <w:sz w:val="22"/>
              <w:szCs w:val="22"/>
            </w:rPr>
          </w:rPrChange>
        </w:rPr>
      </w:pPr>
      <w:r>
        <w:rPr>
          <w:color w:val="000000"/>
          <w:sz w:val="22"/>
          <w:szCs w:val="22"/>
          <w:lang w:val="sr-Cyrl-RS"/>
          <w:rPrChange w:id="3556" w:author="Milan Stojkov" w:date="2026-10-02T11:00:00Z">
            <w:rPr>
              <w:color w:val="000000"/>
              <w:sz w:val="22"/>
              <w:szCs w:val="22"/>
            </w:rPr>
          </w:rPrChange>
        </w:rPr>
        <w:t>За сваку конфигурацију координатор одржава засебно стање, које настаје тек када га неко од учесника први пут затражи. Стање конфигурације гради мрежу. Најпре настају честити чворови, при чему сваки добија локалну вредност из униформне расподеле; вредност се не мења током извршавања, а почетна процена једнака је управо тој вредности. Потом се гради почетна топологија, што се одвија у три корака. Први ствара детерминистичку кружну основу у којој је сваки чвор повезан са K/2 суседа са обе стране, а при непарном K и са наспрамним чвором, чиме сваки има тачно K суседа. Други корак ту основу меша заменама парова веза: уклањају се две постојеће везе (a, b) и (c, d) и стварају (a, c) и (b, d), чиме сваки од четири чвора губи једног суседа и добија једног, па структура постаје случајна а број суседа остаје непромењен. Трећи корак истим обликом замене уклања места на којима неки чвор има више суседа из исте групе идентитета него што ограничење допушта, будући да механизам пријема проверава само нове кандидате, па би концентрација настала при постављању остала неприметна.</w:t>
      </w:r>
    </w:p>
    <w:p w14:paraId="5C719EA7">
      <w:pPr>
        <w:widowControl w:val="0"/>
        <w:ind w:firstLine="360"/>
        <w:jc w:val="both"/>
        <w:rPr>
          <w:color w:val="000000"/>
          <w:sz w:val="22"/>
          <w:szCs w:val="22"/>
          <w:lang w:val="sr-Cyrl-RS"/>
          <w:rPrChange w:id="3557" w:author="Milan Stojkov" w:date="2026-10-02T11:00:00Z">
            <w:rPr>
              <w:color w:val="000000"/>
              <w:sz w:val="22"/>
              <w:szCs w:val="22"/>
            </w:rPr>
          </w:rPrChange>
        </w:rPr>
      </w:pPr>
      <w:r>
        <w:rPr>
          <w:color w:val="000000"/>
          <w:sz w:val="22"/>
          <w:szCs w:val="22"/>
          <w:lang w:val="sr-Cyrl-RS"/>
          <w:rPrChange w:id="3558" w:author="Milan Stojkov" w:date="2026-10-02T11:00:00Z">
            <w:rPr>
              <w:color w:val="000000"/>
              <w:sz w:val="22"/>
              <w:szCs w:val="22"/>
            </w:rPr>
          </w:rPrChange>
        </w:rPr>
        <w:t>Регуларност графа није естетски избор него услов тачности: уколико чворови немају једнак број суседа, они са више веза јаче утичу на резултат, па се консензус помера у односу на праву средњу вредност и када напада нема.</w:t>
      </w:r>
    </w:p>
    <w:p w14:paraId="0DE06382">
      <w:pPr>
        <w:widowControl w:val="0"/>
        <w:ind w:firstLine="360"/>
        <w:jc w:val="both"/>
        <w:rPr>
          <w:color w:val="000000"/>
          <w:sz w:val="22"/>
          <w:szCs w:val="22"/>
          <w:lang w:val="sr-Cyrl-RS"/>
          <w:rPrChange w:id="3559" w:author="Milan Stojkov" w:date="2026-10-02T11:00:00Z">
            <w:rPr>
              <w:color w:val="000000"/>
              <w:sz w:val="22"/>
              <w:szCs w:val="22"/>
            </w:rPr>
          </w:rPrChange>
        </w:rPr>
      </w:pPr>
      <w:r>
        <w:rPr>
          <w:color w:val="000000"/>
          <w:sz w:val="22"/>
          <w:szCs w:val="22"/>
          <w:lang w:val="sr-Cyrl-RS"/>
          <w:rPrChange w:id="3560" w:author="Milan Stojkov" w:date="2026-10-02T11:00:00Z">
            <w:rPr>
              <w:color w:val="000000"/>
              <w:sz w:val="22"/>
              <w:szCs w:val="22"/>
            </w:rPr>
          </w:rPrChange>
        </w:rPr>
        <w:t xml:space="preserve">Затим се злонамерни учесници деле на </w:t>
      </w:r>
      <w:r>
        <w:rPr>
          <w:i/>
          <w:iCs/>
          <w:color w:val="000000"/>
          <w:sz w:val="22"/>
          <w:szCs w:val="22"/>
          <w:lang w:val="sr-Cyrl-RS"/>
          <w:rPrChange w:id="3561" w:author="Milan Stojkov" w:date="2026-10-02T11:00:00Z">
            <w:rPr>
              <w:i/>
              <w:iCs/>
              <w:color w:val="000000"/>
              <w:sz w:val="22"/>
              <w:szCs w:val="22"/>
            </w:rPr>
          </w:rPrChange>
        </w:rPr>
        <w:t xml:space="preserve">Byzantine </w:t>
      </w:r>
      <w:r>
        <w:rPr>
          <w:color w:val="000000"/>
          <w:sz w:val="22"/>
          <w:szCs w:val="22"/>
          <w:lang w:val="sr-Cyrl-RS"/>
          <w:rPrChange w:id="3562" w:author="Milan Stojkov" w:date="2026-10-02T11:00:00Z">
            <w:rPr>
              <w:color w:val="000000"/>
              <w:sz w:val="22"/>
              <w:szCs w:val="22"/>
            </w:rPr>
          </w:rPrChange>
        </w:rPr>
        <w:t xml:space="preserve">и </w:t>
      </w:r>
      <w:r>
        <w:rPr>
          <w:i/>
          <w:iCs/>
          <w:color w:val="000000"/>
          <w:sz w:val="22"/>
          <w:szCs w:val="22"/>
          <w:lang w:val="sr-Cyrl-RS"/>
          <w:rPrChange w:id="3563" w:author="Milan Stojkov" w:date="2026-10-02T11:00:00Z">
            <w:rPr>
              <w:i/>
              <w:iCs/>
              <w:color w:val="000000"/>
              <w:sz w:val="22"/>
              <w:szCs w:val="22"/>
            </w:rPr>
          </w:rPrChange>
        </w:rPr>
        <w:t>Sybil</w:t>
      </w:r>
      <w:r>
        <w:rPr>
          <w:color w:val="000000"/>
          <w:sz w:val="22"/>
          <w:szCs w:val="22"/>
          <w:lang w:val="sr-Cyrl-RS"/>
          <w:rPrChange w:id="3564" w:author="Milan Stojkov" w:date="2026-10-02T11:00:00Z">
            <w:rPr>
              <w:color w:val="000000"/>
              <w:sz w:val="22"/>
              <w:szCs w:val="22"/>
            </w:rPr>
          </w:rPrChange>
        </w:rPr>
        <w:t xml:space="preserve">, при чему ниједан идентитет </w:t>
      </w:r>
      <w:r>
        <w:rPr>
          <w:color w:val="000000"/>
          <w:sz w:val="22"/>
          <w:szCs w:val="22"/>
          <w:lang w:val="sr-Cyrl-RS"/>
          <w:rPrChange w:id="3565" w:author="Milan Stojkov" w:date="2026-10-02T11:00:00Z">
            <w:rPr>
              <w:color w:val="000000"/>
              <w:sz w:val="22"/>
              <w:szCs w:val="22"/>
            </w:rPr>
          </w:rPrChange>
        </w:rPr>
        <w:t xml:space="preserve">не припада обема групама. Доказ о утрошеном ресурсу решава се унапред за честите учеснике и за </w:t>
      </w:r>
      <w:r>
        <w:rPr>
          <w:i/>
          <w:iCs/>
          <w:color w:val="000000"/>
          <w:sz w:val="22"/>
          <w:szCs w:val="22"/>
          <w:lang w:val="sr-Cyrl-RS"/>
          <w:rPrChange w:id="3566" w:author="Milan Stojkov" w:date="2026-10-02T11:00:00Z">
            <w:rPr>
              <w:i/>
              <w:iCs/>
              <w:color w:val="000000"/>
              <w:sz w:val="22"/>
              <w:szCs w:val="22"/>
            </w:rPr>
          </w:rPrChange>
        </w:rPr>
        <w:t xml:space="preserve">Byzantine </w:t>
      </w:r>
      <w:r>
        <w:rPr>
          <w:color w:val="000000"/>
          <w:sz w:val="22"/>
          <w:szCs w:val="22"/>
          <w:lang w:val="sr-Cyrl-RS"/>
          <w:rPrChange w:id="3567" w:author="Milan Stojkov" w:date="2026-10-02T11:00:00Z">
            <w:rPr>
              <w:color w:val="000000"/>
              <w:sz w:val="22"/>
              <w:szCs w:val="22"/>
            </w:rPr>
          </w:rPrChange>
        </w:rPr>
        <w:t xml:space="preserve">учеснике, будући да остали представљају компромитоване легитимне чворове, који су идентитет стекли на исти начин као и остали пре него што су почели да се понашају злонамерно. Изузетак су </w:t>
      </w:r>
      <w:r>
        <w:rPr>
          <w:i/>
          <w:iCs/>
          <w:color w:val="000000"/>
          <w:sz w:val="22"/>
          <w:szCs w:val="22"/>
          <w:lang w:val="sr-Cyrl-RS"/>
          <w:rPrChange w:id="3568" w:author="Milan Stojkov" w:date="2026-10-02T11:00:00Z">
            <w:rPr>
              <w:i/>
              <w:iCs/>
              <w:color w:val="000000"/>
              <w:sz w:val="22"/>
              <w:szCs w:val="22"/>
            </w:rPr>
          </w:rPrChange>
        </w:rPr>
        <w:t xml:space="preserve">Sybil </w:t>
      </w:r>
      <w:r>
        <w:rPr>
          <w:color w:val="000000"/>
          <w:sz w:val="22"/>
          <w:szCs w:val="22"/>
          <w:lang w:val="sr-Cyrl-RS"/>
          <w:rPrChange w:id="3569" w:author="Milan Stojkov" w:date="2026-10-02T11:00:00Z">
            <w:rPr>
              <w:color w:val="000000"/>
              <w:sz w:val="22"/>
              <w:szCs w:val="22"/>
            </w:rPr>
          </w:rPrChange>
        </w:rPr>
        <w:t>идентитети, чији се доказ не решава унапред него током извршавања, чиме се нападачу намеће цена сразмерна времену. Најзад се рачуна циљна вредност, искључиво над честитим чворовима.</w:t>
      </w:r>
    </w:p>
    <w:p w14:paraId="745628D9">
      <w:pPr>
        <w:widowControl w:val="0"/>
        <w:ind w:firstLine="360"/>
        <w:jc w:val="both"/>
        <w:rPr>
          <w:color w:val="000000"/>
          <w:sz w:val="22"/>
          <w:szCs w:val="22"/>
          <w:lang w:val="sr-Cyrl-RS"/>
          <w:rPrChange w:id="3570" w:author="Milan Stojkov" w:date="2026-10-02T11:00:00Z">
            <w:rPr>
              <w:color w:val="000000"/>
              <w:sz w:val="22"/>
              <w:szCs w:val="22"/>
            </w:rPr>
          </w:rPrChange>
        </w:rPr>
      </w:pPr>
      <w:r>
        <w:rPr>
          <w:color w:val="000000"/>
          <w:sz w:val="22"/>
          <w:szCs w:val="22"/>
          <w:lang w:val="sr-Cyrl-RS"/>
          <w:rPrChange w:id="3571" w:author="Milan Stojkov" w:date="2026-10-02T11:00:00Z">
            <w:rPr>
              <w:color w:val="000000"/>
              <w:sz w:val="22"/>
              <w:szCs w:val="22"/>
            </w:rPr>
          </w:rPrChange>
        </w:rPr>
        <w:t xml:space="preserve">Чвор се у мрежу укључује тако што најпре отвара сопствени сервер преко кога ће осталима нудити вредности, пријављује његову адресу координатору и преузима адресе свих осталих. </w:t>
      </w:r>
    </w:p>
    <w:p w14:paraId="2869F6A2">
      <w:pPr>
        <w:widowControl w:val="0"/>
        <w:ind w:firstLine="360"/>
        <w:jc w:val="both"/>
        <w:rPr>
          <w:ins w:id="3572" w:author="Milica Radić" w:date="2026-10-02T22:18:32Z"/>
          <w:color w:val="000000"/>
          <w:sz w:val="22"/>
          <w:szCs w:val="22"/>
          <w:lang w:val="sr-Cyrl-RS"/>
        </w:rPr>
      </w:pPr>
      <w:r>
        <w:rPr>
          <w:color w:val="000000"/>
          <w:sz w:val="22"/>
          <w:szCs w:val="22"/>
          <w:lang w:val="sr-Cyrl-RS"/>
          <w:rPrChange w:id="3573" w:author="Milan Stojkov" w:date="2026-10-02T11:00:00Z">
            <w:rPr>
              <w:color w:val="000000"/>
              <w:sz w:val="22"/>
              <w:szCs w:val="22"/>
            </w:rPr>
          </w:rPrChange>
        </w:rPr>
        <w:t>Пре прве рунде честит чвор уписује своје почетне суседе у дневник посматрања, заједно са доказима које су они приложили. Сви добијају време првог виђења у нултој рунди</w:t>
      </w:r>
      <w:ins w:id="3574" w:author="Milica Radić" w:date="2026-10-02T22:24:02Z">
        <w:r>
          <w:rPr>
            <w:rFonts w:hint="default"/>
            <w:color w:val="000000"/>
            <w:sz w:val="22"/>
            <w:szCs w:val="22"/>
            <w:lang w:val="sr-Cyrl-RS"/>
          </w:rPr>
          <w:t>.</w:t>
        </w:r>
      </w:ins>
      <w:ins w:id="3575" w:author="Milica Radić" w:date="2026-10-02T22:24:05Z">
        <w:r>
          <w:rPr>
            <w:rFonts w:hint="default"/>
            <w:color w:val="000000"/>
            <w:sz w:val="22"/>
            <w:szCs w:val="22"/>
            <w:lang w:val="sr-Cyrl-RS"/>
          </w:rPr>
          <w:t xml:space="preserve"> </w:t>
        </w:r>
      </w:ins>
      <w:ins w:id="3576" w:author="Milica Radić" w:date="2026-10-02T22:24:46Z">
        <w:r>
          <w:rPr>
            <w:rFonts w:hint="default"/>
            <w:color w:val="000000"/>
            <w:sz w:val="22"/>
            <w:szCs w:val="22"/>
            <w:lang w:val="sr-Cyrl-RS"/>
          </w:rPr>
          <w:t xml:space="preserve">Почетни записи могу се видети у </w:t>
        </w:r>
      </w:ins>
      <w:ins w:id="3577" w:author="Milica Radić" w:date="2026-10-03T18:27:42Z">
        <w:r>
          <w:rPr>
            <w:rFonts w:hint="default"/>
            <w:color w:val="000000"/>
            <w:sz w:val="22"/>
            <w:szCs w:val="22"/>
            <w:lang w:val="sr-Cyrl-RS"/>
          </w:rPr>
          <w:t>Л</w:t>
        </w:r>
      </w:ins>
      <w:ins w:id="3578" w:author="Milica Radić" w:date="2026-10-02T22:24:46Z">
        <w:r>
          <w:rPr>
            <w:rFonts w:hint="default"/>
            <w:color w:val="000000"/>
            <w:sz w:val="22"/>
            <w:szCs w:val="22"/>
            <w:lang w:val="sr-Cyrl-RS"/>
          </w:rPr>
          <w:t>истингу 5.3.</w:t>
        </w:r>
      </w:ins>
      <w:del w:id="3579" w:author="Milica Radić" w:date="2026-10-02T22:24:01Z">
        <w:r>
          <w:rPr>
            <w:color w:val="000000"/>
            <w:sz w:val="22"/>
            <w:szCs w:val="22"/>
            <w:lang w:val="sr-Cyrl-RS"/>
            <w:rPrChange w:id="3580" w:author="Milan Stojkov" w:date="2026-10-02T11:00:00Z">
              <w:rPr>
                <w:color w:val="000000"/>
                <w:sz w:val="22"/>
                <w:szCs w:val="22"/>
              </w:rPr>
            </w:rPrChange>
          </w:rPr>
          <w:delText>:</w:delText>
        </w:r>
      </w:del>
    </w:p>
    <w:p w14:paraId="350AD1DC">
      <w:pPr>
        <w:widowControl w:val="0"/>
        <w:ind w:firstLine="360"/>
        <w:jc w:val="both"/>
        <w:rPr>
          <w:color w:val="000000"/>
          <w:sz w:val="22"/>
          <w:szCs w:val="22"/>
          <w:lang w:val="sr-Cyrl-RS"/>
          <w:rPrChange w:id="3581" w:author="Milan Stojkov" w:date="2026-10-02T11:00:00Z">
            <w:rPr>
              <w:color w:val="000000"/>
              <w:sz w:val="22"/>
              <w:szCs w:val="22"/>
            </w:rPr>
          </w:rPrChange>
        </w:rPr>
      </w:pPr>
    </w:p>
    <w:tbl>
      <w:tblPr>
        <w:tblStyle w:val="54"/>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3582" w:author="Milica Radić" w:date="2026-10-02T22:23:50Z">
          <w:tblPr>
            <w:tblStyle w:val="54"/>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3583">
          <w:tblGrid>
            <w:gridCol w:w="8724"/>
          </w:tblGrid>
        </w:tblGridChange>
      </w:tblGrid>
      <w:tr w14:paraId="4AB7D8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584" w:author="Milica Radić" w:date="2026-10-02T22:23:50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3585" w:author="Milica Radić" w:date="2026-10-02T22:23:50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04276A9D">
            <w:pPr>
              <w:widowControl/>
              <w:shd w:val="clear" w:color="auto" w:fill="FFFFFF"/>
              <w:jc w:val="left"/>
              <w:rPr>
                <w:rFonts w:ascii="Courier New" w:hAnsi="Courier New" w:eastAsia="Courier New" w:cs="Courier New"/>
                <w:color w:val="202020"/>
                <w:sz w:val="20"/>
                <w:szCs w:val="20"/>
                <w:lang w:val="sr-Cyrl-RS"/>
                <w:rPrChange w:id="358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AF00DB"/>
                <w:sz w:val="20"/>
                <w:szCs w:val="20"/>
                <w:highlight w:val="white"/>
                <w:lang w:val="sr-Cyrl-RS"/>
                <w:rPrChange w:id="3587" w:author="Milan Stojkov" w:date="2026-10-02T11:00:00Z">
                  <w:rPr>
                    <w:rFonts w:ascii="Courier New" w:hAnsi="Courier New" w:eastAsia="Courier New" w:cs="Courier New"/>
                    <w:color w:val="AF00DB"/>
                    <w:sz w:val="20"/>
                    <w:szCs w:val="20"/>
                    <w:highlight w:val="white"/>
                  </w:rPr>
                </w:rPrChange>
              </w:rPr>
              <w:t>for</w:t>
            </w:r>
            <w:r>
              <w:rPr>
                <w:rFonts w:ascii="Courier New" w:hAnsi="Courier New" w:eastAsia="Courier New" w:cs="Courier New"/>
                <w:color w:val="202020"/>
                <w:sz w:val="20"/>
                <w:szCs w:val="20"/>
                <w:highlight w:val="white"/>
                <w:lang w:val="sr-Cyrl-RS"/>
                <w:rPrChange w:id="358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589"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359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3591" w:author="Milan Stojkov" w:date="2026-10-02T11:00:00Z">
                  <w:rPr>
                    <w:rFonts w:ascii="Courier New" w:hAnsi="Courier New" w:eastAsia="Courier New" w:cs="Courier New"/>
                    <w:color w:val="AF00DB"/>
                    <w:sz w:val="20"/>
                    <w:szCs w:val="20"/>
                    <w:highlight w:val="white"/>
                  </w:rPr>
                </w:rPrChange>
              </w:rPr>
              <w:t>in</w:t>
            </w:r>
            <w:r>
              <w:rPr>
                <w:rFonts w:ascii="Courier New" w:hAnsi="Courier New" w:eastAsia="Courier New" w:cs="Courier New"/>
                <w:color w:val="202020"/>
                <w:sz w:val="20"/>
                <w:szCs w:val="20"/>
                <w:highlight w:val="white"/>
                <w:lang w:val="sr-Cyrl-RS"/>
                <w:rPrChange w:id="359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593" w:author="Milan Stojkov" w:date="2026-10-02T11:00:00Z">
                  <w:rPr>
                    <w:rFonts w:ascii="Courier New" w:hAnsi="Courier New" w:eastAsia="Courier New" w:cs="Courier New"/>
                    <w:color w:val="1F2328"/>
                    <w:sz w:val="20"/>
                    <w:szCs w:val="20"/>
                    <w:highlight w:val="white"/>
                  </w:rPr>
                </w:rPrChange>
              </w:rPr>
              <w:t>node</w:t>
            </w:r>
            <w:r>
              <w:rPr>
                <w:rFonts w:ascii="Courier New" w:hAnsi="Courier New" w:eastAsia="Courier New" w:cs="Courier New"/>
                <w:color w:val="202020"/>
                <w:sz w:val="20"/>
                <w:szCs w:val="20"/>
                <w:highlight w:val="white"/>
                <w:lang w:val="sr-Cyrl-RS"/>
                <w:rPrChange w:id="359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3595" w:author="Milan Stojkov" w:date="2026-10-02T11:00:00Z">
                  <w:rPr>
                    <w:rFonts w:ascii="Courier New" w:hAnsi="Courier New" w:eastAsia="Courier New" w:cs="Courier New"/>
                    <w:color w:val="1F2328"/>
                    <w:sz w:val="20"/>
                    <w:szCs w:val="20"/>
                    <w:highlight w:val="white"/>
                  </w:rPr>
                </w:rPrChange>
              </w:rPr>
              <w:t>peers</w:t>
            </w:r>
            <w:r>
              <w:rPr>
                <w:rFonts w:ascii="Courier New" w:hAnsi="Courier New" w:eastAsia="Courier New" w:cs="Courier New"/>
                <w:color w:val="202020"/>
                <w:sz w:val="20"/>
                <w:szCs w:val="20"/>
                <w:highlight w:val="white"/>
                <w:lang w:val="sr-Cyrl-RS"/>
                <w:rPrChange w:id="3596" w:author="Milan Stojkov" w:date="2026-10-02T11:00:00Z">
                  <w:rPr>
                    <w:rFonts w:ascii="Courier New" w:hAnsi="Courier New" w:eastAsia="Courier New" w:cs="Courier New"/>
                    <w:color w:val="202020"/>
                    <w:sz w:val="20"/>
                    <w:szCs w:val="20"/>
                    <w:highlight w:val="white"/>
                  </w:rPr>
                </w:rPrChange>
              </w:rPr>
              <w:t>:</w:t>
            </w:r>
          </w:p>
          <w:p w14:paraId="7731C0A1">
            <w:pPr>
              <w:widowControl/>
              <w:shd w:val="clear" w:color="auto" w:fill="FFFFFF"/>
              <w:jc w:val="left"/>
              <w:rPr>
                <w:rFonts w:ascii="Courier New" w:hAnsi="Courier New" w:eastAsia="Courier New" w:cs="Courier New"/>
                <w:color w:val="000000"/>
                <w:sz w:val="20"/>
                <w:szCs w:val="20"/>
                <w:lang w:val="sr-Cyrl-RS"/>
                <w:rPrChange w:id="3597"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202020"/>
                <w:sz w:val="20"/>
                <w:szCs w:val="20"/>
                <w:highlight w:val="white"/>
                <w:lang w:val="sr-Cyrl-RS"/>
                <w:rPrChange w:id="3598" w:author="Milan Stojkov" w:date="2026-10-02T11:00:00Z">
                  <w:rPr>
                    <w:rFonts w:ascii="Courier New" w:hAnsi="Courier New" w:eastAsia="Courier New" w:cs="Courier New"/>
                    <w:color w:val="202020"/>
                    <w:sz w:val="20"/>
                    <w:szCs w:val="20"/>
                    <w:highlight w:val="white"/>
                  </w:rPr>
                </w:rPrChange>
              </w:rPr>
              <w:t>   </w:t>
            </w:r>
            <w:r>
              <w:rPr>
                <w:rFonts w:ascii="Courier New" w:hAnsi="Courier New" w:eastAsia="Courier New" w:cs="Courier New"/>
                <w:color w:val="1F2328"/>
                <w:sz w:val="20"/>
                <w:szCs w:val="20"/>
                <w:highlight w:val="white"/>
                <w:lang w:val="sr-Cyrl-RS"/>
                <w:rPrChange w:id="3599" w:author="Milan Stojkov" w:date="2026-10-02T11:00:00Z">
                  <w:rPr>
                    <w:rFonts w:ascii="Courier New" w:hAnsi="Courier New" w:eastAsia="Courier New" w:cs="Courier New"/>
                    <w:color w:val="1F2328"/>
                    <w:sz w:val="20"/>
                    <w:szCs w:val="20"/>
                    <w:highlight w:val="white"/>
                  </w:rPr>
                </w:rPrChange>
              </w:rPr>
              <w:t>node</w:t>
            </w:r>
            <w:r>
              <w:rPr>
                <w:rFonts w:ascii="Courier New" w:hAnsi="Courier New" w:eastAsia="Courier New" w:cs="Courier New"/>
                <w:color w:val="202020"/>
                <w:sz w:val="20"/>
                <w:szCs w:val="20"/>
                <w:highlight w:val="white"/>
                <w:lang w:val="sr-Cyrl-RS"/>
                <w:rPrChange w:id="360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3601" w:author="Milan Stojkov" w:date="2026-10-02T11:00:00Z">
                  <w:rPr>
                    <w:rFonts w:ascii="Courier New" w:hAnsi="Courier New" w:eastAsia="Courier New" w:cs="Courier New"/>
                    <w:color w:val="1F2328"/>
                    <w:sz w:val="20"/>
                    <w:szCs w:val="20"/>
                    <w:highlight w:val="white"/>
                  </w:rPr>
                </w:rPrChange>
              </w:rPr>
              <w:t>observations</w:t>
            </w:r>
            <w:r>
              <w:rPr>
                <w:rFonts w:ascii="Courier New" w:hAnsi="Courier New" w:eastAsia="Courier New" w:cs="Courier New"/>
                <w:color w:val="202020"/>
                <w:sz w:val="20"/>
                <w:szCs w:val="20"/>
                <w:highlight w:val="white"/>
                <w:lang w:val="sr-Cyrl-RS"/>
                <w:rPrChange w:id="360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3603"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360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3605"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360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3607" w:author="Milan Stojkov" w:date="2026-10-02T11:00:00Z">
                  <w:rPr>
                    <w:rFonts w:ascii="Courier New" w:hAnsi="Courier New" w:eastAsia="Courier New" w:cs="Courier New"/>
                    <w:color w:val="267F99"/>
                    <w:sz w:val="20"/>
                    <w:szCs w:val="20"/>
                    <w:highlight w:val="white"/>
                  </w:rPr>
                </w:rPrChange>
              </w:rPr>
              <w:t>Observation</w:t>
            </w:r>
            <w:r>
              <w:rPr>
                <w:rFonts w:ascii="Courier New" w:hAnsi="Courier New" w:eastAsia="Courier New" w:cs="Courier New"/>
                <w:color w:val="202020"/>
                <w:sz w:val="20"/>
                <w:szCs w:val="20"/>
                <w:highlight w:val="white"/>
                <w:lang w:val="sr-Cyrl-RS"/>
                <w:rPrChange w:id="360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3609" w:author="Milan Stojkov" w:date="2026-10-02T11:00:00Z">
                  <w:rPr>
                    <w:rFonts w:ascii="Courier New" w:hAnsi="Courier New" w:eastAsia="Courier New" w:cs="Courier New"/>
                    <w:color w:val="953800"/>
                    <w:sz w:val="20"/>
                    <w:szCs w:val="20"/>
                    <w:highlight w:val="white"/>
                  </w:rPr>
                </w:rPrChange>
              </w:rPr>
              <w:t>first_seen_round</w:t>
            </w:r>
            <w:r>
              <w:rPr>
                <w:rFonts w:ascii="Courier New" w:hAnsi="Courier New" w:eastAsia="Courier New" w:cs="Courier New"/>
                <w:color w:val="000000"/>
                <w:sz w:val="20"/>
                <w:szCs w:val="20"/>
                <w:highlight w:val="white"/>
                <w:lang w:val="sr-Cyrl-RS"/>
                <w:rPrChange w:id="3610"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098658"/>
                <w:sz w:val="20"/>
                <w:szCs w:val="20"/>
                <w:highlight w:val="white"/>
                <w:lang w:val="sr-Cyrl-RS"/>
                <w:rPrChange w:id="3611" w:author="Milan Stojkov" w:date="2026-10-02T11:00:00Z">
                  <w:rPr>
                    <w:rFonts w:ascii="Courier New" w:hAnsi="Courier New" w:eastAsia="Courier New" w:cs="Courier New"/>
                    <w:color w:val="098658"/>
                    <w:sz w:val="20"/>
                    <w:szCs w:val="20"/>
                    <w:highlight w:val="white"/>
                  </w:rPr>
                </w:rPrChange>
              </w:rPr>
              <w:t>0</w:t>
            </w:r>
            <w:r>
              <w:rPr>
                <w:rFonts w:ascii="Courier New" w:hAnsi="Courier New" w:eastAsia="Courier New" w:cs="Courier New"/>
                <w:color w:val="202020"/>
                <w:sz w:val="20"/>
                <w:szCs w:val="20"/>
                <w:highlight w:val="white"/>
                <w:lang w:val="sr-Cyrl-RS"/>
                <w:rPrChange w:id="361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613" w:author="Milan Stojkov" w:date="2026-10-02T11:00:00Z">
                  <w:rPr>
                    <w:rFonts w:ascii="Courier New" w:hAnsi="Courier New" w:eastAsia="Courier New" w:cs="Courier New"/>
                    <w:color w:val="953800"/>
                    <w:sz w:val="20"/>
                    <w:szCs w:val="20"/>
                    <w:highlight w:val="white"/>
                  </w:rPr>
                </w:rPrChange>
              </w:rPr>
              <w:t>last_seen_round</w:t>
            </w:r>
            <w:r>
              <w:rPr>
                <w:rFonts w:ascii="Courier New" w:hAnsi="Courier New" w:eastAsia="Courier New" w:cs="Courier New"/>
                <w:color w:val="000000"/>
                <w:sz w:val="20"/>
                <w:szCs w:val="20"/>
                <w:highlight w:val="white"/>
                <w:lang w:val="sr-Cyrl-RS"/>
                <w:rPrChange w:id="3614"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098658"/>
                <w:sz w:val="20"/>
                <w:szCs w:val="20"/>
                <w:highlight w:val="white"/>
                <w:lang w:val="sr-Cyrl-RS"/>
                <w:rPrChange w:id="3615" w:author="Milan Stojkov" w:date="2026-10-02T11:00:00Z">
                  <w:rPr>
                    <w:rFonts w:ascii="Courier New" w:hAnsi="Courier New" w:eastAsia="Courier New" w:cs="Courier New"/>
                    <w:color w:val="098658"/>
                    <w:sz w:val="20"/>
                    <w:szCs w:val="20"/>
                    <w:highlight w:val="white"/>
                  </w:rPr>
                </w:rPrChange>
              </w:rPr>
              <w:t>0</w:t>
            </w:r>
            <w:r>
              <w:rPr>
                <w:rFonts w:ascii="Courier New" w:hAnsi="Courier New" w:eastAsia="Courier New" w:cs="Courier New"/>
                <w:color w:val="202020"/>
                <w:sz w:val="20"/>
                <w:szCs w:val="20"/>
                <w:highlight w:val="white"/>
                <w:lang w:val="sr-Cyrl-RS"/>
                <w:rPrChange w:id="361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617" w:author="Milan Stojkov" w:date="2026-10-02T11:00:00Z">
                  <w:rPr>
                    <w:rFonts w:ascii="Courier New" w:hAnsi="Courier New" w:eastAsia="Courier New" w:cs="Courier New"/>
                    <w:color w:val="953800"/>
                    <w:sz w:val="20"/>
                    <w:szCs w:val="20"/>
                    <w:highlight w:val="white"/>
                  </w:rPr>
                </w:rPrChange>
              </w:rPr>
              <w:t>nonce</w:t>
            </w:r>
            <w:r>
              <w:rPr>
                <w:rFonts w:ascii="Courier New" w:hAnsi="Courier New" w:eastAsia="Courier New" w:cs="Courier New"/>
                <w:color w:val="000000"/>
                <w:sz w:val="20"/>
                <w:szCs w:val="20"/>
                <w:highlight w:val="white"/>
                <w:lang w:val="sr-Cyrl-RS"/>
                <w:rPrChange w:id="3618"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1F2328"/>
                <w:sz w:val="20"/>
                <w:szCs w:val="20"/>
                <w:highlight w:val="white"/>
                <w:lang w:val="sr-Cyrl-RS"/>
                <w:rPrChange w:id="3619" w:author="Milan Stojkov" w:date="2026-10-02T11:00:00Z">
                  <w:rPr>
                    <w:rFonts w:ascii="Courier New" w:hAnsi="Courier New" w:eastAsia="Courier New" w:cs="Courier New"/>
                    <w:color w:val="1F2328"/>
                    <w:sz w:val="20"/>
                    <w:szCs w:val="20"/>
                    <w:highlight w:val="white"/>
                  </w:rPr>
                </w:rPrChange>
              </w:rPr>
              <w:t>nonces</w:t>
            </w:r>
            <w:r>
              <w:rPr>
                <w:rFonts w:ascii="Courier New" w:hAnsi="Courier New" w:eastAsia="Courier New" w:cs="Courier New"/>
                <w:color w:val="202020"/>
                <w:sz w:val="20"/>
                <w:szCs w:val="20"/>
                <w:highlight w:val="white"/>
                <w:lang w:val="sr-Cyrl-RS"/>
                <w:rPrChange w:id="362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3621" w:author="Milan Stojkov" w:date="2026-10-02T11:00:00Z">
                  <w:rPr>
                    <w:rFonts w:ascii="Courier New" w:hAnsi="Courier New" w:eastAsia="Courier New" w:cs="Courier New"/>
                    <w:color w:val="8250DF"/>
                    <w:sz w:val="20"/>
                    <w:szCs w:val="20"/>
                    <w:highlight w:val="white"/>
                  </w:rPr>
                </w:rPrChange>
              </w:rPr>
              <w:t>get</w:t>
            </w:r>
            <w:r>
              <w:rPr>
                <w:rFonts w:ascii="Courier New" w:hAnsi="Courier New" w:eastAsia="Courier New" w:cs="Courier New"/>
                <w:color w:val="202020"/>
                <w:sz w:val="20"/>
                <w:szCs w:val="20"/>
                <w:highlight w:val="white"/>
                <w:lang w:val="sr-Cyrl-RS"/>
                <w:rPrChange w:id="362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3623"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3624" w:author="Milan Stojkov" w:date="2026-10-02T11:00:00Z">
                  <w:rPr>
                    <w:rFonts w:ascii="Courier New" w:hAnsi="Courier New" w:eastAsia="Courier New" w:cs="Courier New"/>
                    <w:color w:val="202020"/>
                    <w:sz w:val="20"/>
                    <w:szCs w:val="20"/>
                    <w:highlight w:val="white"/>
                  </w:rPr>
                </w:rPrChange>
              </w:rPr>
              <w:t>))</w:t>
            </w:r>
          </w:p>
        </w:tc>
      </w:tr>
    </w:tbl>
    <w:p w14:paraId="09EC06CB">
      <w:pPr>
        <w:pBdr>
          <w:top w:val="none" w:color="auto" w:sz="0" w:space="0"/>
          <w:left w:val="none" w:color="auto" w:sz="0" w:space="0"/>
          <w:bottom w:val="none" w:color="auto" w:sz="0" w:space="0"/>
          <w:right w:val="none" w:color="auto" w:sz="0" w:space="0"/>
          <w:between w:val="none" w:color="auto" w:sz="0" w:space="0"/>
        </w:pBdr>
        <w:jc w:val="center"/>
        <w:rPr>
          <w:ins w:id="3625" w:author="Milica Radić" w:date="2026-10-02T22:18:30Z"/>
          <w:i/>
          <w:iCs/>
          <w:color w:val="000000"/>
          <w:sz w:val="20"/>
          <w:szCs w:val="20"/>
          <w:lang w:val="sr-Cyrl-RS"/>
        </w:rPr>
      </w:pPr>
      <w:r>
        <w:rPr>
          <w:i/>
          <w:iCs/>
          <w:color w:val="000000"/>
          <w:sz w:val="20"/>
          <w:szCs w:val="20"/>
          <w:lang w:val="sr-Cyrl-RS"/>
          <w:rPrChange w:id="3626" w:author="Milan Stojkov" w:date="2026-10-02T11:00:00Z">
            <w:rPr>
              <w:i/>
              <w:iCs/>
              <w:color w:val="000000"/>
              <w:sz w:val="20"/>
              <w:szCs w:val="20"/>
            </w:rPr>
          </w:rPrChange>
        </w:rPr>
        <w:t>Листинг 5.3 - Почетни записи у дневнику посматрања</w:t>
      </w:r>
    </w:p>
    <w:p w14:paraId="7F9947AC">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3627" w:author="Milan Stojkov" w:date="2026-10-02T11:00:00Z">
            <w:rPr>
              <w:i/>
              <w:iCs/>
              <w:color w:val="000000"/>
              <w:sz w:val="20"/>
              <w:szCs w:val="20"/>
            </w:rPr>
          </w:rPrChange>
        </w:rPr>
      </w:pPr>
    </w:p>
    <w:p w14:paraId="2171B7A2">
      <w:pPr>
        <w:widowControl w:val="0"/>
        <w:ind w:firstLine="360"/>
        <w:jc w:val="both"/>
        <w:rPr>
          <w:ins w:id="3628" w:author="Milica Radić" w:date="2026-10-03T18:37:18Z"/>
          <w:rFonts w:hint="default"/>
          <w:color w:val="000000"/>
          <w:sz w:val="22"/>
          <w:szCs w:val="22"/>
          <w:lang w:val="sr-Cyrl-RS"/>
        </w:rPr>
      </w:pPr>
      <w:r>
        <w:rPr>
          <w:color w:val="000000"/>
          <w:sz w:val="22"/>
          <w:szCs w:val="22"/>
          <w:lang w:val="sr-Cyrl-RS"/>
          <w:rPrChange w:id="3629" w:author="Milan Stojkov" w:date="2026-10-02T11:00:00Z">
            <w:rPr>
              <w:color w:val="000000"/>
              <w:sz w:val="22"/>
              <w:szCs w:val="22"/>
            </w:rPr>
          </w:rPrChange>
        </w:rPr>
        <w:t xml:space="preserve">Сваки напад реализован је као засебан модул истог интерфејса, а сценарио га пита на пет места у рунди. Редослед модула је непроменљив и одређује ко први одговара: </w:t>
      </w:r>
      <w:r>
        <w:rPr>
          <w:i/>
          <w:iCs/>
          <w:color w:val="000000"/>
          <w:sz w:val="22"/>
          <w:szCs w:val="22"/>
          <w:lang w:val="sr-Cyrl-RS"/>
          <w:rPrChange w:id="3630" w:author="Milan Stojkov" w:date="2026-10-02T11:00:00Z">
            <w:rPr>
              <w:i/>
              <w:iCs/>
              <w:color w:val="000000"/>
              <w:sz w:val="22"/>
              <w:szCs w:val="22"/>
            </w:rPr>
          </w:rPrChange>
        </w:rPr>
        <w:t>Sybil</w:t>
      </w:r>
      <w:r>
        <w:rPr>
          <w:color w:val="000000"/>
          <w:sz w:val="22"/>
          <w:szCs w:val="22"/>
          <w:lang w:val="sr-Cyrl-RS"/>
          <w:rPrChange w:id="3631" w:author="Milan Stojkov" w:date="2026-10-02T11:00:00Z">
            <w:rPr>
              <w:color w:val="000000"/>
              <w:sz w:val="22"/>
              <w:szCs w:val="22"/>
            </w:rPr>
          </w:rPrChange>
        </w:rPr>
        <w:t xml:space="preserve">, </w:t>
      </w:r>
      <w:r>
        <w:rPr>
          <w:i/>
          <w:iCs/>
          <w:color w:val="000000"/>
          <w:sz w:val="22"/>
          <w:szCs w:val="22"/>
          <w:lang w:val="sr-Cyrl-RS"/>
          <w:rPrChange w:id="3632" w:author="Milan Stojkov" w:date="2026-10-02T11:00:00Z">
            <w:rPr>
              <w:i/>
              <w:iCs/>
              <w:color w:val="000000"/>
              <w:sz w:val="22"/>
              <w:szCs w:val="22"/>
            </w:rPr>
          </w:rPrChange>
        </w:rPr>
        <w:t>churn</w:t>
      </w:r>
      <w:r>
        <w:rPr>
          <w:color w:val="000000"/>
          <w:sz w:val="22"/>
          <w:szCs w:val="22"/>
          <w:lang w:val="sr-Cyrl-RS"/>
          <w:rPrChange w:id="3633" w:author="Milan Stojkov" w:date="2026-10-02T11:00:00Z">
            <w:rPr>
              <w:color w:val="000000"/>
              <w:sz w:val="22"/>
              <w:szCs w:val="22"/>
            </w:rPr>
          </w:rPrChange>
        </w:rPr>
        <w:t xml:space="preserve">, </w:t>
      </w:r>
      <w:r>
        <w:rPr>
          <w:i/>
          <w:iCs/>
          <w:color w:val="000000"/>
          <w:sz w:val="22"/>
          <w:szCs w:val="22"/>
          <w:lang w:val="sr-Cyrl-RS"/>
          <w:rPrChange w:id="3634" w:author="Milan Stojkov" w:date="2026-10-02T11:00:00Z">
            <w:rPr>
              <w:i/>
              <w:iCs/>
              <w:color w:val="000000"/>
              <w:sz w:val="22"/>
              <w:szCs w:val="22"/>
            </w:rPr>
          </w:rPrChange>
        </w:rPr>
        <w:t>poisoning</w:t>
      </w:r>
      <w:r>
        <w:rPr>
          <w:color w:val="000000"/>
          <w:sz w:val="22"/>
          <w:szCs w:val="22"/>
          <w:lang w:val="sr-Cyrl-RS"/>
          <w:rPrChange w:id="3635" w:author="Milan Stojkov" w:date="2026-10-02T11:00:00Z">
            <w:rPr>
              <w:color w:val="000000"/>
              <w:sz w:val="22"/>
              <w:szCs w:val="22"/>
            </w:rPr>
          </w:rPrChange>
        </w:rPr>
        <w:t xml:space="preserve">, </w:t>
      </w:r>
      <w:r>
        <w:rPr>
          <w:i/>
          <w:iCs/>
          <w:color w:val="000000"/>
          <w:sz w:val="22"/>
          <w:szCs w:val="22"/>
          <w:lang w:val="sr-Cyrl-RS"/>
          <w:rPrChange w:id="3636" w:author="Milan Stojkov" w:date="2026-10-02T11:00:00Z">
            <w:rPr>
              <w:i/>
              <w:iCs/>
              <w:color w:val="000000"/>
              <w:sz w:val="22"/>
              <w:szCs w:val="22"/>
            </w:rPr>
          </w:rPrChange>
        </w:rPr>
        <w:t>Eclipse, flooding, partitioning, delay, selective forwarding</w:t>
      </w:r>
      <w:r>
        <w:rPr>
          <w:color w:val="000000"/>
          <w:sz w:val="22"/>
          <w:szCs w:val="22"/>
          <w:lang w:val="sr-Cyrl-RS"/>
          <w:rPrChange w:id="3637" w:author="Milan Stojkov" w:date="2026-10-02T11:00:00Z">
            <w:rPr>
              <w:color w:val="000000"/>
              <w:sz w:val="22"/>
              <w:szCs w:val="22"/>
            </w:rPr>
          </w:rPrChange>
        </w:rPr>
        <w:t xml:space="preserve"> и </w:t>
      </w:r>
      <w:r>
        <w:rPr>
          <w:i/>
          <w:iCs/>
          <w:color w:val="000000"/>
          <w:sz w:val="22"/>
          <w:szCs w:val="22"/>
          <w:lang w:val="sr-Cyrl-RS"/>
          <w:rPrChange w:id="3638" w:author="Milan Stojkov" w:date="2026-10-02T11:00:00Z">
            <w:rPr>
              <w:i/>
              <w:iCs/>
              <w:color w:val="000000"/>
              <w:sz w:val="22"/>
              <w:szCs w:val="22"/>
            </w:rPr>
          </w:rPrChange>
        </w:rPr>
        <w:t>Byzantine</w:t>
      </w:r>
      <w:r>
        <w:rPr>
          <w:color w:val="000000"/>
          <w:sz w:val="22"/>
          <w:szCs w:val="22"/>
          <w:lang w:val="sr-Cyrl-RS"/>
          <w:rPrChange w:id="3639" w:author="Milan Stojkov" w:date="2026-10-02T11:00:00Z">
            <w:rPr>
              <w:color w:val="000000"/>
              <w:sz w:val="22"/>
              <w:szCs w:val="22"/>
            </w:rPr>
          </w:rPrChange>
        </w:rPr>
        <w:t>.</w:t>
      </w:r>
      <w:ins w:id="3640" w:author="Milica Radić" w:date="2026-10-02T22:25:55Z">
        <w:r>
          <w:rPr>
            <w:rFonts w:hint="default"/>
            <w:color w:val="000000"/>
            <w:sz w:val="22"/>
            <w:szCs w:val="22"/>
            <w:lang w:val="sr-Cyrl-RS"/>
          </w:rPr>
          <w:t xml:space="preserve"> </w:t>
        </w:r>
      </w:ins>
      <w:ins w:id="3641" w:author="Milica Radić" w:date="2026-10-02T22:27:08Z">
        <w:r>
          <w:rPr>
            <w:rFonts w:hint="default"/>
            <w:color w:val="000000"/>
            <w:sz w:val="22"/>
            <w:szCs w:val="22"/>
            <w:lang w:val="sr-Cyrl-RS"/>
          </w:rPr>
          <w:t>Табела 5.1 приказује у којим фазама рунде се напади активирају.</w:t>
        </w:r>
      </w:ins>
    </w:p>
    <w:p w14:paraId="3ECD5D2F">
      <w:pPr>
        <w:widowControl/>
        <w:ind w:firstLine="0"/>
        <w:jc w:val="left"/>
        <w:rPr>
          <w:ins w:id="3643" w:author="Milica Radić" w:date="2026-10-03T18:37:18Z"/>
          <w:rFonts w:hint="default"/>
          <w:color w:val="000000"/>
          <w:sz w:val="22"/>
          <w:szCs w:val="22"/>
          <w:lang w:val="sr-Cyrl-RS"/>
        </w:rPr>
        <w:pPrChange w:id="3642" w:author="Milica Radić" w:date="2026-10-03T18:37:18Z">
          <w:pPr>
            <w:widowControl w:val="0"/>
            <w:ind w:firstLine="360"/>
            <w:jc w:val="both"/>
          </w:pPr>
        </w:pPrChange>
      </w:pPr>
      <w:ins w:id="3644" w:author="Milica Radić" w:date="2026-10-03T18:37:18Z">
        <w:r>
          <w:rPr>
            <w:rFonts w:hint="default"/>
            <w:color w:val="000000"/>
            <w:sz w:val="22"/>
            <w:szCs w:val="22"/>
            <w:lang w:val="sr-Cyrl-RS"/>
          </w:rPr>
          <w:br w:type="page"/>
        </w:r>
      </w:ins>
    </w:p>
    <w:p w14:paraId="74E7DB98">
      <w:pPr>
        <w:widowControl w:val="0"/>
        <w:ind w:firstLine="360"/>
        <w:jc w:val="both"/>
        <w:rPr>
          <w:del w:id="3645" w:author="Milica Radić" w:date="2026-10-03T18:37:21Z"/>
          <w:color w:val="000000"/>
          <w:sz w:val="22"/>
          <w:szCs w:val="22"/>
          <w:lang w:val="sr-Cyrl-RS"/>
          <w:rPrChange w:id="3646" w:author="Milan Stojkov" w:date="2026-10-02T11:00:00Z">
            <w:rPr>
              <w:del w:id="3647" w:author="Milica Radić" w:date="2026-10-03T18:37:21Z"/>
              <w:color w:val="000000"/>
              <w:sz w:val="22"/>
              <w:szCs w:val="22"/>
            </w:rPr>
          </w:rPrChange>
        </w:rPr>
      </w:pPr>
    </w:p>
    <w:p w14:paraId="677C99D5">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3648" w:author="Milan Stojkov" w:date="2026-10-02T11:00:00Z">
            <w:rPr>
              <w:i/>
              <w:iCs/>
              <w:color w:val="000000"/>
              <w:sz w:val="20"/>
              <w:szCs w:val="20"/>
            </w:rPr>
          </w:rPrChange>
        </w:rPr>
      </w:pPr>
      <w:r>
        <w:rPr>
          <w:i/>
          <w:iCs/>
          <w:color w:val="000000"/>
          <w:sz w:val="20"/>
          <w:szCs w:val="20"/>
          <w:lang w:val="sr-Cyrl-RS"/>
          <w:rPrChange w:id="3649" w:author="Milan Stojkov" w:date="2026-10-02T11:00:00Z">
            <w:rPr>
              <w:i/>
              <w:iCs/>
              <w:color w:val="000000"/>
              <w:sz w:val="20"/>
              <w:szCs w:val="20"/>
            </w:rPr>
          </w:rPrChange>
        </w:rPr>
        <w:t>Табела 5.1 - Фазе рунде и напади који у њима делују</w:t>
      </w:r>
    </w:p>
    <w:tbl>
      <w:tblPr>
        <w:tblStyle w:val="55"/>
        <w:tblW w:w="8605" w:type="dxa"/>
        <w:tblInd w:w="-1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15" w:type="dxa"/>
          <w:left w:w="15" w:type="dxa"/>
          <w:bottom w:w="15" w:type="dxa"/>
          <w:right w:w="15" w:type="dxa"/>
        </w:tblCellMar>
        <w:tblPrChange w:id="3650" w:author="Milica Radić" w:date="2026-10-02T22:18:42Z">
          <w:tblPr>
            <w:tblStyle w:val="55"/>
            <w:tblW w:w="860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3389"/>
        <w:gridCol w:w="1559"/>
        <w:gridCol w:w="3657"/>
        <w:tblGridChange w:id="3651">
          <w:tblGrid>
            <w:gridCol w:w="3389"/>
            <w:gridCol w:w="1559"/>
            <w:gridCol w:w="3657"/>
          </w:tblGrid>
        </w:tblGridChange>
      </w:tblGrid>
      <w:tr w14:paraId="78F5F9D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3652" w:author="Milica Radić" w:date="2026-10-02T22:18:4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trPrChange w:id="3652" w:author="Milica Radić" w:date="2026-10-02T22:18:42Z">
            <w:trPr>
              <w:tblHeader/>
            </w:trPr>
          </w:trPrChange>
        </w:trPr>
        <w:tc>
          <w:tcPr>
            <w:tcW w:w="3389" w:type="dxa"/>
            <w:tcBorders>
              <w:bottom w:val="single" w:color="000000" w:sz="4" w:space="0"/>
              <w:right w:val="single" w:color="000000" w:sz="4" w:space="0"/>
            </w:tcBorders>
            <w:tcMar>
              <w:top w:w="15" w:type="dxa"/>
              <w:left w:w="15" w:type="dxa"/>
              <w:bottom w:w="15" w:type="dxa"/>
              <w:right w:w="15" w:type="dxa"/>
            </w:tcMar>
            <w:vAlign w:val="center"/>
            <w:tcPrChange w:id="3653" w:author="Milica Radić" w:date="2026-10-02T22:18:42Z">
              <w:tcPr>
                <w:tcW w:w="3389" w:type="dxa"/>
                <w:tcBorders>
                  <w:bottom w:val="single" w:color="000000" w:sz="4" w:space="0"/>
                  <w:right w:val="single" w:color="000000" w:sz="4" w:space="0"/>
                </w:tcBorders>
                <w:tcMar>
                  <w:top w:w="15" w:type="dxa"/>
                  <w:left w:w="15" w:type="dxa"/>
                  <w:bottom w:w="15" w:type="dxa"/>
                  <w:right w:w="15" w:type="dxa"/>
                </w:tcMar>
                <w:vAlign w:val="center"/>
              </w:tcPr>
            </w:tcPrChange>
          </w:tcPr>
          <w:p w14:paraId="32265E57">
            <w:pPr>
              <w:jc w:val="center"/>
              <w:rPr>
                <w:b/>
                <w:bCs/>
                <w:sz w:val="22"/>
                <w:szCs w:val="22"/>
                <w:lang w:val="sr-Cyrl-RS"/>
                <w:rPrChange w:id="3654" w:author="Milan Stojkov" w:date="2026-10-02T11:00:00Z">
                  <w:rPr>
                    <w:b/>
                    <w:bCs/>
                    <w:sz w:val="22"/>
                    <w:szCs w:val="22"/>
                  </w:rPr>
                </w:rPrChange>
              </w:rPr>
            </w:pPr>
            <w:r>
              <w:rPr>
                <w:b/>
                <w:bCs/>
                <w:sz w:val="22"/>
                <w:szCs w:val="22"/>
                <w:lang w:val="sr-Cyrl-RS"/>
                <w:rPrChange w:id="3655" w:author="Milan Stojkov" w:date="2026-10-02T11:00:00Z">
                  <w:rPr>
                    <w:b/>
                    <w:bCs/>
                    <w:sz w:val="22"/>
                    <w:szCs w:val="22"/>
                  </w:rPr>
                </w:rPrChange>
              </w:rPr>
              <w:t>Фаза</w:t>
            </w:r>
          </w:p>
        </w:tc>
        <w:tc>
          <w:tcPr>
            <w:tcW w:w="1559"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3656" w:author="Milica Radić" w:date="2026-10-02T22:18:42Z">
              <w:tcPr>
                <w:tcW w:w="1559"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4FE00E8">
            <w:pPr>
              <w:jc w:val="center"/>
              <w:rPr>
                <w:b/>
                <w:bCs/>
                <w:sz w:val="22"/>
                <w:szCs w:val="22"/>
                <w:lang w:val="sr-Cyrl-RS"/>
                <w:rPrChange w:id="3657" w:author="Milan Stojkov" w:date="2026-10-02T11:00:00Z">
                  <w:rPr>
                    <w:b/>
                    <w:bCs/>
                    <w:sz w:val="22"/>
                    <w:szCs w:val="22"/>
                  </w:rPr>
                </w:rPrChange>
              </w:rPr>
            </w:pPr>
            <w:r>
              <w:rPr>
                <w:b/>
                <w:bCs/>
                <w:sz w:val="22"/>
                <w:szCs w:val="22"/>
                <w:lang w:val="sr-Cyrl-RS"/>
                <w:rPrChange w:id="3658" w:author="Milan Stojkov" w:date="2026-10-02T11:00:00Z">
                  <w:rPr>
                    <w:b/>
                    <w:bCs/>
                    <w:sz w:val="22"/>
                    <w:szCs w:val="22"/>
                  </w:rPr>
                </w:rPrChange>
              </w:rPr>
              <w:t>Метода</w:t>
            </w:r>
          </w:p>
        </w:tc>
        <w:tc>
          <w:tcPr>
            <w:tcW w:w="3657" w:type="dxa"/>
            <w:tcBorders>
              <w:left w:val="single" w:color="000000" w:sz="4" w:space="0"/>
              <w:bottom w:val="single" w:color="000000" w:sz="4" w:space="0"/>
            </w:tcBorders>
            <w:tcMar>
              <w:top w:w="15" w:type="dxa"/>
              <w:left w:w="15" w:type="dxa"/>
              <w:bottom w:w="15" w:type="dxa"/>
              <w:right w:w="15" w:type="dxa"/>
            </w:tcMar>
            <w:vAlign w:val="center"/>
            <w:tcPrChange w:id="3659" w:author="Milica Radić" w:date="2026-10-02T22:18:42Z">
              <w:tcPr>
                <w:tcW w:w="3657" w:type="dxa"/>
                <w:tcBorders>
                  <w:left w:val="single" w:color="000000" w:sz="4" w:space="0"/>
                  <w:bottom w:val="single" w:color="000000" w:sz="4" w:space="0"/>
                </w:tcBorders>
                <w:tcMar>
                  <w:top w:w="15" w:type="dxa"/>
                  <w:left w:w="15" w:type="dxa"/>
                  <w:bottom w:w="15" w:type="dxa"/>
                  <w:right w:w="15" w:type="dxa"/>
                </w:tcMar>
                <w:vAlign w:val="center"/>
              </w:tcPr>
            </w:tcPrChange>
          </w:tcPr>
          <w:p w14:paraId="1F757AD5">
            <w:pPr>
              <w:jc w:val="center"/>
              <w:rPr>
                <w:b/>
                <w:bCs/>
                <w:sz w:val="22"/>
                <w:szCs w:val="22"/>
                <w:lang w:val="sr-Cyrl-RS"/>
                <w:rPrChange w:id="3660" w:author="Milan Stojkov" w:date="2026-10-02T11:00:00Z">
                  <w:rPr>
                    <w:b/>
                    <w:bCs/>
                    <w:sz w:val="22"/>
                    <w:szCs w:val="22"/>
                  </w:rPr>
                </w:rPrChange>
              </w:rPr>
            </w:pPr>
            <w:r>
              <w:rPr>
                <w:b/>
                <w:bCs/>
                <w:sz w:val="22"/>
                <w:szCs w:val="22"/>
                <w:lang w:val="sr-Cyrl-RS"/>
                <w:rPrChange w:id="3661" w:author="Milan Stojkov" w:date="2026-10-02T11:00:00Z">
                  <w:rPr>
                    <w:b/>
                    <w:bCs/>
                    <w:sz w:val="22"/>
                    <w:szCs w:val="22"/>
                  </w:rPr>
                </w:rPrChange>
              </w:rPr>
              <w:t>Напади</w:t>
            </w:r>
          </w:p>
        </w:tc>
      </w:tr>
      <w:tr w14:paraId="5DD7D68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3662" w:author="Milica Radić" w:date="2026-10-02T22:18:4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338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3663" w:author="Milica Radić" w:date="2026-10-02T22:18:42Z">
              <w:tcPr>
                <w:tcW w:w="338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F7EC3B7">
            <w:pPr>
              <w:rPr>
                <w:sz w:val="22"/>
                <w:szCs w:val="22"/>
                <w:lang w:val="sr-Cyrl-RS"/>
                <w:rPrChange w:id="3664" w:author="Milan Stojkov" w:date="2026-10-02T11:00:00Z">
                  <w:rPr>
                    <w:sz w:val="22"/>
                    <w:szCs w:val="22"/>
                  </w:rPr>
                </w:rPrChange>
              </w:rPr>
            </w:pPr>
            <w:r>
              <w:rPr>
                <w:sz w:val="22"/>
                <w:szCs w:val="22"/>
                <w:lang w:val="sr-Cyrl-RS"/>
                <w:rPrChange w:id="3665" w:author="Milan Stojkov" w:date="2026-10-02T11:00:00Z">
                  <w:rPr>
                    <w:sz w:val="22"/>
                    <w:szCs w:val="22"/>
                  </w:rPr>
                </w:rPrChange>
              </w:rPr>
              <w:t>припрема стања</w:t>
            </w:r>
          </w:p>
        </w:tc>
        <w:tc>
          <w:tcPr>
            <w:tcW w:w="155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3666" w:author="Milica Radić" w:date="2026-10-02T22:18:42Z">
              <w:tcPr>
                <w:tcW w:w="155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D26FADB">
            <w:pPr>
              <w:rPr>
                <w:i/>
                <w:iCs/>
                <w:sz w:val="22"/>
                <w:szCs w:val="22"/>
                <w:lang w:val="sr-Cyrl-RS"/>
                <w:rPrChange w:id="3667" w:author="Milan Stojkov" w:date="2026-10-02T11:00:00Z">
                  <w:rPr>
                    <w:i/>
                    <w:iCs/>
                    <w:sz w:val="22"/>
                    <w:szCs w:val="22"/>
                  </w:rPr>
                </w:rPrChange>
              </w:rPr>
            </w:pPr>
            <w:r>
              <w:rPr>
                <w:i/>
                <w:iCs/>
                <w:sz w:val="22"/>
                <w:szCs w:val="22"/>
                <w:lang w:val="sr-Cyrl-RS"/>
                <w:rPrChange w:id="3668" w:author="Milan Stojkov" w:date="2026-10-02T11:00:00Z">
                  <w:rPr>
                    <w:i/>
                    <w:iCs/>
                    <w:sz w:val="22"/>
                    <w:szCs w:val="22"/>
                  </w:rPr>
                </w:rPrChange>
              </w:rPr>
              <w:t>before_round</w:t>
            </w:r>
          </w:p>
        </w:tc>
        <w:tc>
          <w:tcPr>
            <w:tcW w:w="365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3669" w:author="Milica Radić" w:date="2026-10-02T22:18:42Z">
              <w:tcPr>
                <w:tcW w:w="365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B725FF4">
            <w:pPr>
              <w:rPr>
                <w:i/>
                <w:iCs/>
                <w:sz w:val="22"/>
                <w:szCs w:val="22"/>
                <w:lang w:val="sr-Cyrl-RS"/>
                <w:rPrChange w:id="3670" w:author="Milan Stojkov" w:date="2026-10-02T11:00:00Z">
                  <w:rPr>
                    <w:i/>
                    <w:iCs/>
                    <w:sz w:val="22"/>
                    <w:szCs w:val="22"/>
                  </w:rPr>
                </w:rPrChange>
              </w:rPr>
            </w:pPr>
            <w:r>
              <w:rPr>
                <w:i/>
                <w:iCs/>
                <w:sz w:val="22"/>
                <w:szCs w:val="22"/>
                <w:lang w:val="sr-Cyrl-RS"/>
                <w:rPrChange w:id="3671" w:author="Milan Stojkov" w:date="2026-10-02T11:00:00Z">
                  <w:rPr>
                    <w:i/>
                    <w:iCs/>
                    <w:sz w:val="22"/>
                    <w:szCs w:val="22"/>
                  </w:rPr>
                </w:rPrChange>
              </w:rPr>
              <w:t>Sybil, churn</w:t>
            </w:r>
          </w:p>
        </w:tc>
      </w:tr>
      <w:tr w14:paraId="26C83E3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3672" w:author="Milica Radić" w:date="2026-10-02T22:18:4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338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3673" w:author="Milica Radić" w:date="2026-10-02T22:18:42Z">
              <w:tcPr>
                <w:tcW w:w="338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C4EC0EE">
            <w:pPr>
              <w:rPr>
                <w:sz w:val="22"/>
                <w:szCs w:val="22"/>
                <w:lang w:val="sr-Cyrl-RS"/>
                <w:rPrChange w:id="3674" w:author="Milan Stojkov" w:date="2026-10-02T11:00:00Z">
                  <w:rPr>
                    <w:sz w:val="22"/>
                    <w:szCs w:val="22"/>
                  </w:rPr>
                </w:rPrChange>
              </w:rPr>
            </w:pPr>
            <w:r>
              <w:rPr>
                <w:sz w:val="22"/>
                <w:szCs w:val="22"/>
                <w:lang w:val="sr-Cyrl-RS"/>
                <w:rPrChange w:id="3675" w:author="Milan Stojkov" w:date="2026-10-02T11:00:00Z">
                  <w:rPr>
                    <w:sz w:val="22"/>
                    <w:szCs w:val="22"/>
                  </w:rPr>
                </w:rPrChange>
              </w:rPr>
              <w:t>емитовање вредности</w:t>
            </w:r>
          </w:p>
        </w:tc>
        <w:tc>
          <w:tcPr>
            <w:tcW w:w="155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3676" w:author="Milica Radić" w:date="2026-10-02T22:18:42Z">
              <w:tcPr>
                <w:tcW w:w="155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44C3EE8">
            <w:pPr>
              <w:rPr>
                <w:i/>
                <w:iCs/>
                <w:sz w:val="22"/>
                <w:szCs w:val="22"/>
                <w:lang w:val="sr-Cyrl-RS"/>
                <w:rPrChange w:id="3677" w:author="Milan Stojkov" w:date="2026-10-02T11:00:00Z">
                  <w:rPr>
                    <w:i/>
                    <w:iCs/>
                    <w:sz w:val="22"/>
                    <w:szCs w:val="22"/>
                  </w:rPr>
                </w:rPrChange>
              </w:rPr>
            </w:pPr>
            <w:r>
              <w:rPr>
                <w:i/>
                <w:iCs/>
                <w:sz w:val="22"/>
                <w:szCs w:val="22"/>
                <w:lang w:val="sr-Cyrl-RS"/>
                <w:rPrChange w:id="3678" w:author="Milan Stojkov" w:date="2026-10-02T11:00:00Z">
                  <w:rPr>
                    <w:i/>
                    <w:iCs/>
                    <w:sz w:val="22"/>
                    <w:szCs w:val="22"/>
                  </w:rPr>
                </w:rPrChange>
              </w:rPr>
              <w:t>broadcast_value</w:t>
            </w:r>
          </w:p>
        </w:tc>
        <w:tc>
          <w:tcPr>
            <w:tcW w:w="365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3679" w:author="Milica Radić" w:date="2026-10-02T22:18:42Z">
              <w:tcPr>
                <w:tcW w:w="365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C1618F4">
            <w:pPr>
              <w:rPr>
                <w:i/>
                <w:iCs/>
                <w:sz w:val="22"/>
                <w:szCs w:val="22"/>
                <w:lang w:val="sr-Cyrl-RS"/>
                <w:rPrChange w:id="3680" w:author="Milan Stojkov" w:date="2026-10-02T11:00:00Z">
                  <w:rPr>
                    <w:i/>
                    <w:iCs/>
                    <w:sz w:val="22"/>
                    <w:szCs w:val="22"/>
                  </w:rPr>
                </w:rPrChange>
              </w:rPr>
            </w:pPr>
            <w:r>
              <w:rPr>
                <w:i/>
                <w:iCs/>
                <w:sz w:val="22"/>
                <w:szCs w:val="22"/>
                <w:lang w:val="sr-Cyrl-RS"/>
                <w:rPrChange w:id="3681" w:author="Milan Stojkov" w:date="2026-10-02T11:00:00Z">
                  <w:rPr>
                    <w:i/>
                    <w:iCs/>
                    <w:sz w:val="22"/>
                    <w:szCs w:val="22"/>
                  </w:rPr>
                </w:rPrChange>
              </w:rPr>
              <w:t>churn, delay, Byzantine</w:t>
            </w:r>
          </w:p>
        </w:tc>
      </w:tr>
      <w:tr w14:paraId="7C3B88D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3682" w:author="Milica Radić" w:date="2026-10-02T22:18:4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338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3683" w:author="Milica Radić" w:date="2026-10-02T22:18:42Z">
              <w:tcPr>
                <w:tcW w:w="338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B072A94">
            <w:pPr>
              <w:rPr>
                <w:sz w:val="22"/>
                <w:szCs w:val="22"/>
                <w:lang w:val="sr-Cyrl-RS"/>
                <w:rPrChange w:id="3684" w:author="Milan Stojkov" w:date="2026-10-02T11:00:00Z">
                  <w:rPr>
                    <w:sz w:val="22"/>
                    <w:szCs w:val="22"/>
                  </w:rPr>
                </w:rPrChange>
              </w:rPr>
            </w:pPr>
            <w:r>
              <w:rPr>
                <w:sz w:val="22"/>
                <w:szCs w:val="22"/>
                <w:lang w:val="sr-Cyrl-RS"/>
                <w:rPrChange w:id="3685" w:author="Milan Stojkov" w:date="2026-10-02T11:00:00Z">
                  <w:rPr>
                    <w:sz w:val="22"/>
                    <w:szCs w:val="22"/>
                  </w:rPr>
                </w:rPrChange>
              </w:rPr>
              <w:t>одзив на проверу доступности</w:t>
            </w:r>
          </w:p>
        </w:tc>
        <w:tc>
          <w:tcPr>
            <w:tcW w:w="155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3686" w:author="Milica Radić" w:date="2026-10-02T22:18:42Z">
              <w:tcPr>
                <w:tcW w:w="155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CF959DE">
            <w:pPr>
              <w:rPr>
                <w:i/>
                <w:iCs/>
                <w:sz w:val="22"/>
                <w:szCs w:val="22"/>
                <w:lang w:val="sr-Cyrl-RS"/>
                <w:rPrChange w:id="3687" w:author="Milan Stojkov" w:date="2026-10-02T11:00:00Z">
                  <w:rPr>
                    <w:i/>
                    <w:iCs/>
                    <w:sz w:val="22"/>
                    <w:szCs w:val="22"/>
                  </w:rPr>
                </w:rPrChange>
              </w:rPr>
            </w:pPr>
            <w:r>
              <w:rPr>
                <w:i/>
                <w:iCs/>
                <w:sz w:val="22"/>
                <w:szCs w:val="22"/>
                <w:lang w:val="sr-Cyrl-RS"/>
                <w:rPrChange w:id="3688" w:author="Milan Stojkov" w:date="2026-10-02T11:00:00Z">
                  <w:rPr>
                    <w:i/>
                    <w:iCs/>
                    <w:sz w:val="22"/>
                    <w:szCs w:val="22"/>
                  </w:rPr>
                </w:rPrChange>
              </w:rPr>
              <w:t>responds</w:t>
            </w:r>
          </w:p>
        </w:tc>
        <w:tc>
          <w:tcPr>
            <w:tcW w:w="365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3689" w:author="Milica Radić" w:date="2026-10-02T22:18:42Z">
              <w:tcPr>
                <w:tcW w:w="365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4F954EA">
            <w:pPr>
              <w:rPr>
                <w:i/>
                <w:iCs/>
                <w:sz w:val="22"/>
                <w:szCs w:val="22"/>
                <w:lang w:val="sr-Cyrl-RS"/>
                <w:rPrChange w:id="3690" w:author="Milan Stojkov" w:date="2026-10-02T11:00:00Z">
                  <w:rPr>
                    <w:i/>
                    <w:iCs/>
                    <w:sz w:val="22"/>
                    <w:szCs w:val="22"/>
                  </w:rPr>
                </w:rPrChange>
              </w:rPr>
            </w:pPr>
            <w:r>
              <w:rPr>
                <w:i/>
                <w:iCs/>
                <w:sz w:val="22"/>
                <w:szCs w:val="22"/>
                <w:lang w:val="sr-Cyrl-RS"/>
                <w:rPrChange w:id="3691" w:author="Milan Stojkov" w:date="2026-10-02T11:00:00Z">
                  <w:rPr>
                    <w:i/>
                    <w:iCs/>
                    <w:sz w:val="22"/>
                    <w:szCs w:val="22"/>
                  </w:rPr>
                </w:rPrChange>
              </w:rPr>
              <w:t>churn, selective forwarding</w:t>
            </w:r>
          </w:p>
        </w:tc>
      </w:tr>
      <w:tr w14:paraId="005D73C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3692" w:author="Milica Radić" w:date="2026-10-02T22:18:4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338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3693" w:author="Milica Radić" w:date="2026-10-02T22:18:42Z">
              <w:tcPr>
                <w:tcW w:w="338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2FDBFA2">
            <w:pPr>
              <w:rPr>
                <w:sz w:val="22"/>
                <w:szCs w:val="22"/>
                <w:lang w:val="sr-Cyrl-RS"/>
                <w:rPrChange w:id="3694" w:author="Milan Stojkov" w:date="2026-10-02T11:00:00Z">
                  <w:rPr>
                    <w:sz w:val="22"/>
                    <w:szCs w:val="22"/>
                  </w:rPr>
                </w:rPrChange>
              </w:rPr>
            </w:pPr>
            <w:r>
              <w:rPr>
                <w:sz w:val="22"/>
                <w:szCs w:val="22"/>
                <w:lang w:val="sr-Cyrl-RS"/>
                <w:rPrChange w:id="3695" w:author="Milan Stojkov" w:date="2026-10-02T11:00:00Z">
                  <w:rPr>
                    <w:sz w:val="22"/>
                    <w:szCs w:val="22"/>
                  </w:rPr>
                </w:rPrChange>
              </w:rPr>
              <w:t>прослеђивање одређеном примаоцу</w:t>
            </w:r>
          </w:p>
        </w:tc>
        <w:tc>
          <w:tcPr>
            <w:tcW w:w="155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3696" w:author="Milica Radić" w:date="2026-10-02T22:18:42Z">
              <w:tcPr>
                <w:tcW w:w="155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BAD5264">
            <w:pPr>
              <w:rPr>
                <w:i/>
                <w:iCs/>
                <w:sz w:val="22"/>
                <w:szCs w:val="22"/>
                <w:lang w:val="sr-Cyrl-RS"/>
                <w:rPrChange w:id="3697" w:author="Milan Stojkov" w:date="2026-10-02T11:00:00Z">
                  <w:rPr>
                    <w:i/>
                    <w:iCs/>
                    <w:sz w:val="22"/>
                    <w:szCs w:val="22"/>
                  </w:rPr>
                </w:rPrChange>
              </w:rPr>
            </w:pPr>
            <w:r>
              <w:rPr>
                <w:i/>
                <w:iCs/>
                <w:sz w:val="22"/>
                <w:szCs w:val="22"/>
                <w:lang w:val="sr-Cyrl-RS"/>
                <w:rPrChange w:id="3698" w:author="Milan Stojkov" w:date="2026-10-02T11:00:00Z">
                  <w:rPr>
                    <w:i/>
                    <w:iCs/>
                    <w:sz w:val="22"/>
                    <w:szCs w:val="22"/>
                  </w:rPr>
                </w:rPrChange>
              </w:rPr>
              <w:t>sends_value_to</w:t>
            </w:r>
          </w:p>
        </w:tc>
        <w:tc>
          <w:tcPr>
            <w:tcW w:w="365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3699" w:author="Milica Radić" w:date="2026-10-02T22:18:42Z">
              <w:tcPr>
                <w:tcW w:w="365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333E8412">
            <w:pPr>
              <w:rPr>
                <w:i/>
                <w:iCs/>
                <w:sz w:val="22"/>
                <w:szCs w:val="22"/>
                <w:lang w:val="sr-Cyrl-RS"/>
                <w:rPrChange w:id="3700" w:author="Milan Stojkov" w:date="2026-10-02T11:00:00Z">
                  <w:rPr>
                    <w:i/>
                    <w:iCs/>
                    <w:sz w:val="22"/>
                    <w:szCs w:val="22"/>
                  </w:rPr>
                </w:rPrChange>
              </w:rPr>
            </w:pPr>
            <w:r>
              <w:rPr>
                <w:i/>
                <w:iCs/>
                <w:sz w:val="22"/>
                <w:szCs w:val="22"/>
                <w:lang w:val="sr-Cyrl-RS"/>
                <w:rPrChange w:id="3701" w:author="Milan Stojkov" w:date="2026-10-02T11:00:00Z">
                  <w:rPr>
                    <w:i/>
                    <w:iCs/>
                    <w:sz w:val="22"/>
                    <w:szCs w:val="22"/>
                  </w:rPr>
                </w:rPrChange>
              </w:rPr>
              <w:t>Partitioning, selective forwarding</w:t>
            </w:r>
          </w:p>
        </w:tc>
      </w:tr>
      <w:tr w14:paraId="088BB61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3702" w:author="Milica Radić" w:date="2026-10-02T22:18:4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3389" w:type="dxa"/>
            <w:tcBorders>
              <w:top w:val="single" w:color="000000" w:sz="4" w:space="0"/>
              <w:right w:val="single" w:color="000000" w:sz="4" w:space="0"/>
            </w:tcBorders>
            <w:tcMar>
              <w:top w:w="15" w:type="dxa"/>
              <w:left w:w="15" w:type="dxa"/>
              <w:bottom w:w="15" w:type="dxa"/>
              <w:right w:w="15" w:type="dxa"/>
            </w:tcMar>
            <w:vAlign w:val="center"/>
            <w:tcPrChange w:id="3703" w:author="Milica Radić" w:date="2026-10-02T22:18:42Z">
              <w:tcPr>
                <w:tcW w:w="3389" w:type="dxa"/>
                <w:tcBorders>
                  <w:top w:val="single" w:color="000000" w:sz="4" w:space="0"/>
                  <w:right w:val="single" w:color="000000" w:sz="4" w:space="0"/>
                </w:tcBorders>
                <w:tcMar>
                  <w:top w:w="15" w:type="dxa"/>
                  <w:left w:w="15" w:type="dxa"/>
                  <w:bottom w:w="15" w:type="dxa"/>
                  <w:right w:w="15" w:type="dxa"/>
                </w:tcMar>
                <w:vAlign w:val="center"/>
              </w:tcPr>
            </w:tcPrChange>
          </w:tcPr>
          <w:p w14:paraId="1C2FF0A4">
            <w:pPr>
              <w:rPr>
                <w:sz w:val="22"/>
                <w:szCs w:val="22"/>
                <w:lang w:val="sr-Cyrl-RS"/>
                <w:rPrChange w:id="3704" w:author="Milan Stojkov" w:date="2026-10-02T11:00:00Z">
                  <w:rPr>
                    <w:sz w:val="22"/>
                    <w:szCs w:val="22"/>
                  </w:rPr>
                </w:rPrChange>
              </w:rPr>
            </w:pPr>
            <w:r>
              <w:rPr>
                <w:sz w:val="22"/>
                <w:szCs w:val="22"/>
                <w:lang w:val="sr-Cyrl-RS"/>
                <w:rPrChange w:id="3705" w:author="Milan Stojkov" w:date="2026-10-02T11:00:00Z">
                  <w:rPr>
                    <w:sz w:val="22"/>
                    <w:szCs w:val="22"/>
                  </w:rPr>
                </w:rPrChange>
              </w:rPr>
              <w:t>предлагање кандидата</w:t>
            </w:r>
          </w:p>
        </w:tc>
        <w:tc>
          <w:tcPr>
            <w:tcW w:w="1559"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3706" w:author="Milica Radić" w:date="2026-10-02T22:18:42Z">
              <w:tcPr>
                <w:tcW w:w="1559"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762F7867">
            <w:pPr>
              <w:rPr>
                <w:i/>
                <w:iCs/>
                <w:sz w:val="22"/>
                <w:szCs w:val="22"/>
                <w:lang w:val="sr-Cyrl-RS"/>
                <w:rPrChange w:id="3707" w:author="Milan Stojkov" w:date="2026-10-02T11:00:00Z">
                  <w:rPr>
                    <w:i/>
                    <w:iCs/>
                    <w:sz w:val="22"/>
                    <w:szCs w:val="22"/>
                  </w:rPr>
                </w:rPrChange>
              </w:rPr>
            </w:pPr>
            <w:r>
              <w:rPr>
                <w:i/>
                <w:iCs/>
                <w:sz w:val="22"/>
                <w:szCs w:val="22"/>
                <w:lang w:val="sr-Cyrl-RS"/>
                <w:rPrChange w:id="3708" w:author="Milan Stojkov" w:date="2026-10-02T11:00:00Z">
                  <w:rPr>
                    <w:i/>
                    <w:iCs/>
                    <w:sz w:val="22"/>
                    <w:szCs w:val="22"/>
                  </w:rPr>
                </w:rPrChange>
              </w:rPr>
              <w:t>offer_candidates</w:t>
            </w:r>
          </w:p>
        </w:tc>
        <w:tc>
          <w:tcPr>
            <w:tcW w:w="3657" w:type="dxa"/>
            <w:tcBorders>
              <w:top w:val="single" w:color="000000" w:sz="4" w:space="0"/>
              <w:left w:val="single" w:color="000000" w:sz="4" w:space="0"/>
            </w:tcBorders>
            <w:tcMar>
              <w:top w:w="15" w:type="dxa"/>
              <w:left w:w="15" w:type="dxa"/>
              <w:bottom w:w="15" w:type="dxa"/>
              <w:right w:w="15" w:type="dxa"/>
            </w:tcMar>
            <w:vAlign w:val="center"/>
            <w:tcPrChange w:id="3709" w:author="Milica Radić" w:date="2026-10-02T22:18:42Z">
              <w:tcPr>
                <w:tcW w:w="3657" w:type="dxa"/>
                <w:tcBorders>
                  <w:top w:val="single" w:color="000000" w:sz="4" w:space="0"/>
                  <w:left w:val="single" w:color="000000" w:sz="4" w:space="0"/>
                </w:tcBorders>
                <w:tcMar>
                  <w:top w:w="15" w:type="dxa"/>
                  <w:left w:w="15" w:type="dxa"/>
                  <w:bottom w:w="15" w:type="dxa"/>
                  <w:right w:w="15" w:type="dxa"/>
                </w:tcMar>
                <w:vAlign w:val="center"/>
              </w:tcPr>
            </w:tcPrChange>
          </w:tcPr>
          <w:p w14:paraId="162AF1D2">
            <w:pPr>
              <w:rPr>
                <w:i/>
                <w:iCs/>
                <w:sz w:val="22"/>
                <w:szCs w:val="22"/>
                <w:lang w:val="sr-Cyrl-RS"/>
                <w:rPrChange w:id="3710" w:author="Milan Stojkov" w:date="2026-10-02T11:00:00Z">
                  <w:rPr>
                    <w:i/>
                    <w:iCs/>
                    <w:sz w:val="22"/>
                    <w:szCs w:val="22"/>
                  </w:rPr>
                </w:rPrChange>
              </w:rPr>
            </w:pPr>
            <w:r>
              <w:rPr>
                <w:i/>
                <w:iCs/>
                <w:sz w:val="22"/>
                <w:szCs w:val="22"/>
                <w:lang w:val="sr-Cyrl-RS"/>
                <w:rPrChange w:id="3711" w:author="Milan Stojkov" w:date="2026-10-02T11:00:00Z">
                  <w:rPr>
                    <w:i/>
                    <w:iCs/>
                    <w:sz w:val="22"/>
                    <w:szCs w:val="22"/>
                  </w:rPr>
                </w:rPrChange>
              </w:rPr>
              <w:t>poisoning, Eclipse, flooding, partitioning</w:t>
            </w:r>
          </w:p>
        </w:tc>
      </w:tr>
    </w:tbl>
    <w:p w14:paraId="152ED4D0">
      <w:pPr>
        <w:widowControl w:val="0"/>
        <w:ind w:firstLine="360"/>
        <w:jc w:val="both"/>
        <w:rPr>
          <w:ins w:id="3712" w:author="Milica Radić" w:date="2026-10-02T22:25:03Z"/>
          <w:color w:val="000000"/>
          <w:sz w:val="22"/>
          <w:szCs w:val="22"/>
          <w:lang w:val="sr-Cyrl-RS"/>
        </w:rPr>
      </w:pPr>
    </w:p>
    <w:p w14:paraId="72D48D87">
      <w:pPr>
        <w:widowControl w:val="0"/>
        <w:ind w:firstLine="360"/>
        <w:jc w:val="both"/>
        <w:rPr>
          <w:ins w:id="3713" w:author="Milica Radić" w:date="2026-10-02T22:25:05Z"/>
          <w:color w:val="000000"/>
          <w:sz w:val="22"/>
          <w:szCs w:val="22"/>
          <w:lang w:val="sr-Cyrl-RS"/>
        </w:rPr>
      </w:pPr>
      <w:r>
        <w:rPr>
          <w:color w:val="000000"/>
          <w:sz w:val="22"/>
          <w:szCs w:val="22"/>
          <w:lang w:val="sr-Cyrl-RS"/>
          <w:rPrChange w:id="3714" w:author="Milan Stojkov" w:date="2026-10-02T11:00:00Z">
            <w:rPr>
              <w:color w:val="000000"/>
              <w:sz w:val="22"/>
              <w:szCs w:val="22"/>
            </w:rPr>
          </w:rPrChange>
        </w:rPr>
        <w:t>Свака рунда започиње извршавањем напада који мењају стање пре размене</w:t>
      </w:r>
      <w:ins w:id="3715" w:author="Milica Radić" w:date="2026-10-02T22:31:02Z">
        <w:r>
          <w:rPr>
            <w:rFonts w:hint="default"/>
            <w:color w:val="000000"/>
            <w:sz w:val="22"/>
            <w:szCs w:val="22"/>
            <w:lang w:val="sr-Cyrl-RS"/>
          </w:rPr>
          <w:t xml:space="preserve">, </w:t>
        </w:r>
      </w:ins>
      <w:ins w:id="3716" w:author="Milica Radić" w:date="2026-10-02T22:31:03Z">
        <w:r>
          <w:rPr>
            <w:rFonts w:hint="default"/>
            <w:color w:val="000000"/>
            <w:sz w:val="22"/>
            <w:szCs w:val="22"/>
            <w:lang w:val="sr-Cyrl-RS"/>
          </w:rPr>
          <w:t>ч</w:t>
        </w:r>
      </w:ins>
      <w:ins w:id="3717" w:author="Milica Radić" w:date="2026-10-02T22:31:04Z">
        <w:r>
          <w:rPr>
            <w:rFonts w:hint="default"/>
            <w:color w:val="000000"/>
            <w:sz w:val="22"/>
            <w:szCs w:val="22"/>
            <w:lang w:val="sr-Cyrl-RS"/>
          </w:rPr>
          <w:t>ији</w:t>
        </w:r>
      </w:ins>
      <w:ins w:id="3718" w:author="Milica Radić" w:date="2026-10-02T22:31:05Z">
        <w:r>
          <w:rPr>
            <w:rFonts w:hint="default"/>
            <w:color w:val="000000"/>
            <w:sz w:val="22"/>
            <w:szCs w:val="22"/>
            <w:lang w:val="sr-Cyrl-RS"/>
          </w:rPr>
          <w:t xml:space="preserve"> по</w:t>
        </w:r>
      </w:ins>
      <w:ins w:id="3719" w:author="Milica Radić" w:date="2026-10-02T22:31:07Z">
        <w:r>
          <w:rPr>
            <w:rFonts w:hint="default"/>
            <w:color w:val="000000"/>
            <w:sz w:val="22"/>
            <w:szCs w:val="22"/>
            <w:lang w:val="sr-Cyrl-RS"/>
          </w:rPr>
          <w:t xml:space="preserve">зив </w:t>
        </w:r>
      </w:ins>
      <w:ins w:id="3720" w:author="Milica Radić" w:date="2026-10-02T22:31:08Z">
        <w:r>
          <w:rPr>
            <w:rFonts w:hint="default"/>
            <w:color w:val="000000"/>
            <w:sz w:val="22"/>
            <w:szCs w:val="22"/>
            <w:lang w:val="sr-Cyrl-RS"/>
          </w:rPr>
          <w:t>п</w:t>
        </w:r>
      </w:ins>
      <w:ins w:id="3721" w:author="Milica Radić" w:date="2026-10-02T22:31:14Z">
        <w:r>
          <w:rPr>
            <w:rFonts w:hint="default"/>
            <w:color w:val="000000"/>
            <w:sz w:val="22"/>
            <w:szCs w:val="22"/>
            <w:lang w:val="sr-Cyrl-RS"/>
          </w:rPr>
          <w:t>р</w:t>
        </w:r>
      </w:ins>
      <w:ins w:id="3722" w:author="Milica Radić" w:date="2026-10-02T22:31:15Z">
        <w:r>
          <w:rPr>
            <w:rFonts w:hint="default"/>
            <w:color w:val="000000"/>
            <w:sz w:val="22"/>
            <w:szCs w:val="22"/>
            <w:lang w:val="sr-Cyrl-RS"/>
          </w:rPr>
          <w:t>иказуј</w:t>
        </w:r>
      </w:ins>
      <w:ins w:id="3723" w:author="Milica Radić" w:date="2026-10-02T22:31:16Z">
        <w:r>
          <w:rPr>
            <w:rFonts w:hint="default"/>
            <w:color w:val="000000"/>
            <w:sz w:val="22"/>
            <w:szCs w:val="22"/>
            <w:lang w:val="sr-Cyrl-RS"/>
          </w:rPr>
          <w:t xml:space="preserve">е </w:t>
        </w:r>
      </w:ins>
      <w:ins w:id="3724" w:author="Milica Radić" w:date="2026-10-03T18:27:48Z">
        <w:r>
          <w:rPr>
            <w:rFonts w:hint="default"/>
            <w:color w:val="000000"/>
            <w:sz w:val="22"/>
            <w:szCs w:val="22"/>
            <w:lang w:val="sr-Cyrl-RS"/>
          </w:rPr>
          <w:t>Л</w:t>
        </w:r>
      </w:ins>
      <w:ins w:id="3725" w:author="Milica Radić" w:date="2026-10-02T22:31:17Z">
        <w:r>
          <w:rPr>
            <w:rFonts w:hint="default"/>
            <w:color w:val="000000"/>
            <w:sz w:val="22"/>
            <w:szCs w:val="22"/>
            <w:lang w:val="sr-Cyrl-RS"/>
          </w:rPr>
          <w:t>истинг</w:t>
        </w:r>
      </w:ins>
      <w:ins w:id="3726" w:author="Milica Radić" w:date="2026-10-02T22:31:18Z">
        <w:r>
          <w:rPr>
            <w:rFonts w:hint="default"/>
            <w:color w:val="000000"/>
            <w:sz w:val="22"/>
            <w:szCs w:val="22"/>
            <w:lang w:val="sr-Cyrl-RS"/>
          </w:rPr>
          <w:t xml:space="preserve"> </w:t>
        </w:r>
      </w:ins>
      <w:ins w:id="3727" w:author="Milica Radić" w:date="2026-10-02T22:31:20Z">
        <w:r>
          <w:rPr>
            <w:rFonts w:hint="default"/>
            <w:color w:val="000000"/>
            <w:sz w:val="22"/>
            <w:szCs w:val="22"/>
            <w:lang w:val="sr-Cyrl-RS"/>
          </w:rPr>
          <w:t>5.4</w:t>
        </w:r>
      </w:ins>
      <w:r>
        <w:rPr>
          <w:color w:val="000000"/>
          <w:sz w:val="22"/>
          <w:szCs w:val="22"/>
          <w:lang w:val="sr-Cyrl-RS"/>
          <w:rPrChange w:id="3728" w:author="Milan Stojkov" w:date="2026-10-02T11:00:00Z">
            <w:rPr>
              <w:color w:val="000000"/>
              <w:sz w:val="22"/>
              <w:szCs w:val="22"/>
            </w:rPr>
          </w:rPrChange>
        </w:rPr>
        <w:t>. Сценарио пита активне модуле шта треба да се деси, а они делују само уколико је напад активиран</w:t>
      </w:r>
      <w:ins w:id="3729" w:author="Milica Radić" w:date="2026-10-02T22:31:56Z">
        <w:r>
          <w:rPr>
            <w:rFonts w:hint="default"/>
            <w:color w:val="000000"/>
            <w:sz w:val="22"/>
            <w:szCs w:val="22"/>
            <w:lang w:val="sr-Cyrl-RS"/>
          </w:rPr>
          <w:t>.</w:t>
        </w:r>
      </w:ins>
      <w:del w:id="3730" w:author="Milica Radić" w:date="2026-10-02T22:31:56Z">
        <w:r>
          <w:rPr>
            <w:color w:val="000000"/>
            <w:sz w:val="22"/>
            <w:szCs w:val="22"/>
            <w:lang w:val="sr-Cyrl-RS"/>
            <w:rPrChange w:id="3731" w:author="Milan Stojkov" w:date="2026-10-02T11:00:00Z">
              <w:rPr>
                <w:color w:val="000000"/>
                <w:sz w:val="22"/>
                <w:szCs w:val="22"/>
              </w:rPr>
            </w:rPrChange>
          </w:rPr>
          <w:delText>:</w:delText>
        </w:r>
      </w:del>
    </w:p>
    <w:p w14:paraId="5F17AD7C">
      <w:pPr>
        <w:widowControl w:val="0"/>
        <w:ind w:firstLine="360"/>
        <w:jc w:val="both"/>
        <w:rPr>
          <w:color w:val="000000"/>
          <w:sz w:val="22"/>
          <w:szCs w:val="22"/>
          <w:lang w:val="sr-Cyrl-RS"/>
          <w:rPrChange w:id="3732" w:author="Milan Stojkov" w:date="2026-10-02T11:00:00Z">
            <w:rPr>
              <w:color w:val="000000"/>
              <w:sz w:val="22"/>
              <w:szCs w:val="22"/>
            </w:rPr>
          </w:rPrChange>
        </w:rPr>
      </w:pPr>
    </w:p>
    <w:tbl>
      <w:tblPr>
        <w:tblStyle w:val="56"/>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3733" w:author="Milica Radić" w:date="2026-10-02T22:37:58Z">
          <w:tblPr>
            <w:tblStyle w:val="56"/>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3734">
          <w:tblGrid>
            <w:gridCol w:w="8724"/>
          </w:tblGrid>
        </w:tblGridChange>
      </w:tblGrid>
      <w:tr w14:paraId="2C11B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735" w:author="Milica Radić" w:date="2026-10-02T22:37:58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3736" w:author="Milica Radić" w:date="2026-10-02T22:37:58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5F466EB3">
            <w:pPr>
              <w:widowControl/>
              <w:shd w:val="clear" w:color="auto" w:fill="FFFFFF"/>
              <w:jc w:val="left"/>
              <w:rPr>
                <w:rFonts w:ascii="Courier New" w:hAnsi="Courier New" w:eastAsia="Courier New" w:cs="Courier New"/>
                <w:color w:val="000000"/>
                <w:sz w:val="20"/>
                <w:szCs w:val="20"/>
                <w:lang w:val="sr-Cyrl-RS"/>
                <w:rPrChange w:id="3737"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1F2328"/>
                <w:sz w:val="20"/>
                <w:szCs w:val="20"/>
                <w:highlight w:val="white"/>
                <w:lang w:val="sr-Cyrl-RS"/>
                <w:rPrChange w:id="3738" w:author="Milan Stojkov" w:date="2026-10-02T11:00:00Z">
                  <w:rPr>
                    <w:rFonts w:ascii="Courier New" w:hAnsi="Courier New" w:eastAsia="Courier New" w:cs="Courier New"/>
                    <w:color w:val="1F2328"/>
                    <w:sz w:val="20"/>
                    <w:szCs w:val="20"/>
                    <w:highlight w:val="white"/>
                  </w:rPr>
                </w:rPrChange>
              </w:rPr>
              <w:t>scenario</w:t>
            </w:r>
            <w:r>
              <w:rPr>
                <w:rFonts w:ascii="Courier New" w:hAnsi="Courier New" w:eastAsia="Courier New" w:cs="Courier New"/>
                <w:color w:val="202020"/>
                <w:sz w:val="20"/>
                <w:szCs w:val="20"/>
                <w:highlight w:val="white"/>
                <w:lang w:val="sr-Cyrl-RS"/>
                <w:rPrChange w:id="373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3740" w:author="Milan Stojkov" w:date="2026-10-02T11:00:00Z">
                  <w:rPr>
                    <w:rFonts w:ascii="Courier New" w:hAnsi="Courier New" w:eastAsia="Courier New" w:cs="Courier New"/>
                    <w:color w:val="8250DF"/>
                    <w:sz w:val="20"/>
                    <w:szCs w:val="20"/>
                    <w:highlight w:val="white"/>
                  </w:rPr>
                </w:rPrChange>
              </w:rPr>
              <w:t>before_round</w:t>
            </w:r>
            <w:r>
              <w:rPr>
                <w:rFonts w:ascii="Courier New" w:hAnsi="Courier New" w:eastAsia="Courier New" w:cs="Courier New"/>
                <w:color w:val="202020"/>
                <w:sz w:val="20"/>
                <w:szCs w:val="20"/>
                <w:highlight w:val="white"/>
                <w:lang w:val="sr-Cyrl-RS"/>
                <w:rPrChange w:id="374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3742" w:author="Milan Stojkov" w:date="2026-10-02T11:00:00Z">
                  <w:rPr>
                    <w:rFonts w:ascii="Courier New" w:hAnsi="Courier New" w:eastAsia="Courier New" w:cs="Courier New"/>
                    <w:color w:val="953800"/>
                    <w:sz w:val="20"/>
                    <w:szCs w:val="20"/>
                    <w:highlight w:val="white"/>
                  </w:rPr>
                </w:rPrChange>
              </w:rPr>
              <w:t>node_id</w:t>
            </w:r>
            <w:r>
              <w:rPr>
                <w:rFonts w:ascii="Courier New" w:hAnsi="Courier New" w:eastAsia="Courier New" w:cs="Courier New"/>
                <w:color w:val="202020"/>
                <w:sz w:val="20"/>
                <w:szCs w:val="20"/>
                <w:highlight w:val="white"/>
                <w:lang w:val="sr-Cyrl-RS"/>
                <w:rPrChange w:id="374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744" w:author="Milan Stojkov" w:date="2026-10-02T11:00:00Z">
                  <w:rPr>
                    <w:rFonts w:ascii="Courier New" w:hAnsi="Courier New" w:eastAsia="Courier New" w:cs="Courier New"/>
                    <w:color w:val="1F2328"/>
                    <w:sz w:val="20"/>
                    <w:szCs w:val="20"/>
                    <w:highlight w:val="white"/>
                  </w:rPr>
                </w:rPrChange>
              </w:rPr>
              <w:t>node</w:t>
            </w:r>
            <w:r>
              <w:rPr>
                <w:rFonts w:ascii="Courier New" w:hAnsi="Courier New" w:eastAsia="Courier New" w:cs="Courier New"/>
                <w:color w:val="202020"/>
                <w:sz w:val="20"/>
                <w:szCs w:val="20"/>
                <w:highlight w:val="white"/>
                <w:lang w:val="sr-Cyrl-RS"/>
                <w:rPrChange w:id="374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746"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374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748" w:author="Milan Stojkov" w:date="2026-10-02T11:00:00Z">
                  <w:rPr>
                    <w:rFonts w:ascii="Courier New" w:hAnsi="Courier New" w:eastAsia="Courier New" w:cs="Courier New"/>
                    <w:color w:val="953800"/>
                    <w:sz w:val="20"/>
                    <w:szCs w:val="20"/>
                    <w:highlight w:val="white"/>
                  </w:rPr>
                </w:rPrChange>
              </w:rPr>
              <w:t>trace</w:t>
            </w:r>
            <w:r>
              <w:rPr>
                <w:rFonts w:ascii="Courier New" w:hAnsi="Courier New" w:eastAsia="Courier New" w:cs="Courier New"/>
                <w:color w:val="000000"/>
                <w:sz w:val="20"/>
                <w:szCs w:val="20"/>
                <w:highlight w:val="white"/>
                <w:lang w:val="sr-Cyrl-RS"/>
                <w:rPrChange w:id="3749"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1F2328"/>
                <w:sz w:val="20"/>
                <w:szCs w:val="20"/>
                <w:highlight w:val="white"/>
                <w:lang w:val="sr-Cyrl-RS"/>
                <w:rPrChange w:id="3750" w:author="Milan Stojkov" w:date="2026-10-02T11:00:00Z">
                  <w:rPr>
                    <w:rFonts w:ascii="Courier New" w:hAnsi="Courier New" w:eastAsia="Courier New" w:cs="Courier New"/>
                    <w:color w:val="1F2328"/>
                    <w:sz w:val="20"/>
                    <w:szCs w:val="20"/>
                    <w:highlight w:val="white"/>
                  </w:rPr>
                </w:rPrChange>
              </w:rPr>
              <w:t>trace</w:t>
            </w:r>
            <w:r>
              <w:rPr>
                <w:rFonts w:ascii="Courier New" w:hAnsi="Courier New" w:eastAsia="Courier New" w:cs="Courier New"/>
                <w:color w:val="202020"/>
                <w:sz w:val="20"/>
                <w:szCs w:val="20"/>
                <w:highlight w:val="white"/>
                <w:lang w:val="sr-Cyrl-RS"/>
                <w:rPrChange w:id="3751" w:author="Milan Stojkov" w:date="2026-10-02T11:00:00Z">
                  <w:rPr>
                    <w:rFonts w:ascii="Courier New" w:hAnsi="Courier New" w:eastAsia="Courier New" w:cs="Courier New"/>
                    <w:color w:val="202020"/>
                    <w:sz w:val="20"/>
                    <w:szCs w:val="20"/>
                    <w:highlight w:val="white"/>
                  </w:rPr>
                </w:rPrChange>
              </w:rPr>
              <w:t>)</w:t>
            </w:r>
          </w:p>
        </w:tc>
      </w:tr>
    </w:tbl>
    <w:p w14:paraId="3DA1994D">
      <w:pPr>
        <w:pBdr>
          <w:top w:val="none" w:color="auto" w:sz="0" w:space="0"/>
          <w:left w:val="none" w:color="auto" w:sz="0" w:space="0"/>
          <w:bottom w:val="none" w:color="auto" w:sz="0" w:space="0"/>
          <w:right w:val="none" w:color="auto" w:sz="0" w:space="0"/>
          <w:between w:val="none" w:color="auto" w:sz="0" w:space="0"/>
        </w:pBdr>
        <w:jc w:val="center"/>
        <w:rPr>
          <w:ins w:id="3752" w:author="Milica Radić" w:date="2026-10-02T22:25:07Z"/>
          <w:i/>
          <w:iCs/>
          <w:color w:val="000000"/>
          <w:sz w:val="20"/>
          <w:szCs w:val="20"/>
          <w:lang w:val="sr-Cyrl-RS"/>
        </w:rPr>
      </w:pPr>
      <w:r>
        <w:rPr>
          <w:i/>
          <w:iCs/>
          <w:color w:val="000000"/>
          <w:sz w:val="20"/>
          <w:szCs w:val="20"/>
          <w:lang w:val="sr-Cyrl-RS"/>
          <w:rPrChange w:id="3753" w:author="Milan Stojkov" w:date="2026-10-02T11:00:00Z">
            <w:rPr>
              <w:i/>
              <w:iCs/>
              <w:color w:val="000000"/>
              <w:sz w:val="20"/>
              <w:szCs w:val="20"/>
            </w:rPr>
          </w:rPrChange>
        </w:rPr>
        <w:t>Листинг 5.4 - Позив пре размене</w:t>
      </w:r>
    </w:p>
    <w:p w14:paraId="3D8C9048">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3754" w:author="Milan Stojkov" w:date="2026-10-02T11:00:00Z">
            <w:rPr>
              <w:i/>
              <w:iCs/>
              <w:color w:val="000000"/>
              <w:sz w:val="20"/>
              <w:szCs w:val="20"/>
            </w:rPr>
          </w:rPrChange>
        </w:rPr>
      </w:pPr>
    </w:p>
    <w:p w14:paraId="7B82F3B7">
      <w:pPr>
        <w:widowControl w:val="0"/>
        <w:ind w:firstLine="360"/>
        <w:jc w:val="both"/>
        <w:rPr>
          <w:ins w:id="3755" w:author="Milica Radić" w:date="2026-10-02T22:25:09Z"/>
          <w:color w:val="000000"/>
          <w:sz w:val="22"/>
          <w:szCs w:val="22"/>
          <w:lang w:val="sr-Cyrl-RS"/>
        </w:rPr>
      </w:pPr>
      <w:r>
        <w:rPr>
          <w:color w:val="000000"/>
          <w:sz w:val="22"/>
          <w:szCs w:val="22"/>
          <w:lang w:val="sr-Cyrl-RS"/>
          <w:rPrChange w:id="3756" w:author="Milan Stojkov" w:date="2026-10-02T11:00:00Z">
            <w:rPr>
              <w:color w:val="000000"/>
              <w:sz w:val="22"/>
              <w:szCs w:val="22"/>
            </w:rPr>
          </w:rPrChange>
        </w:rPr>
        <w:t xml:space="preserve">На овом месту делују два напада. Модул за стварање </w:t>
      </w:r>
      <w:r>
        <w:rPr>
          <w:i/>
          <w:iCs/>
          <w:color w:val="000000"/>
          <w:sz w:val="22"/>
          <w:szCs w:val="22"/>
          <w:lang w:val="sr-Cyrl-RS"/>
          <w:rPrChange w:id="3757" w:author="Milan Stojkov" w:date="2026-10-02T11:00:00Z">
            <w:rPr>
              <w:i/>
              <w:iCs/>
              <w:color w:val="000000"/>
              <w:sz w:val="22"/>
              <w:szCs w:val="22"/>
            </w:rPr>
          </w:rPrChange>
        </w:rPr>
        <w:t xml:space="preserve">Sybil </w:t>
      </w:r>
      <w:r>
        <w:rPr>
          <w:color w:val="000000"/>
          <w:sz w:val="22"/>
          <w:szCs w:val="22"/>
          <w:lang w:val="sr-Cyrl-RS"/>
          <w:rPrChange w:id="3758" w:author="Milan Stojkov" w:date="2026-10-02T11:00:00Z">
            <w:rPr>
              <w:color w:val="000000"/>
              <w:sz w:val="22"/>
              <w:szCs w:val="22"/>
            </w:rPr>
          </w:rPrChange>
        </w:rPr>
        <w:t>идентитета решава доказе за онолико нових колико задата брзина налаже, чиме идентитет који доказ још нема не постоји за остале модуле</w:t>
      </w:r>
      <w:ins w:id="3759" w:author="Milica Radić" w:date="2026-10-02T22:36:43Z">
        <w:r>
          <w:rPr>
            <w:rFonts w:hint="default"/>
            <w:color w:val="000000"/>
            <w:sz w:val="22"/>
            <w:szCs w:val="22"/>
            <w:lang w:val="sr-Cyrl-RS"/>
          </w:rPr>
          <w:t>.</w:t>
        </w:r>
      </w:ins>
      <w:ins w:id="3760" w:author="Milica Radić" w:date="2026-10-02T22:36:44Z">
        <w:r>
          <w:rPr>
            <w:rFonts w:hint="default"/>
            <w:color w:val="000000"/>
            <w:sz w:val="22"/>
            <w:szCs w:val="22"/>
            <w:lang w:val="sr-Cyrl-RS"/>
          </w:rPr>
          <w:t xml:space="preserve"> Поступак приказује </w:t>
        </w:r>
      </w:ins>
      <w:ins w:id="3761" w:author="Milica Radić" w:date="2026-10-03T18:27:51Z">
        <w:r>
          <w:rPr>
            <w:rFonts w:hint="default"/>
            <w:color w:val="000000"/>
            <w:sz w:val="22"/>
            <w:szCs w:val="22"/>
            <w:lang w:val="sr-Cyrl-RS"/>
          </w:rPr>
          <w:t>Л</w:t>
        </w:r>
      </w:ins>
      <w:ins w:id="3762" w:author="Milica Radić" w:date="2026-10-02T22:36:44Z">
        <w:r>
          <w:rPr>
            <w:rFonts w:hint="default"/>
            <w:color w:val="000000"/>
            <w:sz w:val="22"/>
            <w:szCs w:val="22"/>
            <w:lang w:val="sr-Cyrl-RS"/>
          </w:rPr>
          <w:t>истинг 5.5.</w:t>
        </w:r>
      </w:ins>
      <w:del w:id="3763" w:author="Milica Radić" w:date="2026-10-02T22:36:42Z">
        <w:r>
          <w:rPr>
            <w:color w:val="000000"/>
            <w:sz w:val="22"/>
            <w:szCs w:val="22"/>
            <w:lang w:val="sr-Cyrl-RS"/>
            <w:rPrChange w:id="3764" w:author="Milan Stojkov" w:date="2026-10-02T11:00:00Z">
              <w:rPr>
                <w:color w:val="000000"/>
                <w:sz w:val="22"/>
                <w:szCs w:val="22"/>
              </w:rPr>
            </w:rPrChange>
          </w:rPr>
          <w:delText>:</w:delText>
        </w:r>
      </w:del>
    </w:p>
    <w:p w14:paraId="452F42AB">
      <w:pPr>
        <w:widowControl w:val="0"/>
        <w:ind w:firstLine="360"/>
        <w:jc w:val="both"/>
        <w:rPr>
          <w:color w:val="000000"/>
          <w:sz w:val="22"/>
          <w:szCs w:val="22"/>
          <w:lang w:val="sr-Cyrl-RS"/>
          <w:rPrChange w:id="3765" w:author="Milan Stojkov" w:date="2026-10-02T11:00:00Z">
            <w:rPr>
              <w:color w:val="000000"/>
              <w:sz w:val="22"/>
              <w:szCs w:val="22"/>
            </w:rPr>
          </w:rPrChange>
        </w:rPr>
      </w:pPr>
    </w:p>
    <w:tbl>
      <w:tblPr>
        <w:tblStyle w:val="5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3766" w:author="Milica Radić" w:date="2026-10-02T22:37:53Z">
          <w:tblPr>
            <w:tblStyle w:val="57"/>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3767">
          <w:tblGrid>
            <w:gridCol w:w="8724"/>
          </w:tblGrid>
        </w:tblGridChange>
      </w:tblGrid>
      <w:tr w14:paraId="6D7A5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768" w:author="Milica Radić" w:date="2026-10-02T22:37:53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3769" w:author="Milica Radić" w:date="2026-10-02T22:37:53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69CC9E07">
            <w:pPr>
              <w:widowControl/>
              <w:shd w:val="clear" w:color="auto" w:fill="FFFFFF"/>
              <w:jc w:val="left"/>
              <w:rPr>
                <w:rFonts w:ascii="Courier New" w:hAnsi="Courier New" w:eastAsia="Courier New" w:cs="Courier New"/>
                <w:color w:val="202020"/>
                <w:sz w:val="20"/>
                <w:szCs w:val="20"/>
                <w:lang w:val="sr-Cyrl-RS"/>
                <w:rPrChange w:id="3770"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CF222E"/>
                <w:sz w:val="20"/>
                <w:szCs w:val="20"/>
                <w:highlight w:val="white"/>
                <w:lang w:val="sr-Cyrl-RS"/>
                <w:rPrChange w:id="3771" w:author="Milan Stojkov" w:date="2026-10-02T11:00:00Z">
                  <w:rPr>
                    <w:rFonts w:ascii="Courier New" w:hAnsi="Courier New" w:eastAsia="Courier New" w:cs="Courier New"/>
                    <w:color w:val="CF222E"/>
                    <w:sz w:val="20"/>
                    <w:szCs w:val="20"/>
                    <w:highlight w:val="white"/>
                  </w:rPr>
                </w:rPrChange>
              </w:rPr>
              <w:t>class</w:t>
            </w:r>
            <w:r>
              <w:rPr>
                <w:rFonts w:ascii="Courier New" w:hAnsi="Courier New" w:eastAsia="Courier New" w:cs="Courier New"/>
                <w:color w:val="202020"/>
                <w:sz w:val="20"/>
                <w:szCs w:val="20"/>
                <w:highlight w:val="white"/>
                <w:lang w:val="sr-Cyrl-RS"/>
                <w:rPrChange w:id="377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3773" w:author="Milan Stojkov" w:date="2026-10-02T11:00:00Z">
                  <w:rPr>
                    <w:rFonts w:ascii="Courier New" w:hAnsi="Courier New" w:eastAsia="Courier New" w:cs="Courier New"/>
                    <w:color w:val="267F99"/>
                    <w:sz w:val="20"/>
                    <w:szCs w:val="20"/>
                    <w:highlight w:val="white"/>
                  </w:rPr>
                </w:rPrChange>
              </w:rPr>
              <w:t>SybilAttack</w:t>
            </w:r>
            <w:r>
              <w:rPr>
                <w:rFonts w:ascii="Courier New" w:hAnsi="Courier New" w:eastAsia="Courier New" w:cs="Courier New"/>
                <w:color w:val="202020"/>
                <w:sz w:val="20"/>
                <w:szCs w:val="20"/>
                <w:highlight w:val="white"/>
                <w:lang w:val="sr-Cyrl-RS"/>
                <w:rPrChange w:id="377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3775" w:author="Milan Stojkov" w:date="2026-10-02T11:00:00Z">
                  <w:rPr>
                    <w:rFonts w:ascii="Courier New" w:hAnsi="Courier New" w:eastAsia="Courier New" w:cs="Courier New"/>
                    <w:color w:val="267F99"/>
                    <w:sz w:val="20"/>
                    <w:szCs w:val="20"/>
                    <w:highlight w:val="white"/>
                  </w:rPr>
                </w:rPrChange>
              </w:rPr>
              <w:t>BaseAttack</w:t>
            </w:r>
            <w:r>
              <w:rPr>
                <w:rFonts w:ascii="Courier New" w:hAnsi="Courier New" w:eastAsia="Courier New" w:cs="Courier New"/>
                <w:color w:val="202020"/>
                <w:sz w:val="20"/>
                <w:szCs w:val="20"/>
                <w:highlight w:val="white"/>
                <w:lang w:val="sr-Cyrl-RS"/>
                <w:rPrChange w:id="3776" w:author="Milan Stojkov" w:date="2026-10-02T11:00:00Z">
                  <w:rPr>
                    <w:rFonts w:ascii="Courier New" w:hAnsi="Courier New" w:eastAsia="Courier New" w:cs="Courier New"/>
                    <w:color w:val="202020"/>
                    <w:sz w:val="20"/>
                    <w:szCs w:val="20"/>
                    <w:highlight w:val="white"/>
                  </w:rPr>
                </w:rPrChange>
              </w:rPr>
              <w:t>):</w:t>
            </w:r>
          </w:p>
          <w:p w14:paraId="69D757C5">
            <w:pPr>
              <w:widowControl/>
              <w:shd w:val="clear" w:color="auto" w:fill="FFFFFF"/>
              <w:jc w:val="left"/>
              <w:rPr>
                <w:rFonts w:ascii="Courier New" w:hAnsi="Courier New" w:eastAsia="Courier New" w:cs="Courier New"/>
                <w:sz w:val="20"/>
                <w:szCs w:val="20"/>
                <w:lang w:val="sr-Cyrl-RS"/>
                <w:rPrChange w:id="3777" w:author="Milan Stojkov" w:date="2026-10-02T11:00:00Z">
                  <w:rPr>
                    <w:rFonts w:ascii="Courier New" w:hAnsi="Courier New" w:eastAsia="Courier New" w:cs="Courier New"/>
                    <w:sz w:val="20"/>
                    <w:szCs w:val="20"/>
                  </w:rPr>
                </w:rPrChange>
              </w:rPr>
            </w:pPr>
            <w:r>
              <w:rPr>
                <w:rFonts w:ascii="Courier New" w:hAnsi="Courier New" w:eastAsia="Courier New" w:cs="Courier New"/>
                <w:color w:val="202020"/>
                <w:sz w:val="20"/>
                <w:szCs w:val="20"/>
                <w:highlight w:val="white"/>
                <w:lang w:val="sr-Cyrl-RS"/>
                <w:rPrChange w:id="377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779" w:author="Milan Stojkov" w:date="2026-10-02T11:00:00Z">
                  <w:rPr>
                    <w:rFonts w:ascii="Courier New" w:hAnsi="Courier New" w:eastAsia="Courier New" w:cs="Courier New"/>
                    <w:color w:val="1F2328"/>
                    <w:sz w:val="20"/>
                    <w:szCs w:val="20"/>
                    <w:highlight w:val="white"/>
                  </w:rPr>
                </w:rPrChange>
              </w:rPr>
              <w:t>name</w:t>
            </w:r>
            <w:r>
              <w:rPr>
                <w:rFonts w:ascii="Courier New" w:hAnsi="Courier New" w:eastAsia="Courier New" w:cs="Courier New"/>
                <w:color w:val="202020"/>
                <w:sz w:val="20"/>
                <w:szCs w:val="20"/>
                <w:highlight w:val="white"/>
                <w:lang w:val="sr-Cyrl-RS"/>
                <w:rPrChange w:id="378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3781"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378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3783" w:author="Milan Stojkov" w:date="2026-10-02T11:00:00Z">
                  <w:rPr>
                    <w:rFonts w:ascii="Courier New" w:hAnsi="Courier New" w:eastAsia="Courier New" w:cs="Courier New"/>
                    <w:color w:val="0A3069"/>
                    <w:sz w:val="20"/>
                    <w:szCs w:val="20"/>
                    <w:highlight w:val="white"/>
                  </w:rPr>
                </w:rPrChange>
              </w:rPr>
              <w:t>"sybil"</w:t>
            </w:r>
          </w:p>
          <w:p w14:paraId="054F099F">
            <w:pPr>
              <w:widowControl/>
              <w:shd w:val="clear" w:color="auto" w:fill="FFFFFF"/>
              <w:jc w:val="left"/>
              <w:rPr>
                <w:rFonts w:ascii="Courier New" w:hAnsi="Courier New" w:eastAsia="Courier New" w:cs="Courier New"/>
                <w:color w:val="202020"/>
                <w:sz w:val="20"/>
                <w:szCs w:val="20"/>
                <w:lang w:val="sr-Cyrl-RS"/>
                <w:rPrChange w:id="378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378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3786"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378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3788" w:author="Milan Stojkov" w:date="2026-10-02T11:00:00Z">
                  <w:rPr>
                    <w:rFonts w:ascii="Courier New" w:hAnsi="Courier New" w:eastAsia="Courier New" w:cs="Courier New"/>
                    <w:color w:val="8250DF"/>
                    <w:sz w:val="20"/>
                    <w:szCs w:val="20"/>
                    <w:highlight w:val="white"/>
                  </w:rPr>
                </w:rPrChange>
              </w:rPr>
              <w:t>before_round</w:t>
            </w:r>
            <w:r>
              <w:rPr>
                <w:rFonts w:ascii="Courier New" w:hAnsi="Courier New" w:eastAsia="Courier New" w:cs="Courier New"/>
                <w:color w:val="202020"/>
                <w:sz w:val="20"/>
                <w:szCs w:val="20"/>
                <w:highlight w:val="white"/>
                <w:lang w:val="sr-Cyrl-RS"/>
                <w:rPrChange w:id="378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3790"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379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792"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379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3794" w:author="Milan Stojkov" w:date="2026-10-02T11:00:00Z">
                  <w:rPr>
                    <w:rFonts w:ascii="Courier New" w:hAnsi="Courier New" w:eastAsia="Courier New" w:cs="Courier New"/>
                    <w:color w:val="267F99"/>
                    <w:sz w:val="20"/>
                    <w:szCs w:val="20"/>
                    <w:highlight w:val="white"/>
                  </w:rPr>
                </w:rPrChange>
              </w:rPr>
              <w:t>AttackContext</w:t>
            </w:r>
            <w:r>
              <w:rPr>
                <w:rFonts w:ascii="Courier New" w:hAnsi="Courier New" w:eastAsia="Courier New" w:cs="Courier New"/>
                <w:color w:val="202020"/>
                <w:sz w:val="20"/>
                <w:szCs w:val="20"/>
                <w:highlight w:val="white"/>
                <w:lang w:val="sr-Cyrl-RS"/>
                <w:rPrChange w:id="379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796" w:author="Milan Stojkov" w:date="2026-10-02T11:00:00Z">
                  <w:rPr>
                    <w:rFonts w:ascii="Courier New" w:hAnsi="Courier New" w:eastAsia="Courier New" w:cs="Courier New"/>
                    <w:color w:val="953800"/>
                    <w:sz w:val="20"/>
                    <w:szCs w:val="20"/>
                    <w:highlight w:val="white"/>
                  </w:rPr>
                </w:rPrChange>
              </w:rPr>
              <w:t>nodes</w:t>
            </w:r>
            <w:r>
              <w:rPr>
                <w:rFonts w:ascii="Courier New" w:hAnsi="Courier New" w:eastAsia="Courier New" w:cs="Courier New"/>
                <w:color w:val="202020"/>
                <w:sz w:val="20"/>
                <w:szCs w:val="20"/>
                <w:highlight w:val="white"/>
                <w:lang w:val="sr-Cyrl-RS"/>
                <w:rPrChange w:id="379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798"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379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3800"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380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802" w:author="Milan Stojkov" w:date="2026-10-02T11:00:00Z">
                  <w:rPr>
                    <w:rFonts w:ascii="Courier New" w:hAnsi="Courier New" w:eastAsia="Courier New" w:cs="Courier New"/>
                    <w:color w:val="953800"/>
                    <w:sz w:val="20"/>
                    <w:szCs w:val="20"/>
                    <w:highlight w:val="white"/>
                  </w:rPr>
                </w:rPrChange>
              </w:rPr>
              <w:t>trace</w:t>
            </w:r>
            <w:r>
              <w:rPr>
                <w:rFonts w:ascii="Courier New" w:hAnsi="Courier New" w:eastAsia="Courier New" w:cs="Courier New"/>
                <w:color w:val="000000"/>
                <w:sz w:val="20"/>
                <w:szCs w:val="20"/>
                <w:highlight w:val="white"/>
                <w:lang w:val="sr-Cyrl-RS"/>
                <w:rPrChange w:id="3803"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0000FF"/>
                <w:sz w:val="20"/>
                <w:szCs w:val="20"/>
                <w:highlight w:val="white"/>
                <w:lang w:val="sr-Cyrl-RS"/>
                <w:rPrChange w:id="3804"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3805"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0000FF"/>
                <w:sz w:val="20"/>
                <w:szCs w:val="20"/>
                <w:highlight w:val="white"/>
                <w:lang w:val="sr-Cyrl-RS"/>
                <w:rPrChange w:id="3806"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3807" w:author="Milan Stojkov" w:date="2026-10-02T11:00:00Z">
                  <w:rPr>
                    <w:rFonts w:ascii="Courier New" w:hAnsi="Courier New" w:eastAsia="Courier New" w:cs="Courier New"/>
                    <w:color w:val="202020"/>
                    <w:sz w:val="20"/>
                    <w:szCs w:val="20"/>
                    <w:highlight w:val="white"/>
                  </w:rPr>
                </w:rPrChange>
              </w:rPr>
              <w:t>:</w:t>
            </w:r>
          </w:p>
          <w:p w14:paraId="4430BF33">
            <w:pPr>
              <w:widowControl/>
              <w:shd w:val="clear" w:color="auto" w:fill="FFFFFF"/>
              <w:jc w:val="left"/>
              <w:rPr>
                <w:rFonts w:ascii="Courier New" w:hAnsi="Courier New" w:eastAsia="Courier New" w:cs="Courier New"/>
                <w:color w:val="202020"/>
                <w:sz w:val="20"/>
                <w:szCs w:val="20"/>
                <w:lang w:val="sr-Cyrl-RS"/>
                <w:rPrChange w:id="380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380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3810" w:author="Milan Stojkov" w:date="2026-10-02T11:00:00Z">
                  <w:rPr>
                    <w:rFonts w:ascii="Courier New" w:hAnsi="Courier New" w:eastAsia="Courier New" w:cs="Courier New"/>
                    <w:color w:val="AF00DB"/>
                    <w:sz w:val="20"/>
                    <w:szCs w:val="20"/>
                    <w:highlight w:val="white"/>
                  </w:rPr>
                </w:rPrChange>
              </w:rPr>
              <w:t>for</w:t>
            </w:r>
            <w:r>
              <w:rPr>
                <w:rFonts w:ascii="Courier New" w:hAnsi="Courier New" w:eastAsia="Courier New" w:cs="Courier New"/>
                <w:color w:val="202020"/>
                <w:sz w:val="20"/>
                <w:szCs w:val="20"/>
                <w:highlight w:val="white"/>
                <w:lang w:val="sr-Cyrl-RS"/>
                <w:rPrChange w:id="381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812" w:author="Milan Stojkov" w:date="2026-10-02T11:00:00Z">
                  <w:rPr>
                    <w:rFonts w:ascii="Courier New" w:hAnsi="Courier New" w:eastAsia="Courier New" w:cs="Courier New"/>
                    <w:color w:val="1F2328"/>
                    <w:sz w:val="20"/>
                    <w:szCs w:val="20"/>
                    <w:highlight w:val="white"/>
                  </w:rPr>
                </w:rPrChange>
              </w:rPr>
              <w:t>identity</w:t>
            </w:r>
            <w:r>
              <w:rPr>
                <w:rFonts w:ascii="Courier New" w:hAnsi="Courier New" w:eastAsia="Courier New" w:cs="Courier New"/>
                <w:color w:val="202020"/>
                <w:sz w:val="20"/>
                <w:szCs w:val="20"/>
                <w:highlight w:val="white"/>
                <w:lang w:val="sr-Cyrl-RS"/>
                <w:rPrChange w:id="381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3814" w:author="Milan Stojkov" w:date="2026-10-02T11:00:00Z">
                  <w:rPr>
                    <w:rFonts w:ascii="Courier New" w:hAnsi="Courier New" w:eastAsia="Courier New" w:cs="Courier New"/>
                    <w:color w:val="AF00DB"/>
                    <w:sz w:val="20"/>
                    <w:szCs w:val="20"/>
                    <w:highlight w:val="white"/>
                  </w:rPr>
                </w:rPrChange>
              </w:rPr>
              <w:t>in</w:t>
            </w:r>
            <w:r>
              <w:rPr>
                <w:rFonts w:ascii="Courier New" w:hAnsi="Courier New" w:eastAsia="Courier New" w:cs="Courier New"/>
                <w:color w:val="202020"/>
                <w:sz w:val="20"/>
                <w:szCs w:val="20"/>
                <w:highlight w:val="white"/>
                <w:lang w:val="sr-Cyrl-RS"/>
                <w:rPrChange w:id="381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816"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381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3818" w:author="Milan Stojkov" w:date="2026-10-02T11:00:00Z">
                  <w:rPr>
                    <w:rFonts w:ascii="Courier New" w:hAnsi="Courier New" w:eastAsia="Courier New" w:cs="Courier New"/>
                    <w:color w:val="8250DF"/>
                    <w:sz w:val="20"/>
                    <w:szCs w:val="20"/>
                    <w:highlight w:val="white"/>
                  </w:rPr>
                </w:rPrChange>
              </w:rPr>
              <w:t>_due</w:t>
            </w:r>
            <w:r>
              <w:rPr>
                <w:rFonts w:ascii="Courier New" w:hAnsi="Courier New" w:eastAsia="Courier New" w:cs="Courier New"/>
                <w:color w:val="202020"/>
                <w:sz w:val="20"/>
                <w:szCs w:val="20"/>
                <w:highlight w:val="white"/>
                <w:lang w:val="sr-Cyrl-RS"/>
                <w:rPrChange w:id="381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3820"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382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822"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3823" w:author="Milan Stojkov" w:date="2026-10-02T11:00:00Z">
                  <w:rPr>
                    <w:rFonts w:ascii="Courier New" w:hAnsi="Courier New" w:eastAsia="Courier New" w:cs="Courier New"/>
                    <w:color w:val="202020"/>
                    <w:sz w:val="20"/>
                    <w:szCs w:val="20"/>
                    <w:highlight w:val="white"/>
                  </w:rPr>
                </w:rPrChange>
              </w:rPr>
              <w:t>):</w:t>
            </w:r>
          </w:p>
          <w:p w14:paraId="1D23E856">
            <w:pPr>
              <w:widowControl/>
              <w:shd w:val="clear" w:color="auto" w:fill="FFFFFF"/>
              <w:jc w:val="left"/>
              <w:rPr>
                <w:rFonts w:ascii="Courier New" w:hAnsi="Courier New" w:eastAsia="Courier New" w:cs="Courier New"/>
                <w:color w:val="202020"/>
                <w:sz w:val="20"/>
                <w:szCs w:val="20"/>
                <w:lang w:val="sr-Cyrl-RS"/>
                <w:rPrChange w:id="382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382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3826"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382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828" w:author="Milan Stojkov" w:date="2026-10-02T11:00:00Z">
                  <w:rPr>
                    <w:rFonts w:ascii="Courier New" w:hAnsi="Courier New" w:eastAsia="Courier New" w:cs="Courier New"/>
                    <w:color w:val="1F2328"/>
                    <w:sz w:val="20"/>
                    <w:szCs w:val="20"/>
                    <w:highlight w:val="white"/>
                  </w:rPr>
                </w:rPrChange>
              </w:rPr>
              <w:t>identity</w:t>
            </w:r>
            <w:r>
              <w:rPr>
                <w:rFonts w:ascii="Courier New" w:hAnsi="Courier New" w:eastAsia="Courier New" w:cs="Courier New"/>
                <w:color w:val="202020"/>
                <w:sz w:val="20"/>
                <w:szCs w:val="20"/>
                <w:highlight w:val="white"/>
                <w:lang w:val="sr-Cyrl-RS"/>
                <w:rPrChange w:id="382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3830" w:author="Milan Stojkov" w:date="2026-10-02T11:00:00Z">
                  <w:rPr>
                    <w:rFonts w:ascii="Courier New" w:hAnsi="Courier New" w:eastAsia="Courier New" w:cs="Courier New"/>
                    <w:color w:val="0000FF"/>
                    <w:sz w:val="20"/>
                    <w:szCs w:val="20"/>
                    <w:highlight w:val="white"/>
                  </w:rPr>
                </w:rPrChange>
              </w:rPr>
              <w:t>in</w:t>
            </w:r>
            <w:r>
              <w:rPr>
                <w:rFonts w:ascii="Courier New" w:hAnsi="Courier New" w:eastAsia="Courier New" w:cs="Courier New"/>
                <w:color w:val="202020"/>
                <w:sz w:val="20"/>
                <w:szCs w:val="20"/>
                <w:highlight w:val="white"/>
                <w:lang w:val="sr-Cyrl-RS"/>
                <w:rPrChange w:id="383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832"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383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3834" w:author="Milan Stojkov" w:date="2026-10-02T11:00:00Z">
                  <w:rPr>
                    <w:rFonts w:ascii="Courier New" w:hAnsi="Courier New" w:eastAsia="Courier New" w:cs="Courier New"/>
                    <w:color w:val="1F2328"/>
                    <w:sz w:val="20"/>
                    <w:szCs w:val="20"/>
                    <w:highlight w:val="white"/>
                  </w:rPr>
                </w:rPrChange>
              </w:rPr>
              <w:t>nonces</w:t>
            </w:r>
            <w:r>
              <w:rPr>
                <w:rFonts w:ascii="Courier New" w:hAnsi="Courier New" w:eastAsia="Courier New" w:cs="Courier New"/>
                <w:color w:val="202020"/>
                <w:sz w:val="20"/>
                <w:szCs w:val="20"/>
                <w:highlight w:val="white"/>
                <w:lang w:val="sr-Cyrl-RS"/>
                <w:rPrChange w:id="3835" w:author="Milan Stojkov" w:date="2026-10-02T11:00:00Z">
                  <w:rPr>
                    <w:rFonts w:ascii="Courier New" w:hAnsi="Courier New" w:eastAsia="Courier New" w:cs="Courier New"/>
                    <w:color w:val="202020"/>
                    <w:sz w:val="20"/>
                    <w:szCs w:val="20"/>
                    <w:highlight w:val="white"/>
                  </w:rPr>
                </w:rPrChange>
              </w:rPr>
              <w:t>:</w:t>
            </w:r>
          </w:p>
          <w:p w14:paraId="0594F8CC">
            <w:pPr>
              <w:widowControl/>
              <w:shd w:val="clear" w:color="auto" w:fill="FFFFFF"/>
              <w:jc w:val="left"/>
              <w:rPr>
                <w:rFonts w:ascii="Courier New" w:hAnsi="Courier New" w:eastAsia="Courier New" w:cs="Courier New"/>
                <w:color w:val="202020"/>
                <w:sz w:val="20"/>
                <w:szCs w:val="20"/>
                <w:lang w:val="sr-Cyrl-RS"/>
                <w:rPrChange w:id="383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383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3838" w:author="Milan Stojkov" w:date="2026-10-02T11:00:00Z">
                  <w:rPr>
                    <w:rFonts w:ascii="Courier New" w:hAnsi="Courier New" w:eastAsia="Courier New" w:cs="Courier New"/>
                    <w:color w:val="AF00DB"/>
                    <w:sz w:val="20"/>
                    <w:szCs w:val="20"/>
                    <w:highlight w:val="white"/>
                  </w:rPr>
                </w:rPrChange>
              </w:rPr>
              <w:t>continue</w:t>
            </w:r>
          </w:p>
          <w:p w14:paraId="3F195D83">
            <w:pPr>
              <w:widowControl/>
              <w:shd w:val="clear" w:color="auto" w:fill="FFFFFF"/>
              <w:jc w:val="left"/>
              <w:rPr>
                <w:rFonts w:ascii="Courier New" w:hAnsi="Courier New" w:eastAsia="Courier New" w:cs="Courier New"/>
                <w:color w:val="202020"/>
                <w:sz w:val="20"/>
                <w:szCs w:val="20"/>
                <w:lang w:val="sr-Cyrl-RS"/>
                <w:rPrChange w:id="3839"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384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841"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384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3843" w:author="Milan Stojkov" w:date="2026-10-02T11:00:00Z">
                  <w:rPr>
                    <w:rFonts w:ascii="Courier New" w:hAnsi="Courier New" w:eastAsia="Courier New" w:cs="Courier New"/>
                    <w:color w:val="1F2328"/>
                    <w:sz w:val="20"/>
                    <w:szCs w:val="20"/>
                    <w:highlight w:val="white"/>
                  </w:rPr>
                </w:rPrChange>
              </w:rPr>
              <w:t>nonces</w:t>
            </w:r>
            <w:r>
              <w:rPr>
                <w:rFonts w:ascii="Courier New" w:hAnsi="Courier New" w:eastAsia="Courier New" w:cs="Courier New"/>
                <w:color w:val="202020"/>
                <w:sz w:val="20"/>
                <w:szCs w:val="20"/>
                <w:highlight w:val="white"/>
                <w:lang w:val="sr-Cyrl-RS"/>
                <w:rPrChange w:id="384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3845" w:author="Milan Stojkov" w:date="2026-10-02T11:00:00Z">
                  <w:rPr>
                    <w:rFonts w:ascii="Courier New" w:hAnsi="Courier New" w:eastAsia="Courier New" w:cs="Courier New"/>
                    <w:color w:val="1F2328"/>
                    <w:sz w:val="20"/>
                    <w:szCs w:val="20"/>
                    <w:highlight w:val="white"/>
                  </w:rPr>
                </w:rPrChange>
              </w:rPr>
              <w:t>identity</w:t>
            </w:r>
            <w:r>
              <w:rPr>
                <w:rFonts w:ascii="Courier New" w:hAnsi="Courier New" w:eastAsia="Courier New" w:cs="Courier New"/>
                <w:color w:val="202020"/>
                <w:sz w:val="20"/>
                <w:szCs w:val="20"/>
                <w:highlight w:val="white"/>
                <w:lang w:val="sr-Cyrl-RS"/>
                <w:rPrChange w:id="384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3847"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384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3849" w:author="Milan Stojkov" w:date="2026-10-02T11:00:00Z">
                  <w:rPr>
                    <w:rFonts w:ascii="Courier New" w:hAnsi="Courier New" w:eastAsia="Courier New" w:cs="Courier New"/>
                    <w:color w:val="8250DF"/>
                    <w:sz w:val="20"/>
                    <w:szCs w:val="20"/>
                    <w:highlight w:val="white"/>
                  </w:rPr>
                </w:rPrChange>
              </w:rPr>
              <w:t>solve_pow</w:t>
            </w:r>
            <w:r>
              <w:rPr>
                <w:rFonts w:ascii="Courier New" w:hAnsi="Courier New" w:eastAsia="Courier New" w:cs="Courier New"/>
                <w:color w:val="202020"/>
                <w:sz w:val="20"/>
                <w:szCs w:val="20"/>
                <w:highlight w:val="white"/>
                <w:lang w:val="sr-Cyrl-RS"/>
                <w:rPrChange w:id="385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3851" w:author="Milan Stojkov" w:date="2026-10-02T11:00:00Z">
                  <w:rPr>
                    <w:rFonts w:ascii="Courier New" w:hAnsi="Courier New" w:eastAsia="Courier New" w:cs="Courier New"/>
                    <w:color w:val="267F99"/>
                    <w:sz w:val="20"/>
                    <w:szCs w:val="20"/>
                    <w:highlight w:val="white"/>
                  </w:rPr>
                </w:rPrChange>
              </w:rPr>
              <w:t>str</w:t>
            </w:r>
            <w:r>
              <w:rPr>
                <w:rFonts w:ascii="Courier New" w:hAnsi="Courier New" w:eastAsia="Courier New" w:cs="Courier New"/>
                <w:color w:val="202020"/>
                <w:sz w:val="20"/>
                <w:szCs w:val="20"/>
                <w:highlight w:val="white"/>
                <w:lang w:val="sr-Cyrl-RS"/>
                <w:rPrChange w:id="385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3853" w:author="Milan Stojkov" w:date="2026-10-02T11:00:00Z">
                  <w:rPr>
                    <w:rFonts w:ascii="Courier New" w:hAnsi="Courier New" w:eastAsia="Courier New" w:cs="Courier New"/>
                    <w:color w:val="1F2328"/>
                    <w:sz w:val="20"/>
                    <w:szCs w:val="20"/>
                    <w:highlight w:val="white"/>
                  </w:rPr>
                </w:rPrChange>
              </w:rPr>
              <w:t>identity</w:t>
            </w:r>
            <w:r>
              <w:rPr>
                <w:rFonts w:ascii="Courier New" w:hAnsi="Courier New" w:eastAsia="Courier New" w:cs="Courier New"/>
                <w:color w:val="202020"/>
                <w:sz w:val="20"/>
                <w:szCs w:val="20"/>
                <w:highlight w:val="white"/>
                <w:lang w:val="sr-Cyrl-RS"/>
                <w:rPrChange w:id="385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855"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385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3857" w:author="Milan Stojkov" w:date="2026-10-02T11:00:00Z">
                  <w:rPr>
                    <w:rFonts w:ascii="Courier New" w:hAnsi="Courier New" w:eastAsia="Courier New" w:cs="Courier New"/>
                    <w:color w:val="1F2328"/>
                    <w:sz w:val="20"/>
                    <w:szCs w:val="20"/>
                    <w:highlight w:val="white"/>
                  </w:rPr>
                </w:rPrChange>
              </w:rPr>
              <w:t>pow_difficulty_bits</w:t>
            </w:r>
            <w:r>
              <w:rPr>
                <w:rFonts w:ascii="Courier New" w:hAnsi="Courier New" w:eastAsia="Courier New" w:cs="Courier New"/>
                <w:color w:val="202020"/>
                <w:sz w:val="20"/>
                <w:szCs w:val="20"/>
                <w:highlight w:val="white"/>
                <w:lang w:val="sr-Cyrl-RS"/>
                <w:rPrChange w:id="3858" w:author="Milan Stojkov" w:date="2026-10-02T11:00:00Z">
                  <w:rPr>
                    <w:rFonts w:ascii="Courier New" w:hAnsi="Courier New" w:eastAsia="Courier New" w:cs="Courier New"/>
                    <w:color w:val="202020"/>
                    <w:sz w:val="20"/>
                    <w:szCs w:val="20"/>
                    <w:highlight w:val="white"/>
                  </w:rPr>
                </w:rPrChange>
              </w:rPr>
              <w:t>)</w:t>
            </w:r>
          </w:p>
          <w:p w14:paraId="4B25354B">
            <w:pPr>
              <w:widowControl/>
              <w:shd w:val="clear" w:color="auto" w:fill="FFFFFF"/>
              <w:jc w:val="left"/>
              <w:rPr>
                <w:rFonts w:ascii="Courier New" w:hAnsi="Courier New" w:eastAsia="Courier New" w:cs="Courier New"/>
                <w:color w:val="000000"/>
                <w:sz w:val="20"/>
                <w:szCs w:val="20"/>
                <w:lang w:val="sr-Cyrl-RS"/>
                <w:rPrChange w:id="3859"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202020"/>
                <w:sz w:val="20"/>
                <w:szCs w:val="20"/>
                <w:highlight w:val="white"/>
                <w:lang w:val="sr-Cyrl-RS"/>
                <w:rPrChange w:id="386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861"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386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3863" w:author="Milan Stojkov" w:date="2026-10-02T11:00:00Z">
                  <w:rPr>
                    <w:rFonts w:ascii="Courier New" w:hAnsi="Courier New" w:eastAsia="Courier New" w:cs="Courier New"/>
                    <w:color w:val="1F2328"/>
                    <w:sz w:val="20"/>
                    <w:szCs w:val="20"/>
                    <w:highlight w:val="white"/>
                  </w:rPr>
                </w:rPrChange>
              </w:rPr>
              <w:t>created</w:t>
            </w:r>
            <w:r>
              <w:rPr>
                <w:rFonts w:ascii="Courier New" w:hAnsi="Courier New" w:eastAsia="Courier New" w:cs="Courier New"/>
                <w:color w:val="202020"/>
                <w:sz w:val="20"/>
                <w:szCs w:val="20"/>
                <w:highlight w:val="white"/>
                <w:lang w:val="sr-Cyrl-RS"/>
                <w:rPrChange w:id="386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3865" w:author="Milan Stojkov" w:date="2026-10-02T11:00:00Z">
                  <w:rPr>
                    <w:rFonts w:ascii="Courier New" w:hAnsi="Courier New" w:eastAsia="Courier New" w:cs="Courier New"/>
                    <w:color w:val="1F2328"/>
                    <w:sz w:val="20"/>
                    <w:szCs w:val="20"/>
                    <w:highlight w:val="white"/>
                  </w:rPr>
                </w:rPrChange>
              </w:rPr>
              <w:t>identity</w:t>
            </w:r>
            <w:r>
              <w:rPr>
                <w:rFonts w:ascii="Courier New" w:hAnsi="Courier New" w:eastAsia="Courier New" w:cs="Courier New"/>
                <w:color w:val="202020"/>
                <w:sz w:val="20"/>
                <w:szCs w:val="20"/>
                <w:highlight w:val="white"/>
                <w:lang w:val="sr-Cyrl-RS"/>
                <w:rPrChange w:id="386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3867"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386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869" w:author="Milan Stojkov" w:date="2026-10-02T11:00:00Z">
                  <w:rPr>
                    <w:rFonts w:ascii="Courier New" w:hAnsi="Courier New" w:eastAsia="Courier New" w:cs="Courier New"/>
                    <w:color w:val="953800"/>
                    <w:sz w:val="20"/>
                    <w:szCs w:val="20"/>
                    <w:highlight w:val="white"/>
                  </w:rPr>
                </w:rPrChange>
              </w:rPr>
              <w:t>round_now</w:t>
            </w:r>
          </w:p>
        </w:tc>
      </w:tr>
    </w:tbl>
    <w:p w14:paraId="0A1EEF55">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3870" w:author="Milan Stojkov" w:date="2026-10-02T11:00:00Z">
            <w:rPr>
              <w:i/>
              <w:iCs/>
              <w:color w:val="000000"/>
              <w:sz w:val="20"/>
              <w:szCs w:val="20"/>
            </w:rPr>
          </w:rPrChange>
        </w:rPr>
      </w:pPr>
      <w:r>
        <w:rPr>
          <w:i/>
          <w:iCs/>
          <w:color w:val="000000"/>
          <w:sz w:val="20"/>
          <w:szCs w:val="20"/>
          <w:lang w:val="sr-Cyrl-RS"/>
          <w:rPrChange w:id="3871" w:author="Milan Stojkov" w:date="2026-10-02T11:00:00Z">
            <w:rPr>
              <w:i/>
              <w:iCs/>
              <w:color w:val="000000"/>
              <w:sz w:val="20"/>
              <w:szCs w:val="20"/>
            </w:rPr>
          </w:rPrChange>
        </w:rPr>
        <w:t>Листинг 5.5 - Постепено стварање Sybil идентитета</w:t>
      </w:r>
    </w:p>
    <w:p w14:paraId="21E57C4A">
      <w:pPr>
        <w:widowControl w:val="0"/>
        <w:ind w:firstLine="360"/>
        <w:jc w:val="both"/>
        <w:rPr>
          <w:ins w:id="3872" w:author="Milica Radić" w:date="2026-10-02T22:25:11Z"/>
          <w:color w:val="000000"/>
          <w:sz w:val="22"/>
          <w:szCs w:val="22"/>
          <w:lang w:val="sr-Cyrl-RS"/>
        </w:rPr>
      </w:pPr>
    </w:p>
    <w:p w14:paraId="279653A7">
      <w:pPr>
        <w:widowControl w:val="0"/>
        <w:ind w:firstLine="360"/>
        <w:jc w:val="both"/>
        <w:rPr>
          <w:ins w:id="3873" w:author="Milica Radić" w:date="2026-10-03T18:37:00Z"/>
          <w:color w:val="000000"/>
          <w:sz w:val="22"/>
          <w:szCs w:val="22"/>
          <w:lang w:val="sr-Cyrl-RS"/>
        </w:rPr>
      </w:pPr>
      <w:r>
        <w:rPr>
          <w:color w:val="000000"/>
          <w:sz w:val="22"/>
          <w:szCs w:val="22"/>
          <w:lang w:val="sr-Cyrl-RS"/>
          <w:rPrChange w:id="3874" w:author="Milan Stojkov" w:date="2026-10-02T11:00:00Z">
            <w:rPr>
              <w:color w:val="000000"/>
              <w:sz w:val="22"/>
              <w:szCs w:val="22"/>
            </w:rPr>
          </w:rPrChange>
        </w:rPr>
        <w:t>Модул за обнављање идентитета</w:t>
      </w:r>
      <w:ins w:id="3875" w:author="Milica Radić" w:date="2026-10-02T22:37:06Z">
        <w:r>
          <w:rPr>
            <w:rFonts w:hint="default"/>
            <w:color w:val="000000"/>
            <w:sz w:val="22"/>
            <w:szCs w:val="22"/>
            <w:lang w:val="sr-Cyrl-RS"/>
          </w:rPr>
          <w:t>, прика</w:t>
        </w:r>
      </w:ins>
      <w:ins w:id="3876" w:author="Milica Radić" w:date="2026-10-02T22:37:08Z">
        <w:r>
          <w:rPr>
            <w:rFonts w:hint="default"/>
            <w:color w:val="000000"/>
            <w:sz w:val="22"/>
            <w:szCs w:val="22"/>
            <w:lang w:val="sr-Cyrl-RS"/>
          </w:rPr>
          <w:t>зан</w:t>
        </w:r>
      </w:ins>
      <w:ins w:id="3877" w:author="Milica Radić" w:date="2026-10-02T22:37:13Z">
        <w:r>
          <w:rPr>
            <w:rFonts w:hint="default"/>
            <w:color w:val="000000"/>
            <w:sz w:val="22"/>
            <w:szCs w:val="22"/>
            <w:lang w:val="sr-Cyrl-RS"/>
          </w:rPr>
          <w:t xml:space="preserve"> </w:t>
        </w:r>
      </w:ins>
      <w:ins w:id="3878" w:author="Milica Radić" w:date="2026-10-02T22:37:36Z">
        <w:r>
          <w:rPr>
            <w:rFonts w:hint="default"/>
            <w:color w:val="000000"/>
            <w:sz w:val="22"/>
            <w:szCs w:val="22"/>
            <w:lang w:val="sr-Cyrl-RS"/>
          </w:rPr>
          <w:t xml:space="preserve">у </w:t>
        </w:r>
      </w:ins>
      <w:ins w:id="3879" w:author="Milica Radić" w:date="2026-10-03T18:27:54Z">
        <w:r>
          <w:rPr>
            <w:rFonts w:hint="default"/>
            <w:color w:val="000000"/>
            <w:sz w:val="22"/>
            <w:szCs w:val="22"/>
            <w:lang w:val="sr-Cyrl-RS"/>
          </w:rPr>
          <w:t>Л</w:t>
        </w:r>
      </w:ins>
      <w:ins w:id="3880" w:author="Milica Radić" w:date="2026-10-02T22:37:14Z">
        <w:r>
          <w:rPr>
            <w:rFonts w:hint="default"/>
            <w:color w:val="000000"/>
            <w:sz w:val="22"/>
            <w:szCs w:val="22"/>
            <w:lang w:val="sr-Cyrl-RS"/>
          </w:rPr>
          <w:t>исти</w:t>
        </w:r>
      </w:ins>
      <w:ins w:id="3881" w:author="Milica Radić" w:date="2026-10-02T22:37:15Z">
        <w:r>
          <w:rPr>
            <w:rFonts w:hint="default"/>
            <w:color w:val="000000"/>
            <w:sz w:val="22"/>
            <w:szCs w:val="22"/>
            <w:lang w:val="sr-Cyrl-RS"/>
          </w:rPr>
          <w:t xml:space="preserve">нгу </w:t>
        </w:r>
      </w:ins>
      <w:ins w:id="3882" w:author="Milica Radić" w:date="2026-10-02T22:37:16Z">
        <w:r>
          <w:rPr>
            <w:rFonts w:hint="default"/>
            <w:color w:val="000000"/>
            <w:sz w:val="22"/>
            <w:szCs w:val="22"/>
            <w:lang w:val="sr-Cyrl-RS"/>
          </w:rPr>
          <w:t>5.6</w:t>
        </w:r>
      </w:ins>
      <w:ins w:id="3883" w:author="Milica Radić" w:date="2026-10-02T22:37:17Z">
        <w:r>
          <w:rPr>
            <w:rFonts w:hint="default"/>
            <w:color w:val="000000"/>
            <w:sz w:val="22"/>
            <w:szCs w:val="22"/>
            <w:lang w:val="sr-Cyrl-RS"/>
          </w:rPr>
          <w:t>,</w:t>
        </w:r>
      </w:ins>
      <w:r>
        <w:rPr>
          <w:color w:val="000000"/>
          <w:sz w:val="22"/>
          <w:szCs w:val="22"/>
          <w:lang w:val="sr-Cyrl-RS"/>
          <w:rPrChange w:id="3884" w:author="Milan Stojkov" w:date="2026-10-02T11:00:00Z">
            <w:rPr>
              <w:color w:val="000000"/>
              <w:sz w:val="22"/>
              <w:szCs w:val="22"/>
            </w:rPr>
          </w:rPrChange>
        </w:rPr>
        <w:t xml:space="preserve"> уклања одсутне нападаче из скупова суседа, а онима који се враћају брише запис у дневнику, чиме код свих чворова крећу као нови</w:t>
      </w:r>
      <w:ins w:id="3885" w:author="Milica Radić" w:date="2026-10-02T22:37:01Z">
        <w:r>
          <w:rPr>
            <w:rFonts w:hint="default"/>
            <w:color w:val="000000"/>
            <w:sz w:val="22"/>
            <w:szCs w:val="22"/>
            <w:lang w:val="sr-Cyrl-RS"/>
          </w:rPr>
          <w:t>.</w:t>
        </w:r>
      </w:ins>
      <w:del w:id="3886" w:author="Milica Radić" w:date="2026-10-02T22:37:01Z">
        <w:r>
          <w:rPr>
            <w:color w:val="000000"/>
            <w:sz w:val="22"/>
            <w:szCs w:val="22"/>
            <w:lang w:val="sr-Cyrl-RS"/>
            <w:rPrChange w:id="3887" w:author="Milan Stojkov" w:date="2026-10-02T11:00:00Z">
              <w:rPr>
                <w:color w:val="000000"/>
                <w:sz w:val="22"/>
                <w:szCs w:val="22"/>
              </w:rPr>
            </w:rPrChange>
          </w:rPr>
          <w:delText>:</w:delText>
        </w:r>
      </w:del>
    </w:p>
    <w:p w14:paraId="59342B64">
      <w:pPr>
        <w:widowControl/>
        <w:ind w:firstLine="0"/>
        <w:jc w:val="left"/>
        <w:rPr>
          <w:ins w:id="3889" w:author="Milica Radić" w:date="2026-10-03T18:37:00Z"/>
          <w:color w:val="000000"/>
          <w:sz w:val="22"/>
          <w:szCs w:val="22"/>
          <w:lang w:val="sr-Cyrl-RS"/>
        </w:rPr>
        <w:pPrChange w:id="3888" w:author="Milica Radić" w:date="2026-10-03T18:37:00Z">
          <w:pPr>
            <w:widowControl w:val="0"/>
            <w:ind w:firstLine="360"/>
            <w:jc w:val="both"/>
          </w:pPr>
        </w:pPrChange>
      </w:pPr>
      <w:ins w:id="3890" w:author="Milica Radić" w:date="2026-10-03T18:37:00Z">
        <w:r>
          <w:rPr>
            <w:color w:val="000000"/>
            <w:sz w:val="22"/>
            <w:szCs w:val="22"/>
            <w:lang w:val="sr-Cyrl-RS"/>
          </w:rPr>
          <w:br w:type="page"/>
        </w:r>
      </w:ins>
    </w:p>
    <w:p w14:paraId="5E859F9D">
      <w:pPr>
        <w:widowControl w:val="0"/>
        <w:ind w:firstLine="360"/>
        <w:jc w:val="both"/>
        <w:rPr>
          <w:del w:id="3891" w:author="Milica Radić" w:date="2026-10-03T18:37:01Z"/>
          <w:color w:val="000000"/>
          <w:sz w:val="22"/>
          <w:szCs w:val="22"/>
          <w:lang w:val="sr-Cyrl-RS"/>
        </w:rPr>
      </w:pPr>
    </w:p>
    <w:tbl>
      <w:tblPr>
        <w:tblStyle w:val="5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3892" w:author="Milica Radić" w:date="2026-10-02T22:37:45Z">
          <w:tblPr>
            <w:tblStyle w:val="58"/>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3893">
          <w:tblGrid>
            <w:gridCol w:w="8724"/>
          </w:tblGrid>
        </w:tblGridChange>
      </w:tblGrid>
      <w:tr w14:paraId="2B658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3894" w:author="Milica Radić" w:date="2026-10-02T22:37:4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3895" w:author="Milica Radić" w:date="2026-10-02T22:37:45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52225DD6">
            <w:pPr>
              <w:widowControl/>
              <w:shd w:val="clear" w:color="auto" w:fill="FFFFFF"/>
              <w:jc w:val="left"/>
              <w:rPr>
                <w:rFonts w:ascii="Courier New" w:hAnsi="Courier New" w:eastAsia="Courier New" w:cs="Courier New"/>
                <w:color w:val="202020"/>
                <w:sz w:val="20"/>
                <w:szCs w:val="20"/>
                <w:lang w:val="sr-Cyrl-RS"/>
                <w:rPrChange w:id="389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CF222E"/>
                <w:sz w:val="20"/>
                <w:szCs w:val="20"/>
                <w:highlight w:val="white"/>
                <w:lang w:val="sr-Cyrl-RS"/>
                <w:rPrChange w:id="3897" w:author="Milan Stojkov" w:date="2026-10-02T11:00:00Z">
                  <w:rPr>
                    <w:rFonts w:ascii="Courier New" w:hAnsi="Courier New" w:eastAsia="Courier New" w:cs="Courier New"/>
                    <w:color w:val="CF222E"/>
                    <w:sz w:val="20"/>
                    <w:szCs w:val="20"/>
                    <w:highlight w:val="white"/>
                  </w:rPr>
                </w:rPrChange>
              </w:rPr>
              <w:t>class</w:t>
            </w:r>
            <w:r>
              <w:rPr>
                <w:rFonts w:ascii="Courier New" w:hAnsi="Courier New" w:eastAsia="Courier New" w:cs="Courier New"/>
                <w:color w:val="202020"/>
                <w:sz w:val="20"/>
                <w:szCs w:val="20"/>
                <w:highlight w:val="white"/>
                <w:lang w:val="sr-Cyrl-RS"/>
                <w:rPrChange w:id="389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3899" w:author="Milan Stojkov" w:date="2026-10-02T11:00:00Z">
                  <w:rPr>
                    <w:rFonts w:ascii="Courier New" w:hAnsi="Courier New" w:eastAsia="Courier New" w:cs="Courier New"/>
                    <w:color w:val="267F99"/>
                    <w:sz w:val="20"/>
                    <w:szCs w:val="20"/>
                    <w:highlight w:val="white"/>
                  </w:rPr>
                </w:rPrChange>
              </w:rPr>
              <w:t>ChurnAttack</w:t>
            </w:r>
            <w:r>
              <w:rPr>
                <w:rFonts w:ascii="Courier New" w:hAnsi="Courier New" w:eastAsia="Courier New" w:cs="Courier New"/>
                <w:color w:val="202020"/>
                <w:sz w:val="20"/>
                <w:szCs w:val="20"/>
                <w:highlight w:val="white"/>
                <w:lang w:val="sr-Cyrl-RS"/>
                <w:rPrChange w:id="390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3901" w:author="Milan Stojkov" w:date="2026-10-02T11:00:00Z">
                  <w:rPr>
                    <w:rFonts w:ascii="Courier New" w:hAnsi="Courier New" w:eastAsia="Courier New" w:cs="Courier New"/>
                    <w:color w:val="267F99"/>
                    <w:sz w:val="20"/>
                    <w:szCs w:val="20"/>
                    <w:highlight w:val="white"/>
                  </w:rPr>
                </w:rPrChange>
              </w:rPr>
              <w:t>BaseAttack</w:t>
            </w:r>
            <w:r>
              <w:rPr>
                <w:rFonts w:ascii="Courier New" w:hAnsi="Courier New" w:eastAsia="Courier New" w:cs="Courier New"/>
                <w:color w:val="202020"/>
                <w:sz w:val="20"/>
                <w:szCs w:val="20"/>
                <w:highlight w:val="white"/>
                <w:lang w:val="sr-Cyrl-RS"/>
                <w:rPrChange w:id="3902" w:author="Milan Stojkov" w:date="2026-10-02T11:00:00Z">
                  <w:rPr>
                    <w:rFonts w:ascii="Courier New" w:hAnsi="Courier New" w:eastAsia="Courier New" w:cs="Courier New"/>
                    <w:color w:val="202020"/>
                    <w:sz w:val="20"/>
                    <w:szCs w:val="20"/>
                    <w:highlight w:val="white"/>
                  </w:rPr>
                </w:rPrChange>
              </w:rPr>
              <w:t>):</w:t>
            </w:r>
          </w:p>
          <w:p w14:paraId="0B76B5A2">
            <w:pPr>
              <w:widowControl/>
              <w:shd w:val="clear" w:color="auto" w:fill="FFFFFF"/>
              <w:jc w:val="left"/>
              <w:rPr>
                <w:rFonts w:ascii="Courier New" w:hAnsi="Courier New" w:eastAsia="Courier New" w:cs="Courier New"/>
                <w:sz w:val="20"/>
                <w:szCs w:val="20"/>
                <w:lang w:val="sr-Cyrl-RS"/>
                <w:rPrChange w:id="3903" w:author="Milan Stojkov" w:date="2026-10-02T11:00:00Z">
                  <w:rPr>
                    <w:rFonts w:ascii="Courier New" w:hAnsi="Courier New" w:eastAsia="Courier New" w:cs="Courier New"/>
                    <w:sz w:val="20"/>
                    <w:szCs w:val="20"/>
                  </w:rPr>
                </w:rPrChange>
              </w:rPr>
            </w:pPr>
            <w:r>
              <w:rPr>
                <w:rFonts w:ascii="Courier New" w:hAnsi="Courier New" w:eastAsia="Courier New" w:cs="Courier New"/>
                <w:color w:val="202020"/>
                <w:sz w:val="20"/>
                <w:szCs w:val="20"/>
                <w:highlight w:val="white"/>
                <w:lang w:val="sr-Cyrl-RS"/>
                <w:rPrChange w:id="390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905" w:author="Milan Stojkov" w:date="2026-10-02T11:00:00Z">
                  <w:rPr>
                    <w:rFonts w:ascii="Courier New" w:hAnsi="Courier New" w:eastAsia="Courier New" w:cs="Courier New"/>
                    <w:color w:val="1F2328"/>
                    <w:sz w:val="20"/>
                    <w:szCs w:val="20"/>
                    <w:highlight w:val="white"/>
                  </w:rPr>
                </w:rPrChange>
              </w:rPr>
              <w:t>name</w:t>
            </w:r>
            <w:r>
              <w:rPr>
                <w:rFonts w:ascii="Courier New" w:hAnsi="Courier New" w:eastAsia="Courier New" w:cs="Courier New"/>
                <w:color w:val="202020"/>
                <w:sz w:val="20"/>
                <w:szCs w:val="20"/>
                <w:highlight w:val="white"/>
                <w:lang w:val="sr-Cyrl-RS"/>
                <w:rPrChange w:id="390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3907"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390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3909" w:author="Milan Stojkov" w:date="2026-10-02T11:00:00Z">
                  <w:rPr>
                    <w:rFonts w:ascii="Courier New" w:hAnsi="Courier New" w:eastAsia="Courier New" w:cs="Courier New"/>
                    <w:color w:val="0A3069"/>
                    <w:sz w:val="20"/>
                    <w:szCs w:val="20"/>
                    <w:highlight w:val="white"/>
                  </w:rPr>
                </w:rPrChange>
              </w:rPr>
              <w:t>"churn"</w:t>
            </w:r>
          </w:p>
          <w:p w14:paraId="6422C7FD">
            <w:pPr>
              <w:widowControl/>
              <w:shd w:val="clear" w:color="auto" w:fill="FFFFFF"/>
              <w:jc w:val="left"/>
              <w:rPr>
                <w:rFonts w:ascii="Courier New" w:hAnsi="Courier New" w:eastAsia="Courier New" w:cs="Courier New"/>
                <w:color w:val="202020"/>
                <w:sz w:val="20"/>
                <w:szCs w:val="20"/>
                <w:lang w:val="sr-Cyrl-RS"/>
                <w:rPrChange w:id="3910"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391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3912"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391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3914" w:author="Milan Stojkov" w:date="2026-10-02T11:00:00Z">
                  <w:rPr>
                    <w:rFonts w:ascii="Courier New" w:hAnsi="Courier New" w:eastAsia="Courier New" w:cs="Courier New"/>
                    <w:color w:val="8250DF"/>
                    <w:sz w:val="20"/>
                    <w:szCs w:val="20"/>
                    <w:highlight w:val="white"/>
                  </w:rPr>
                </w:rPrChange>
              </w:rPr>
              <w:t>before_round</w:t>
            </w:r>
            <w:r>
              <w:rPr>
                <w:rFonts w:ascii="Courier New" w:hAnsi="Courier New" w:eastAsia="Courier New" w:cs="Courier New"/>
                <w:color w:val="202020"/>
                <w:sz w:val="20"/>
                <w:szCs w:val="20"/>
                <w:highlight w:val="white"/>
                <w:lang w:val="sr-Cyrl-RS"/>
                <w:rPrChange w:id="391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3916"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391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918"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391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3920" w:author="Milan Stojkov" w:date="2026-10-02T11:00:00Z">
                  <w:rPr>
                    <w:rFonts w:ascii="Courier New" w:hAnsi="Courier New" w:eastAsia="Courier New" w:cs="Courier New"/>
                    <w:color w:val="267F99"/>
                    <w:sz w:val="20"/>
                    <w:szCs w:val="20"/>
                    <w:highlight w:val="white"/>
                  </w:rPr>
                </w:rPrChange>
              </w:rPr>
              <w:t>AttackContext</w:t>
            </w:r>
            <w:r>
              <w:rPr>
                <w:rFonts w:ascii="Courier New" w:hAnsi="Courier New" w:eastAsia="Courier New" w:cs="Courier New"/>
                <w:color w:val="202020"/>
                <w:sz w:val="20"/>
                <w:szCs w:val="20"/>
                <w:highlight w:val="white"/>
                <w:lang w:val="sr-Cyrl-RS"/>
                <w:rPrChange w:id="392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922" w:author="Milan Stojkov" w:date="2026-10-02T11:00:00Z">
                  <w:rPr>
                    <w:rFonts w:ascii="Courier New" w:hAnsi="Courier New" w:eastAsia="Courier New" w:cs="Courier New"/>
                    <w:color w:val="953800"/>
                    <w:sz w:val="20"/>
                    <w:szCs w:val="20"/>
                    <w:highlight w:val="white"/>
                  </w:rPr>
                </w:rPrChange>
              </w:rPr>
              <w:t>nodes</w:t>
            </w:r>
            <w:r>
              <w:rPr>
                <w:rFonts w:ascii="Courier New" w:hAnsi="Courier New" w:eastAsia="Courier New" w:cs="Courier New"/>
                <w:color w:val="202020"/>
                <w:sz w:val="20"/>
                <w:szCs w:val="20"/>
                <w:highlight w:val="white"/>
                <w:lang w:val="sr-Cyrl-RS"/>
                <w:rPrChange w:id="392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3924" w:author="Milan Stojkov" w:date="2026-10-02T11:00:00Z">
                  <w:rPr>
                    <w:rFonts w:ascii="Courier New" w:hAnsi="Courier New" w:eastAsia="Courier New" w:cs="Courier New"/>
                    <w:color w:val="267F99"/>
                    <w:sz w:val="20"/>
                    <w:szCs w:val="20"/>
                    <w:highlight w:val="white"/>
                  </w:rPr>
                </w:rPrChange>
              </w:rPr>
              <w:t>Dict</w:t>
            </w:r>
            <w:r>
              <w:rPr>
                <w:rFonts w:ascii="Courier New" w:hAnsi="Courier New" w:eastAsia="Courier New" w:cs="Courier New"/>
                <w:color w:val="202020"/>
                <w:sz w:val="20"/>
                <w:szCs w:val="20"/>
                <w:highlight w:val="white"/>
                <w:lang w:val="sr-Cyrl-RS"/>
                <w:rPrChange w:id="392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3926"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392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3928" w:author="Milan Stojkov" w:date="2026-10-02T11:00:00Z">
                  <w:rPr>
                    <w:rFonts w:ascii="Courier New" w:hAnsi="Courier New" w:eastAsia="Courier New" w:cs="Courier New"/>
                    <w:color w:val="267F99"/>
                    <w:sz w:val="20"/>
                    <w:szCs w:val="20"/>
                    <w:highlight w:val="white"/>
                  </w:rPr>
                </w:rPrChange>
              </w:rPr>
              <w:t>object</w:t>
            </w:r>
            <w:r>
              <w:rPr>
                <w:rFonts w:ascii="Courier New" w:hAnsi="Courier New" w:eastAsia="Courier New" w:cs="Courier New"/>
                <w:color w:val="202020"/>
                <w:sz w:val="20"/>
                <w:szCs w:val="20"/>
                <w:highlight w:val="white"/>
                <w:lang w:val="sr-Cyrl-RS"/>
                <w:rPrChange w:id="3929" w:author="Milan Stojkov" w:date="2026-10-02T11:00:00Z">
                  <w:rPr>
                    <w:rFonts w:ascii="Courier New" w:hAnsi="Courier New" w:eastAsia="Courier New" w:cs="Courier New"/>
                    <w:color w:val="202020"/>
                    <w:sz w:val="20"/>
                    <w:szCs w:val="20"/>
                    <w:highlight w:val="white"/>
                  </w:rPr>
                </w:rPrChange>
              </w:rPr>
              <w:t>],</w:t>
            </w:r>
          </w:p>
          <w:p w14:paraId="255F2155">
            <w:pPr>
              <w:widowControl/>
              <w:shd w:val="clear" w:color="auto" w:fill="FFFFFF"/>
              <w:jc w:val="left"/>
              <w:rPr>
                <w:rFonts w:ascii="Courier New" w:hAnsi="Courier New" w:eastAsia="Courier New" w:cs="Courier New"/>
                <w:color w:val="202020"/>
                <w:sz w:val="20"/>
                <w:szCs w:val="20"/>
                <w:lang w:val="sr-Cyrl-RS"/>
                <w:rPrChange w:id="3930"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3931" w:author="Milan Stojkov" w:date="2026-10-02T11:00:00Z">
                  <w:rPr>
                    <w:rFonts w:ascii="Courier New" w:hAnsi="Courier New" w:eastAsia="Courier New" w:cs="Courier New"/>
                    <w:color w:val="202020"/>
                    <w:sz w:val="20"/>
                    <w:szCs w:val="20"/>
                    <w:highlight w:val="white"/>
                  </w:rPr>
                </w:rPrChange>
              </w:rPr>
              <w:t>                     </w:t>
            </w:r>
            <w:r>
              <w:rPr>
                <w:rFonts w:ascii="Courier New" w:hAnsi="Courier New" w:eastAsia="Courier New" w:cs="Courier New"/>
                <w:color w:val="953800"/>
                <w:sz w:val="20"/>
                <w:szCs w:val="20"/>
                <w:highlight w:val="white"/>
                <w:lang w:val="sr-Cyrl-RS"/>
                <w:rPrChange w:id="3932"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393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3934"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393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936" w:author="Milan Stojkov" w:date="2026-10-02T11:00:00Z">
                  <w:rPr>
                    <w:rFonts w:ascii="Courier New" w:hAnsi="Courier New" w:eastAsia="Courier New" w:cs="Courier New"/>
                    <w:color w:val="953800"/>
                    <w:sz w:val="20"/>
                    <w:szCs w:val="20"/>
                    <w:highlight w:val="white"/>
                  </w:rPr>
                </w:rPrChange>
              </w:rPr>
              <w:t>trace</w:t>
            </w:r>
            <w:r>
              <w:rPr>
                <w:rFonts w:ascii="Courier New" w:hAnsi="Courier New" w:eastAsia="Courier New" w:cs="Courier New"/>
                <w:color w:val="000000"/>
                <w:sz w:val="20"/>
                <w:szCs w:val="20"/>
                <w:highlight w:val="white"/>
                <w:lang w:val="sr-Cyrl-RS"/>
                <w:rPrChange w:id="3937"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0000FF"/>
                <w:sz w:val="20"/>
                <w:szCs w:val="20"/>
                <w:highlight w:val="white"/>
                <w:lang w:val="sr-Cyrl-RS"/>
                <w:rPrChange w:id="3938"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3939"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0000FF"/>
                <w:sz w:val="20"/>
                <w:szCs w:val="20"/>
                <w:highlight w:val="white"/>
                <w:lang w:val="sr-Cyrl-RS"/>
                <w:rPrChange w:id="3940"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3941" w:author="Milan Stojkov" w:date="2026-10-02T11:00:00Z">
                  <w:rPr>
                    <w:rFonts w:ascii="Courier New" w:hAnsi="Courier New" w:eastAsia="Courier New" w:cs="Courier New"/>
                    <w:color w:val="202020"/>
                    <w:sz w:val="20"/>
                    <w:szCs w:val="20"/>
                    <w:highlight w:val="white"/>
                  </w:rPr>
                </w:rPrChange>
              </w:rPr>
              <w:t>:</w:t>
            </w:r>
          </w:p>
          <w:p w14:paraId="4D8E8D59">
            <w:pPr>
              <w:widowControl/>
              <w:shd w:val="clear" w:color="auto" w:fill="FFFFFF"/>
              <w:jc w:val="left"/>
              <w:rPr>
                <w:rFonts w:ascii="Courier New" w:hAnsi="Courier New" w:eastAsia="Courier New" w:cs="Courier New"/>
                <w:color w:val="202020"/>
                <w:sz w:val="20"/>
                <w:szCs w:val="20"/>
                <w:lang w:val="sr-Cyrl-RS"/>
                <w:rPrChange w:id="3942"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394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944" w:author="Milan Stojkov" w:date="2026-10-02T11:00:00Z">
                  <w:rPr>
                    <w:rFonts w:ascii="Courier New" w:hAnsi="Courier New" w:eastAsia="Courier New" w:cs="Courier New"/>
                    <w:color w:val="1F2328"/>
                    <w:sz w:val="20"/>
                    <w:szCs w:val="20"/>
                    <w:highlight w:val="white"/>
                  </w:rPr>
                </w:rPrChange>
              </w:rPr>
              <w:t>away</w:t>
            </w:r>
            <w:r>
              <w:rPr>
                <w:rFonts w:ascii="Courier New" w:hAnsi="Courier New" w:eastAsia="Courier New" w:cs="Courier New"/>
                <w:color w:val="202020"/>
                <w:sz w:val="20"/>
                <w:szCs w:val="20"/>
                <w:highlight w:val="white"/>
                <w:lang w:val="sr-Cyrl-RS"/>
                <w:rPrChange w:id="394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3946"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394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948"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394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3950" w:author="Milan Stojkov" w:date="2026-10-02T11:00:00Z">
                  <w:rPr>
                    <w:rFonts w:ascii="Courier New" w:hAnsi="Courier New" w:eastAsia="Courier New" w:cs="Courier New"/>
                    <w:color w:val="8250DF"/>
                    <w:sz w:val="20"/>
                    <w:szCs w:val="20"/>
                    <w:highlight w:val="white"/>
                  </w:rPr>
                </w:rPrChange>
              </w:rPr>
              <w:t>offline_ids</w:t>
            </w:r>
            <w:r>
              <w:rPr>
                <w:rFonts w:ascii="Courier New" w:hAnsi="Courier New" w:eastAsia="Courier New" w:cs="Courier New"/>
                <w:color w:val="202020"/>
                <w:sz w:val="20"/>
                <w:szCs w:val="20"/>
                <w:highlight w:val="white"/>
                <w:lang w:val="sr-Cyrl-RS"/>
                <w:rPrChange w:id="395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3952"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395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954"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3955" w:author="Milan Stojkov" w:date="2026-10-02T11:00:00Z">
                  <w:rPr>
                    <w:rFonts w:ascii="Courier New" w:hAnsi="Courier New" w:eastAsia="Courier New" w:cs="Courier New"/>
                    <w:color w:val="202020"/>
                    <w:sz w:val="20"/>
                    <w:szCs w:val="20"/>
                    <w:highlight w:val="white"/>
                  </w:rPr>
                </w:rPrChange>
              </w:rPr>
              <w:t>)</w:t>
            </w:r>
          </w:p>
          <w:p w14:paraId="70D17681">
            <w:pPr>
              <w:widowControl/>
              <w:shd w:val="clear" w:color="auto" w:fill="FFFFFF"/>
              <w:jc w:val="left"/>
              <w:rPr>
                <w:rFonts w:ascii="Courier New" w:hAnsi="Courier New" w:eastAsia="Courier New" w:cs="Courier New"/>
                <w:color w:val="202020"/>
                <w:sz w:val="20"/>
                <w:szCs w:val="20"/>
                <w:lang w:val="sr-Cyrl-RS"/>
                <w:rPrChange w:id="395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395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3958" w:author="Milan Stojkov" w:date="2026-10-02T11:00:00Z">
                  <w:rPr>
                    <w:rFonts w:ascii="Courier New" w:hAnsi="Courier New" w:eastAsia="Courier New" w:cs="Courier New"/>
                    <w:color w:val="AF00DB"/>
                    <w:sz w:val="20"/>
                    <w:szCs w:val="20"/>
                    <w:highlight w:val="white"/>
                  </w:rPr>
                </w:rPrChange>
              </w:rPr>
              <w:t>for</w:t>
            </w:r>
            <w:r>
              <w:rPr>
                <w:rFonts w:ascii="Courier New" w:hAnsi="Courier New" w:eastAsia="Courier New" w:cs="Courier New"/>
                <w:color w:val="202020"/>
                <w:sz w:val="20"/>
                <w:szCs w:val="20"/>
                <w:highlight w:val="white"/>
                <w:lang w:val="sr-Cyrl-RS"/>
                <w:rPrChange w:id="395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960" w:author="Milan Stojkov" w:date="2026-10-02T11:00:00Z">
                  <w:rPr>
                    <w:rFonts w:ascii="Courier New" w:hAnsi="Courier New" w:eastAsia="Courier New" w:cs="Courier New"/>
                    <w:color w:val="1F2328"/>
                    <w:sz w:val="20"/>
                    <w:szCs w:val="20"/>
                    <w:highlight w:val="white"/>
                  </w:rPr>
                </w:rPrChange>
              </w:rPr>
              <w:t>node</w:t>
            </w:r>
            <w:r>
              <w:rPr>
                <w:rFonts w:ascii="Courier New" w:hAnsi="Courier New" w:eastAsia="Courier New" w:cs="Courier New"/>
                <w:color w:val="202020"/>
                <w:sz w:val="20"/>
                <w:szCs w:val="20"/>
                <w:highlight w:val="white"/>
                <w:lang w:val="sr-Cyrl-RS"/>
                <w:rPrChange w:id="396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3962" w:author="Milan Stojkov" w:date="2026-10-02T11:00:00Z">
                  <w:rPr>
                    <w:rFonts w:ascii="Courier New" w:hAnsi="Courier New" w:eastAsia="Courier New" w:cs="Courier New"/>
                    <w:color w:val="AF00DB"/>
                    <w:sz w:val="20"/>
                    <w:szCs w:val="20"/>
                    <w:highlight w:val="white"/>
                  </w:rPr>
                </w:rPrChange>
              </w:rPr>
              <w:t>in</w:t>
            </w:r>
            <w:r>
              <w:rPr>
                <w:rFonts w:ascii="Courier New" w:hAnsi="Courier New" w:eastAsia="Courier New" w:cs="Courier New"/>
                <w:color w:val="202020"/>
                <w:sz w:val="20"/>
                <w:szCs w:val="20"/>
                <w:highlight w:val="white"/>
                <w:lang w:val="sr-Cyrl-RS"/>
                <w:rPrChange w:id="396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964" w:author="Milan Stojkov" w:date="2026-10-02T11:00:00Z">
                  <w:rPr>
                    <w:rFonts w:ascii="Courier New" w:hAnsi="Courier New" w:eastAsia="Courier New" w:cs="Courier New"/>
                    <w:color w:val="953800"/>
                    <w:sz w:val="20"/>
                    <w:szCs w:val="20"/>
                    <w:highlight w:val="white"/>
                  </w:rPr>
                </w:rPrChange>
              </w:rPr>
              <w:t>nodes</w:t>
            </w:r>
            <w:r>
              <w:rPr>
                <w:rFonts w:ascii="Courier New" w:hAnsi="Courier New" w:eastAsia="Courier New" w:cs="Courier New"/>
                <w:color w:val="202020"/>
                <w:sz w:val="20"/>
                <w:szCs w:val="20"/>
                <w:highlight w:val="white"/>
                <w:lang w:val="sr-Cyrl-RS"/>
                <w:rPrChange w:id="396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3966" w:author="Milan Stojkov" w:date="2026-10-02T11:00:00Z">
                  <w:rPr>
                    <w:rFonts w:ascii="Courier New" w:hAnsi="Courier New" w:eastAsia="Courier New" w:cs="Courier New"/>
                    <w:color w:val="8250DF"/>
                    <w:sz w:val="20"/>
                    <w:szCs w:val="20"/>
                    <w:highlight w:val="white"/>
                  </w:rPr>
                </w:rPrChange>
              </w:rPr>
              <w:t>values</w:t>
            </w:r>
            <w:r>
              <w:rPr>
                <w:rFonts w:ascii="Courier New" w:hAnsi="Courier New" w:eastAsia="Courier New" w:cs="Courier New"/>
                <w:color w:val="202020"/>
                <w:sz w:val="20"/>
                <w:szCs w:val="20"/>
                <w:highlight w:val="white"/>
                <w:lang w:val="sr-Cyrl-RS"/>
                <w:rPrChange w:id="3967" w:author="Milan Stojkov" w:date="2026-10-02T11:00:00Z">
                  <w:rPr>
                    <w:rFonts w:ascii="Courier New" w:hAnsi="Courier New" w:eastAsia="Courier New" w:cs="Courier New"/>
                    <w:color w:val="202020"/>
                    <w:sz w:val="20"/>
                    <w:szCs w:val="20"/>
                    <w:highlight w:val="white"/>
                  </w:rPr>
                </w:rPrChange>
              </w:rPr>
              <w:t>():</w:t>
            </w:r>
          </w:p>
          <w:p w14:paraId="2EBC37A3">
            <w:pPr>
              <w:widowControl/>
              <w:shd w:val="clear" w:color="auto" w:fill="FFFFFF"/>
              <w:jc w:val="left"/>
              <w:rPr>
                <w:rFonts w:ascii="Courier New" w:hAnsi="Courier New" w:eastAsia="Courier New" w:cs="Courier New"/>
                <w:color w:val="202020"/>
                <w:sz w:val="20"/>
                <w:szCs w:val="20"/>
                <w:lang w:val="sr-Cyrl-RS"/>
                <w:rPrChange w:id="396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396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3970" w:author="Milan Stojkov" w:date="2026-10-02T11:00:00Z">
                  <w:rPr>
                    <w:rFonts w:ascii="Courier New" w:hAnsi="Courier New" w:eastAsia="Courier New" w:cs="Courier New"/>
                    <w:color w:val="AF00DB"/>
                    <w:sz w:val="20"/>
                    <w:szCs w:val="20"/>
                    <w:highlight w:val="white"/>
                  </w:rPr>
                </w:rPrChange>
              </w:rPr>
              <w:t>for</w:t>
            </w:r>
            <w:r>
              <w:rPr>
                <w:rFonts w:ascii="Courier New" w:hAnsi="Courier New" w:eastAsia="Courier New" w:cs="Courier New"/>
                <w:color w:val="202020"/>
                <w:sz w:val="20"/>
                <w:szCs w:val="20"/>
                <w:highlight w:val="white"/>
                <w:lang w:val="sr-Cyrl-RS"/>
                <w:rPrChange w:id="397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972" w:author="Milan Stojkov" w:date="2026-10-02T11:00:00Z">
                  <w:rPr>
                    <w:rFonts w:ascii="Courier New" w:hAnsi="Courier New" w:eastAsia="Courier New" w:cs="Courier New"/>
                    <w:color w:val="1F2328"/>
                    <w:sz w:val="20"/>
                    <w:szCs w:val="20"/>
                    <w:highlight w:val="white"/>
                  </w:rPr>
                </w:rPrChange>
              </w:rPr>
              <w:t>mid</w:t>
            </w:r>
            <w:r>
              <w:rPr>
                <w:rFonts w:ascii="Courier New" w:hAnsi="Courier New" w:eastAsia="Courier New" w:cs="Courier New"/>
                <w:color w:val="202020"/>
                <w:sz w:val="20"/>
                <w:szCs w:val="20"/>
                <w:highlight w:val="white"/>
                <w:lang w:val="sr-Cyrl-RS"/>
                <w:rPrChange w:id="397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3974" w:author="Milan Stojkov" w:date="2026-10-02T11:00:00Z">
                  <w:rPr>
                    <w:rFonts w:ascii="Courier New" w:hAnsi="Courier New" w:eastAsia="Courier New" w:cs="Courier New"/>
                    <w:color w:val="AF00DB"/>
                    <w:sz w:val="20"/>
                    <w:szCs w:val="20"/>
                    <w:highlight w:val="white"/>
                  </w:rPr>
                </w:rPrChange>
              </w:rPr>
              <w:t>in</w:t>
            </w:r>
            <w:r>
              <w:rPr>
                <w:rFonts w:ascii="Courier New" w:hAnsi="Courier New" w:eastAsia="Courier New" w:cs="Courier New"/>
                <w:color w:val="202020"/>
                <w:sz w:val="20"/>
                <w:szCs w:val="20"/>
                <w:highlight w:val="white"/>
                <w:lang w:val="sr-Cyrl-RS"/>
                <w:rPrChange w:id="397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976" w:author="Milan Stojkov" w:date="2026-10-02T11:00:00Z">
                  <w:rPr>
                    <w:rFonts w:ascii="Courier New" w:hAnsi="Courier New" w:eastAsia="Courier New" w:cs="Courier New"/>
                    <w:color w:val="1F2328"/>
                    <w:sz w:val="20"/>
                    <w:szCs w:val="20"/>
                    <w:highlight w:val="white"/>
                  </w:rPr>
                </w:rPrChange>
              </w:rPr>
              <w:t>away</w:t>
            </w:r>
            <w:r>
              <w:rPr>
                <w:rFonts w:ascii="Courier New" w:hAnsi="Courier New" w:eastAsia="Courier New" w:cs="Courier New"/>
                <w:color w:val="202020"/>
                <w:sz w:val="20"/>
                <w:szCs w:val="20"/>
                <w:highlight w:val="white"/>
                <w:lang w:val="sr-Cyrl-RS"/>
                <w:rPrChange w:id="3977" w:author="Milan Stojkov" w:date="2026-10-02T11:00:00Z">
                  <w:rPr>
                    <w:rFonts w:ascii="Courier New" w:hAnsi="Courier New" w:eastAsia="Courier New" w:cs="Courier New"/>
                    <w:color w:val="202020"/>
                    <w:sz w:val="20"/>
                    <w:szCs w:val="20"/>
                    <w:highlight w:val="white"/>
                  </w:rPr>
                </w:rPrChange>
              </w:rPr>
              <w:t>:</w:t>
            </w:r>
          </w:p>
          <w:p w14:paraId="05AF3CF6">
            <w:pPr>
              <w:widowControl/>
              <w:shd w:val="clear" w:color="auto" w:fill="FFFFFF"/>
              <w:jc w:val="left"/>
              <w:rPr>
                <w:rFonts w:ascii="Courier New" w:hAnsi="Courier New" w:eastAsia="Courier New" w:cs="Courier New"/>
                <w:color w:val="202020"/>
                <w:sz w:val="20"/>
                <w:szCs w:val="20"/>
                <w:lang w:val="sr-Cyrl-RS"/>
                <w:rPrChange w:id="397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397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3980"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398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982" w:author="Milan Stojkov" w:date="2026-10-02T11:00:00Z">
                  <w:rPr>
                    <w:rFonts w:ascii="Courier New" w:hAnsi="Courier New" w:eastAsia="Courier New" w:cs="Courier New"/>
                    <w:color w:val="1F2328"/>
                    <w:sz w:val="20"/>
                    <w:szCs w:val="20"/>
                    <w:highlight w:val="white"/>
                  </w:rPr>
                </w:rPrChange>
              </w:rPr>
              <w:t>mid</w:t>
            </w:r>
            <w:r>
              <w:rPr>
                <w:rFonts w:ascii="Courier New" w:hAnsi="Courier New" w:eastAsia="Courier New" w:cs="Courier New"/>
                <w:color w:val="202020"/>
                <w:sz w:val="20"/>
                <w:szCs w:val="20"/>
                <w:highlight w:val="white"/>
                <w:lang w:val="sr-Cyrl-RS"/>
                <w:rPrChange w:id="398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3984" w:author="Milan Stojkov" w:date="2026-10-02T11:00:00Z">
                  <w:rPr>
                    <w:rFonts w:ascii="Courier New" w:hAnsi="Courier New" w:eastAsia="Courier New" w:cs="Courier New"/>
                    <w:color w:val="0000FF"/>
                    <w:sz w:val="20"/>
                    <w:szCs w:val="20"/>
                    <w:highlight w:val="white"/>
                  </w:rPr>
                </w:rPrChange>
              </w:rPr>
              <w:t>in</w:t>
            </w:r>
            <w:r>
              <w:rPr>
                <w:rFonts w:ascii="Courier New" w:hAnsi="Courier New" w:eastAsia="Courier New" w:cs="Courier New"/>
                <w:color w:val="202020"/>
                <w:sz w:val="20"/>
                <w:szCs w:val="20"/>
                <w:highlight w:val="white"/>
                <w:lang w:val="sr-Cyrl-RS"/>
                <w:rPrChange w:id="398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986" w:author="Milan Stojkov" w:date="2026-10-02T11:00:00Z">
                  <w:rPr>
                    <w:rFonts w:ascii="Courier New" w:hAnsi="Courier New" w:eastAsia="Courier New" w:cs="Courier New"/>
                    <w:color w:val="1F2328"/>
                    <w:sz w:val="20"/>
                    <w:szCs w:val="20"/>
                    <w:highlight w:val="white"/>
                  </w:rPr>
                </w:rPrChange>
              </w:rPr>
              <w:t>node</w:t>
            </w:r>
            <w:r>
              <w:rPr>
                <w:rFonts w:ascii="Courier New" w:hAnsi="Courier New" w:eastAsia="Courier New" w:cs="Courier New"/>
                <w:color w:val="202020"/>
                <w:sz w:val="20"/>
                <w:szCs w:val="20"/>
                <w:highlight w:val="white"/>
                <w:lang w:val="sr-Cyrl-RS"/>
                <w:rPrChange w:id="3987" w:author="Milan Stojkov" w:date="2026-10-02T11:00:00Z">
                  <w:rPr>
                    <w:rFonts w:ascii="Courier New" w:hAnsi="Courier New" w:eastAsia="Courier New" w:cs="Courier New"/>
                    <w:color w:val="202020"/>
                    <w:sz w:val="20"/>
                    <w:szCs w:val="20"/>
                    <w:highlight w:val="white"/>
                  </w:rPr>
                </w:rPrChange>
              </w:rPr>
              <w:t>.peers:</w:t>
            </w:r>
          </w:p>
          <w:p w14:paraId="2EC26D8E">
            <w:pPr>
              <w:widowControl/>
              <w:shd w:val="clear" w:color="auto" w:fill="FFFFFF"/>
              <w:jc w:val="left"/>
              <w:rPr>
                <w:rFonts w:ascii="Courier New" w:hAnsi="Courier New" w:eastAsia="Courier New" w:cs="Courier New"/>
                <w:color w:val="202020"/>
                <w:sz w:val="20"/>
                <w:szCs w:val="20"/>
                <w:lang w:val="sr-Cyrl-RS"/>
                <w:rPrChange w:id="398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398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3990" w:author="Milan Stojkov" w:date="2026-10-02T11:00:00Z">
                  <w:rPr>
                    <w:rFonts w:ascii="Courier New" w:hAnsi="Courier New" w:eastAsia="Courier New" w:cs="Courier New"/>
                    <w:color w:val="1F2328"/>
                    <w:sz w:val="20"/>
                    <w:szCs w:val="20"/>
                    <w:highlight w:val="white"/>
                  </w:rPr>
                </w:rPrChange>
              </w:rPr>
              <w:t>node</w:t>
            </w:r>
            <w:r>
              <w:rPr>
                <w:rFonts w:ascii="Courier New" w:hAnsi="Courier New" w:eastAsia="Courier New" w:cs="Courier New"/>
                <w:color w:val="202020"/>
                <w:sz w:val="20"/>
                <w:szCs w:val="20"/>
                <w:highlight w:val="white"/>
                <w:lang w:val="sr-Cyrl-RS"/>
                <w:rPrChange w:id="3991" w:author="Milan Stojkov" w:date="2026-10-02T11:00:00Z">
                  <w:rPr>
                    <w:rFonts w:ascii="Courier New" w:hAnsi="Courier New" w:eastAsia="Courier New" w:cs="Courier New"/>
                    <w:color w:val="202020"/>
                    <w:sz w:val="20"/>
                    <w:szCs w:val="20"/>
                    <w:highlight w:val="white"/>
                  </w:rPr>
                </w:rPrChange>
              </w:rPr>
              <w:t>.peers.remove(</w:t>
            </w:r>
            <w:r>
              <w:rPr>
                <w:rFonts w:ascii="Courier New" w:hAnsi="Courier New" w:eastAsia="Courier New" w:cs="Courier New"/>
                <w:color w:val="1F2328"/>
                <w:sz w:val="20"/>
                <w:szCs w:val="20"/>
                <w:highlight w:val="white"/>
                <w:lang w:val="sr-Cyrl-RS"/>
                <w:rPrChange w:id="3992" w:author="Milan Stojkov" w:date="2026-10-02T11:00:00Z">
                  <w:rPr>
                    <w:rFonts w:ascii="Courier New" w:hAnsi="Courier New" w:eastAsia="Courier New" w:cs="Courier New"/>
                    <w:color w:val="1F2328"/>
                    <w:sz w:val="20"/>
                    <w:szCs w:val="20"/>
                    <w:highlight w:val="white"/>
                  </w:rPr>
                </w:rPrChange>
              </w:rPr>
              <w:t>mid</w:t>
            </w:r>
            <w:r>
              <w:rPr>
                <w:rFonts w:ascii="Courier New" w:hAnsi="Courier New" w:eastAsia="Courier New" w:cs="Courier New"/>
                <w:color w:val="202020"/>
                <w:sz w:val="20"/>
                <w:szCs w:val="20"/>
                <w:highlight w:val="white"/>
                <w:lang w:val="sr-Cyrl-RS"/>
                <w:rPrChange w:id="3993" w:author="Milan Stojkov" w:date="2026-10-02T11:00:00Z">
                  <w:rPr>
                    <w:rFonts w:ascii="Courier New" w:hAnsi="Courier New" w:eastAsia="Courier New" w:cs="Courier New"/>
                    <w:color w:val="202020"/>
                    <w:sz w:val="20"/>
                    <w:szCs w:val="20"/>
                    <w:highlight w:val="white"/>
                  </w:rPr>
                </w:rPrChange>
              </w:rPr>
              <w:t>)</w:t>
            </w:r>
          </w:p>
          <w:p w14:paraId="73F19F4C">
            <w:pPr>
              <w:widowControl/>
              <w:shd w:val="clear" w:color="auto" w:fill="FFFFFF"/>
              <w:jc w:val="left"/>
              <w:rPr>
                <w:rFonts w:ascii="Courier New" w:hAnsi="Courier New" w:eastAsia="Courier New" w:cs="Courier New"/>
                <w:color w:val="202020"/>
                <w:sz w:val="20"/>
                <w:szCs w:val="20"/>
                <w:lang w:val="sr-Cyrl-RS"/>
                <w:rPrChange w:id="399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399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3996"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399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3998" w:author="Milan Stojkov" w:date="2026-10-02T11:00:00Z">
                  <w:rPr>
                    <w:rFonts w:ascii="Courier New" w:hAnsi="Courier New" w:eastAsia="Courier New" w:cs="Courier New"/>
                    <w:color w:val="953800"/>
                    <w:sz w:val="20"/>
                    <w:szCs w:val="20"/>
                    <w:highlight w:val="white"/>
                  </w:rPr>
                </w:rPrChange>
              </w:rPr>
              <w:t>trace</w:t>
            </w:r>
            <w:r>
              <w:rPr>
                <w:rFonts w:ascii="Courier New" w:hAnsi="Courier New" w:eastAsia="Courier New" w:cs="Courier New"/>
                <w:color w:val="202020"/>
                <w:sz w:val="20"/>
                <w:szCs w:val="20"/>
                <w:highlight w:val="white"/>
                <w:lang w:val="sr-Cyrl-RS"/>
                <w:rPrChange w:id="399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000" w:author="Milan Stojkov" w:date="2026-10-02T11:00:00Z">
                  <w:rPr>
                    <w:rFonts w:ascii="Courier New" w:hAnsi="Courier New" w:eastAsia="Courier New" w:cs="Courier New"/>
                    <w:color w:val="0000FF"/>
                    <w:sz w:val="20"/>
                    <w:szCs w:val="20"/>
                    <w:highlight w:val="white"/>
                  </w:rPr>
                </w:rPrChange>
              </w:rPr>
              <w:t>is</w:t>
            </w:r>
            <w:r>
              <w:rPr>
                <w:rFonts w:ascii="Courier New" w:hAnsi="Courier New" w:eastAsia="Courier New" w:cs="Courier New"/>
                <w:color w:val="202020"/>
                <w:sz w:val="20"/>
                <w:szCs w:val="20"/>
                <w:highlight w:val="white"/>
                <w:lang w:val="sr-Cyrl-RS"/>
                <w:rPrChange w:id="400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002"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400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004"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4005" w:author="Milan Stojkov" w:date="2026-10-02T11:00:00Z">
                  <w:rPr>
                    <w:rFonts w:ascii="Courier New" w:hAnsi="Courier New" w:eastAsia="Courier New" w:cs="Courier New"/>
                    <w:color w:val="202020"/>
                    <w:sz w:val="20"/>
                    <w:szCs w:val="20"/>
                    <w:highlight w:val="white"/>
                  </w:rPr>
                </w:rPrChange>
              </w:rPr>
              <w:t>:</w:t>
            </w:r>
          </w:p>
          <w:p w14:paraId="17792817">
            <w:pPr>
              <w:widowControl/>
              <w:shd w:val="clear" w:color="auto" w:fill="FFFFFF"/>
              <w:jc w:val="left"/>
              <w:rPr>
                <w:rFonts w:ascii="Courier New" w:hAnsi="Courier New" w:eastAsia="Courier New" w:cs="Courier New"/>
                <w:color w:val="202020"/>
                <w:sz w:val="20"/>
                <w:szCs w:val="20"/>
                <w:lang w:val="sr-Cyrl-RS"/>
                <w:rPrChange w:id="400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00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008" w:author="Milan Stojkov" w:date="2026-10-02T11:00:00Z">
                  <w:rPr>
                    <w:rFonts w:ascii="Courier New" w:hAnsi="Courier New" w:eastAsia="Courier New" w:cs="Courier New"/>
                    <w:color w:val="953800"/>
                    <w:sz w:val="20"/>
                    <w:szCs w:val="20"/>
                    <w:highlight w:val="white"/>
                  </w:rPr>
                </w:rPrChange>
              </w:rPr>
              <w:t>trace</w:t>
            </w:r>
            <w:r>
              <w:rPr>
                <w:rFonts w:ascii="Courier New" w:hAnsi="Courier New" w:eastAsia="Courier New" w:cs="Courier New"/>
                <w:color w:val="202020"/>
                <w:sz w:val="20"/>
                <w:szCs w:val="20"/>
                <w:highlight w:val="white"/>
                <w:lang w:val="sr-Cyrl-RS"/>
                <w:rPrChange w:id="4009" w:author="Milan Stojkov" w:date="2026-10-02T11:00:00Z">
                  <w:rPr>
                    <w:rFonts w:ascii="Courier New" w:hAnsi="Courier New" w:eastAsia="Courier New" w:cs="Courier New"/>
                    <w:color w:val="202020"/>
                    <w:sz w:val="20"/>
                    <w:szCs w:val="20"/>
                    <w:highlight w:val="white"/>
                  </w:rPr>
                </w:rPrChange>
              </w:rPr>
              <w:t>.evict(</w:t>
            </w:r>
            <w:r>
              <w:rPr>
                <w:rFonts w:ascii="Courier New" w:hAnsi="Courier New" w:eastAsia="Courier New" w:cs="Courier New"/>
                <w:color w:val="953800"/>
                <w:sz w:val="20"/>
                <w:szCs w:val="20"/>
                <w:highlight w:val="white"/>
                <w:lang w:val="sr-Cyrl-RS"/>
                <w:rPrChange w:id="4010"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401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012" w:author="Milan Stojkov" w:date="2026-10-02T11:00:00Z">
                  <w:rPr>
                    <w:rFonts w:ascii="Courier New" w:hAnsi="Courier New" w:eastAsia="Courier New" w:cs="Courier New"/>
                    <w:color w:val="1F2328"/>
                    <w:sz w:val="20"/>
                    <w:szCs w:val="20"/>
                    <w:highlight w:val="white"/>
                  </w:rPr>
                </w:rPrChange>
              </w:rPr>
              <w:t>node</w:t>
            </w:r>
            <w:r>
              <w:rPr>
                <w:rFonts w:ascii="Courier New" w:hAnsi="Courier New" w:eastAsia="Courier New" w:cs="Courier New"/>
                <w:color w:val="202020"/>
                <w:sz w:val="20"/>
                <w:szCs w:val="20"/>
                <w:highlight w:val="white"/>
                <w:lang w:val="sr-Cyrl-RS"/>
                <w:rPrChange w:id="4013" w:author="Milan Stojkov" w:date="2026-10-02T11:00:00Z">
                  <w:rPr>
                    <w:rFonts w:ascii="Courier New" w:hAnsi="Courier New" w:eastAsia="Courier New" w:cs="Courier New"/>
                    <w:color w:val="202020"/>
                    <w:sz w:val="20"/>
                    <w:szCs w:val="20"/>
                    <w:highlight w:val="white"/>
                  </w:rPr>
                </w:rPrChange>
              </w:rPr>
              <w:t xml:space="preserve">.node_id, </w:t>
            </w:r>
            <w:r>
              <w:rPr>
                <w:rFonts w:ascii="Courier New" w:hAnsi="Courier New" w:eastAsia="Courier New" w:cs="Courier New"/>
                <w:color w:val="1F2328"/>
                <w:sz w:val="20"/>
                <w:szCs w:val="20"/>
                <w:highlight w:val="white"/>
                <w:lang w:val="sr-Cyrl-RS"/>
                <w:rPrChange w:id="4014" w:author="Milan Stojkov" w:date="2026-10-02T11:00:00Z">
                  <w:rPr>
                    <w:rFonts w:ascii="Courier New" w:hAnsi="Courier New" w:eastAsia="Courier New" w:cs="Courier New"/>
                    <w:color w:val="1F2328"/>
                    <w:sz w:val="20"/>
                    <w:szCs w:val="20"/>
                    <w:highlight w:val="white"/>
                  </w:rPr>
                </w:rPrChange>
              </w:rPr>
              <w:t>mid</w:t>
            </w:r>
            <w:r>
              <w:rPr>
                <w:rFonts w:ascii="Courier New" w:hAnsi="Courier New" w:eastAsia="Courier New" w:cs="Courier New"/>
                <w:color w:val="202020"/>
                <w:sz w:val="20"/>
                <w:szCs w:val="20"/>
                <w:highlight w:val="white"/>
                <w:lang w:val="sr-Cyrl-RS"/>
                <w:rPrChange w:id="401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550AE"/>
                <w:sz w:val="20"/>
                <w:szCs w:val="20"/>
                <w:highlight w:val="white"/>
                <w:lang w:val="sr-Cyrl-RS"/>
                <w:rPrChange w:id="4016" w:author="Milan Stojkov" w:date="2026-10-02T11:00:00Z">
                  <w:rPr>
                    <w:rFonts w:ascii="Courier New" w:hAnsi="Courier New" w:eastAsia="Courier New" w:cs="Courier New"/>
                    <w:color w:val="0550AE"/>
                    <w:sz w:val="20"/>
                    <w:szCs w:val="20"/>
                    <w:highlight w:val="white"/>
                  </w:rPr>
                </w:rPrChange>
              </w:rPr>
              <w:t>CHURN_LEAVE</w:t>
            </w:r>
            <w:r>
              <w:rPr>
                <w:rFonts w:ascii="Courier New" w:hAnsi="Courier New" w:eastAsia="Courier New" w:cs="Courier New"/>
                <w:color w:val="202020"/>
                <w:sz w:val="20"/>
                <w:szCs w:val="20"/>
                <w:highlight w:val="white"/>
                <w:lang w:val="sr-Cyrl-RS"/>
                <w:rPrChange w:id="401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018"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4019" w:author="Milan Stojkov" w:date="2026-10-02T11:00:00Z">
                  <w:rPr>
                    <w:rFonts w:ascii="Courier New" w:hAnsi="Courier New" w:eastAsia="Courier New" w:cs="Courier New"/>
                    <w:color w:val="202020"/>
                    <w:sz w:val="20"/>
                    <w:szCs w:val="20"/>
                    <w:highlight w:val="white"/>
                  </w:rPr>
                </w:rPrChange>
              </w:rPr>
              <w:t>)</w:t>
            </w:r>
          </w:p>
          <w:p w14:paraId="1E03A90A">
            <w:pPr>
              <w:widowControl/>
              <w:jc w:val="left"/>
              <w:rPr>
                <w:rFonts w:ascii="Courier New" w:hAnsi="Courier New" w:eastAsia="Courier New" w:cs="Courier New"/>
                <w:sz w:val="20"/>
                <w:szCs w:val="20"/>
                <w:lang w:val="sr-Cyrl-RS"/>
                <w:rPrChange w:id="4020" w:author="Milan Stojkov" w:date="2026-10-02T11:00:00Z">
                  <w:rPr>
                    <w:rFonts w:ascii="Courier New" w:hAnsi="Courier New" w:eastAsia="Courier New" w:cs="Courier New"/>
                    <w:sz w:val="20"/>
                    <w:szCs w:val="20"/>
                  </w:rPr>
                </w:rPrChange>
              </w:rPr>
            </w:pPr>
          </w:p>
          <w:p w14:paraId="0D789E55">
            <w:pPr>
              <w:widowControl/>
              <w:shd w:val="clear" w:color="auto" w:fill="FFFFFF"/>
              <w:jc w:val="left"/>
              <w:rPr>
                <w:rFonts w:ascii="Courier New" w:hAnsi="Courier New" w:eastAsia="Courier New" w:cs="Courier New"/>
                <w:color w:val="202020"/>
                <w:sz w:val="20"/>
                <w:szCs w:val="20"/>
                <w:lang w:val="sr-Cyrl-RS"/>
                <w:rPrChange w:id="402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02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023" w:author="Milan Stojkov" w:date="2026-10-02T11:00:00Z">
                  <w:rPr>
                    <w:rFonts w:ascii="Courier New" w:hAnsi="Courier New" w:eastAsia="Courier New" w:cs="Courier New"/>
                    <w:color w:val="1F2328"/>
                    <w:sz w:val="20"/>
                    <w:szCs w:val="20"/>
                    <w:highlight w:val="white"/>
                  </w:rPr>
                </w:rPrChange>
              </w:rPr>
              <w:t>returners</w:t>
            </w:r>
            <w:r>
              <w:rPr>
                <w:rFonts w:ascii="Courier New" w:hAnsi="Courier New" w:eastAsia="Courier New" w:cs="Courier New"/>
                <w:color w:val="202020"/>
                <w:sz w:val="20"/>
                <w:szCs w:val="20"/>
                <w:highlight w:val="white"/>
                <w:lang w:val="sr-Cyrl-RS"/>
                <w:rPrChange w:id="402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025"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02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027"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402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4029" w:author="Milan Stojkov" w:date="2026-10-02T11:00:00Z">
                  <w:rPr>
                    <w:rFonts w:ascii="Courier New" w:hAnsi="Courier New" w:eastAsia="Courier New" w:cs="Courier New"/>
                    <w:color w:val="8250DF"/>
                    <w:sz w:val="20"/>
                    <w:szCs w:val="20"/>
                    <w:highlight w:val="white"/>
                  </w:rPr>
                </w:rPrChange>
              </w:rPr>
              <w:t>returning_ids</w:t>
            </w:r>
            <w:r>
              <w:rPr>
                <w:rFonts w:ascii="Courier New" w:hAnsi="Courier New" w:eastAsia="Courier New" w:cs="Courier New"/>
                <w:color w:val="202020"/>
                <w:sz w:val="20"/>
                <w:szCs w:val="20"/>
                <w:highlight w:val="white"/>
                <w:lang w:val="sr-Cyrl-RS"/>
                <w:rPrChange w:id="403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4031"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03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033"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4034" w:author="Milan Stojkov" w:date="2026-10-02T11:00:00Z">
                  <w:rPr>
                    <w:rFonts w:ascii="Courier New" w:hAnsi="Courier New" w:eastAsia="Courier New" w:cs="Courier New"/>
                    <w:color w:val="202020"/>
                    <w:sz w:val="20"/>
                    <w:szCs w:val="20"/>
                    <w:highlight w:val="white"/>
                  </w:rPr>
                </w:rPrChange>
              </w:rPr>
              <w:t>)</w:t>
            </w:r>
          </w:p>
          <w:p w14:paraId="675ED11C">
            <w:pPr>
              <w:widowControl/>
              <w:shd w:val="clear" w:color="auto" w:fill="FFFFFF"/>
              <w:jc w:val="left"/>
              <w:rPr>
                <w:rFonts w:ascii="Courier New" w:hAnsi="Courier New" w:eastAsia="Courier New" w:cs="Courier New"/>
                <w:color w:val="202020"/>
                <w:sz w:val="20"/>
                <w:szCs w:val="20"/>
                <w:lang w:val="sr-Cyrl-RS"/>
                <w:rPrChange w:id="403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03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037"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403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039"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404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041" w:author="Milan Stojkov" w:date="2026-10-02T11:00:00Z">
                  <w:rPr>
                    <w:rFonts w:ascii="Courier New" w:hAnsi="Courier New" w:eastAsia="Courier New" w:cs="Courier New"/>
                    <w:color w:val="1F2328"/>
                    <w:sz w:val="20"/>
                    <w:szCs w:val="20"/>
                    <w:highlight w:val="white"/>
                  </w:rPr>
                </w:rPrChange>
              </w:rPr>
              <w:t>returners</w:t>
            </w:r>
            <w:r>
              <w:rPr>
                <w:rFonts w:ascii="Courier New" w:hAnsi="Courier New" w:eastAsia="Courier New" w:cs="Courier New"/>
                <w:color w:val="202020"/>
                <w:sz w:val="20"/>
                <w:szCs w:val="20"/>
                <w:highlight w:val="white"/>
                <w:lang w:val="sr-Cyrl-RS"/>
                <w:rPrChange w:id="4042" w:author="Milan Stojkov" w:date="2026-10-02T11:00:00Z">
                  <w:rPr>
                    <w:rFonts w:ascii="Courier New" w:hAnsi="Courier New" w:eastAsia="Courier New" w:cs="Courier New"/>
                    <w:color w:val="202020"/>
                    <w:sz w:val="20"/>
                    <w:szCs w:val="20"/>
                    <w:highlight w:val="white"/>
                  </w:rPr>
                </w:rPrChange>
              </w:rPr>
              <w:t>:</w:t>
            </w:r>
          </w:p>
          <w:p w14:paraId="3B88FBC9">
            <w:pPr>
              <w:widowControl/>
              <w:shd w:val="clear" w:color="auto" w:fill="FFFFFF"/>
              <w:jc w:val="left"/>
              <w:rPr>
                <w:rFonts w:ascii="Courier New" w:hAnsi="Courier New" w:eastAsia="Courier New" w:cs="Courier New"/>
                <w:color w:val="202020"/>
                <w:sz w:val="20"/>
                <w:szCs w:val="20"/>
                <w:lang w:val="sr-Cyrl-RS"/>
                <w:rPrChange w:id="4043"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04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045" w:author="Milan Stojkov" w:date="2026-10-02T11:00:00Z">
                  <w:rPr>
                    <w:rFonts w:ascii="Courier New" w:hAnsi="Courier New" w:eastAsia="Courier New" w:cs="Courier New"/>
                    <w:color w:val="AF00DB"/>
                    <w:sz w:val="20"/>
                    <w:szCs w:val="20"/>
                    <w:highlight w:val="white"/>
                  </w:rPr>
                </w:rPrChange>
              </w:rPr>
              <w:t>return</w:t>
            </w:r>
          </w:p>
          <w:p w14:paraId="113014FB">
            <w:pPr>
              <w:widowControl/>
              <w:shd w:val="clear" w:color="auto" w:fill="FFFFFF"/>
              <w:jc w:val="left"/>
              <w:rPr>
                <w:rFonts w:ascii="Courier New" w:hAnsi="Courier New" w:eastAsia="Courier New" w:cs="Courier New"/>
                <w:color w:val="202020"/>
                <w:sz w:val="20"/>
                <w:szCs w:val="20"/>
                <w:lang w:val="sr-Cyrl-RS"/>
                <w:rPrChange w:id="404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04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048" w:author="Milan Stojkov" w:date="2026-10-02T11:00:00Z">
                  <w:rPr>
                    <w:rFonts w:ascii="Courier New" w:hAnsi="Courier New" w:eastAsia="Courier New" w:cs="Courier New"/>
                    <w:color w:val="AF00DB"/>
                    <w:sz w:val="20"/>
                    <w:szCs w:val="20"/>
                    <w:highlight w:val="white"/>
                  </w:rPr>
                </w:rPrChange>
              </w:rPr>
              <w:t>for</w:t>
            </w:r>
            <w:r>
              <w:rPr>
                <w:rFonts w:ascii="Courier New" w:hAnsi="Courier New" w:eastAsia="Courier New" w:cs="Courier New"/>
                <w:color w:val="202020"/>
                <w:sz w:val="20"/>
                <w:szCs w:val="20"/>
                <w:highlight w:val="white"/>
                <w:lang w:val="sr-Cyrl-RS"/>
                <w:rPrChange w:id="404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050" w:author="Milan Stojkov" w:date="2026-10-02T11:00:00Z">
                  <w:rPr>
                    <w:rFonts w:ascii="Courier New" w:hAnsi="Courier New" w:eastAsia="Courier New" w:cs="Courier New"/>
                    <w:color w:val="1F2328"/>
                    <w:sz w:val="20"/>
                    <w:szCs w:val="20"/>
                    <w:highlight w:val="white"/>
                  </w:rPr>
                </w:rPrChange>
              </w:rPr>
              <w:t>node</w:t>
            </w:r>
            <w:r>
              <w:rPr>
                <w:rFonts w:ascii="Courier New" w:hAnsi="Courier New" w:eastAsia="Courier New" w:cs="Courier New"/>
                <w:color w:val="202020"/>
                <w:sz w:val="20"/>
                <w:szCs w:val="20"/>
                <w:highlight w:val="white"/>
                <w:lang w:val="sr-Cyrl-RS"/>
                <w:rPrChange w:id="405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052" w:author="Milan Stojkov" w:date="2026-10-02T11:00:00Z">
                  <w:rPr>
                    <w:rFonts w:ascii="Courier New" w:hAnsi="Courier New" w:eastAsia="Courier New" w:cs="Courier New"/>
                    <w:color w:val="AF00DB"/>
                    <w:sz w:val="20"/>
                    <w:szCs w:val="20"/>
                    <w:highlight w:val="white"/>
                  </w:rPr>
                </w:rPrChange>
              </w:rPr>
              <w:t>in</w:t>
            </w:r>
            <w:r>
              <w:rPr>
                <w:rFonts w:ascii="Courier New" w:hAnsi="Courier New" w:eastAsia="Courier New" w:cs="Courier New"/>
                <w:color w:val="202020"/>
                <w:sz w:val="20"/>
                <w:szCs w:val="20"/>
                <w:highlight w:val="white"/>
                <w:lang w:val="sr-Cyrl-RS"/>
                <w:rPrChange w:id="405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054" w:author="Milan Stojkov" w:date="2026-10-02T11:00:00Z">
                  <w:rPr>
                    <w:rFonts w:ascii="Courier New" w:hAnsi="Courier New" w:eastAsia="Courier New" w:cs="Courier New"/>
                    <w:color w:val="953800"/>
                    <w:sz w:val="20"/>
                    <w:szCs w:val="20"/>
                    <w:highlight w:val="white"/>
                  </w:rPr>
                </w:rPrChange>
              </w:rPr>
              <w:t>nodes</w:t>
            </w:r>
            <w:r>
              <w:rPr>
                <w:rFonts w:ascii="Courier New" w:hAnsi="Courier New" w:eastAsia="Courier New" w:cs="Courier New"/>
                <w:color w:val="202020"/>
                <w:sz w:val="20"/>
                <w:szCs w:val="20"/>
                <w:highlight w:val="white"/>
                <w:lang w:val="sr-Cyrl-RS"/>
                <w:rPrChange w:id="405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4056" w:author="Milan Stojkov" w:date="2026-10-02T11:00:00Z">
                  <w:rPr>
                    <w:rFonts w:ascii="Courier New" w:hAnsi="Courier New" w:eastAsia="Courier New" w:cs="Courier New"/>
                    <w:color w:val="8250DF"/>
                    <w:sz w:val="20"/>
                    <w:szCs w:val="20"/>
                    <w:highlight w:val="white"/>
                  </w:rPr>
                </w:rPrChange>
              </w:rPr>
              <w:t>values</w:t>
            </w:r>
            <w:r>
              <w:rPr>
                <w:rFonts w:ascii="Courier New" w:hAnsi="Courier New" w:eastAsia="Courier New" w:cs="Courier New"/>
                <w:color w:val="202020"/>
                <w:sz w:val="20"/>
                <w:szCs w:val="20"/>
                <w:highlight w:val="white"/>
                <w:lang w:val="sr-Cyrl-RS"/>
                <w:rPrChange w:id="4057" w:author="Milan Stojkov" w:date="2026-10-02T11:00:00Z">
                  <w:rPr>
                    <w:rFonts w:ascii="Courier New" w:hAnsi="Courier New" w:eastAsia="Courier New" w:cs="Courier New"/>
                    <w:color w:val="202020"/>
                    <w:sz w:val="20"/>
                    <w:szCs w:val="20"/>
                    <w:highlight w:val="white"/>
                  </w:rPr>
                </w:rPrChange>
              </w:rPr>
              <w:t>():</w:t>
            </w:r>
          </w:p>
          <w:p w14:paraId="7CA1952E">
            <w:pPr>
              <w:widowControl/>
              <w:shd w:val="clear" w:color="auto" w:fill="FFFFFF"/>
              <w:jc w:val="left"/>
              <w:rPr>
                <w:rFonts w:ascii="Courier New" w:hAnsi="Courier New" w:eastAsia="Courier New" w:cs="Courier New"/>
                <w:color w:val="202020"/>
                <w:sz w:val="20"/>
                <w:szCs w:val="20"/>
                <w:lang w:val="sr-Cyrl-RS"/>
                <w:rPrChange w:id="405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05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060" w:author="Milan Stojkov" w:date="2026-10-02T11:00:00Z">
                  <w:rPr>
                    <w:rFonts w:ascii="Courier New" w:hAnsi="Courier New" w:eastAsia="Courier New" w:cs="Courier New"/>
                    <w:color w:val="AF00DB"/>
                    <w:sz w:val="20"/>
                    <w:szCs w:val="20"/>
                    <w:highlight w:val="white"/>
                  </w:rPr>
                </w:rPrChange>
              </w:rPr>
              <w:t>for</w:t>
            </w:r>
            <w:r>
              <w:rPr>
                <w:rFonts w:ascii="Courier New" w:hAnsi="Courier New" w:eastAsia="Courier New" w:cs="Courier New"/>
                <w:color w:val="202020"/>
                <w:sz w:val="20"/>
                <w:szCs w:val="20"/>
                <w:highlight w:val="white"/>
                <w:lang w:val="sr-Cyrl-RS"/>
                <w:rPrChange w:id="406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062" w:author="Milan Stojkov" w:date="2026-10-02T11:00:00Z">
                  <w:rPr>
                    <w:rFonts w:ascii="Courier New" w:hAnsi="Courier New" w:eastAsia="Courier New" w:cs="Courier New"/>
                    <w:color w:val="1F2328"/>
                    <w:sz w:val="20"/>
                    <w:szCs w:val="20"/>
                    <w:highlight w:val="white"/>
                  </w:rPr>
                </w:rPrChange>
              </w:rPr>
              <w:t>mid</w:t>
            </w:r>
            <w:r>
              <w:rPr>
                <w:rFonts w:ascii="Courier New" w:hAnsi="Courier New" w:eastAsia="Courier New" w:cs="Courier New"/>
                <w:color w:val="202020"/>
                <w:sz w:val="20"/>
                <w:szCs w:val="20"/>
                <w:highlight w:val="white"/>
                <w:lang w:val="sr-Cyrl-RS"/>
                <w:rPrChange w:id="406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064" w:author="Milan Stojkov" w:date="2026-10-02T11:00:00Z">
                  <w:rPr>
                    <w:rFonts w:ascii="Courier New" w:hAnsi="Courier New" w:eastAsia="Courier New" w:cs="Courier New"/>
                    <w:color w:val="AF00DB"/>
                    <w:sz w:val="20"/>
                    <w:szCs w:val="20"/>
                    <w:highlight w:val="white"/>
                  </w:rPr>
                </w:rPrChange>
              </w:rPr>
              <w:t>in</w:t>
            </w:r>
            <w:r>
              <w:rPr>
                <w:rFonts w:ascii="Courier New" w:hAnsi="Courier New" w:eastAsia="Courier New" w:cs="Courier New"/>
                <w:color w:val="202020"/>
                <w:sz w:val="20"/>
                <w:szCs w:val="20"/>
                <w:highlight w:val="white"/>
                <w:lang w:val="sr-Cyrl-RS"/>
                <w:rPrChange w:id="406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066" w:author="Milan Stojkov" w:date="2026-10-02T11:00:00Z">
                  <w:rPr>
                    <w:rFonts w:ascii="Courier New" w:hAnsi="Courier New" w:eastAsia="Courier New" w:cs="Courier New"/>
                    <w:color w:val="1F2328"/>
                    <w:sz w:val="20"/>
                    <w:szCs w:val="20"/>
                    <w:highlight w:val="white"/>
                  </w:rPr>
                </w:rPrChange>
              </w:rPr>
              <w:t>returners</w:t>
            </w:r>
            <w:r>
              <w:rPr>
                <w:rFonts w:ascii="Courier New" w:hAnsi="Courier New" w:eastAsia="Courier New" w:cs="Courier New"/>
                <w:color w:val="202020"/>
                <w:sz w:val="20"/>
                <w:szCs w:val="20"/>
                <w:highlight w:val="white"/>
                <w:lang w:val="sr-Cyrl-RS"/>
                <w:rPrChange w:id="4067" w:author="Milan Stojkov" w:date="2026-10-02T11:00:00Z">
                  <w:rPr>
                    <w:rFonts w:ascii="Courier New" w:hAnsi="Courier New" w:eastAsia="Courier New" w:cs="Courier New"/>
                    <w:color w:val="202020"/>
                    <w:sz w:val="20"/>
                    <w:szCs w:val="20"/>
                    <w:highlight w:val="white"/>
                  </w:rPr>
                </w:rPrChange>
              </w:rPr>
              <w:t>:</w:t>
            </w:r>
          </w:p>
          <w:p w14:paraId="5DE50829">
            <w:pPr>
              <w:widowControl/>
              <w:shd w:val="clear" w:color="auto" w:fill="FFFFFF"/>
              <w:jc w:val="left"/>
              <w:rPr>
                <w:rFonts w:ascii="Courier New" w:hAnsi="Courier New" w:eastAsia="Courier New" w:cs="Courier New"/>
                <w:color w:val="202020"/>
                <w:sz w:val="20"/>
                <w:szCs w:val="20"/>
                <w:lang w:val="sr-Cyrl-RS"/>
                <w:rPrChange w:id="406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06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070" w:author="Milan Stojkov" w:date="2026-10-02T11:00:00Z">
                  <w:rPr>
                    <w:rFonts w:ascii="Courier New" w:hAnsi="Courier New" w:eastAsia="Courier New" w:cs="Courier New"/>
                    <w:color w:val="1F2328"/>
                    <w:sz w:val="20"/>
                    <w:szCs w:val="20"/>
                    <w:highlight w:val="white"/>
                  </w:rPr>
                </w:rPrChange>
              </w:rPr>
              <w:t>obs</w:t>
            </w:r>
            <w:r>
              <w:rPr>
                <w:rFonts w:ascii="Courier New" w:hAnsi="Courier New" w:eastAsia="Courier New" w:cs="Courier New"/>
                <w:color w:val="202020"/>
                <w:sz w:val="20"/>
                <w:szCs w:val="20"/>
                <w:highlight w:val="white"/>
                <w:lang w:val="sr-Cyrl-RS"/>
                <w:rPrChange w:id="407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072"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07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074" w:author="Milan Stojkov" w:date="2026-10-02T11:00:00Z">
                  <w:rPr>
                    <w:rFonts w:ascii="Courier New" w:hAnsi="Courier New" w:eastAsia="Courier New" w:cs="Courier New"/>
                    <w:color w:val="1F2328"/>
                    <w:sz w:val="20"/>
                    <w:szCs w:val="20"/>
                    <w:highlight w:val="white"/>
                  </w:rPr>
                </w:rPrChange>
              </w:rPr>
              <w:t>node</w:t>
            </w:r>
            <w:r>
              <w:rPr>
                <w:rFonts w:ascii="Courier New" w:hAnsi="Courier New" w:eastAsia="Courier New" w:cs="Courier New"/>
                <w:color w:val="202020"/>
                <w:sz w:val="20"/>
                <w:szCs w:val="20"/>
                <w:highlight w:val="white"/>
                <w:lang w:val="sr-Cyrl-RS"/>
                <w:rPrChange w:id="4075" w:author="Milan Stojkov" w:date="2026-10-02T11:00:00Z">
                  <w:rPr>
                    <w:rFonts w:ascii="Courier New" w:hAnsi="Courier New" w:eastAsia="Courier New" w:cs="Courier New"/>
                    <w:color w:val="202020"/>
                    <w:sz w:val="20"/>
                    <w:szCs w:val="20"/>
                    <w:highlight w:val="white"/>
                  </w:rPr>
                </w:rPrChange>
              </w:rPr>
              <w:t>.observations.get(</w:t>
            </w:r>
            <w:r>
              <w:rPr>
                <w:rFonts w:ascii="Courier New" w:hAnsi="Courier New" w:eastAsia="Courier New" w:cs="Courier New"/>
                <w:color w:val="1F2328"/>
                <w:sz w:val="20"/>
                <w:szCs w:val="20"/>
                <w:highlight w:val="white"/>
                <w:lang w:val="sr-Cyrl-RS"/>
                <w:rPrChange w:id="4076" w:author="Milan Stojkov" w:date="2026-10-02T11:00:00Z">
                  <w:rPr>
                    <w:rFonts w:ascii="Courier New" w:hAnsi="Courier New" w:eastAsia="Courier New" w:cs="Courier New"/>
                    <w:color w:val="1F2328"/>
                    <w:sz w:val="20"/>
                    <w:szCs w:val="20"/>
                    <w:highlight w:val="white"/>
                  </w:rPr>
                </w:rPrChange>
              </w:rPr>
              <w:t>mid</w:t>
            </w:r>
            <w:r>
              <w:rPr>
                <w:rFonts w:ascii="Courier New" w:hAnsi="Courier New" w:eastAsia="Courier New" w:cs="Courier New"/>
                <w:color w:val="202020"/>
                <w:sz w:val="20"/>
                <w:szCs w:val="20"/>
                <w:highlight w:val="white"/>
                <w:lang w:val="sr-Cyrl-RS"/>
                <w:rPrChange w:id="4077" w:author="Milan Stojkov" w:date="2026-10-02T11:00:00Z">
                  <w:rPr>
                    <w:rFonts w:ascii="Courier New" w:hAnsi="Courier New" w:eastAsia="Courier New" w:cs="Courier New"/>
                    <w:color w:val="202020"/>
                    <w:sz w:val="20"/>
                    <w:szCs w:val="20"/>
                    <w:highlight w:val="white"/>
                  </w:rPr>
                </w:rPrChange>
              </w:rPr>
              <w:t>)</w:t>
            </w:r>
          </w:p>
          <w:p w14:paraId="3676EFE0">
            <w:pPr>
              <w:widowControl/>
              <w:shd w:val="clear" w:color="auto" w:fill="FFFFFF"/>
              <w:jc w:val="left"/>
              <w:rPr>
                <w:rFonts w:ascii="Courier New" w:hAnsi="Courier New" w:eastAsia="Courier New" w:cs="Courier New"/>
                <w:color w:val="202020"/>
                <w:sz w:val="20"/>
                <w:szCs w:val="20"/>
                <w:lang w:val="sr-Cyrl-RS"/>
                <w:rPrChange w:id="407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07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080"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408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082" w:author="Milan Stojkov" w:date="2026-10-02T11:00:00Z">
                  <w:rPr>
                    <w:rFonts w:ascii="Courier New" w:hAnsi="Courier New" w:eastAsia="Courier New" w:cs="Courier New"/>
                    <w:color w:val="1F2328"/>
                    <w:sz w:val="20"/>
                    <w:szCs w:val="20"/>
                    <w:highlight w:val="white"/>
                  </w:rPr>
                </w:rPrChange>
              </w:rPr>
              <w:t>obs</w:t>
            </w:r>
            <w:r>
              <w:rPr>
                <w:rFonts w:ascii="Courier New" w:hAnsi="Courier New" w:eastAsia="Courier New" w:cs="Courier New"/>
                <w:color w:val="202020"/>
                <w:sz w:val="20"/>
                <w:szCs w:val="20"/>
                <w:highlight w:val="white"/>
                <w:lang w:val="sr-Cyrl-RS"/>
                <w:rPrChange w:id="408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084" w:author="Milan Stojkov" w:date="2026-10-02T11:00:00Z">
                  <w:rPr>
                    <w:rFonts w:ascii="Courier New" w:hAnsi="Courier New" w:eastAsia="Courier New" w:cs="Courier New"/>
                    <w:color w:val="0000FF"/>
                    <w:sz w:val="20"/>
                    <w:szCs w:val="20"/>
                    <w:highlight w:val="white"/>
                  </w:rPr>
                </w:rPrChange>
              </w:rPr>
              <w:t>is</w:t>
            </w:r>
            <w:r>
              <w:rPr>
                <w:rFonts w:ascii="Courier New" w:hAnsi="Courier New" w:eastAsia="Courier New" w:cs="Courier New"/>
                <w:color w:val="202020"/>
                <w:sz w:val="20"/>
                <w:szCs w:val="20"/>
                <w:highlight w:val="white"/>
                <w:lang w:val="sr-Cyrl-RS"/>
                <w:rPrChange w:id="408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086"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408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088"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4089" w:author="Milan Stojkov" w:date="2026-10-02T11:00:00Z">
                  <w:rPr>
                    <w:rFonts w:ascii="Courier New" w:hAnsi="Courier New" w:eastAsia="Courier New" w:cs="Courier New"/>
                    <w:color w:val="202020"/>
                    <w:sz w:val="20"/>
                    <w:szCs w:val="20"/>
                    <w:highlight w:val="white"/>
                  </w:rPr>
                </w:rPrChange>
              </w:rPr>
              <w:t>:</w:t>
            </w:r>
          </w:p>
          <w:p w14:paraId="0BDD3C32">
            <w:pPr>
              <w:widowControl/>
              <w:shd w:val="clear" w:color="auto" w:fill="FFFFFF"/>
              <w:jc w:val="left"/>
              <w:rPr>
                <w:rFonts w:ascii="Courier New" w:hAnsi="Courier New" w:eastAsia="Courier New" w:cs="Courier New"/>
                <w:color w:val="202020"/>
                <w:sz w:val="20"/>
                <w:szCs w:val="20"/>
                <w:lang w:val="sr-Cyrl-RS"/>
                <w:rPrChange w:id="4090"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09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092" w:author="Milan Stojkov" w:date="2026-10-02T11:00:00Z">
                  <w:rPr>
                    <w:rFonts w:ascii="Courier New" w:hAnsi="Courier New" w:eastAsia="Courier New" w:cs="Courier New"/>
                    <w:color w:val="1F2328"/>
                    <w:sz w:val="20"/>
                    <w:szCs w:val="20"/>
                    <w:highlight w:val="white"/>
                  </w:rPr>
                </w:rPrChange>
              </w:rPr>
              <w:t>obs</w:t>
            </w:r>
            <w:r>
              <w:rPr>
                <w:rFonts w:ascii="Courier New" w:hAnsi="Courier New" w:eastAsia="Courier New" w:cs="Courier New"/>
                <w:color w:val="202020"/>
                <w:sz w:val="20"/>
                <w:szCs w:val="20"/>
                <w:highlight w:val="white"/>
                <w:lang w:val="sr-Cyrl-RS"/>
                <w:rPrChange w:id="4093" w:author="Milan Stojkov" w:date="2026-10-02T11:00:00Z">
                  <w:rPr>
                    <w:rFonts w:ascii="Courier New" w:hAnsi="Courier New" w:eastAsia="Courier New" w:cs="Courier New"/>
                    <w:color w:val="202020"/>
                    <w:sz w:val="20"/>
                    <w:szCs w:val="20"/>
                    <w:highlight w:val="white"/>
                  </w:rPr>
                </w:rPrChange>
              </w:rPr>
              <w:t xml:space="preserve">.first_seen_round </w:t>
            </w:r>
            <w:r>
              <w:rPr>
                <w:rFonts w:ascii="Courier New" w:hAnsi="Courier New" w:eastAsia="Courier New" w:cs="Courier New"/>
                <w:color w:val="000000"/>
                <w:sz w:val="20"/>
                <w:szCs w:val="20"/>
                <w:highlight w:val="white"/>
                <w:lang w:val="sr-Cyrl-RS"/>
                <w:rPrChange w:id="4094"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09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096" w:author="Milan Stojkov" w:date="2026-10-02T11:00:00Z">
                  <w:rPr>
                    <w:rFonts w:ascii="Courier New" w:hAnsi="Courier New" w:eastAsia="Courier New" w:cs="Courier New"/>
                    <w:color w:val="953800"/>
                    <w:sz w:val="20"/>
                    <w:szCs w:val="20"/>
                    <w:highlight w:val="white"/>
                  </w:rPr>
                </w:rPrChange>
              </w:rPr>
              <w:t>round_now</w:t>
            </w:r>
          </w:p>
          <w:p w14:paraId="415AF925">
            <w:pPr>
              <w:widowControl/>
              <w:shd w:val="clear" w:color="auto" w:fill="FFFFFF"/>
              <w:jc w:val="left"/>
              <w:rPr>
                <w:rFonts w:ascii="Courier New" w:hAnsi="Courier New" w:eastAsia="Courier New" w:cs="Courier New"/>
                <w:color w:val="202020"/>
                <w:sz w:val="20"/>
                <w:szCs w:val="20"/>
                <w:lang w:val="sr-Cyrl-RS"/>
                <w:rPrChange w:id="4097"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09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099" w:author="Milan Stojkov" w:date="2026-10-02T11:00:00Z">
                  <w:rPr>
                    <w:rFonts w:ascii="Courier New" w:hAnsi="Courier New" w:eastAsia="Courier New" w:cs="Courier New"/>
                    <w:color w:val="1F2328"/>
                    <w:sz w:val="20"/>
                    <w:szCs w:val="20"/>
                    <w:highlight w:val="white"/>
                  </w:rPr>
                </w:rPrChange>
              </w:rPr>
              <w:t>obs</w:t>
            </w:r>
            <w:r>
              <w:rPr>
                <w:rFonts w:ascii="Courier New" w:hAnsi="Courier New" w:eastAsia="Courier New" w:cs="Courier New"/>
                <w:color w:val="202020"/>
                <w:sz w:val="20"/>
                <w:szCs w:val="20"/>
                <w:highlight w:val="white"/>
                <w:lang w:val="sr-Cyrl-RS"/>
                <w:rPrChange w:id="4100" w:author="Milan Stojkov" w:date="2026-10-02T11:00:00Z">
                  <w:rPr>
                    <w:rFonts w:ascii="Courier New" w:hAnsi="Courier New" w:eastAsia="Courier New" w:cs="Courier New"/>
                    <w:color w:val="202020"/>
                    <w:sz w:val="20"/>
                    <w:szCs w:val="20"/>
                    <w:highlight w:val="white"/>
                  </w:rPr>
                </w:rPrChange>
              </w:rPr>
              <w:t xml:space="preserve">.successful_exchanges </w:t>
            </w:r>
            <w:r>
              <w:rPr>
                <w:rFonts w:ascii="Courier New" w:hAnsi="Courier New" w:eastAsia="Courier New" w:cs="Courier New"/>
                <w:color w:val="000000"/>
                <w:sz w:val="20"/>
                <w:szCs w:val="20"/>
                <w:highlight w:val="white"/>
                <w:lang w:val="sr-Cyrl-RS"/>
                <w:rPrChange w:id="4101"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10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98658"/>
                <w:sz w:val="20"/>
                <w:szCs w:val="20"/>
                <w:highlight w:val="white"/>
                <w:lang w:val="sr-Cyrl-RS"/>
                <w:rPrChange w:id="4103" w:author="Milan Stojkov" w:date="2026-10-02T11:00:00Z">
                  <w:rPr>
                    <w:rFonts w:ascii="Courier New" w:hAnsi="Courier New" w:eastAsia="Courier New" w:cs="Courier New"/>
                    <w:color w:val="098658"/>
                    <w:sz w:val="20"/>
                    <w:szCs w:val="20"/>
                    <w:highlight w:val="white"/>
                  </w:rPr>
                </w:rPrChange>
              </w:rPr>
              <w:t>0</w:t>
            </w:r>
          </w:p>
          <w:p w14:paraId="5A14D602">
            <w:pPr>
              <w:widowControl/>
              <w:shd w:val="clear" w:color="auto" w:fill="FFFFFF"/>
              <w:jc w:val="left"/>
              <w:rPr>
                <w:rFonts w:ascii="Courier New" w:hAnsi="Courier New" w:eastAsia="Courier New" w:cs="Courier New"/>
                <w:color w:val="202020"/>
                <w:sz w:val="20"/>
                <w:szCs w:val="20"/>
                <w:lang w:val="sr-Cyrl-RS"/>
                <w:rPrChange w:id="410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10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106" w:author="Milan Stojkov" w:date="2026-10-02T11:00:00Z">
                  <w:rPr>
                    <w:rFonts w:ascii="Courier New" w:hAnsi="Courier New" w:eastAsia="Courier New" w:cs="Courier New"/>
                    <w:color w:val="1F2328"/>
                    <w:sz w:val="20"/>
                    <w:szCs w:val="20"/>
                    <w:highlight w:val="white"/>
                  </w:rPr>
                </w:rPrChange>
              </w:rPr>
              <w:t>obs</w:t>
            </w:r>
            <w:r>
              <w:rPr>
                <w:rFonts w:ascii="Courier New" w:hAnsi="Courier New" w:eastAsia="Courier New" w:cs="Courier New"/>
                <w:color w:val="202020"/>
                <w:sz w:val="20"/>
                <w:szCs w:val="20"/>
                <w:highlight w:val="white"/>
                <w:lang w:val="sr-Cyrl-RS"/>
                <w:rPrChange w:id="4107" w:author="Milan Stojkov" w:date="2026-10-02T11:00:00Z">
                  <w:rPr>
                    <w:rFonts w:ascii="Courier New" w:hAnsi="Courier New" w:eastAsia="Courier New" w:cs="Courier New"/>
                    <w:color w:val="202020"/>
                    <w:sz w:val="20"/>
                    <w:szCs w:val="20"/>
                    <w:highlight w:val="white"/>
                  </w:rPr>
                </w:rPrChange>
              </w:rPr>
              <w:t xml:space="preserve">.missed_heartbeats </w:t>
            </w:r>
            <w:r>
              <w:rPr>
                <w:rFonts w:ascii="Courier New" w:hAnsi="Courier New" w:eastAsia="Courier New" w:cs="Courier New"/>
                <w:color w:val="000000"/>
                <w:sz w:val="20"/>
                <w:szCs w:val="20"/>
                <w:highlight w:val="white"/>
                <w:lang w:val="sr-Cyrl-RS"/>
                <w:rPrChange w:id="4108"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10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98658"/>
                <w:sz w:val="20"/>
                <w:szCs w:val="20"/>
                <w:highlight w:val="white"/>
                <w:lang w:val="sr-Cyrl-RS"/>
                <w:rPrChange w:id="4110" w:author="Milan Stojkov" w:date="2026-10-02T11:00:00Z">
                  <w:rPr>
                    <w:rFonts w:ascii="Courier New" w:hAnsi="Courier New" w:eastAsia="Courier New" w:cs="Courier New"/>
                    <w:color w:val="098658"/>
                    <w:sz w:val="20"/>
                    <w:szCs w:val="20"/>
                    <w:highlight w:val="white"/>
                  </w:rPr>
                </w:rPrChange>
              </w:rPr>
              <w:t>0</w:t>
            </w:r>
          </w:p>
          <w:p w14:paraId="6C62F533">
            <w:pPr>
              <w:widowControl/>
              <w:shd w:val="clear" w:color="auto" w:fill="FFFFFF"/>
              <w:jc w:val="left"/>
              <w:rPr>
                <w:rFonts w:ascii="Courier New" w:hAnsi="Courier New" w:eastAsia="Courier New" w:cs="Courier New"/>
                <w:color w:val="000000"/>
                <w:sz w:val="20"/>
                <w:szCs w:val="20"/>
                <w:lang w:val="sr-Cyrl-RS"/>
                <w:rPrChange w:id="4111"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202020"/>
                <w:sz w:val="20"/>
                <w:szCs w:val="20"/>
                <w:highlight w:val="white"/>
                <w:lang w:val="sr-Cyrl-RS"/>
                <w:rPrChange w:id="411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113" w:author="Milan Stojkov" w:date="2026-10-02T11:00:00Z">
                  <w:rPr>
                    <w:rFonts w:ascii="Courier New" w:hAnsi="Courier New" w:eastAsia="Courier New" w:cs="Courier New"/>
                    <w:color w:val="1F2328"/>
                    <w:sz w:val="20"/>
                    <w:szCs w:val="20"/>
                    <w:highlight w:val="white"/>
                  </w:rPr>
                </w:rPrChange>
              </w:rPr>
              <w:t>obs</w:t>
            </w:r>
            <w:r>
              <w:rPr>
                <w:rFonts w:ascii="Courier New" w:hAnsi="Courier New" w:eastAsia="Courier New" w:cs="Courier New"/>
                <w:color w:val="202020"/>
                <w:sz w:val="20"/>
                <w:szCs w:val="20"/>
                <w:highlight w:val="white"/>
                <w:lang w:val="sr-Cyrl-RS"/>
                <w:rPrChange w:id="4114" w:author="Milan Stojkov" w:date="2026-10-02T11:00:00Z">
                  <w:rPr>
                    <w:rFonts w:ascii="Courier New" w:hAnsi="Courier New" w:eastAsia="Courier New" w:cs="Courier New"/>
                    <w:color w:val="202020"/>
                    <w:sz w:val="20"/>
                    <w:szCs w:val="20"/>
                    <w:highlight w:val="white"/>
                  </w:rPr>
                </w:rPrChange>
              </w:rPr>
              <w:t xml:space="preserve">.missed_total </w:t>
            </w:r>
            <w:r>
              <w:rPr>
                <w:rFonts w:ascii="Courier New" w:hAnsi="Courier New" w:eastAsia="Courier New" w:cs="Courier New"/>
                <w:color w:val="000000"/>
                <w:sz w:val="20"/>
                <w:szCs w:val="20"/>
                <w:highlight w:val="white"/>
                <w:lang w:val="sr-Cyrl-RS"/>
                <w:rPrChange w:id="4115"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11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98658"/>
                <w:sz w:val="20"/>
                <w:szCs w:val="20"/>
                <w:highlight w:val="white"/>
                <w:lang w:val="sr-Cyrl-RS"/>
                <w:rPrChange w:id="4117" w:author="Milan Stojkov" w:date="2026-10-02T11:00:00Z">
                  <w:rPr>
                    <w:rFonts w:ascii="Courier New" w:hAnsi="Courier New" w:eastAsia="Courier New" w:cs="Courier New"/>
                    <w:color w:val="098658"/>
                    <w:sz w:val="20"/>
                    <w:szCs w:val="20"/>
                    <w:highlight w:val="white"/>
                  </w:rPr>
                </w:rPrChange>
              </w:rPr>
              <w:t>0</w:t>
            </w:r>
          </w:p>
        </w:tc>
      </w:tr>
    </w:tbl>
    <w:p w14:paraId="7077E372">
      <w:pPr>
        <w:pBdr>
          <w:top w:val="none" w:color="auto" w:sz="0" w:space="0"/>
          <w:left w:val="none" w:color="auto" w:sz="0" w:space="0"/>
          <w:bottom w:val="none" w:color="auto" w:sz="0" w:space="0"/>
          <w:right w:val="none" w:color="auto" w:sz="0" w:space="0"/>
          <w:between w:val="none" w:color="auto" w:sz="0" w:space="0"/>
        </w:pBdr>
        <w:jc w:val="center"/>
        <w:rPr>
          <w:ins w:id="4118" w:author="Milica Radić" w:date="2026-10-02T22:33:14Z"/>
          <w:i/>
          <w:iCs/>
          <w:color w:val="000000"/>
          <w:sz w:val="20"/>
          <w:szCs w:val="20"/>
          <w:lang w:val="sr-Cyrl-RS"/>
        </w:rPr>
      </w:pPr>
      <w:r>
        <w:rPr>
          <w:i/>
          <w:iCs/>
          <w:color w:val="000000"/>
          <w:sz w:val="20"/>
          <w:szCs w:val="20"/>
          <w:lang w:val="sr-Cyrl-RS"/>
          <w:rPrChange w:id="4119" w:author="Milan Stojkov" w:date="2026-10-02T11:00:00Z">
            <w:rPr>
              <w:i/>
              <w:iCs/>
              <w:color w:val="000000"/>
              <w:sz w:val="20"/>
              <w:szCs w:val="20"/>
            </w:rPr>
          </w:rPrChange>
        </w:rPr>
        <w:t>Листинг 5.6 - Одлазак и повратак нападачког идентитета</w:t>
      </w:r>
    </w:p>
    <w:p w14:paraId="7D192A3F">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
      </w:pPr>
    </w:p>
    <w:p w14:paraId="425D8772">
      <w:pPr>
        <w:widowControl w:val="0"/>
        <w:ind w:firstLine="360"/>
        <w:jc w:val="both"/>
        <w:rPr>
          <w:ins w:id="4120" w:author="Milica Radić" w:date="2026-10-02T22:33:19Z"/>
          <w:color w:val="000000"/>
          <w:sz w:val="22"/>
          <w:szCs w:val="22"/>
          <w:lang w:val="sr-Cyrl-RS"/>
        </w:rPr>
      </w:pPr>
      <w:r>
        <w:rPr>
          <w:color w:val="000000"/>
          <w:sz w:val="22"/>
          <w:szCs w:val="22"/>
          <w:lang w:val="sr-Cyrl-RS"/>
          <w:rPrChange w:id="4121" w:author="Milan Stojkov" w:date="2026-10-02T11:00:00Z">
            <w:rPr>
              <w:color w:val="000000"/>
              <w:sz w:val="22"/>
              <w:szCs w:val="22"/>
            </w:rPr>
          </w:rPrChange>
        </w:rPr>
        <w:t>Потом чвор објављује своју вредност у сопствено складиште</w:t>
      </w:r>
      <w:ins w:id="4122" w:author="Milica Radić" w:date="2026-10-02T22:47:39Z">
        <w:r>
          <w:rPr>
            <w:rFonts w:hint="default"/>
            <w:color w:val="000000"/>
            <w:sz w:val="22"/>
            <w:szCs w:val="22"/>
            <w:lang w:val="sr-Cyrl-RS"/>
          </w:rPr>
          <w:t xml:space="preserve">, </w:t>
        </w:r>
      </w:ins>
      <w:ins w:id="4123" w:author="Milica Radić" w:date="2026-10-02T22:47:40Z">
        <w:r>
          <w:rPr>
            <w:rFonts w:hint="default"/>
            <w:color w:val="000000"/>
            <w:sz w:val="22"/>
            <w:szCs w:val="22"/>
            <w:lang w:val="sr-Cyrl-RS"/>
          </w:rPr>
          <w:t xml:space="preserve">што приказује </w:t>
        </w:r>
      </w:ins>
      <w:ins w:id="4124" w:author="Milica Radić" w:date="2026-10-03T18:27:58Z">
        <w:r>
          <w:rPr>
            <w:rFonts w:hint="default"/>
            <w:color w:val="000000"/>
            <w:sz w:val="22"/>
            <w:szCs w:val="22"/>
            <w:lang w:val="sr-Cyrl-RS"/>
          </w:rPr>
          <w:t>Л</w:t>
        </w:r>
      </w:ins>
      <w:ins w:id="4125" w:author="Milica Radić" w:date="2026-10-02T22:47:40Z">
        <w:r>
          <w:rPr>
            <w:rFonts w:hint="default"/>
            <w:color w:val="000000"/>
            <w:sz w:val="22"/>
            <w:szCs w:val="22"/>
            <w:lang w:val="sr-Cyrl-RS"/>
          </w:rPr>
          <w:t>истинг 5.7</w:t>
        </w:r>
      </w:ins>
      <w:r>
        <w:rPr>
          <w:color w:val="000000"/>
          <w:sz w:val="22"/>
          <w:szCs w:val="22"/>
          <w:lang w:val="sr-Cyrl-RS"/>
          <w:rPrChange w:id="4126" w:author="Milan Stojkov" w:date="2026-10-02T11:00:00Z">
            <w:rPr>
              <w:color w:val="000000"/>
              <w:sz w:val="22"/>
              <w:szCs w:val="22"/>
            </w:rPr>
          </w:rPrChange>
        </w:rPr>
        <w:t xml:space="preserve">. Уз вредност објављују се и две одлуке, обе у функцији примаоца </w:t>
      </w:r>
      <w:ins w:id="4127" w:author="Milan Stojkov" w:date="2026-10-02T13:47:00Z">
        <w:r>
          <w:rPr>
            <w:color w:val="000000"/>
            <w:sz w:val="22"/>
            <w:szCs w:val="22"/>
            <w:lang w:val="sr-Cyrl-RS"/>
          </w:rPr>
          <w:t>(</w:t>
        </w:r>
      </w:ins>
      <w:r>
        <w:rPr>
          <w:color w:val="000000"/>
          <w:sz w:val="22"/>
          <w:szCs w:val="22"/>
          <w:lang w:val="sr-Cyrl-RS"/>
          <w:rPrChange w:id="4128" w:author="Milan Stojkov" w:date="2026-10-02T11:00:00Z">
            <w:rPr>
              <w:color w:val="000000"/>
              <w:sz w:val="22"/>
              <w:szCs w:val="22"/>
            </w:rPr>
          </w:rPrChange>
        </w:rPr>
        <w:t>хоће ли учесник одговорити на проверу доступности и хоће ли вредност бити прослеђена</w:t>
      </w:r>
      <w:ins w:id="4129" w:author="Milan Stojkov" w:date="2026-10-02T13:47:00Z">
        <w:r>
          <w:rPr>
            <w:color w:val="000000"/>
            <w:sz w:val="22"/>
            <w:szCs w:val="22"/>
            <w:lang w:val="sr-Cyrl-RS"/>
          </w:rPr>
          <w:t xml:space="preserve">) </w:t>
        </w:r>
      </w:ins>
      <w:r>
        <w:rPr>
          <w:color w:val="000000"/>
          <w:sz w:val="22"/>
          <w:szCs w:val="22"/>
          <w:lang w:val="sr-Cyrl-RS"/>
          <w:rPrChange w:id="4130" w:author="Milan Stojkov" w:date="2026-10-02T11:00:00Z">
            <w:rPr>
              <w:color w:val="000000"/>
              <w:sz w:val="22"/>
              <w:szCs w:val="22"/>
            </w:rPr>
          </w:rPrChange>
        </w:rPr>
        <w:t>чиме злонамеран учесник може да се понаша различито према различитим суседима:</w:t>
      </w:r>
    </w:p>
    <w:p w14:paraId="39805E6B">
      <w:pPr>
        <w:widowControl w:val="0"/>
        <w:ind w:firstLine="360"/>
        <w:jc w:val="both"/>
        <w:rPr>
          <w:color w:val="000000"/>
          <w:sz w:val="22"/>
          <w:szCs w:val="22"/>
          <w:lang w:val="sr-Cyrl-RS"/>
          <w:rPrChange w:id="4131" w:author="Milan Stojkov" w:date="2026-10-02T11:00:00Z">
            <w:rPr>
              <w:color w:val="000000"/>
              <w:sz w:val="22"/>
              <w:szCs w:val="22"/>
            </w:rPr>
          </w:rPrChange>
        </w:rPr>
      </w:pPr>
    </w:p>
    <w:tbl>
      <w:tblPr>
        <w:tblStyle w:val="5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4132" w:author="Milica Radić" w:date="2026-10-02T22:38:12Z">
          <w:tblPr>
            <w:tblStyle w:val="59"/>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4133">
          <w:tblGrid>
            <w:gridCol w:w="8724"/>
          </w:tblGrid>
        </w:tblGridChange>
      </w:tblGrid>
      <w:tr w14:paraId="3C50D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134" w:author="Milica Radić" w:date="2026-10-02T22:38:12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4135" w:author="Milica Radić" w:date="2026-10-02T22:38:12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19220425">
            <w:pPr>
              <w:widowControl/>
              <w:shd w:val="clear" w:color="auto" w:fill="FFFFFF"/>
              <w:jc w:val="left"/>
              <w:rPr>
                <w:rFonts w:ascii="Courier New" w:hAnsi="Courier New" w:eastAsia="Courier New" w:cs="Courier New"/>
                <w:color w:val="202020"/>
                <w:sz w:val="20"/>
                <w:szCs w:val="20"/>
                <w:lang w:val="sr-Cyrl-RS"/>
                <w:rPrChange w:id="413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1F2328"/>
                <w:sz w:val="20"/>
                <w:szCs w:val="20"/>
                <w:highlight w:val="white"/>
                <w:lang w:val="sr-Cyrl-RS"/>
                <w:rPrChange w:id="4137" w:author="Milan Stojkov" w:date="2026-10-02T11:00:00Z">
                  <w:rPr>
                    <w:rFonts w:ascii="Courier New" w:hAnsi="Courier New" w:eastAsia="Courier New" w:cs="Courier New"/>
                    <w:color w:val="1F2328"/>
                    <w:sz w:val="20"/>
                    <w:szCs w:val="20"/>
                    <w:highlight w:val="white"/>
                  </w:rPr>
                </w:rPrChange>
              </w:rPr>
              <w:t>own</w:t>
            </w:r>
            <w:r>
              <w:rPr>
                <w:rFonts w:ascii="Courier New" w:hAnsi="Courier New" w:eastAsia="Courier New" w:cs="Courier New"/>
                <w:color w:val="202020"/>
                <w:sz w:val="20"/>
                <w:szCs w:val="20"/>
                <w:highlight w:val="white"/>
                <w:lang w:val="sr-Cyrl-RS"/>
                <w:rPrChange w:id="413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139"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14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141" w:author="Milan Stojkov" w:date="2026-10-02T11:00:00Z">
                  <w:rPr>
                    <w:rFonts w:ascii="Courier New" w:hAnsi="Courier New" w:eastAsia="Courier New" w:cs="Courier New"/>
                    <w:color w:val="1F2328"/>
                    <w:sz w:val="20"/>
                    <w:szCs w:val="20"/>
                    <w:highlight w:val="white"/>
                  </w:rPr>
                </w:rPrChange>
              </w:rPr>
              <w:t>node</w:t>
            </w:r>
            <w:r>
              <w:rPr>
                <w:rFonts w:ascii="Courier New" w:hAnsi="Courier New" w:eastAsia="Courier New" w:cs="Courier New"/>
                <w:color w:val="202020"/>
                <w:sz w:val="20"/>
                <w:szCs w:val="20"/>
                <w:highlight w:val="white"/>
                <w:lang w:val="sr-Cyrl-RS"/>
                <w:rPrChange w:id="414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143" w:author="Milan Stojkov" w:date="2026-10-02T11:00:00Z">
                  <w:rPr>
                    <w:rFonts w:ascii="Courier New" w:hAnsi="Courier New" w:eastAsia="Courier New" w:cs="Courier New"/>
                    <w:color w:val="1F2328"/>
                    <w:sz w:val="20"/>
                    <w:szCs w:val="20"/>
                    <w:highlight w:val="white"/>
                  </w:rPr>
                </w:rPrChange>
              </w:rPr>
              <w:t>estimate</w:t>
            </w:r>
          </w:p>
          <w:p w14:paraId="4905D037">
            <w:pPr>
              <w:widowControl/>
              <w:shd w:val="clear" w:color="auto" w:fill="FFFFFF"/>
              <w:jc w:val="left"/>
              <w:rPr>
                <w:rFonts w:ascii="Courier New" w:hAnsi="Courier New" w:eastAsia="Courier New" w:cs="Courier New"/>
                <w:color w:val="202020"/>
                <w:sz w:val="20"/>
                <w:szCs w:val="20"/>
                <w:lang w:val="sr-Cyrl-RS"/>
                <w:rPrChange w:id="414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14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146" w:author="Milan Stojkov" w:date="2026-10-02T11:00:00Z">
                  <w:rPr>
                    <w:rFonts w:ascii="Courier New" w:hAnsi="Courier New" w:eastAsia="Courier New" w:cs="Courier New"/>
                    <w:color w:val="953800"/>
                    <w:sz w:val="20"/>
                    <w:szCs w:val="20"/>
                    <w:highlight w:val="white"/>
                  </w:rPr>
                </w:rPrChange>
              </w:rPr>
              <w:t>store</w:t>
            </w:r>
            <w:r>
              <w:rPr>
                <w:rFonts w:ascii="Courier New" w:hAnsi="Courier New" w:eastAsia="Courier New" w:cs="Courier New"/>
                <w:color w:val="202020"/>
                <w:sz w:val="20"/>
                <w:szCs w:val="20"/>
                <w:highlight w:val="white"/>
                <w:lang w:val="sr-Cyrl-RS"/>
                <w:rPrChange w:id="4147" w:author="Milan Stojkov" w:date="2026-10-02T11:00:00Z">
                  <w:rPr>
                    <w:rFonts w:ascii="Courier New" w:hAnsi="Courier New" w:eastAsia="Courier New" w:cs="Courier New"/>
                    <w:color w:val="202020"/>
                    <w:sz w:val="20"/>
                    <w:szCs w:val="20"/>
                    <w:highlight w:val="white"/>
                  </w:rPr>
                </w:rPrChange>
              </w:rPr>
              <w:t>.publish(</w:t>
            </w:r>
            <w:r>
              <w:rPr>
                <w:rFonts w:ascii="Courier New" w:hAnsi="Courier New" w:eastAsia="Courier New" w:cs="Courier New"/>
                <w:color w:val="953800"/>
                <w:sz w:val="20"/>
                <w:szCs w:val="20"/>
                <w:highlight w:val="white"/>
                <w:lang w:val="sr-Cyrl-RS"/>
                <w:rPrChange w:id="4148" w:author="Milan Stojkov" w:date="2026-10-02T11:00:00Z">
                  <w:rPr>
                    <w:rFonts w:ascii="Courier New" w:hAnsi="Courier New" w:eastAsia="Courier New" w:cs="Courier New"/>
                    <w:color w:val="953800"/>
                    <w:sz w:val="20"/>
                    <w:szCs w:val="20"/>
                    <w:highlight w:val="white"/>
                  </w:rPr>
                </w:rPrChange>
              </w:rPr>
              <w:t>job</w:t>
            </w:r>
            <w:r>
              <w:rPr>
                <w:rFonts w:ascii="Courier New" w:hAnsi="Courier New" w:eastAsia="Courier New" w:cs="Courier New"/>
                <w:color w:val="202020"/>
                <w:sz w:val="20"/>
                <w:szCs w:val="20"/>
                <w:highlight w:val="white"/>
                <w:lang w:val="sr-Cyrl-RS"/>
                <w:rPrChange w:id="414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150"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415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4152" w:author="Milan Stojkov" w:date="2026-10-02T11:00:00Z">
                  <w:rPr>
                    <w:rFonts w:ascii="Courier New" w:hAnsi="Courier New" w:eastAsia="Courier New" w:cs="Courier New"/>
                    <w:color w:val="8250DF"/>
                    <w:sz w:val="20"/>
                    <w:szCs w:val="20"/>
                    <w:highlight w:val="white"/>
                  </w:rPr>
                </w:rPrChange>
              </w:rPr>
              <w:t>_sendable</w:t>
            </w:r>
            <w:r>
              <w:rPr>
                <w:rFonts w:ascii="Courier New" w:hAnsi="Courier New" w:eastAsia="Courier New" w:cs="Courier New"/>
                <w:color w:val="202020"/>
                <w:sz w:val="20"/>
                <w:szCs w:val="20"/>
                <w:highlight w:val="white"/>
                <w:lang w:val="sr-Cyrl-RS"/>
                <w:rPrChange w:id="415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154" w:author="Milan Stojkov" w:date="2026-10-02T11:00:00Z">
                  <w:rPr>
                    <w:rFonts w:ascii="Courier New" w:hAnsi="Courier New" w:eastAsia="Courier New" w:cs="Courier New"/>
                    <w:color w:val="1F2328"/>
                    <w:sz w:val="20"/>
                    <w:szCs w:val="20"/>
                    <w:highlight w:val="white"/>
                  </w:rPr>
                </w:rPrChange>
              </w:rPr>
              <w:t>scenario</w:t>
            </w:r>
            <w:r>
              <w:rPr>
                <w:rFonts w:ascii="Courier New" w:hAnsi="Courier New" w:eastAsia="Courier New" w:cs="Courier New"/>
                <w:color w:val="202020"/>
                <w:sz w:val="20"/>
                <w:szCs w:val="20"/>
                <w:highlight w:val="white"/>
                <w:lang w:val="sr-Cyrl-RS"/>
                <w:rPrChange w:id="415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4156" w:author="Milan Stojkov" w:date="2026-10-02T11:00:00Z">
                  <w:rPr>
                    <w:rFonts w:ascii="Courier New" w:hAnsi="Courier New" w:eastAsia="Courier New" w:cs="Courier New"/>
                    <w:color w:val="8250DF"/>
                    <w:sz w:val="20"/>
                    <w:szCs w:val="20"/>
                    <w:highlight w:val="white"/>
                  </w:rPr>
                </w:rPrChange>
              </w:rPr>
              <w:t>broadcast_value</w:t>
            </w:r>
            <w:r>
              <w:rPr>
                <w:rFonts w:ascii="Courier New" w:hAnsi="Courier New" w:eastAsia="Courier New" w:cs="Courier New"/>
                <w:color w:val="202020"/>
                <w:sz w:val="20"/>
                <w:szCs w:val="20"/>
                <w:highlight w:val="white"/>
                <w:lang w:val="sr-Cyrl-RS"/>
                <w:rPrChange w:id="415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4158" w:author="Milan Stojkov" w:date="2026-10-02T11:00:00Z">
                  <w:rPr>
                    <w:rFonts w:ascii="Courier New" w:hAnsi="Courier New" w:eastAsia="Courier New" w:cs="Courier New"/>
                    <w:color w:val="953800"/>
                    <w:sz w:val="20"/>
                    <w:szCs w:val="20"/>
                    <w:highlight w:val="white"/>
                  </w:rPr>
                </w:rPrChange>
              </w:rPr>
              <w:t>node_id</w:t>
            </w:r>
            <w:r>
              <w:rPr>
                <w:rFonts w:ascii="Courier New" w:hAnsi="Courier New" w:eastAsia="Courier New" w:cs="Courier New"/>
                <w:color w:val="202020"/>
                <w:sz w:val="20"/>
                <w:szCs w:val="20"/>
                <w:highlight w:val="white"/>
                <w:lang w:val="sr-Cyrl-RS"/>
                <w:rPrChange w:id="415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160" w:author="Milan Stojkov" w:date="2026-10-02T11:00:00Z">
                  <w:rPr>
                    <w:rFonts w:ascii="Courier New" w:hAnsi="Courier New" w:eastAsia="Courier New" w:cs="Courier New"/>
                    <w:color w:val="1F2328"/>
                    <w:sz w:val="20"/>
                    <w:szCs w:val="20"/>
                    <w:highlight w:val="white"/>
                  </w:rPr>
                </w:rPrChange>
              </w:rPr>
              <w:t>own</w:t>
            </w:r>
            <w:r>
              <w:rPr>
                <w:rFonts w:ascii="Courier New" w:hAnsi="Courier New" w:eastAsia="Courier New" w:cs="Courier New"/>
                <w:color w:val="202020"/>
                <w:sz w:val="20"/>
                <w:szCs w:val="20"/>
                <w:highlight w:val="white"/>
                <w:lang w:val="sr-Cyrl-RS"/>
                <w:rPrChange w:id="416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162"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4163" w:author="Milan Stojkov" w:date="2026-10-02T11:00:00Z">
                  <w:rPr>
                    <w:rFonts w:ascii="Courier New" w:hAnsi="Courier New" w:eastAsia="Courier New" w:cs="Courier New"/>
                    <w:color w:val="202020"/>
                    <w:sz w:val="20"/>
                    <w:szCs w:val="20"/>
                    <w:highlight w:val="white"/>
                  </w:rPr>
                </w:rPrChange>
              </w:rPr>
              <w:t>)),</w:t>
            </w:r>
          </w:p>
          <w:p w14:paraId="7F11A079">
            <w:pPr>
              <w:widowControl/>
              <w:shd w:val="clear" w:color="auto" w:fill="FFFFFF"/>
              <w:jc w:val="left"/>
              <w:rPr>
                <w:rFonts w:ascii="Courier New" w:hAnsi="Courier New" w:eastAsia="Courier New" w:cs="Courier New"/>
                <w:color w:val="202020"/>
                <w:sz w:val="20"/>
                <w:szCs w:val="20"/>
                <w:lang w:val="sr-Cyrl-RS"/>
                <w:rPrChange w:id="416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16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166" w:author="Milan Stojkov" w:date="2026-10-02T11:00:00Z">
                  <w:rPr>
                    <w:rFonts w:ascii="Courier New" w:hAnsi="Courier New" w:eastAsia="Courier New" w:cs="Courier New"/>
                    <w:color w:val="953800"/>
                    <w:sz w:val="20"/>
                    <w:szCs w:val="20"/>
                    <w:highlight w:val="white"/>
                  </w:rPr>
                </w:rPrChange>
              </w:rPr>
              <w:t>responds</w:t>
            </w:r>
            <w:r>
              <w:rPr>
                <w:rFonts w:ascii="Courier New" w:hAnsi="Courier New" w:eastAsia="Courier New" w:cs="Courier New"/>
                <w:color w:val="000000"/>
                <w:sz w:val="20"/>
                <w:szCs w:val="20"/>
                <w:highlight w:val="white"/>
                <w:lang w:val="sr-Cyrl-RS"/>
                <w:rPrChange w:id="4167"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CF222E"/>
                <w:sz w:val="20"/>
                <w:szCs w:val="20"/>
                <w:highlight w:val="white"/>
                <w:lang w:val="sr-Cyrl-RS"/>
                <w:rPrChange w:id="4168" w:author="Milan Stojkov" w:date="2026-10-02T11:00:00Z">
                  <w:rPr>
                    <w:rFonts w:ascii="Courier New" w:hAnsi="Courier New" w:eastAsia="Courier New" w:cs="Courier New"/>
                    <w:color w:val="CF222E"/>
                    <w:sz w:val="20"/>
                    <w:szCs w:val="20"/>
                    <w:highlight w:val="white"/>
                  </w:rPr>
                </w:rPrChange>
              </w:rPr>
              <w:t>lambda</w:t>
            </w:r>
            <w:r>
              <w:rPr>
                <w:rFonts w:ascii="Courier New" w:hAnsi="Courier New" w:eastAsia="Courier New" w:cs="Courier New"/>
                <w:color w:val="202020"/>
                <w:sz w:val="20"/>
                <w:szCs w:val="20"/>
                <w:highlight w:val="white"/>
                <w:lang w:val="sr-Cyrl-RS"/>
                <w:rPrChange w:id="416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170" w:author="Milan Stojkov" w:date="2026-10-02T11:00:00Z">
                  <w:rPr>
                    <w:rFonts w:ascii="Courier New" w:hAnsi="Courier New" w:eastAsia="Courier New" w:cs="Courier New"/>
                    <w:color w:val="953800"/>
                    <w:sz w:val="20"/>
                    <w:szCs w:val="20"/>
                    <w:highlight w:val="white"/>
                  </w:rPr>
                </w:rPrChange>
              </w:rPr>
              <w:t>who</w:t>
            </w:r>
            <w:r>
              <w:rPr>
                <w:rFonts w:ascii="Courier New" w:hAnsi="Courier New" w:eastAsia="Courier New" w:cs="Courier New"/>
                <w:color w:val="202020"/>
                <w:sz w:val="20"/>
                <w:szCs w:val="20"/>
                <w:highlight w:val="white"/>
                <w:lang w:val="sr-Cyrl-RS"/>
                <w:rPrChange w:id="417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172" w:author="Milan Stojkov" w:date="2026-10-02T11:00:00Z">
                  <w:rPr>
                    <w:rFonts w:ascii="Courier New" w:hAnsi="Courier New" w:eastAsia="Courier New" w:cs="Courier New"/>
                    <w:color w:val="953800"/>
                    <w:sz w:val="20"/>
                    <w:szCs w:val="20"/>
                    <w:highlight w:val="white"/>
                  </w:rPr>
                </w:rPrChange>
              </w:rPr>
              <w:t>_r</w:t>
            </w:r>
            <w:r>
              <w:rPr>
                <w:rFonts w:ascii="Courier New" w:hAnsi="Courier New" w:eastAsia="Courier New" w:cs="Courier New"/>
                <w:color w:val="000000"/>
                <w:sz w:val="20"/>
                <w:szCs w:val="20"/>
                <w:highlight w:val="white"/>
                <w:lang w:val="sr-Cyrl-RS"/>
                <w:rPrChange w:id="4173"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1F2328"/>
                <w:sz w:val="20"/>
                <w:szCs w:val="20"/>
                <w:highlight w:val="white"/>
                <w:lang w:val="sr-Cyrl-RS"/>
                <w:rPrChange w:id="4174"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417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176" w:author="Milan Stojkov" w:date="2026-10-02T11:00:00Z">
                  <w:rPr>
                    <w:rFonts w:ascii="Courier New" w:hAnsi="Courier New" w:eastAsia="Courier New" w:cs="Courier New"/>
                    <w:color w:val="1F2328"/>
                    <w:sz w:val="20"/>
                    <w:szCs w:val="20"/>
                    <w:highlight w:val="white"/>
                  </w:rPr>
                </w:rPrChange>
              </w:rPr>
              <w:t>scenario</w:t>
            </w:r>
            <w:r>
              <w:rPr>
                <w:rFonts w:ascii="Courier New" w:hAnsi="Courier New" w:eastAsia="Courier New" w:cs="Courier New"/>
                <w:color w:val="202020"/>
                <w:sz w:val="20"/>
                <w:szCs w:val="20"/>
                <w:highlight w:val="white"/>
                <w:lang w:val="sr-Cyrl-RS"/>
                <w:rPrChange w:id="417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4178" w:author="Milan Stojkov" w:date="2026-10-02T11:00:00Z">
                  <w:rPr>
                    <w:rFonts w:ascii="Courier New" w:hAnsi="Courier New" w:eastAsia="Courier New" w:cs="Courier New"/>
                    <w:color w:val="8250DF"/>
                    <w:sz w:val="20"/>
                    <w:szCs w:val="20"/>
                    <w:highlight w:val="white"/>
                  </w:rPr>
                </w:rPrChange>
              </w:rPr>
              <w:t>responds</w:t>
            </w:r>
            <w:r>
              <w:rPr>
                <w:rFonts w:ascii="Courier New" w:hAnsi="Courier New" w:eastAsia="Courier New" w:cs="Courier New"/>
                <w:color w:val="202020"/>
                <w:sz w:val="20"/>
                <w:szCs w:val="20"/>
                <w:highlight w:val="white"/>
                <w:lang w:val="sr-Cyrl-RS"/>
                <w:rPrChange w:id="417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4180" w:author="Milan Stojkov" w:date="2026-10-02T11:00:00Z">
                  <w:rPr>
                    <w:rFonts w:ascii="Courier New" w:hAnsi="Courier New" w:eastAsia="Courier New" w:cs="Courier New"/>
                    <w:color w:val="953800"/>
                    <w:sz w:val="20"/>
                    <w:szCs w:val="20"/>
                    <w:highlight w:val="white"/>
                  </w:rPr>
                </w:rPrChange>
              </w:rPr>
              <w:t>node_id</w:t>
            </w:r>
            <w:r>
              <w:rPr>
                <w:rFonts w:ascii="Courier New" w:hAnsi="Courier New" w:eastAsia="Courier New" w:cs="Courier New"/>
                <w:color w:val="202020"/>
                <w:sz w:val="20"/>
                <w:szCs w:val="20"/>
                <w:highlight w:val="white"/>
                <w:lang w:val="sr-Cyrl-RS"/>
                <w:rPrChange w:id="418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182" w:author="Milan Stojkov" w:date="2026-10-02T11:00:00Z">
                  <w:rPr>
                    <w:rFonts w:ascii="Courier New" w:hAnsi="Courier New" w:eastAsia="Courier New" w:cs="Courier New"/>
                    <w:color w:val="953800"/>
                    <w:sz w:val="20"/>
                    <w:szCs w:val="20"/>
                    <w:highlight w:val="white"/>
                  </w:rPr>
                </w:rPrChange>
              </w:rPr>
              <w:t>_r</w:t>
            </w:r>
            <w:r>
              <w:rPr>
                <w:rFonts w:ascii="Courier New" w:hAnsi="Courier New" w:eastAsia="Courier New" w:cs="Courier New"/>
                <w:color w:val="202020"/>
                <w:sz w:val="20"/>
                <w:szCs w:val="20"/>
                <w:highlight w:val="white"/>
                <w:lang w:val="sr-Cyrl-RS"/>
                <w:rPrChange w:id="418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184"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418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186" w:author="Milan Stojkov" w:date="2026-10-02T11:00:00Z">
                  <w:rPr>
                    <w:rFonts w:ascii="Courier New" w:hAnsi="Courier New" w:eastAsia="Courier New" w:cs="Courier New"/>
                    <w:color w:val="953800"/>
                    <w:sz w:val="20"/>
                    <w:szCs w:val="20"/>
                    <w:highlight w:val="white"/>
                  </w:rPr>
                </w:rPrChange>
              </w:rPr>
              <w:t>target</w:t>
            </w:r>
            <w:r>
              <w:rPr>
                <w:rFonts w:ascii="Courier New" w:hAnsi="Courier New" w:eastAsia="Courier New" w:cs="Courier New"/>
                <w:color w:val="000000"/>
                <w:sz w:val="20"/>
                <w:szCs w:val="20"/>
                <w:highlight w:val="white"/>
                <w:lang w:val="sr-Cyrl-RS"/>
                <w:rPrChange w:id="4187"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953800"/>
                <w:sz w:val="20"/>
                <w:szCs w:val="20"/>
                <w:highlight w:val="white"/>
                <w:lang w:val="sr-Cyrl-RS"/>
                <w:rPrChange w:id="4188" w:author="Milan Stojkov" w:date="2026-10-02T11:00:00Z">
                  <w:rPr>
                    <w:rFonts w:ascii="Courier New" w:hAnsi="Courier New" w:eastAsia="Courier New" w:cs="Courier New"/>
                    <w:color w:val="953800"/>
                    <w:sz w:val="20"/>
                    <w:szCs w:val="20"/>
                    <w:highlight w:val="white"/>
                  </w:rPr>
                </w:rPrChange>
              </w:rPr>
              <w:t>who</w:t>
            </w:r>
            <w:r>
              <w:rPr>
                <w:rFonts w:ascii="Courier New" w:hAnsi="Courier New" w:eastAsia="Courier New" w:cs="Courier New"/>
                <w:color w:val="202020"/>
                <w:sz w:val="20"/>
                <w:szCs w:val="20"/>
                <w:highlight w:val="white"/>
                <w:lang w:val="sr-Cyrl-RS"/>
                <w:rPrChange w:id="4189" w:author="Milan Stojkov" w:date="2026-10-02T11:00:00Z">
                  <w:rPr>
                    <w:rFonts w:ascii="Courier New" w:hAnsi="Courier New" w:eastAsia="Courier New" w:cs="Courier New"/>
                    <w:color w:val="202020"/>
                    <w:sz w:val="20"/>
                    <w:szCs w:val="20"/>
                    <w:highlight w:val="white"/>
                  </w:rPr>
                </w:rPrChange>
              </w:rPr>
              <w:t>),</w:t>
            </w:r>
          </w:p>
          <w:p w14:paraId="624641A2">
            <w:pPr>
              <w:widowControl/>
              <w:shd w:val="clear" w:color="auto" w:fill="FFFFFF"/>
              <w:jc w:val="left"/>
              <w:rPr>
                <w:rFonts w:ascii="Courier New" w:hAnsi="Courier New" w:eastAsia="Courier New" w:cs="Courier New"/>
                <w:color w:val="000000"/>
                <w:sz w:val="20"/>
                <w:szCs w:val="20"/>
                <w:lang w:val="sr-Cyrl-RS"/>
                <w:rPrChange w:id="4190"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202020"/>
                <w:sz w:val="20"/>
                <w:szCs w:val="20"/>
                <w:highlight w:val="white"/>
                <w:lang w:val="sr-Cyrl-RS"/>
                <w:rPrChange w:id="419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192" w:author="Milan Stojkov" w:date="2026-10-02T11:00:00Z">
                  <w:rPr>
                    <w:rFonts w:ascii="Courier New" w:hAnsi="Courier New" w:eastAsia="Courier New" w:cs="Courier New"/>
                    <w:color w:val="953800"/>
                    <w:sz w:val="20"/>
                    <w:szCs w:val="20"/>
                    <w:highlight w:val="white"/>
                  </w:rPr>
                </w:rPrChange>
              </w:rPr>
              <w:t>sends_to</w:t>
            </w:r>
            <w:r>
              <w:rPr>
                <w:rFonts w:ascii="Courier New" w:hAnsi="Courier New" w:eastAsia="Courier New" w:cs="Courier New"/>
                <w:color w:val="000000"/>
                <w:sz w:val="20"/>
                <w:szCs w:val="20"/>
                <w:highlight w:val="white"/>
                <w:lang w:val="sr-Cyrl-RS"/>
                <w:rPrChange w:id="4193"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CF222E"/>
                <w:sz w:val="20"/>
                <w:szCs w:val="20"/>
                <w:highlight w:val="white"/>
                <w:lang w:val="sr-Cyrl-RS"/>
                <w:rPrChange w:id="4194" w:author="Milan Stojkov" w:date="2026-10-02T11:00:00Z">
                  <w:rPr>
                    <w:rFonts w:ascii="Courier New" w:hAnsi="Courier New" w:eastAsia="Courier New" w:cs="Courier New"/>
                    <w:color w:val="CF222E"/>
                    <w:sz w:val="20"/>
                    <w:szCs w:val="20"/>
                    <w:highlight w:val="white"/>
                  </w:rPr>
                </w:rPrChange>
              </w:rPr>
              <w:t>lambda</w:t>
            </w:r>
            <w:r>
              <w:rPr>
                <w:rFonts w:ascii="Courier New" w:hAnsi="Courier New" w:eastAsia="Courier New" w:cs="Courier New"/>
                <w:color w:val="202020"/>
                <w:sz w:val="20"/>
                <w:szCs w:val="20"/>
                <w:highlight w:val="white"/>
                <w:lang w:val="sr-Cyrl-RS"/>
                <w:rPrChange w:id="419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196" w:author="Milan Stojkov" w:date="2026-10-02T11:00:00Z">
                  <w:rPr>
                    <w:rFonts w:ascii="Courier New" w:hAnsi="Courier New" w:eastAsia="Courier New" w:cs="Courier New"/>
                    <w:color w:val="953800"/>
                    <w:sz w:val="20"/>
                    <w:szCs w:val="20"/>
                    <w:highlight w:val="white"/>
                  </w:rPr>
                </w:rPrChange>
              </w:rPr>
              <w:t>who</w:t>
            </w:r>
            <w:r>
              <w:rPr>
                <w:rFonts w:ascii="Courier New" w:hAnsi="Courier New" w:eastAsia="Courier New" w:cs="Courier New"/>
                <w:color w:val="202020"/>
                <w:sz w:val="20"/>
                <w:szCs w:val="20"/>
                <w:highlight w:val="white"/>
                <w:lang w:val="sr-Cyrl-RS"/>
                <w:rPrChange w:id="419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198" w:author="Milan Stojkov" w:date="2026-10-02T11:00:00Z">
                  <w:rPr>
                    <w:rFonts w:ascii="Courier New" w:hAnsi="Courier New" w:eastAsia="Courier New" w:cs="Courier New"/>
                    <w:color w:val="953800"/>
                    <w:sz w:val="20"/>
                    <w:szCs w:val="20"/>
                    <w:highlight w:val="white"/>
                  </w:rPr>
                </w:rPrChange>
              </w:rPr>
              <w:t>_r</w:t>
            </w:r>
            <w:r>
              <w:rPr>
                <w:rFonts w:ascii="Courier New" w:hAnsi="Courier New" w:eastAsia="Courier New" w:cs="Courier New"/>
                <w:color w:val="000000"/>
                <w:sz w:val="20"/>
                <w:szCs w:val="20"/>
                <w:highlight w:val="white"/>
                <w:lang w:val="sr-Cyrl-RS"/>
                <w:rPrChange w:id="4199"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1F2328"/>
                <w:sz w:val="20"/>
                <w:szCs w:val="20"/>
                <w:highlight w:val="white"/>
                <w:lang w:val="sr-Cyrl-RS"/>
                <w:rPrChange w:id="4200"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420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202" w:author="Milan Stojkov" w:date="2026-10-02T11:00:00Z">
                  <w:rPr>
                    <w:rFonts w:ascii="Courier New" w:hAnsi="Courier New" w:eastAsia="Courier New" w:cs="Courier New"/>
                    <w:color w:val="1F2328"/>
                    <w:sz w:val="20"/>
                    <w:szCs w:val="20"/>
                    <w:highlight w:val="white"/>
                  </w:rPr>
                </w:rPrChange>
              </w:rPr>
              <w:t>scenario</w:t>
            </w:r>
            <w:r>
              <w:rPr>
                <w:rFonts w:ascii="Courier New" w:hAnsi="Courier New" w:eastAsia="Courier New" w:cs="Courier New"/>
                <w:color w:val="202020"/>
                <w:sz w:val="20"/>
                <w:szCs w:val="20"/>
                <w:highlight w:val="white"/>
                <w:lang w:val="sr-Cyrl-RS"/>
                <w:rPrChange w:id="420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4204" w:author="Milan Stojkov" w:date="2026-10-02T11:00:00Z">
                  <w:rPr>
                    <w:rFonts w:ascii="Courier New" w:hAnsi="Courier New" w:eastAsia="Courier New" w:cs="Courier New"/>
                    <w:color w:val="8250DF"/>
                    <w:sz w:val="20"/>
                    <w:szCs w:val="20"/>
                    <w:highlight w:val="white"/>
                  </w:rPr>
                </w:rPrChange>
              </w:rPr>
              <w:t>sends_value_to</w:t>
            </w:r>
            <w:r>
              <w:rPr>
                <w:rFonts w:ascii="Courier New" w:hAnsi="Courier New" w:eastAsia="Courier New" w:cs="Courier New"/>
                <w:color w:val="202020"/>
                <w:sz w:val="20"/>
                <w:szCs w:val="20"/>
                <w:highlight w:val="white"/>
                <w:lang w:val="sr-Cyrl-RS"/>
                <w:rPrChange w:id="420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4206" w:author="Milan Stojkov" w:date="2026-10-02T11:00:00Z">
                  <w:rPr>
                    <w:rFonts w:ascii="Courier New" w:hAnsi="Courier New" w:eastAsia="Courier New" w:cs="Courier New"/>
                    <w:color w:val="953800"/>
                    <w:sz w:val="20"/>
                    <w:szCs w:val="20"/>
                    <w:highlight w:val="white"/>
                  </w:rPr>
                </w:rPrChange>
              </w:rPr>
              <w:t>node_id</w:t>
            </w:r>
            <w:r>
              <w:rPr>
                <w:rFonts w:ascii="Courier New" w:hAnsi="Courier New" w:eastAsia="Courier New" w:cs="Courier New"/>
                <w:color w:val="202020"/>
                <w:sz w:val="20"/>
                <w:szCs w:val="20"/>
                <w:highlight w:val="white"/>
                <w:lang w:val="sr-Cyrl-RS"/>
                <w:rPrChange w:id="420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208" w:author="Milan Stojkov" w:date="2026-10-02T11:00:00Z">
                  <w:rPr>
                    <w:rFonts w:ascii="Courier New" w:hAnsi="Courier New" w:eastAsia="Courier New" w:cs="Courier New"/>
                    <w:color w:val="953800"/>
                    <w:sz w:val="20"/>
                    <w:szCs w:val="20"/>
                    <w:highlight w:val="white"/>
                  </w:rPr>
                </w:rPrChange>
              </w:rPr>
              <w:t>who</w:t>
            </w:r>
            <w:r>
              <w:rPr>
                <w:rFonts w:ascii="Courier New" w:hAnsi="Courier New" w:eastAsia="Courier New" w:cs="Courier New"/>
                <w:color w:val="202020"/>
                <w:sz w:val="20"/>
                <w:szCs w:val="20"/>
                <w:highlight w:val="white"/>
                <w:lang w:val="sr-Cyrl-RS"/>
                <w:rPrChange w:id="420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210" w:author="Milan Stojkov" w:date="2026-10-02T11:00:00Z">
                  <w:rPr>
                    <w:rFonts w:ascii="Courier New" w:hAnsi="Courier New" w:eastAsia="Courier New" w:cs="Courier New"/>
                    <w:color w:val="953800"/>
                    <w:sz w:val="20"/>
                    <w:szCs w:val="20"/>
                    <w:highlight w:val="white"/>
                  </w:rPr>
                </w:rPrChange>
              </w:rPr>
              <w:t>_r</w:t>
            </w:r>
            <w:r>
              <w:rPr>
                <w:rFonts w:ascii="Courier New" w:hAnsi="Courier New" w:eastAsia="Courier New" w:cs="Courier New"/>
                <w:color w:val="202020"/>
                <w:sz w:val="20"/>
                <w:szCs w:val="20"/>
                <w:highlight w:val="white"/>
                <w:lang w:val="sr-Cyrl-RS"/>
                <w:rPrChange w:id="4211" w:author="Milan Stojkov" w:date="2026-10-02T11:00:00Z">
                  <w:rPr>
                    <w:rFonts w:ascii="Courier New" w:hAnsi="Courier New" w:eastAsia="Courier New" w:cs="Courier New"/>
                    <w:color w:val="202020"/>
                    <w:sz w:val="20"/>
                    <w:szCs w:val="20"/>
                    <w:highlight w:val="white"/>
                  </w:rPr>
                </w:rPrChange>
              </w:rPr>
              <w:t>))</w:t>
            </w:r>
          </w:p>
        </w:tc>
      </w:tr>
    </w:tbl>
    <w:p w14:paraId="0380DED6">
      <w:pPr>
        <w:pBdr>
          <w:top w:val="none" w:color="auto" w:sz="0" w:space="0"/>
          <w:left w:val="none" w:color="auto" w:sz="0" w:space="0"/>
          <w:bottom w:val="none" w:color="auto" w:sz="0" w:space="0"/>
          <w:right w:val="none" w:color="auto" w:sz="0" w:space="0"/>
          <w:between w:val="none" w:color="auto" w:sz="0" w:space="0"/>
        </w:pBdr>
        <w:jc w:val="center"/>
        <w:rPr>
          <w:ins w:id="4212" w:author="Milica Radić" w:date="2026-10-02T22:33:21Z"/>
          <w:i/>
          <w:iCs/>
          <w:color w:val="000000"/>
          <w:sz w:val="20"/>
          <w:szCs w:val="20"/>
          <w:lang w:val="sr-Cyrl-RS"/>
        </w:rPr>
      </w:pPr>
      <w:r>
        <w:rPr>
          <w:i/>
          <w:iCs/>
          <w:color w:val="000000"/>
          <w:sz w:val="20"/>
          <w:szCs w:val="20"/>
          <w:lang w:val="sr-Cyrl-RS"/>
          <w:rPrChange w:id="4213" w:author="Milan Stojkov" w:date="2026-10-02T11:00:00Z">
            <w:rPr>
              <w:i/>
              <w:iCs/>
              <w:color w:val="000000"/>
              <w:sz w:val="20"/>
              <w:szCs w:val="20"/>
            </w:rPr>
          </w:rPrChange>
        </w:rPr>
        <w:t>Листинг 5.7 - Објављивање вредности и одлука о одзиву</w:t>
      </w:r>
    </w:p>
    <w:p w14:paraId="17CA3C03">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4214" w:author="Milan Stojkov" w:date="2026-10-02T11:00:00Z">
            <w:rPr>
              <w:i/>
              <w:iCs/>
              <w:color w:val="000000"/>
              <w:sz w:val="20"/>
              <w:szCs w:val="20"/>
            </w:rPr>
          </w:rPrChange>
        </w:rPr>
      </w:pPr>
    </w:p>
    <w:p w14:paraId="01F15CFC">
      <w:pPr>
        <w:widowControl w:val="0"/>
        <w:ind w:firstLine="360"/>
        <w:jc w:val="both"/>
        <w:rPr>
          <w:color w:val="000000"/>
          <w:sz w:val="22"/>
          <w:szCs w:val="22"/>
          <w:lang w:val="sr-Cyrl-RS"/>
          <w:rPrChange w:id="4215" w:author="Milan Stojkov" w:date="2026-10-02T11:00:00Z">
            <w:rPr>
              <w:color w:val="000000"/>
              <w:sz w:val="22"/>
              <w:szCs w:val="22"/>
            </w:rPr>
          </w:rPrChange>
        </w:rPr>
      </w:pPr>
      <w:r>
        <w:rPr>
          <w:color w:val="000000"/>
          <w:sz w:val="22"/>
          <w:szCs w:val="22"/>
          <w:lang w:val="sr-Cyrl-RS"/>
          <w:rPrChange w:id="4216" w:author="Milan Stojkov" w:date="2026-10-02T11:00:00Z">
            <w:rPr>
              <w:color w:val="000000"/>
              <w:sz w:val="22"/>
              <w:szCs w:val="22"/>
            </w:rPr>
          </w:rPrChange>
        </w:rPr>
        <w:t xml:space="preserve">Вредност се узима пре објављивања, чиме чвор касније агрегира над оном коју је имао на почетку рунде. </w:t>
      </w:r>
    </w:p>
    <w:p w14:paraId="2388ED97">
      <w:pPr>
        <w:widowControl w:val="0"/>
        <w:ind w:firstLine="360"/>
        <w:jc w:val="both"/>
        <w:rPr>
          <w:ins w:id="4217" w:author="Milica Radić" w:date="2026-10-02T22:33:23Z"/>
          <w:color w:val="000000"/>
          <w:sz w:val="22"/>
          <w:szCs w:val="22"/>
          <w:lang w:val="sr-Cyrl-RS"/>
        </w:rPr>
      </w:pPr>
      <w:r>
        <w:rPr>
          <w:color w:val="000000"/>
          <w:sz w:val="22"/>
          <w:szCs w:val="22"/>
          <w:lang w:val="sr-Cyrl-RS"/>
          <w:rPrChange w:id="4218" w:author="Milan Stojkov" w:date="2026-10-02T11:00:00Z">
            <w:rPr>
              <w:color w:val="000000"/>
              <w:sz w:val="22"/>
              <w:szCs w:val="22"/>
            </w:rPr>
          </w:rPrChange>
        </w:rPr>
        <w:t xml:space="preserve">У овој фази делују три модула, редом: </w:t>
      </w:r>
      <w:r>
        <w:rPr>
          <w:i/>
          <w:iCs/>
          <w:color w:val="000000"/>
          <w:sz w:val="22"/>
          <w:szCs w:val="22"/>
          <w:lang w:val="sr-Cyrl-RS"/>
          <w:rPrChange w:id="4219" w:author="Milan Stojkov" w:date="2026-10-02T11:00:00Z">
            <w:rPr>
              <w:i/>
              <w:iCs/>
              <w:color w:val="000000"/>
              <w:sz w:val="22"/>
              <w:szCs w:val="22"/>
            </w:rPr>
          </w:rPrChange>
        </w:rPr>
        <w:t>churn</w:t>
      </w:r>
      <w:r>
        <w:rPr>
          <w:color w:val="000000"/>
          <w:sz w:val="22"/>
          <w:szCs w:val="22"/>
          <w:lang w:val="sr-Cyrl-RS"/>
          <w:rPrChange w:id="4220" w:author="Milan Stojkov" w:date="2026-10-02T11:00:00Z">
            <w:rPr>
              <w:color w:val="000000"/>
              <w:sz w:val="22"/>
              <w:szCs w:val="22"/>
            </w:rPr>
          </w:rPrChange>
        </w:rPr>
        <w:t xml:space="preserve">, </w:t>
      </w:r>
      <w:r>
        <w:rPr>
          <w:i/>
          <w:iCs/>
          <w:color w:val="000000"/>
          <w:sz w:val="22"/>
          <w:szCs w:val="22"/>
          <w:lang w:val="sr-Cyrl-RS"/>
          <w:rPrChange w:id="4221" w:author="Milan Stojkov" w:date="2026-10-02T11:00:00Z">
            <w:rPr>
              <w:i/>
              <w:iCs/>
              <w:color w:val="000000"/>
              <w:sz w:val="22"/>
              <w:szCs w:val="22"/>
            </w:rPr>
          </w:rPrChange>
        </w:rPr>
        <w:t xml:space="preserve">delay </w:t>
      </w:r>
      <w:r>
        <w:rPr>
          <w:color w:val="000000"/>
          <w:sz w:val="22"/>
          <w:szCs w:val="22"/>
          <w:lang w:val="sr-Cyrl-RS"/>
          <w:rPrChange w:id="4222" w:author="Milan Stojkov" w:date="2026-10-02T11:00:00Z">
            <w:rPr>
              <w:color w:val="000000"/>
              <w:sz w:val="22"/>
              <w:szCs w:val="22"/>
            </w:rPr>
          </w:rPrChange>
        </w:rPr>
        <w:t xml:space="preserve">и </w:t>
      </w:r>
      <w:r>
        <w:rPr>
          <w:i/>
          <w:iCs/>
          <w:color w:val="000000"/>
          <w:sz w:val="22"/>
          <w:szCs w:val="22"/>
          <w:lang w:val="sr-Cyrl-RS"/>
          <w:rPrChange w:id="4223" w:author="Milan Stojkov" w:date="2026-10-02T11:00:00Z">
            <w:rPr>
              <w:i/>
              <w:iCs/>
              <w:color w:val="000000"/>
              <w:sz w:val="22"/>
              <w:szCs w:val="22"/>
            </w:rPr>
          </w:rPrChange>
        </w:rPr>
        <w:t>Byzantine</w:t>
      </w:r>
      <w:r>
        <w:rPr>
          <w:color w:val="000000"/>
          <w:sz w:val="22"/>
          <w:szCs w:val="22"/>
          <w:lang w:val="sr-Cyrl-RS"/>
          <w:rPrChange w:id="4224" w:author="Milan Stojkov" w:date="2026-10-02T11:00:00Z">
            <w:rPr>
              <w:color w:val="000000"/>
              <w:sz w:val="22"/>
              <w:szCs w:val="22"/>
            </w:rPr>
          </w:rPrChange>
        </w:rPr>
        <w:t>. Сценарио узима први одговор различит од празног</w:t>
      </w:r>
      <w:ins w:id="4225" w:author="Milica Radić" w:date="2026-10-02T22:48:33Z">
        <w:r>
          <w:rPr>
            <w:rFonts w:hint="default"/>
            <w:color w:val="000000"/>
            <w:sz w:val="22"/>
            <w:szCs w:val="22"/>
            <w:lang w:val="sr-Cyrl-RS"/>
          </w:rPr>
          <w:t>,</w:t>
        </w:r>
      </w:ins>
      <w:ins w:id="4226" w:author="Milica Radić" w:date="2026-10-02T22:48:34Z">
        <w:r>
          <w:rPr>
            <w:rFonts w:hint="default"/>
            <w:color w:val="000000"/>
            <w:sz w:val="22"/>
            <w:szCs w:val="22"/>
            <w:lang w:val="sr-Cyrl-RS"/>
          </w:rPr>
          <w:t xml:space="preserve"> што приказује </w:t>
        </w:r>
      </w:ins>
      <w:ins w:id="4227" w:author="Milica Radić" w:date="2026-10-03T18:28:03Z">
        <w:r>
          <w:rPr>
            <w:rFonts w:hint="default"/>
            <w:color w:val="000000"/>
            <w:sz w:val="22"/>
            <w:szCs w:val="22"/>
            <w:lang w:val="sr-Cyrl-RS"/>
          </w:rPr>
          <w:t>Л</w:t>
        </w:r>
      </w:ins>
      <w:ins w:id="4228" w:author="Milica Radić" w:date="2026-10-02T22:48:34Z">
        <w:r>
          <w:rPr>
            <w:rFonts w:hint="default"/>
            <w:color w:val="000000"/>
            <w:sz w:val="22"/>
            <w:szCs w:val="22"/>
            <w:lang w:val="sr-Cyrl-RS"/>
          </w:rPr>
          <w:t>истинг 5.8.</w:t>
        </w:r>
      </w:ins>
      <w:del w:id="4229" w:author="Milica Radić" w:date="2026-10-02T22:48:32Z">
        <w:r>
          <w:rPr>
            <w:color w:val="000000"/>
            <w:sz w:val="22"/>
            <w:szCs w:val="22"/>
            <w:lang w:val="sr-Cyrl-RS"/>
            <w:rPrChange w:id="4230" w:author="Milan Stojkov" w:date="2026-10-02T11:00:00Z">
              <w:rPr>
                <w:color w:val="000000"/>
                <w:sz w:val="22"/>
                <w:szCs w:val="22"/>
              </w:rPr>
            </w:rPrChange>
          </w:rPr>
          <w:delText>:</w:delText>
        </w:r>
      </w:del>
    </w:p>
    <w:p w14:paraId="54320E20">
      <w:pPr>
        <w:widowControl/>
        <w:ind w:firstLine="0"/>
        <w:jc w:val="left"/>
        <w:rPr>
          <w:ins w:id="4232" w:author="Milica Radić" w:date="2026-10-03T22:04:08Z"/>
          <w:color w:val="000000"/>
          <w:sz w:val="22"/>
          <w:szCs w:val="22"/>
          <w:lang w:val="sr-Cyrl-RS"/>
        </w:rPr>
        <w:pPrChange w:id="4231" w:author="Milica Radić" w:date="2026-10-03T22:04:08Z">
          <w:pPr>
            <w:widowControl w:val="0"/>
            <w:ind w:firstLine="360"/>
            <w:jc w:val="both"/>
          </w:pPr>
        </w:pPrChange>
      </w:pPr>
      <w:ins w:id="4233" w:author="Milica Radić" w:date="2026-10-03T22:04:08Z">
        <w:r>
          <w:rPr>
            <w:color w:val="000000"/>
            <w:sz w:val="22"/>
            <w:szCs w:val="22"/>
            <w:lang w:val="sr-Cyrl-RS"/>
          </w:rPr>
          <w:br w:type="page"/>
        </w:r>
      </w:ins>
    </w:p>
    <w:p w14:paraId="44457AFB">
      <w:pPr>
        <w:widowControl w:val="0"/>
        <w:ind w:firstLine="360"/>
        <w:jc w:val="both"/>
        <w:rPr>
          <w:del w:id="4234" w:author="Milica Radić" w:date="2026-10-03T22:04:09Z"/>
          <w:color w:val="000000"/>
          <w:sz w:val="22"/>
          <w:szCs w:val="22"/>
          <w:lang w:val="sr-Cyrl-RS"/>
          <w:rPrChange w:id="4235" w:author="Milan Stojkov" w:date="2026-10-02T11:00:00Z">
            <w:rPr>
              <w:del w:id="4236" w:author="Milica Radić" w:date="2026-10-03T22:04:09Z"/>
              <w:color w:val="000000"/>
              <w:sz w:val="22"/>
              <w:szCs w:val="22"/>
            </w:rPr>
          </w:rPrChange>
        </w:rPr>
      </w:pPr>
    </w:p>
    <w:tbl>
      <w:tblPr>
        <w:tblStyle w:val="6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4237" w:author="Milica Radić" w:date="2026-10-02T22:38:22Z">
          <w:tblPr>
            <w:tblStyle w:val="60"/>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4238">
          <w:tblGrid>
            <w:gridCol w:w="8724"/>
          </w:tblGrid>
        </w:tblGridChange>
      </w:tblGrid>
      <w:tr w14:paraId="46D30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239" w:author="Milica Radić" w:date="2026-10-02T22:38:22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left w:w="108" w:type="dxa"/>
              <w:right w:w="108" w:type="dxa"/>
            </w:tcMar>
            <w:tcPrChange w:id="4240" w:author="Milica Radić" w:date="2026-10-02T22:38:22Z">
              <w:tcPr>
                <w:tcW w:w="8724" w:type="dxa"/>
                <w:tcBorders>
                  <w:top w:val="single" w:color="000000" w:sz="4" w:space="0"/>
                  <w:left w:val="single" w:color="000000" w:sz="4" w:space="0"/>
                  <w:bottom w:val="single" w:color="000000" w:sz="4" w:space="0"/>
                  <w:right w:val="single" w:color="000000" w:sz="4" w:space="0"/>
                </w:tcBorders>
                <w:tcMar>
                  <w:left w:w="108" w:type="dxa"/>
                  <w:right w:w="108" w:type="dxa"/>
                </w:tcMar>
              </w:tcPr>
            </w:tcPrChange>
          </w:tcPr>
          <w:p w14:paraId="570F7C9E">
            <w:pPr>
              <w:widowControl/>
              <w:shd w:val="clear" w:color="auto" w:fill="FFFFFF"/>
              <w:jc w:val="left"/>
              <w:rPr>
                <w:rFonts w:ascii="Courier New" w:hAnsi="Courier New" w:eastAsia="Courier New" w:cs="Courier New"/>
                <w:color w:val="202020"/>
                <w:sz w:val="20"/>
                <w:szCs w:val="20"/>
                <w:lang w:val="sr-Cyrl-RS"/>
                <w:rPrChange w:id="424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CF222E"/>
                <w:sz w:val="20"/>
                <w:szCs w:val="20"/>
                <w:highlight w:val="white"/>
                <w:lang w:val="sr-Cyrl-RS"/>
                <w:rPrChange w:id="4242"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424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4244" w:author="Milan Stojkov" w:date="2026-10-02T11:00:00Z">
                  <w:rPr>
                    <w:rFonts w:ascii="Courier New" w:hAnsi="Courier New" w:eastAsia="Courier New" w:cs="Courier New"/>
                    <w:color w:val="8250DF"/>
                    <w:sz w:val="20"/>
                    <w:szCs w:val="20"/>
                    <w:highlight w:val="white"/>
                  </w:rPr>
                </w:rPrChange>
              </w:rPr>
              <w:t>broadcast_value</w:t>
            </w:r>
            <w:r>
              <w:rPr>
                <w:rFonts w:ascii="Courier New" w:hAnsi="Courier New" w:eastAsia="Courier New" w:cs="Courier New"/>
                <w:color w:val="202020"/>
                <w:sz w:val="20"/>
                <w:szCs w:val="20"/>
                <w:highlight w:val="white"/>
                <w:lang w:val="sr-Cyrl-RS"/>
                <w:rPrChange w:id="424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246"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424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248" w:author="Milan Stojkov" w:date="2026-10-02T11:00:00Z">
                  <w:rPr>
                    <w:rFonts w:ascii="Courier New" w:hAnsi="Courier New" w:eastAsia="Courier New" w:cs="Courier New"/>
                    <w:color w:val="1F2328"/>
                    <w:sz w:val="20"/>
                    <w:szCs w:val="20"/>
                    <w:highlight w:val="white"/>
                  </w:rPr>
                </w:rPrChange>
              </w:rPr>
              <w:t>identity</w:t>
            </w:r>
            <w:r>
              <w:rPr>
                <w:rFonts w:ascii="Courier New" w:hAnsi="Courier New" w:eastAsia="Courier New" w:cs="Courier New"/>
                <w:color w:val="202020"/>
                <w:sz w:val="20"/>
                <w:szCs w:val="20"/>
                <w:highlight w:val="white"/>
                <w:lang w:val="sr-Cyrl-RS"/>
                <w:rPrChange w:id="424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250"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425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252" w:author="Milan Stojkov" w:date="2026-10-02T11:00:00Z">
                  <w:rPr>
                    <w:rFonts w:ascii="Courier New" w:hAnsi="Courier New" w:eastAsia="Courier New" w:cs="Courier New"/>
                    <w:color w:val="1F2328"/>
                    <w:sz w:val="20"/>
                    <w:szCs w:val="20"/>
                    <w:highlight w:val="white"/>
                  </w:rPr>
                </w:rPrChange>
              </w:rPr>
              <w:t>honest_value</w:t>
            </w:r>
            <w:r>
              <w:rPr>
                <w:rFonts w:ascii="Courier New" w:hAnsi="Courier New" w:eastAsia="Courier New" w:cs="Courier New"/>
                <w:color w:val="202020"/>
                <w:sz w:val="20"/>
                <w:szCs w:val="20"/>
                <w:highlight w:val="white"/>
                <w:lang w:val="sr-Cyrl-RS"/>
                <w:rPrChange w:id="425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254" w:author="Milan Stojkov" w:date="2026-10-02T11:00:00Z">
                  <w:rPr>
                    <w:rFonts w:ascii="Courier New" w:hAnsi="Courier New" w:eastAsia="Courier New" w:cs="Courier New"/>
                    <w:color w:val="267F99"/>
                    <w:sz w:val="20"/>
                    <w:szCs w:val="20"/>
                    <w:highlight w:val="white"/>
                  </w:rPr>
                </w:rPrChange>
              </w:rPr>
              <w:t>float</w:t>
            </w:r>
            <w:r>
              <w:rPr>
                <w:rFonts w:ascii="Courier New" w:hAnsi="Courier New" w:eastAsia="Courier New" w:cs="Courier New"/>
                <w:color w:val="202020"/>
                <w:sz w:val="20"/>
                <w:szCs w:val="20"/>
                <w:highlight w:val="white"/>
                <w:lang w:val="sr-Cyrl-RS"/>
                <w:rPrChange w:id="425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256" w:author="Milan Stojkov" w:date="2026-10-02T11:00:00Z">
                  <w:rPr>
                    <w:rFonts w:ascii="Courier New" w:hAnsi="Courier New" w:eastAsia="Courier New" w:cs="Courier New"/>
                    <w:color w:val="1F2328"/>
                    <w:sz w:val="20"/>
                    <w:szCs w:val="20"/>
                    <w:highlight w:val="white"/>
                  </w:rPr>
                </w:rPrChange>
              </w:rPr>
              <w:t>round_now</w:t>
            </w:r>
            <w:r>
              <w:rPr>
                <w:rFonts w:ascii="Courier New" w:hAnsi="Courier New" w:eastAsia="Courier New" w:cs="Courier New"/>
                <w:color w:val="202020"/>
                <w:sz w:val="20"/>
                <w:szCs w:val="20"/>
                <w:highlight w:val="white"/>
                <w:lang w:val="sr-Cyrl-RS"/>
                <w:rPrChange w:id="425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258"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4259"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4260" w:author="Milan Stojkov" w:date="2026-10-02T11:00:00Z">
                  <w:rPr>
                    <w:rFonts w:ascii="Courier New" w:hAnsi="Courier New" w:eastAsia="Courier New" w:cs="Courier New"/>
                    <w:color w:val="267F99"/>
                    <w:sz w:val="20"/>
                    <w:szCs w:val="20"/>
                    <w:highlight w:val="white"/>
                  </w:rPr>
                </w:rPrChange>
              </w:rPr>
              <w:t>float</w:t>
            </w:r>
            <w:r>
              <w:rPr>
                <w:rFonts w:ascii="Courier New" w:hAnsi="Courier New" w:eastAsia="Courier New" w:cs="Courier New"/>
                <w:color w:val="202020"/>
                <w:sz w:val="20"/>
                <w:szCs w:val="20"/>
                <w:highlight w:val="white"/>
                <w:lang w:val="sr-Cyrl-RS"/>
                <w:rPrChange w:id="4261" w:author="Milan Stojkov" w:date="2026-10-02T11:00:00Z">
                  <w:rPr>
                    <w:rFonts w:ascii="Courier New" w:hAnsi="Courier New" w:eastAsia="Courier New" w:cs="Courier New"/>
                    <w:color w:val="202020"/>
                    <w:sz w:val="20"/>
                    <w:szCs w:val="20"/>
                    <w:highlight w:val="white"/>
                  </w:rPr>
                </w:rPrChange>
              </w:rPr>
              <w:t>:</w:t>
            </w:r>
          </w:p>
          <w:p w14:paraId="082CA42D">
            <w:pPr>
              <w:widowControl/>
              <w:shd w:val="clear" w:color="auto" w:fill="FFFFFF"/>
              <w:jc w:val="left"/>
              <w:rPr>
                <w:rFonts w:ascii="Courier New" w:hAnsi="Courier New" w:eastAsia="Courier New" w:cs="Courier New"/>
                <w:color w:val="202020"/>
                <w:sz w:val="20"/>
                <w:szCs w:val="20"/>
                <w:lang w:val="sr-Cyrl-RS"/>
                <w:rPrChange w:id="4262"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26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264"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426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266"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426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550AE"/>
                <w:sz w:val="20"/>
                <w:szCs w:val="20"/>
                <w:highlight w:val="white"/>
                <w:lang w:val="sr-Cyrl-RS"/>
                <w:rPrChange w:id="4268" w:author="Milan Stojkov" w:date="2026-10-02T11:00:00Z">
                  <w:rPr>
                    <w:rFonts w:ascii="Courier New" w:hAnsi="Courier New" w:eastAsia="Courier New" w:cs="Courier New"/>
                    <w:color w:val="0550AE"/>
                    <w:sz w:val="20"/>
                    <w:szCs w:val="20"/>
                    <w:highlight w:val="white"/>
                  </w:rPr>
                </w:rPrChange>
              </w:rPr>
              <w:t>self</w:t>
            </w:r>
            <w:r>
              <w:rPr>
                <w:rFonts w:ascii="Courier New" w:hAnsi="Courier New" w:eastAsia="Courier New" w:cs="Courier New"/>
                <w:color w:val="202020"/>
                <w:sz w:val="20"/>
                <w:szCs w:val="20"/>
                <w:highlight w:val="white"/>
                <w:lang w:val="sr-Cyrl-RS"/>
                <w:rPrChange w:id="4269" w:author="Milan Stojkov" w:date="2026-10-02T11:00:00Z">
                  <w:rPr>
                    <w:rFonts w:ascii="Courier New" w:hAnsi="Courier New" w:eastAsia="Courier New" w:cs="Courier New"/>
                    <w:color w:val="202020"/>
                    <w:sz w:val="20"/>
                    <w:szCs w:val="20"/>
                    <w:highlight w:val="white"/>
                  </w:rPr>
                </w:rPrChange>
              </w:rPr>
              <w:t xml:space="preserve">.active(round_now) </w:t>
            </w:r>
            <w:r>
              <w:rPr>
                <w:rFonts w:ascii="Courier New" w:hAnsi="Courier New" w:eastAsia="Courier New" w:cs="Courier New"/>
                <w:color w:val="0000FF"/>
                <w:sz w:val="20"/>
                <w:szCs w:val="20"/>
                <w:highlight w:val="white"/>
                <w:lang w:val="sr-Cyrl-RS"/>
                <w:rPrChange w:id="4270" w:author="Milan Stojkov" w:date="2026-10-02T11:00:00Z">
                  <w:rPr>
                    <w:rFonts w:ascii="Courier New" w:hAnsi="Courier New" w:eastAsia="Courier New" w:cs="Courier New"/>
                    <w:color w:val="0000FF"/>
                    <w:sz w:val="20"/>
                    <w:szCs w:val="20"/>
                    <w:highlight w:val="white"/>
                  </w:rPr>
                </w:rPrChange>
              </w:rPr>
              <w:t>or</w:t>
            </w:r>
            <w:r>
              <w:rPr>
                <w:rFonts w:ascii="Courier New" w:hAnsi="Courier New" w:eastAsia="Courier New" w:cs="Courier New"/>
                <w:color w:val="202020"/>
                <w:sz w:val="20"/>
                <w:szCs w:val="20"/>
                <w:highlight w:val="white"/>
                <w:lang w:val="sr-Cyrl-RS"/>
                <w:rPrChange w:id="4271" w:author="Milan Stojkov" w:date="2026-10-02T11:00:00Z">
                  <w:rPr>
                    <w:rFonts w:ascii="Courier New" w:hAnsi="Courier New" w:eastAsia="Courier New" w:cs="Courier New"/>
                    <w:color w:val="202020"/>
                    <w:sz w:val="20"/>
                    <w:szCs w:val="20"/>
                    <w:highlight w:val="white"/>
                  </w:rPr>
                </w:rPrChange>
              </w:rPr>
              <w:t xml:space="preserve"> identity </w:t>
            </w:r>
            <w:r>
              <w:rPr>
                <w:rFonts w:ascii="Courier New" w:hAnsi="Courier New" w:eastAsia="Courier New" w:cs="Courier New"/>
                <w:color w:val="0000FF"/>
                <w:sz w:val="20"/>
                <w:szCs w:val="20"/>
                <w:highlight w:val="white"/>
                <w:lang w:val="sr-Cyrl-RS"/>
                <w:rPrChange w:id="4272"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427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274" w:author="Milan Stojkov" w:date="2026-10-02T11:00:00Z">
                  <w:rPr>
                    <w:rFonts w:ascii="Courier New" w:hAnsi="Courier New" w:eastAsia="Courier New" w:cs="Courier New"/>
                    <w:color w:val="0000FF"/>
                    <w:sz w:val="20"/>
                    <w:szCs w:val="20"/>
                    <w:highlight w:val="white"/>
                  </w:rPr>
                </w:rPrChange>
              </w:rPr>
              <w:t>in</w:t>
            </w:r>
            <w:r>
              <w:rPr>
                <w:rFonts w:ascii="Courier New" w:hAnsi="Courier New" w:eastAsia="Courier New" w:cs="Courier New"/>
                <w:color w:val="202020"/>
                <w:sz w:val="20"/>
                <w:szCs w:val="20"/>
                <w:highlight w:val="white"/>
                <w:lang w:val="sr-Cyrl-RS"/>
                <w:rPrChange w:id="427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550AE"/>
                <w:sz w:val="20"/>
                <w:szCs w:val="20"/>
                <w:highlight w:val="white"/>
                <w:lang w:val="sr-Cyrl-RS"/>
                <w:rPrChange w:id="4276" w:author="Milan Stojkov" w:date="2026-10-02T11:00:00Z">
                  <w:rPr>
                    <w:rFonts w:ascii="Courier New" w:hAnsi="Courier New" w:eastAsia="Courier New" w:cs="Courier New"/>
                    <w:color w:val="0550AE"/>
                    <w:sz w:val="20"/>
                    <w:szCs w:val="20"/>
                    <w:highlight w:val="white"/>
                  </w:rPr>
                </w:rPrChange>
              </w:rPr>
              <w:t>self</w:t>
            </w:r>
            <w:r>
              <w:rPr>
                <w:rFonts w:ascii="Courier New" w:hAnsi="Courier New" w:eastAsia="Courier New" w:cs="Courier New"/>
                <w:color w:val="202020"/>
                <w:sz w:val="20"/>
                <w:szCs w:val="20"/>
                <w:highlight w:val="white"/>
                <w:lang w:val="sr-Cyrl-RS"/>
                <w:rPrChange w:id="4277" w:author="Milan Stojkov" w:date="2026-10-02T11:00:00Z">
                  <w:rPr>
                    <w:rFonts w:ascii="Courier New" w:hAnsi="Courier New" w:eastAsia="Courier New" w:cs="Courier New"/>
                    <w:color w:val="202020"/>
                    <w:sz w:val="20"/>
                    <w:szCs w:val="20"/>
                    <w:highlight w:val="white"/>
                  </w:rPr>
                </w:rPrChange>
              </w:rPr>
              <w:t>.malicious_ids:</w:t>
            </w:r>
          </w:p>
          <w:p w14:paraId="33A2FF9B">
            <w:pPr>
              <w:widowControl/>
              <w:shd w:val="clear" w:color="auto" w:fill="FFFFFF"/>
              <w:jc w:val="left"/>
              <w:rPr>
                <w:rFonts w:ascii="Courier New" w:hAnsi="Courier New" w:eastAsia="Courier New" w:cs="Courier New"/>
                <w:color w:val="202020"/>
                <w:sz w:val="20"/>
                <w:szCs w:val="20"/>
                <w:lang w:val="sr-Cyrl-RS"/>
                <w:rPrChange w:id="427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27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280"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4281" w:author="Milan Stojkov" w:date="2026-10-02T11:00:00Z">
                  <w:rPr>
                    <w:rFonts w:ascii="Courier New" w:hAnsi="Courier New" w:eastAsia="Courier New" w:cs="Courier New"/>
                    <w:color w:val="202020"/>
                    <w:sz w:val="20"/>
                    <w:szCs w:val="20"/>
                    <w:highlight w:val="white"/>
                  </w:rPr>
                </w:rPrChange>
              </w:rPr>
              <w:t xml:space="preserve"> honest_value</w:t>
            </w:r>
          </w:p>
          <w:p w14:paraId="0F34AC10">
            <w:pPr>
              <w:widowControl/>
              <w:shd w:val="clear" w:color="auto" w:fill="FFFFFF"/>
              <w:jc w:val="left"/>
              <w:rPr>
                <w:rFonts w:ascii="Courier New" w:hAnsi="Courier New" w:eastAsia="Courier New" w:cs="Courier New"/>
                <w:color w:val="202020"/>
                <w:sz w:val="20"/>
                <w:szCs w:val="20"/>
                <w:lang w:val="sr-Cyrl-RS"/>
                <w:rPrChange w:id="4282"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283" w:author="Milan Stojkov" w:date="2026-10-02T11:00:00Z">
                  <w:rPr>
                    <w:rFonts w:ascii="Courier New" w:hAnsi="Courier New" w:eastAsia="Courier New" w:cs="Courier New"/>
                    <w:color w:val="202020"/>
                    <w:sz w:val="20"/>
                    <w:szCs w:val="20"/>
                    <w:highlight w:val="white"/>
                  </w:rPr>
                </w:rPrChange>
              </w:rPr>
              <w:t xml:space="preserve">        ctx </w:t>
            </w:r>
            <w:r>
              <w:rPr>
                <w:rFonts w:ascii="Courier New" w:hAnsi="Courier New" w:eastAsia="Courier New" w:cs="Courier New"/>
                <w:color w:val="000000"/>
                <w:sz w:val="20"/>
                <w:szCs w:val="20"/>
                <w:highlight w:val="white"/>
                <w:lang w:val="sr-Cyrl-RS"/>
                <w:rPrChange w:id="4284"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28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550AE"/>
                <w:sz w:val="20"/>
                <w:szCs w:val="20"/>
                <w:highlight w:val="white"/>
                <w:lang w:val="sr-Cyrl-RS"/>
                <w:rPrChange w:id="4286" w:author="Milan Stojkov" w:date="2026-10-02T11:00:00Z">
                  <w:rPr>
                    <w:rFonts w:ascii="Courier New" w:hAnsi="Courier New" w:eastAsia="Courier New" w:cs="Courier New"/>
                    <w:color w:val="0550AE"/>
                    <w:sz w:val="20"/>
                    <w:szCs w:val="20"/>
                    <w:highlight w:val="white"/>
                  </w:rPr>
                </w:rPrChange>
              </w:rPr>
              <w:t>self</w:t>
            </w:r>
            <w:r>
              <w:rPr>
                <w:rFonts w:ascii="Courier New" w:hAnsi="Courier New" w:eastAsia="Courier New" w:cs="Courier New"/>
                <w:color w:val="202020"/>
                <w:sz w:val="20"/>
                <w:szCs w:val="20"/>
                <w:highlight w:val="white"/>
                <w:lang w:val="sr-Cyrl-RS"/>
                <w:rPrChange w:id="4287" w:author="Milan Stojkov" w:date="2026-10-02T11:00:00Z">
                  <w:rPr>
                    <w:rFonts w:ascii="Courier New" w:hAnsi="Courier New" w:eastAsia="Courier New" w:cs="Courier New"/>
                    <w:color w:val="202020"/>
                    <w:sz w:val="20"/>
                    <w:szCs w:val="20"/>
                    <w:highlight w:val="white"/>
                  </w:rPr>
                </w:rPrChange>
              </w:rPr>
              <w:t>.ctx</w:t>
            </w:r>
          </w:p>
          <w:p w14:paraId="72B9919D">
            <w:pPr>
              <w:widowControl/>
              <w:shd w:val="clear" w:color="auto" w:fill="FFFFFF"/>
              <w:jc w:val="left"/>
              <w:rPr>
                <w:rFonts w:ascii="Courier New" w:hAnsi="Courier New" w:eastAsia="Courier New" w:cs="Courier New"/>
                <w:color w:val="202020"/>
                <w:sz w:val="20"/>
                <w:szCs w:val="20"/>
                <w:lang w:val="sr-Cyrl-RS"/>
                <w:rPrChange w:id="428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28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290" w:author="Milan Stojkov" w:date="2026-10-02T11:00:00Z">
                  <w:rPr>
                    <w:rFonts w:ascii="Courier New" w:hAnsi="Courier New" w:eastAsia="Courier New" w:cs="Courier New"/>
                    <w:color w:val="AF00DB"/>
                    <w:sz w:val="20"/>
                    <w:szCs w:val="20"/>
                    <w:highlight w:val="white"/>
                  </w:rPr>
                </w:rPrChange>
              </w:rPr>
              <w:t>for</w:t>
            </w:r>
            <w:r>
              <w:rPr>
                <w:rFonts w:ascii="Courier New" w:hAnsi="Courier New" w:eastAsia="Courier New" w:cs="Courier New"/>
                <w:color w:val="202020"/>
                <w:sz w:val="20"/>
                <w:szCs w:val="20"/>
                <w:highlight w:val="white"/>
                <w:lang w:val="sr-Cyrl-RS"/>
                <w:rPrChange w:id="4291" w:author="Milan Stojkov" w:date="2026-10-02T11:00:00Z">
                  <w:rPr>
                    <w:rFonts w:ascii="Courier New" w:hAnsi="Courier New" w:eastAsia="Courier New" w:cs="Courier New"/>
                    <w:color w:val="202020"/>
                    <w:sz w:val="20"/>
                    <w:szCs w:val="20"/>
                    <w:highlight w:val="white"/>
                  </w:rPr>
                </w:rPrChange>
              </w:rPr>
              <w:t xml:space="preserve"> module </w:t>
            </w:r>
            <w:r>
              <w:rPr>
                <w:rFonts w:ascii="Courier New" w:hAnsi="Courier New" w:eastAsia="Courier New" w:cs="Courier New"/>
                <w:color w:val="AF00DB"/>
                <w:sz w:val="20"/>
                <w:szCs w:val="20"/>
                <w:highlight w:val="white"/>
                <w:lang w:val="sr-Cyrl-RS"/>
                <w:rPrChange w:id="4292" w:author="Milan Stojkov" w:date="2026-10-02T11:00:00Z">
                  <w:rPr>
                    <w:rFonts w:ascii="Courier New" w:hAnsi="Courier New" w:eastAsia="Courier New" w:cs="Courier New"/>
                    <w:color w:val="AF00DB"/>
                    <w:sz w:val="20"/>
                    <w:szCs w:val="20"/>
                    <w:highlight w:val="white"/>
                  </w:rPr>
                </w:rPrChange>
              </w:rPr>
              <w:t>in</w:t>
            </w:r>
            <w:r>
              <w:rPr>
                <w:rFonts w:ascii="Courier New" w:hAnsi="Courier New" w:eastAsia="Courier New" w:cs="Courier New"/>
                <w:color w:val="202020"/>
                <w:sz w:val="20"/>
                <w:szCs w:val="20"/>
                <w:highlight w:val="white"/>
                <w:lang w:val="sr-Cyrl-RS"/>
                <w:rPrChange w:id="429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550AE"/>
                <w:sz w:val="20"/>
                <w:szCs w:val="20"/>
                <w:highlight w:val="white"/>
                <w:lang w:val="sr-Cyrl-RS"/>
                <w:rPrChange w:id="4294" w:author="Milan Stojkov" w:date="2026-10-02T11:00:00Z">
                  <w:rPr>
                    <w:rFonts w:ascii="Courier New" w:hAnsi="Courier New" w:eastAsia="Courier New" w:cs="Courier New"/>
                    <w:color w:val="0550AE"/>
                    <w:sz w:val="20"/>
                    <w:szCs w:val="20"/>
                    <w:highlight w:val="white"/>
                  </w:rPr>
                </w:rPrChange>
              </w:rPr>
              <w:t>self</w:t>
            </w:r>
            <w:r>
              <w:rPr>
                <w:rFonts w:ascii="Courier New" w:hAnsi="Courier New" w:eastAsia="Courier New" w:cs="Courier New"/>
                <w:color w:val="202020"/>
                <w:sz w:val="20"/>
                <w:szCs w:val="20"/>
                <w:highlight w:val="white"/>
                <w:lang w:val="sr-Cyrl-RS"/>
                <w:rPrChange w:id="4295" w:author="Milan Stojkov" w:date="2026-10-02T11:00:00Z">
                  <w:rPr>
                    <w:rFonts w:ascii="Courier New" w:hAnsi="Courier New" w:eastAsia="Courier New" w:cs="Courier New"/>
                    <w:color w:val="202020"/>
                    <w:sz w:val="20"/>
                    <w:szCs w:val="20"/>
                    <w:highlight w:val="white"/>
                  </w:rPr>
                </w:rPrChange>
              </w:rPr>
              <w:t>.active_modules():</w:t>
            </w:r>
          </w:p>
          <w:p w14:paraId="54142FE4">
            <w:pPr>
              <w:widowControl/>
              <w:shd w:val="clear" w:color="auto" w:fill="FFFFFF"/>
              <w:jc w:val="left"/>
              <w:rPr>
                <w:rFonts w:ascii="Courier New" w:hAnsi="Courier New" w:eastAsia="Courier New" w:cs="Courier New"/>
                <w:color w:val="202020"/>
                <w:sz w:val="20"/>
                <w:szCs w:val="20"/>
                <w:lang w:val="sr-Cyrl-RS"/>
                <w:rPrChange w:id="429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297" w:author="Milan Stojkov" w:date="2026-10-02T11:00:00Z">
                  <w:rPr>
                    <w:rFonts w:ascii="Courier New" w:hAnsi="Courier New" w:eastAsia="Courier New" w:cs="Courier New"/>
                    <w:color w:val="202020"/>
                    <w:sz w:val="20"/>
                    <w:szCs w:val="20"/>
                    <w:highlight w:val="white"/>
                  </w:rPr>
                </w:rPrChange>
              </w:rPr>
              <w:t xml:space="preserve">            value </w:t>
            </w:r>
            <w:r>
              <w:rPr>
                <w:rFonts w:ascii="Courier New" w:hAnsi="Courier New" w:eastAsia="Courier New" w:cs="Courier New"/>
                <w:color w:val="000000"/>
                <w:sz w:val="20"/>
                <w:szCs w:val="20"/>
                <w:highlight w:val="white"/>
                <w:lang w:val="sr-Cyrl-RS"/>
                <w:rPrChange w:id="4298"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299" w:author="Milan Stojkov" w:date="2026-10-02T11:00:00Z">
                  <w:rPr>
                    <w:rFonts w:ascii="Courier New" w:hAnsi="Courier New" w:eastAsia="Courier New" w:cs="Courier New"/>
                    <w:color w:val="202020"/>
                    <w:sz w:val="20"/>
                    <w:szCs w:val="20"/>
                    <w:highlight w:val="white"/>
                  </w:rPr>
                </w:rPrChange>
              </w:rPr>
              <w:t xml:space="preserve"> module.broadcast_value(ctx, identity, honest_value, round_now)</w:t>
            </w:r>
          </w:p>
          <w:p w14:paraId="257E2169">
            <w:pPr>
              <w:widowControl/>
              <w:shd w:val="clear" w:color="auto" w:fill="FFFFFF"/>
              <w:jc w:val="left"/>
              <w:rPr>
                <w:rFonts w:ascii="Courier New" w:hAnsi="Courier New" w:eastAsia="Courier New" w:cs="Courier New"/>
                <w:color w:val="202020"/>
                <w:sz w:val="20"/>
                <w:szCs w:val="20"/>
                <w:lang w:val="sr-Cyrl-RS"/>
                <w:rPrChange w:id="4300"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30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302"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4303" w:author="Milan Stojkov" w:date="2026-10-02T11:00:00Z">
                  <w:rPr>
                    <w:rFonts w:ascii="Courier New" w:hAnsi="Courier New" w:eastAsia="Courier New" w:cs="Courier New"/>
                    <w:color w:val="202020"/>
                    <w:sz w:val="20"/>
                    <w:szCs w:val="20"/>
                    <w:highlight w:val="white"/>
                  </w:rPr>
                </w:rPrChange>
              </w:rPr>
              <w:t xml:space="preserve"> value </w:t>
            </w:r>
            <w:r>
              <w:rPr>
                <w:rFonts w:ascii="Courier New" w:hAnsi="Courier New" w:eastAsia="Courier New" w:cs="Courier New"/>
                <w:color w:val="0000FF"/>
                <w:sz w:val="20"/>
                <w:szCs w:val="20"/>
                <w:highlight w:val="white"/>
                <w:lang w:val="sr-Cyrl-RS"/>
                <w:rPrChange w:id="4304" w:author="Milan Stojkov" w:date="2026-10-02T11:00:00Z">
                  <w:rPr>
                    <w:rFonts w:ascii="Courier New" w:hAnsi="Courier New" w:eastAsia="Courier New" w:cs="Courier New"/>
                    <w:color w:val="0000FF"/>
                    <w:sz w:val="20"/>
                    <w:szCs w:val="20"/>
                    <w:highlight w:val="white"/>
                  </w:rPr>
                </w:rPrChange>
              </w:rPr>
              <w:t>is</w:t>
            </w:r>
            <w:r>
              <w:rPr>
                <w:rFonts w:ascii="Courier New" w:hAnsi="Courier New" w:eastAsia="Courier New" w:cs="Courier New"/>
                <w:color w:val="202020"/>
                <w:sz w:val="20"/>
                <w:szCs w:val="20"/>
                <w:highlight w:val="white"/>
                <w:lang w:val="sr-Cyrl-RS"/>
                <w:rPrChange w:id="430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306"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430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308"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4309" w:author="Milan Stojkov" w:date="2026-10-02T11:00:00Z">
                  <w:rPr>
                    <w:rFonts w:ascii="Courier New" w:hAnsi="Courier New" w:eastAsia="Courier New" w:cs="Courier New"/>
                    <w:color w:val="202020"/>
                    <w:sz w:val="20"/>
                    <w:szCs w:val="20"/>
                    <w:highlight w:val="white"/>
                  </w:rPr>
                </w:rPrChange>
              </w:rPr>
              <w:t>:</w:t>
            </w:r>
          </w:p>
          <w:p w14:paraId="72D47BFA">
            <w:pPr>
              <w:widowControl/>
              <w:shd w:val="clear" w:color="auto" w:fill="FFFFFF"/>
              <w:jc w:val="left"/>
              <w:rPr>
                <w:rFonts w:ascii="Courier New" w:hAnsi="Courier New" w:eastAsia="Courier New" w:cs="Courier New"/>
                <w:color w:val="202020"/>
                <w:sz w:val="20"/>
                <w:szCs w:val="20"/>
                <w:lang w:val="sr-Cyrl-RS"/>
                <w:rPrChange w:id="4310"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31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312"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4313" w:author="Milan Stojkov" w:date="2026-10-02T11:00:00Z">
                  <w:rPr>
                    <w:rFonts w:ascii="Courier New" w:hAnsi="Courier New" w:eastAsia="Courier New" w:cs="Courier New"/>
                    <w:color w:val="202020"/>
                    <w:sz w:val="20"/>
                    <w:szCs w:val="20"/>
                    <w:highlight w:val="white"/>
                  </w:rPr>
                </w:rPrChange>
              </w:rPr>
              <w:t xml:space="preserve"> value</w:t>
            </w:r>
          </w:p>
          <w:p w14:paraId="5CA526EC">
            <w:pPr>
              <w:widowControl/>
              <w:shd w:val="clear" w:color="auto" w:fill="FFFFFF"/>
              <w:jc w:val="left"/>
              <w:rPr>
                <w:rFonts w:ascii="Courier New" w:hAnsi="Courier New" w:eastAsia="Courier New" w:cs="Courier New"/>
                <w:color w:val="000000"/>
                <w:sz w:val="20"/>
                <w:szCs w:val="20"/>
                <w:lang w:val="sr-Cyrl-RS"/>
                <w:rPrChange w:id="4314"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202020"/>
                <w:sz w:val="20"/>
                <w:szCs w:val="20"/>
                <w:highlight w:val="white"/>
                <w:lang w:val="sr-Cyrl-RS"/>
                <w:rPrChange w:id="431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316"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4317" w:author="Milan Stojkov" w:date="2026-10-02T11:00:00Z">
                  <w:rPr>
                    <w:rFonts w:ascii="Courier New" w:hAnsi="Courier New" w:eastAsia="Courier New" w:cs="Courier New"/>
                    <w:color w:val="202020"/>
                    <w:sz w:val="20"/>
                    <w:szCs w:val="20"/>
                    <w:highlight w:val="white"/>
                  </w:rPr>
                </w:rPrChange>
              </w:rPr>
              <w:t xml:space="preserve"> honest_value</w:t>
            </w:r>
          </w:p>
        </w:tc>
      </w:tr>
    </w:tbl>
    <w:p w14:paraId="285BAC25">
      <w:pPr>
        <w:pBdr>
          <w:top w:val="none" w:color="auto" w:sz="0" w:space="0"/>
          <w:left w:val="none" w:color="auto" w:sz="0" w:space="0"/>
          <w:bottom w:val="none" w:color="auto" w:sz="0" w:space="0"/>
          <w:right w:val="none" w:color="auto" w:sz="0" w:space="0"/>
          <w:between w:val="none" w:color="auto" w:sz="0" w:space="0"/>
        </w:pBdr>
        <w:jc w:val="center"/>
        <w:rPr>
          <w:ins w:id="4318" w:author="Milica Radić" w:date="2026-10-03T22:04:13Z"/>
          <w:i/>
          <w:iCs/>
          <w:color w:val="000000"/>
          <w:sz w:val="20"/>
          <w:szCs w:val="20"/>
          <w:lang w:val="sr-Cyrl-RS"/>
        </w:rPr>
      </w:pPr>
      <w:r>
        <w:rPr>
          <w:i/>
          <w:iCs/>
          <w:color w:val="000000"/>
          <w:sz w:val="20"/>
          <w:szCs w:val="20"/>
          <w:lang w:val="sr-Cyrl-RS"/>
          <w:rPrChange w:id="4319" w:author="Milan Stojkov" w:date="2026-10-02T11:00:00Z">
            <w:rPr>
              <w:i/>
              <w:iCs/>
              <w:color w:val="000000"/>
              <w:sz w:val="20"/>
              <w:szCs w:val="20"/>
            </w:rPr>
          </w:rPrChange>
        </w:rPr>
        <w:t>Листинг 5.8 - Ланац одговора при емитовању вредности</w:t>
      </w:r>
    </w:p>
    <w:p w14:paraId="3B056D2E">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4320" w:author="Milan Stojkov" w:date="2026-10-02T11:00:00Z">
            <w:rPr>
              <w:i/>
              <w:iCs/>
              <w:color w:val="000000"/>
              <w:sz w:val="20"/>
              <w:szCs w:val="20"/>
            </w:rPr>
          </w:rPrChange>
        </w:rPr>
      </w:pPr>
    </w:p>
    <w:p w14:paraId="5FE7D60A">
      <w:pPr>
        <w:widowControl w:val="0"/>
        <w:ind w:firstLine="360"/>
        <w:jc w:val="both"/>
        <w:rPr>
          <w:ins w:id="4321" w:author="Milica Radić" w:date="2026-10-02T22:33:30Z"/>
          <w:color w:val="000000"/>
          <w:sz w:val="22"/>
          <w:szCs w:val="22"/>
          <w:lang w:val="sr-Cyrl-RS"/>
        </w:rPr>
      </w:pPr>
      <w:r>
        <w:rPr>
          <w:i/>
          <w:iCs/>
          <w:color w:val="000000"/>
          <w:sz w:val="22"/>
          <w:szCs w:val="22"/>
          <w:lang w:val="sr-Cyrl-RS"/>
          <w:rPrChange w:id="4322" w:author="Milan Stojkov" w:date="2026-10-02T11:00:00Z">
            <w:rPr>
              <w:i/>
              <w:iCs/>
              <w:color w:val="000000"/>
              <w:sz w:val="22"/>
              <w:szCs w:val="22"/>
            </w:rPr>
          </w:rPrChange>
        </w:rPr>
        <w:t xml:space="preserve">Churn </w:t>
      </w:r>
      <w:r>
        <w:rPr>
          <w:color w:val="000000"/>
          <w:sz w:val="22"/>
          <w:szCs w:val="22"/>
          <w:lang w:val="sr-Cyrl-RS"/>
          <w:rPrChange w:id="4323" w:author="Milan Stojkov" w:date="2026-10-02T11:00:00Z">
            <w:rPr>
              <w:color w:val="000000"/>
              <w:sz w:val="22"/>
              <w:szCs w:val="22"/>
            </w:rPr>
          </w:rPrChange>
        </w:rPr>
        <w:t>модул одговара први: док је учесник одсутан, он не емитује ништа</w:t>
      </w:r>
      <w:ins w:id="4324" w:author="Milica Radić" w:date="2026-10-02T22:48:55Z">
        <w:r>
          <w:rPr>
            <w:rFonts w:hint="default"/>
            <w:color w:val="000000"/>
            <w:sz w:val="22"/>
            <w:szCs w:val="22"/>
            <w:lang w:val="sr-Cyrl-RS"/>
          </w:rPr>
          <w:t xml:space="preserve">, како је приказано у </w:t>
        </w:r>
      </w:ins>
      <w:ins w:id="4325" w:author="Milica Radić" w:date="2026-10-03T18:28:06Z">
        <w:r>
          <w:rPr>
            <w:rFonts w:hint="default"/>
            <w:color w:val="000000"/>
            <w:sz w:val="22"/>
            <w:szCs w:val="22"/>
            <w:lang w:val="sr-Cyrl-RS"/>
          </w:rPr>
          <w:t>Л</w:t>
        </w:r>
      </w:ins>
      <w:ins w:id="4326" w:author="Milica Radić" w:date="2026-10-02T22:48:55Z">
        <w:r>
          <w:rPr>
            <w:rFonts w:hint="default"/>
            <w:color w:val="000000"/>
            <w:sz w:val="22"/>
            <w:szCs w:val="22"/>
            <w:lang w:val="sr-Cyrl-RS"/>
          </w:rPr>
          <w:t>истингу 5.9.</w:t>
        </w:r>
      </w:ins>
      <w:ins w:id="4327" w:author="Milica Radić" w:date="2026-10-02T22:48:56Z">
        <w:r>
          <w:rPr>
            <w:rFonts w:hint="default"/>
            <w:color w:val="000000"/>
            <w:sz w:val="22"/>
            <w:szCs w:val="22"/>
            <w:lang w:val="sr-Cyrl-RS"/>
          </w:rPr>
          <w:t>.</w:t>
        </w:r>
      </w:ins>
      <w:del w:id="4328" w:author="Milica Radić" w:date="2026-10-02T22:48:53Z">
        <w:r>
          <w:rPr>
            <w:color w:val="000000"/>
            <w:sz w:val="22"/>
            <w:szCs w:val="22"/>
            <w:lang w:val="sr-Cyrl-RS"/>
            <w:rPrChange w:id="4329" w:author="Milan Stojkov" w:date="2026-10-02T11:00:00Z">
              <w:rPr>
                <w:color w:val="000000"/>
                <w:sz w:val="22"/>
                <w:szCs w:val="22"/>
              </w:rPr>
            </w:rPrChange>
          </w:rPr>
          <w:delText>.</w:delText>
        </w:r>
      </w:del>
    </w:p>
    <w:p w14:paraId="4D1241FB">
      <w:pPr>
        <w:widowControl w:val="0"/>
        <w:ind w:firstLine="360"/>
        <w:jc w:val="both"/>
        <w:rPr>
          <w:color w:val="000000"/>
          <w:sz w:val="22"/>
          <w:szCs w:val="22"/>
          <w:lang w:val="sr-Cyrl-RS"/>
          <w:rPrChange w:id="4330" w:author="Milan Stojkov" w:date="2026-10-02T11:00:00Z">
            <w:rPr>
              <w:color w:val="000000"/>
              <w:sz w:val="22"/>
              <w:szCs w:val="22"/>
            </w:rPr>
          </w:rPrChange>
        </w:rPr>
      </w:pPr>
    </w:p>
    <w:tbl>
      <w:tblPr>
        <w:tblStyle w:val="61"/>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4331" w:author="Milica Radić" w:date="2026-10-02T22:38:27Z">
          <w:tblPr>
            <w:tblStyle w:val="61"/>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4332">
          <w:tblGrid>
            <w:gridCol w:w="8724"/>
          </w:tblGrid>
        </w:tblGridChange>
      </w:tblGrid>
      <w:tr w14:paraId="3CC4D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333" w:author="Milica Radić" w:date="2026-10-02T22:38:27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left w:w="108" w:type="dxa"/>
              <w:right w:w="108" w:type="dxa"/>
            </w:tcMar>
            <w:tcPrChange w:id="4334" w:author="Milica Radić" w:date="2026-10-02T22:38:27Z">
              <w:tcPr>
                <w:tcW w:w="8724" w:type="dxa"/>
                <w:tcBorders>
                  <w:top w:val="single" w:color="000000" w:sz="4" w:space="0"/>
                  <w:left w:val="single" w:color="000000" w:sz="4" w:space="0"/>
                  <w:bottom w:val="single" w:color="000000" w:sz="4" w:space="0"/>
                  <w:right w:val="single" w:color="000000" w:sz="4" w:space="0"/>
                </w:tcBorders>
                <w:tcMar>
                  <w:left w:w="108" w:type="dxa"/>
                  <w:right w:w="108" w:type="dxa"/>
                </w:tcMar>
              </w:tcPr>
            </w:tcPrChange>
          </w:tcPr>
          <w:p w14:paraId="5C0B2C3A">
            <w:pPr>
              <w:widowControl/>
              <w:shd w:val="clear" w:color="auto" w:fill="FFFFFF"/>
              <w:jc w:val="left"/>
              <w:rPr>
                <w:del w:id="4335" w:author="Milica Radić" w:date="2026-10-02T22:59:50Z"/>
                <w:rFonts w:ascii="Courier New" w:hAnsi="Courier New" w:eastAsia="Courier New" w:cs="Courier New"/>
                <w:color w:val="202020"/>
                <w:sz w:val="20"/>
                <w:szCs w:val="20"/>
                <w:lang w:val="sr-Cyrl-RS"/>
                <w:rPrChange w:id="4336" w:author="Milan Stojkov" w:date="2026-10-02T11:00:00Z">
                  <w:rPr>
                    <w:del w:id="4337" w:author="Milica Radić" w:date="2026-10-02T22:59:50Z"/>
                    <w:rFonts w:ascii="Courier New" w:hAnsi="Courier New" w:eastAsia="Courier New" w:cs="Courier New"/>
                    <w:color w:val="202020"/>
                    <w:sz w:val="20"/>
                    <w:szCs w:val="20"/>
                  </w:rPr>
                </w:rPrChange>
              </w:rPr>
            </w:pPr>
            <w:r>
              <w:rPr>
                <w:rFonts w:ascii="Courier New" w:hAnsi="Courier New" w:eastAsia="Courier New" w:cs="Courier New"/>
                <w:color w:val="CF222E"/>
                <w:sz w:val="20"/>
                <w:szCs w:val="20"/>
                <w:highlight w:val="white"/>
                <w:lang w:val="sr-Cyrl-RS"/>
                <w:rPrChange w:id="4338"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433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4340" w:author="Milan Stojkov" w:date="2026-10-02T11:00:00Z">
                  <w:rPr>
                    <w:rFonts w:ascii="Courier New" w:hAnsi="Courier New" w:eastAsia="Courier New" w:cs="Courier New"/>
                    <w:color w:val="8250DF"/>
                    <w:sz w:val="20"/>
                    <w:szCs w:val="20"/>
                    <w:highlight w:val="white"/>
                  </w:rPr>
                </w:rPrChange>
              </w:rPr>
              <w:t>broadcast_value</w:t>
            </w:r>
            <w:r>
              <w:rPr>
                <w:rFonts w:ascii="Courier New" w:hAnsi="Courier New" w:eastAsia="Courier New" w:cs="Courier New"/>
                <w:color w:val="202020"/>
                <w:sz w:val="20"/>
                <w:szCs w:val="20"/>
                <w:highlight w:val="white"/>
                <w:lang w:val="sr-Cyrl-RS"/>
                <w:rPrChange w:id="434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342"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434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344"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34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346" w:author="Milan Stojkov" w:date="2026-10-02T11:00:00Z">
                  <w:rPr>
                    <w:rFonts w:ascii="Courier New" w:hAnsi="Courier New" w:eastAsia="Courier New" w:cs="Courier New"/>
                    <w:color w:val="267F99"/>
                    <w:sz w:val="20"/>
                    <w:szCs w:val="20"/>
                    <w:highlight w:val="white"/>
                  </w:rPr>
                </w:rPrChange>
              </w:rPr>
              <w:t>AttackContext</w:t>
            </w:r>
            <w:r>
              <w:rPr>
                <w:rFonts w:ascii="Courier New" w:hAnsi="Courier New" w:eastAsia="Courier New" w:cs="Courier New"/>
                <w:color w:val="202020"/>
                <w:sz w:val="20"/>
                <w:szCs w:val="20"/>
                <w:highlight w:val="white"/>
                <w:lang w:val="sr-Cyrl-RS"/>
                <w:rPrChange w:id="434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348"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434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350"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435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352" w:author="Milan Stojkov" w:date="2026-10-02T11:00:00Z">
                  <w:rPr>
                    <w:rFonts w:ascii="Courier New" w:hAnsi="Courier New" w:eastAsia="Courier New" w:cs="Courier New"/>
                    <w:color w:val="953800"/>
                    <w:sz w:val="20"/>
                    <w:szCs w:val="20"/>
                    <w:highlight w:val="white"/>
                  </w:rPr>
                </w:rPrChange>
              </w:rPr>
              <w:t>value</w:t>
            </w:r>
            <w:r>
              <w:rPr>
                <w:rFonts w:ascii="Courier New" w:hAnsi="Courier New" w:eastAsia="Courier New" w:cs="Courier New"/>
                <w:color w:val="202020"/>
                <w:sz w:val="20"/>
                <w:szCs w:val="20"/>
                <w:highlight w:val="white"/>
                <w:lang w:val="sr-Cyrl-RS"/>
                <w:rPrChange w:id="435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354" w:author="Milan Stojkov" w:date="2026-10-02T11:00:00Z">
                  <w:rPr>
                    <w:rFonts w:ascii="Courier New" w:hAnsi="Courier New" w:eastAsia="Courier New" w:cs="Courier New"/>
                    <w:color w:val="267F99"/>
                    <w:sz w:val="20"/>
                    <w:szCs w:val="20"/>
                    <w:highlight w:val="white"/>
                  </w:rPr>
                </w:rPrChange>
              </w:rPr>
              <w:t>float</w:t>
            </w:r>
            <w:r>
              <w:rPr>
                <w:rFonts w:ascii="Courier New" w:hAnsi="Courier New" w:eastAsia="Courier New" w:cs="Courier New"/>
                <w:color w:val="202020"/>
                <w:sz w:val="20"/>
                <w:szCs w:val="20"/>
                <w:highlight w:val="white"/>
                <w:lang w:val="sr-Cyrl-RS"/>
                <w:rPrChange w:id="4355" w:author="Milan Stojkov" w:date="2026-10-02T11:00:00Z">
                  <w:rPr>
                    <w:rFonts w:ascii="Courier New" w:hAnsi="Courier New" w:eastAsia="Courier New" w:cs="Courier New"/>
                    <w:color w:val="202020"/>
                    <w:sz w:val="20"/>
                    <w:szCs w:val="20"/>
                    <w:highlight w:val="white"/>
                  </w:rPr>
                </w:rPrChange>
              </w:rPr>
              <w:t>,</w:t>
            </w:r>
            <w:ins w:id="4356" w:author="Milica Radić" w:date="2026-10-02T22:59:50Z">
              <w:r>
                <w:rPr>
                  <w:rFonts w:hint="default" w:ascii="Courier New" w:hAnsi="Courier New" w:eastAsia="Courier New" w:cs="Courier New"/>
                  <w:color w:val="202020"/>
                  <w:sz w:val="20"/>
                  <w:szCs w:val="20"/>
                  <w:highlight w:val="white"/>
                  <w:lang w:val="sr-Cyrl-RS"/>
                </w:rPr>
                <w:t xml:space="preserve"> </w:t>
              </w:r>
            </w:ins>
          </w:p>
          <w:p w14:paraId="33AC8ACF">
            <w:pPr>
              <w:widowControl/>
              <w:shd w:val="clear" w:color="auto" w:fill="FFFFFF"/>
              <w:jc w:val="left"/>
              <w:rPr>
                <w:rFonts w:ascii="Courier New" w:hAnsi="Courier New" w:eastAsia="Courier New" w:cs="Courier New"/>
                <w:color w:val="202020"/>
                <w:sz w:val="20"/>
                <w:szCs w:val="20"/>
                <w:lang w:val="sr-Cyrl-RS"/>
                <w:rPrChange w:id="4357" w:author="Milan Stojkov" w:date="2026-10-02T11:00:00Z">
                  <w:rPr>
                    <w:rFonts w:ascii="Courier New" w:hAnsi="Courier New" w:eastAsia="Courier New" w:cs="Courier New"/>
                    <w:color w:val="202020"/>
                    <w:sz w:val="20"/>
                    <w:szCs w:val="20"/>
                  </w:rPr>
                </w:rPrChange>
              </w:rPr>
            </w:pPr>
            <w:del w:id="4358" w:author="Milica Radić" w:date="2026-10-02T22:59:50Z">
              <w:r>
                <w:rPr>
                  <w:rFonts w:ascii="Courier New" w:hAnsi="Courier New" w:eastAsia="Courier New" w:cs="Courier New"/>
                  <w:color w:val="202020"/>
                  <w:sz w:val="20"/>
                  <w:szCs w:val="20"/>
                  <w:highlight w:val="white"/>
                  <w:lang w:val="sr-Cyrl-RS"/>
                  <w:rPrChange w:id="4359" w:author="Milan Stojkov" w:date="2026-10-02T11:00:00Z">
                    <w:rPr>
                      <w:rFonts w:ascii="Courier New" w:hAnsi="Courier New" w:eastAsia="Courier New" w:cs="Courier New"/>
                      <w:color w:val="202020"/>
                      <w:sz w:val="20"/>
                      <w:szCs w:val="20"/>
                      <w:highlight w:val="white"/>
                    </w:rPr>
                  </w:rPrChange>
                </w:rPr>
                <w:delText xml:space="preserve">                        </w:delText>
              </w:r>
            </w:del>
            <w:r>
              <w:rPr>
                <w:rFonts w:ascii="Courier New" w:hAnsi="Courier New" w:eastAsia="Courier New" w:cs="Courier New"/>
                <w:color w:val="953800"/>
                <w:sz w:val="20"/>
                <w:szCs w:val="20"/>
                <w:highlight w:val="white"/>
                <w:lang w:val="sr-Cyrl-RS"/>
                <w:rPrChange w:id="4360"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436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362"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4363"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4364" w:author="Milan Stojkov" w:date="2026-10-02T11:00:00Z">
                  <w:rPr>
                    <w:rFonts w:ascii="Courier New" w:hAnsi="Courier New" w:eastAsia="Courier New" w:cs="Courier New"/>
                    <w:color w:val="267F99"/>
                    <w:sz w:val="20"/>
                    <w:szCs w:val="20"/>
                    <w:highlight w:val="white"/>
                  </w:rPr>
                </w:rPrChange>
              </w:rPr>
              <w:t>Optional</w:t>
            </w:r>
            <w:r>
              <w:rPr>
                <w:rFonts w:ascii="Courier New" w:hAnsi="Courier New" w:eastAsia="Courier New" w:cs="Courier New"/>
                <w:color w:val="202020"/>
                <w:sz w:val="20"/>
                <w:szCs w:val="20"/>
                <w:highlight w:val="white"/>
                <w:lang w:val="sr-Cyrl-RS"/>
                <w:rPrChange w:id="436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4366" w:author="Milan Stojkov" w:date="2026-10-02T11:00:00Z">
                  <w:rPr>
                    <w:rFonts w:ascii="Courier New" w:hAnsi="Courier New" w:eastAsia="Courier New" w:cs="Courier New"/>
                    <w:color w:val="267F99"/>
                    <w:sz w:val="20"/>
                    <w:szCs w:val="20"/>
                    <w:highlight w:val="white"/>
                  </w:rPr>
                </w:rPrChange>
              </w:rPr>
              <w:t>float</w:t>
            </w:r>
            <w:r>
              <w:rPr>
                <w:rFonts w:ascii="Courier New" w:hAnsi="Courier New" w:eastAsia="Courier New" w:cs="Courier New"/>
                <w:color w:val="202020"/>
                <w:sz w:val="20"/>
                <w:szCs w:val="20"/>
                <w:highlight w:val="white"/>
                <w:lang w:val="sr-Cyrl-RS"/>
                <w:rPrChange w:id="4367" w:author="Milan Stojkov" w:date="2026-10-02T11:00:00Z">
                  <w:rPr>
                    <w:rFonts w:ascii="Courier New" w:hAnsi="Courier New" w:eastAsia="Courier New" w:cs="Courier New"/>
                    <w:color w:val="202020"/>
                    <w:sz w:val="20"/>
                    <w:szCs w:val="20"/>
                    <w:highlight w:val="white"/>
                  </w:rPr>
                </w:rPrChange>
              </w:rPr>
              <w:t>]:</w:t>
            </w:r>
          </w:p>
          <w:p w14:paraId="7D55E397">
            <w:pPr>
              <w:widowControl/>
              <w:shd w:val="clear" w:color="auto" w:fill="FFFFFF"/>
              <w:jc w:val="left"/>
              <w:rPr>
                <w:rFonts w:ascii="Courier New" w:hAnsi="Courier New" w:eastAsia="Courier New" w:cs="Courier New"/>
                <w:color w:val="202020"/>
                <w:sz w:val="20"/>
                <w:szCs w:val="20"/>
                <w:lang w:val="sr-Cyrl-RS"/>
                <w:rPrChange w:id="436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36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370"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437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372"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437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374"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437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376" w:author="Milan Stojkov" w:date="2026-10-02T11:00:00Z">
                  <w:rPr>
                    <w:rFonts w:ascii="Courier New" w:hAnsi="Courier New" w:eastAsia="Courier New" w:cs="Courier New"/>
                    <w:color w:val="0000FF"/>
                    <w:sz w:val="20"/>
                    <w:szCs w:val="20"/>
                    <w:highlight w:val="white"/>
                  </w:rPr>
                </w:rPrChange>
              </w:rPr>
              <w:t>in</w:t>
            </w:r>
            <w:r>
              <w:rPr>
                <w:rFonts w:ascii="Courier New" w:hAnsi="Courier New" w:eastAsia="Courier New" w:cs="Courier New"/>
                <w:color w:val="202020"/>
                <w:sz w:val="20"/>
                <w:szCs w:val="20"/>
                <w:highlight w:val="white"/>
                <w:lang w:val="sr-Cyrl-RS"/>
                <w:rPrChange w:id="437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378"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37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380" w:author="Milan Stojkov" w:date="2026-10-02T11:00:00Z">
                  <w:rPr>
                    <w:rFonts w:ascii="Courier New" w:hAnsi="Courier New" w:eastAsia="Courier New" w:cs="Courier New"/>
                    <w:color w:val="1F2328"/>
                    <w:sz w:val="20"/>
                    <w:szCs w:val="20"/>
                    <w:highlight w:val="white"/>
                  </w:rPr>
                </w:rPrChange>
              </w:rPr>
              <w:t>sybil_ids</w:t>
            </w:r>
            <w:r>
              <w:rPr>
                <w:rFonts w:ascii="Courier New" w:hAnsi="Courier New" w:eastAsia="Courier New" w:cs="Courier New"/>
                <w:color w:val="202020"/>
                <w:sz w:val="20"/>
                <w:szCs w:val="20"/>
                <w:highlight w:val="white"/>
                <w:lang w:val="sr-Cyrl-RS"/>
                <w:rPrChange w:id="4381" w:author="Milan Stojkov" w:date="2026-10-02T11:00:00Z">
                  <w:rPr>
                    <w:rFonts w:ascii="Courier New" w:hAnsi="Courier New" w:eastAsia="Courier New" w:cs="Courier New"/>
                    <w:color w:val="202020"/>
                    <w:sz w:val="20"/>
                    <w:szCs w:val="20"/>
                    <w:highlight w:val="white"/>
                  </w:rPr>
                </w:rPrChange>
              </w:rPr>
              <w:t>:</w:t>
            </w:r>
          </w:p>
          <w:p w14:paraId="63090121">
            <w:pPr>
              <w:widowControl/>
              <w:shd w:val="clear" w:color="auto" w:fill="FFFFFF"/>
              <w:jc w:val="left"/>
              <w:rPr>
                <w:rFonts w:ascii="Courier New" w:hAnsi="Courier New" w:eastAsia="Courier New" w:cs="Courier New"/>
                <w:color w:val="202020"/>
                <w:sz w:val="20"/>
                <w:szCs w:val="20"/>
                <w:lang w:val="sr-Cyrl-RS"/>
                <w:rPrChange w:id="4382"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38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384"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438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386" w:author="Milan Stojkov" w:date="2026-10-02T11:00:00Z">
                  <w:rPr>
                    <w:rFonts w:ascii="Courier New" w:hAnsi="Courier New" w:eastAsia="Courier New" w:cs="Courier New"/>
                    <w:color w:val="0000FF"/>
                    <w:sz w:val="20"/>
                    <w:szCs w:val="20"/>
                    <w:highlight w:val="white"/>
                  </w:rPr>
                </w:rPrChange>
              </w:rPr>
              <w:t>None</w:t>
            </w:r>
          </w:p>
          <w:p w14:paraId="6B7D30C4">
            <w:pPr>
              <w:widowControl/>
              <w:shd w:val="clear" w:color="auto" w:fill="FFFFFF"/>
              <w:jc w:val="left"/>
              <w:rPr>
                <w:rFonts w:ascii="Courier New" w:hAnsi="Courier New" w:eastAsia="Courier New" w:cs="Courier New"/>
                <w:color w:val="000000"/>
                <w:sz w:val="20"/>
                <w:szCs w:val="20"/>
                <w:lang w:val="sr-Cyrl-RS"/>
                <w:rPrChange w:id="4387"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202020"/>
                <w:sz w:val="20"/>
                <w:szCs w:val="20"/>
                <w:highlight w:val="white"/>
                <w:lang w:val="sr-Cyrl-RS"/>
                <w:rPrChange w:id="438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389"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439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550AE"/>
                <w:sz w:val="20"/>
                <w:szCs w:val="20"/>
                <w:highlight w:val="white"/>
                <w:lang w:val="sr-Cyrl-RS"/>
                <w:rPrChange w:id="4391" w:author="Milan Stojkov" w:date="2026-10-02T11:00:00Z">
                  <w:rPr>
                    <w:rFonts w:ascii="Courier New" w:hAnsi="Courier New" w:eastAsia="Courier New" w:cs="Courier New"/>
                    <w:color w:val="0550AE"/>
                    <w:sz w:val="20"/>
                    <w:szCs w:val="20"/>
                    <w:highlight w:val="white"/>
                  </w:rPr>
                </w:rPrChange>
              </w:rPr>
              <w:t>NO_MESSAGE</w:t>
            </w:r>
            <w:r>
              <w:rPr>
                <w:rFonts w:ascii="Courier New" w:hAnsi="Courier New" w:eastAsia="Courier New" w:cs="Courier New"/>
                <w:color w:val="202020"/>
                <w:sz w:val="20"/>
                <w:szCs w:val="20"/>
                <w:highlight w:val="white"/>
                <w:lang w:val="sr-Cyrl-RS"/>
                <w:rPrChange w:id="439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393"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439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395"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439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4397" w:author="Milan Stojkov" w:date="2026-10-02T11:00:00Z">
                  <w:rPr>
                    <w:rFonts w:ascii="Courier New" w:hAnsi="Courier New" w:eastAsia="Courier New" w:cs="Courier New"/>
                    <w:color w:val="8250DF"/>
                    <w:sz w:val="20"/>
                    <w:szCs w:val="20"/>
                    <w:highlight w:val="white"/>
                  </w:rPr>
                </w:rPrChange>
              </w:rPr>
              <w:t>offline</w:t>
            </w:r>
            <w:r>
              <w:rPr>
                <w:rFonts w:ascii="Courier New" w:hAnsi="Courier New" w:eastAsia="Courier New" w:cs="Courier New"/>
                <w:color w:val="202020"/>
                <w:sz w:val="20"/>
                <w:szCs w:val="20"/>
                <w:highlight w:val="white"/>
                <w:lang w:val="sr-Cyrl-RS"/>
                <w:rPrChange w:id="439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4399"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40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4401"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440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403"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440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405" w:author="Milan Stojkov" w:date="2026-10-02T11:00:00Z">
                  <w:rPr>
                    <w:rFonts w:ascii="Courier New" w:hAnsi="Courier New" w:eastAsia="Courier New" w:cs="Courier New"/>
                    <w:color w:val="AF00DB"/>
                    <w:sz w:val="20"/>
                    <w:szCs w:val="20"/>
                    <w:highlight w:val="white"/>
                  </w:rPr>
                </w:rPrChange>
              </w:rPr>
              <w:t>else</w:t>
            </w:r>
            <w:r>
              <w:rPr>
                <w:rFonts w:ascii="Courier New" w:hAnsi="Courier New" w:eastAsia="Courier New" w:cs="Courier New"/>
                <w:color w:val="202020"/>
                <w:sz w:val="20"/>
                <w:szCs w:val="20"/>
                <w:highlight w:val="white"/>
                <w:lang w:val="sr-Cyrl-RS"/>
                <w:rPrChange w:id="440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407" w:author="Milan Stojkov" w:date="2026-10-02T11:00:00Z">
                  <w:rPr>
                    <w:rFonts w:ascii="Courier New" w:hAnsi="Courier New" w:eastAsia="Courier New" w:cs="Courier New"/>
                    <w:color w:val="0000FF"/>
                    <w:sz w:val="20"/>
                    <w:szCs w:val="20"/>
                    <w:highlight w:val="white"/>
                  </w:rPr>
                </w:rPrChange>
              </w:rPr>
              <w:t>None</w:t>
            </w:r>
          </w:p>
        </w:tc>
      </w:tr>
    </w:tbl>
    <w:p w14:paraId="6591F7BC">
      <w:pPr>
        <w:pBdr>
          <w:top w:val="none" w:color="auto" w:sz="0" w:space="0"/>
          <w:left w:val="none" w:color="auto" w:sz="0" w:space="0"/>
          <w:bottom w:val="none" w:color="auto" w:sz="0" w:space="0"/>
          <w:right w:val="none" w:color="auto" w:sz="0" w:space="0"/>
          <w:between w:val="none" w:color="auto" w:sz="0" w:space="0"/>
        </w:pBdr>
        <w:jc w:val="center"/>
        <w:rPr>
          <w:ins w:id="4408" w:author="Milica Radić" w:date="2026-10-02T22:33:32Z"/>
          <w:i/>
          <w:iCs/>
          <w:color w:val="000000"/>
          <w:sz w:val="20"/>
          <w:szCs w:val="20"/>
          <w:lang w:val="sr-Cyrl-RS"/>
        </w:rPr>
      </w:pPr>
      <w:r>
        <w:rPr>
          <w:i/>
          <w:iCs/>
          <w:color w:val="000000"/>
          <w:sz w:val="20"/>
          <w:szCs w:val="20"/>
          <w:lang w:val="sr-Cyrl-RS"/>
          <w:rPrChange w:id="4409" w:author="Milan Stojkov" w:date="2026-10-02T11:00:00Z">
            <w:rPr>
              <w:i/>
              <w:iCs/>
              <w:color w:val="000000"/>
              <w:sz w:val="20"/>
              <w:szCs w:val="20"/>
            </w:rPr>
          </w:rPrChange>
        </w:rPr>
        <w:t>Листинг 5.9 - Изостанак емитовања током одсуства</w:t>
      </w:r>
    </w:p>
    <w:p w14:paraId="3501983F">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4410" w:author="Milan Stojkov" w:date="2026-10-02T11:00:00Z">
            <w:rPr>
              <w:i/>
              <w:iCs/>
              <w:color w:val="000000"/>
              <w:sz w:val="20"/>
              <w:szCs w:val="20"/>
            </w:rPr>
          </w:rPrChange>
        </w:rPr>
      </w:pPr>
    </w:p>
    <w:p w14:paraId="75F5C202">
      <w:pPr>
        <w:widowControl w:val="0"/>
        <w:ind w:firstLine="360"/>
        <w:jc w:val="both"/>
        <w:rPr>
          <w:ins w:id="4411" w:author="Milica Radić" w:date="2026-10-02T22:52:04Z"/>
          <w:i/>
          <w:iCs/>
          <w:color w:val="000000"/>
          <w:sz w:val="22"/>
          <w:szCs w:val="22"/>
          <w:lang w:val="sr-Cyrl-RS"/>
        </w:rPr>
      </w:pPr>
      <w:ins w:id="4412" w:author="Milica Radić" w:date="2026-10-02T22:52:03Z">
        <w:r>
          <w:rPr>
            <w:rFonts w:hint="default"/>
            <w:i/>
            <w:iCs/>
            <w:color w:val="000000"/>
            <w:sz w:val="22"/>
            <w:szCs w:val="22"/>
            <w:lang w:val="sr-Cyrl-RS"/>
          </w:rPr>
          <w:t xml:space="preserve">Delay </w:t>
        </w:r>
      </w:ins>
      <w:ins w:id="4413" w:author="Milica Radić" w:date="2026-10-02T22:52:03Z">
        <w:r>
          <w:rPr>
            <w:rFonts w:hint="default"/>
            <w:i w:val="0"/>
            <w:iCs w:val="0"/>
            <w:color w:val="000000"/>
            <w:sz w:val="22"/>
            <w:szCs w:val="22"/>
            <w:lang w:val="sr-Cyrl-RS"/>
            <w:rPrChange w:id="4414" w:author="Milica Radić" w:date="2026-10-03T18:28:14Z">
              <w:rPr>
                <w:rFonts w:hint="default"/>
                <w:i/>
                <w:iCs/>
                <w:color w:val="000000"/>
                <w:sz w:val="22"/>
                <w:szCs w:val="22"/>
                <w:lang w:val="sr-Cyrl-RS"/>
              </w:rPr>
            </w:rPrChange>
          </w:rPr>
          <w:t xml:space="preserve">модул држи сопствени запис виђених вредности и објављује ону од пре задатог броја рунди, што приказује </w:t>
        </w:r>
      </w:ins>
      <w:ins w:id="4415" w:author="Milica Radić" w:date="2026-10-03T18:28:16Z">
        <w:r>
          <w:rPr>
            <w:rFonts w:hint="default"/>
            <w:i w:val="0"/>
            <w:iCs w:val="0"/>
            <w:color w:val="000000"/>
            <w:sz w:val="22"/>
            <w:szCs w:val="22"/>
            <w:lang w:val="sr-Cyrl-RS"/>
          </w:rPr>
          <w:t>Л</w:t>
        </w:r>
      </w:ins>
      <w:ins w:id="4416" w:author="Milica Radić" w:date="2026-10-02T22:52:03Z">
        <w:r>
          <w:rPr>
            <w:rFonts w:hint="default"/>
            <w:i w:val="0"/>
            <w:iCs w:val="0"/>
            <w:color w:val="000000"/>
            <w:sz w:val="22"/>
            <w:szCs w:val="22"/>
            <w:lang w:val="sr-Cyrl-RS"/>
            <w:rPrChange w:id="4417" w:author="Milica Radić" w:date="2026-10-03T18:28:14Z">
              <w:rPr>
                <w:rFonts w:hint="default"/>
                <w:i/>
                <w:iCs/>
                <w:color w:val="000000"/>
                <w:sz w:val="22"/>
                <w:szCs w:val="22"/>
                <w:lang w:val="sr-Cyrl-RS"/>
              </w:rPr>
            </w:rPrChange>
          </w:rPr>
          <w:t>истинг 5.10.</w:t>
        </w:r>
      </w:ins>
      <w:del w:id="4418" w:author="Milica Radić" w:date="2026-10-02T22:52:03Z">
        <w:r>
          <w:rPr>
            <w:i/>
            <w:iCs/>
            <w:color w:val="000000"/>
            <w:sz w:val="22"/>
            <w:szCs w:val="22"/>
            <w:lang w:val="sr-Cyrl-RS"/>
            <w:rPrChange w:id="4419" w:author="Milan Stojkov" w:date="2026-10-02T11:00:00Z">
              <w:rPr>
                <w:i/>
                <w:iCs/>
                <w:color w:val="000000"/>
                <w:sz w:val="22"/>
                <w:szCs w:val="22"/>
              </w:rPr>
            </w:rPrChange>
          </w:rPr>
          <w:delText xml:space="preserve">Delay </w:delText>
        </w:r>
      </w:del>
      <w:del w:id="4420" w:author="Milica Radić" w:date="2026-10-02T22:52:03Z">
        <w:r>
          <w:rPr>
            <w:i/>
            <w:iCs/>
            <w:color w:val="000000"/>
            <w:sz w:val="22"/>
            <w:szCs w:val="22"/>
            <w:lang w:val="sr-Cyrl-RS"/>
          </w:rPr>
          <w:delText>модул кашњења држи сопствени запис виђених вредности и објављује ону од пре задатог броја рунди:</w:delText>
        </w:r>
      </w:del>
    </w:p>
    <w:p w14:paraId="136E1838">
      <w:pPr>
        <w:widowControl w:val="0"/>
        <w:ind w:firstLine="0"/>
        <w:jc w:val="both"/>
        <w:rPr>
          <w:i/>
          <w:iCs/>
          <w:color w:val="000000"/>
          <w:sz w:val="22"/>
          <w:szCs w:val="22"/>
          <w:lang w:val="sr-Cyrl-RS"/>
        </w:rPr>
        <w:pPrChange w:id="4421" w:author="Milica Radić" w:date="2026-10-03T18:28:19Z">
          <w:pPr>
            <w:widowControl w:val="0"/>
            <w:ind w:firstLine="360"/>
            <w:jc w:val="both"/>
          </w:pPr>
        </w:pPrChange>
      </w:pPr>
    </w:p>
    <w:tbl>
      <w:tblPr>
        <w:tblStyle w:val="6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4422" w:author="Milica Radić" w:date="2026-10-02T22:38:32Z">
          <w:tblPr>
            <w:tblStyle w:val="62"/>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4423">
          <w:tblGrid>
            <w:gridCol w:w="8724"/>
          </w:tblGrid>
        </w:tblGridChange>
      </w:tblGrid>
      <w:tr w14:paraId="1AB37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424" w:author="Milica Radić" w:date="2026-10-02T22:38:32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4425" w:author="Milica Radić" w:date="2026-10-02T22:38:32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60091CE3">
            <w:pPr>
              <w:widowControl/>
              <w:shd w:val="clear" w:color="auto" w:fill="FFFFFF"/>
              <w:jc w:val="left"/>
              <w:rPr>
                <w:rFonts w:ascii="Courier New" w:hAnsi="Courier New" w:eastAsia="Courier New" w:cs="Courier New"/>
                <w:color w:val="202020"/>
                <w:sz w:val="20"/>
                <w:szCs w:val="20"/>
                <w:lang w:val="sr-Cyrl-RS"/>
                <w:rPrChange w:id="442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CF222E"/>
                <w:sz w:val="20"/>
                <w:szCs w:val="20"/>
                <w:highlight w:val="white"/>
                <w:lang w:val="sr-Cyrl-RS"/>
                <w:rPrChange w:id="4427" w:author="Milan Stojkov" w:date="2026-10-02T11:00:00Z">
                  <w:rPr>
                    <w:rFonts w:ascii="Courier New" w:hAnsi="Courier New" w:eastAsia="Courier New" w:cs="Courier New"/>
                    <w:color w:val="CF222E"/>
                    <w:sz w:val="20"/>
                    <w:szCs w:val="20"/>
                    <w:highlight w:val="white"/>
                  </w:rPr>
                </w:rPrChange>
              </w:rPr>
              <w:t>class</w:t>
            </w:r>
            <w:r>
              <w:rPr>
                <w:rFonts w:ascii="Courier New" w:hAnsi="Courier New" w:eastAsia="Courier New" w:cs="Courier New"/>
                <w:color w:val="202020"/>
                <w:sz w:val="20"/>
                <w:szCs w:val="20"/>
                <w:highlight w:val="white"/>
                <w:lang w:val="sr-Cyrl-RS"/>
                <w:rPrChange w:id="442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429" w:author="Milan Stojkov" w:date="2026-10-02T11:00:00Z">
                  <w:rPr>
                    <w:rFonts w:ascii="Courier New" w:hAnsi="Courier New" w:eastAsia="Courier New" w:cs="Courier New"/>
                    <w:color w:val="267F99"/>
                    <w:sz w:val="20"/>
                    <w:szCs w:val="20"/>
                    <w:highlight w:val="white"/>
                  </w:rPr>
                </w:rPrChange>
              </w:rPr>
              <w:t>DelayAttack</w:t>
            </w:r>
            <w:r>
              <w:rPr>
                <w:rFonts w:ascii="Courier New" w:hAnsi="Courier New" w:eastAsia="Courier New" w:cs="Courier New"/>
                <w:color w:val="202020"/>
                <w:sz w:val="20"/>
                <w:szCs w:val="20"/>
                <w:highlight w:val="white"/>
                <w:lang w:val="sr-Cyrl-RS"/>
                <w:rPrChange w:id="443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4431" w:author="Milan Stojkov" w:date="2026-10-02T11:00:00Z">
                  <w:rPr>
                    <w:rFonts w:ascii="Courier New" w:hAnsi="Courier New" w:eastAsia="Courier New" w:cs="Courier New"/>
                    <w:color w:val="267F99"/>
                    <w:sz w:val="20"/>
                    <w:szCs w:val="20"/>
                    <w:highlight w:val="white"/>
                  </w:rPr>
                </w:rPrChange>
              </w:rPr>
              <w:t>BaseAttack</w:t>
            </w:r>
            <w:r>
              <w:rPr>
                <w:rFonts w:ascii="Courier New" w:hAnsi="Courier New" w:eastAsia="Courier New" w:cs="Courier New"/>
                <w:color w:val="202020"/>
                <w:sz w:val="20"/>
                <w:szCs w:val="20"/>
                <w:highlight w:val="white"/>
                <w:lang w:val="sr-Cyrl-RS"/>
                <w:rPrChange w:id="4432" w:author="Milan Stojkov" w:date="2026-10-02T11:00:00Z">
                  <w:rPr>
                    <w:rFonts w:ascii="Courier New" w:hAnsi="Courier New" w:eastAsia="Courier New" w:cs="Courier New"/>
                    <w:color w:val="202020"/>
                    <w:sz w:val="20"/>
                    <w:szCs w:val="20"/>
                    <w:highlight w:val="white"/>
                  </w:rPr>
                </w:rPrChange>
              </w:rPr>
              <w:t>):</w:t>
            </w:r>
          </w:p>
          <w:p w14:paraId="58A6255A">
            <w:pPr>
              <w:widowControl/>
              <w:shd w:val="clear" w:color="auto" w:fill="FFFFFF"/>
              <w:jc w:val="left"/>
              <w:rPr>
                <w:del w:id="4433" w:author="Milica Radić" w:date="2026-10-02T22:59:15Z"/>
                <w:rFonts w:ascii="Courier New" w:hAnsi="Courier New" w:eastAsia="Courier New" w:cs="Courier New"/>
                <w:color w:val="202020"/>
                <w:sz w:val="20"/>
                <w:szCs w:val="20"/>
                <w:lang w:val="sr-Cyrl-RS"/>
                <w:rPrChange w:id="4434" w:author="Milan Stojkov" w:date="2026-10-02T11:00:00Z">
                  <w:rPr>
                    <w:del w:id="4435" w:author="Milica Radić" w:date="2026-10-02T22:59:15Z"/>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43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437" w:author="Milan Stojkov" w:date="2026-10-02T11:00:00Z">
                  <w:rPr>
                    <w:rFonts w:ascii="Courier New" w:hAnsi="Courier New" w:eastAsia="Courier New" w:cs="Courier New"/>
                    <w:color w:val="1F2328"/>
                    <w:sz w:val="20"/>
                    <w:szCs w:val="20"/>
                    <w:highlight w:val="white"/>
                  </w:rPr>
                </w:rPrChange>
              </w:rPr>
              <w:t>name</w:t>
            </w:r>
            <w:r>
              <w:rPr>
                <w:rFonts w:ascii="Courier New" w:hAnsi="Courier New" w:eastAsia="Courier New" w:cs="Courier New"/>
                <w:color w:val="202020"/>
                <w:sz w:val="20"/>
                <w:szCs w:val="20"/>
                <w:highlight w:val="white"/>
                <w:lang w:val="sr-Cyrl-RS"/>
                <w:rPrChange w:id="443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439"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44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4441" w:author="Milan Stojkov" w:date="2026-10-02T11:00:00Z">
                  <w:rPr>
                    <w:rFonts w:ascii="Courier New" w:hAnsi="Courier New" w:eastAsia="Courier New" w:cs="Courier New"/>
                    <w:color w:val="0A3069"/>
                    <w:sz w:val="20"/>
                    <w:szCs w:val="20"/>
                    <w:highlight w:val="white"/>
                  </w:rPr>
                </w:rPrChange>
              </w:rPr>
              <w:t>"delay"</w:t>
            </w:r>
          </w:p>
          <w:p w14:paraId="12DDDA17">
            <w:pPr>
              <w:widowControl/>
              <w:shd w:val="clear" w:color="auto" w:fill="FFFFFF"/>
              <w:jc w:val="left"/>
              <w:rPr>
                <w:rFonts w:ascii="Courier New" w:hAnsi="Courier New" w:eastAsia="Courier New" w:cs="Courier New"/>
                <w:sz w:val="20"/>
                <w:szCs w:val="20"/>
                <w:lang w:val="sr-Cyrl-RS"/>
                <w:rPrChange w:id="4443" w:author="Milan Stojkov" w:date="2026-10-02T11:00:00Z">
                  <w:rPr>
                    <w:rFonts w:ascii="Courier New" w:hAnsi="Courier New" w:eastAsia="Courier New" w:cs="Courier New"/>
                    <w:sz w:val="20"/>
                    <w:szCs w:val="20"/>
                  </w:rPr>
                </w:rPrChange>
              </w:rPr>
              <w:pPrChange w:id="4442" w:author="Milica Radić" w:date="2026-10-02T22:59:15Z">
                <w:pPr>
                  <w:widowControl/>
                  <w:jc w:val="left"/>
                </w:pPr>
              </w:pPrChange>
            </w:pPr>
          </w:p>
          <w:p w14:paraId="3D4B8CA5">
            <w:pPr>
              <w:widowControl/>
              <w:shd w:val="clear" w:color="auto" w:fill="FFFFFF"/>
              <w:jc w:val="left"/>
              <w:rPr>
                <w:rFonts w:ascii="Courier New" w:hAnsi="Courier New" w:eastAsia="Courier New" w:cs="Courier New"/>
                <w:color w:val="202020"/>
                <w:sz w:val="20"/>
                <w:szCs w:val="20"/>
                <w:lang w:val="sr-Cyrl-RS"/>
                <w:rPrChange w:id="444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44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4446"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444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4448" w:author="Milan Stojkov" w:date="2026-10-02T11:00:00Z">
                  <w:rPr>
                    <w:rFonts w:ascii="Courier New" w:hAnsi="Courier New" w:eastAsia="Courier New" w:cs="Courier New"/>
                    <w:color w:val="8250DF"/>
                    <w:sz w:val="20"/>
                    <w:szCs w:val="20"/>
                    <w:highlight w:val="white"/>
                  </w:rPr>
                </w:rPrChange>
              </w:rPr>
              <w:t>broadcast_value</w:t>
            </w:r>
            <w:r>
              <w:rPr>
                <w:rFonts w:ascii="Courier New" w:hAnsi="Courier New" w:eastAsia="Courier New" w:cs="Courier New"/>
                <w:color w:val="202020"/>
                <w:sz w:val="20"/>
                <w:szCs w:val="20"/>
                <w:highlight w:val="white"/>
                <w:lang w:val="sr-Cyrl-RS"/>
                <w:rPrChange w:id="444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450"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445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452"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45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454" w:author="Milan Stojkov" w:date="2026-10-02T11:00:00Z">
                  <w:rPr>
                    <w:rFonts w:ascii="Courier New" w:hAnsi="Courier New" w:eastAsia="Courier New" w:cs="Courier New"/>
                    <w:color w:val="267F99"/>
                    <w:sz w:val="20"/>
                    <w:szCs w:val="20"/>
                    <w:highlight w:val="white"/>
                  </w:rPr>
                </w:rPrChange>
              </w:rPr>
              <w:t>AttackContext</w:t>
            </w:r>
            <w:r>
              <w:rPr>
                <w:rFonts w:ascii="Courier New" w:hAnsi="Courier New" w:eastAsia="Courier New" w:cs="Courier New"/>
                <w:color w:val="202020"/>
                <w:sz w:val="20"/>
                <w:szCs w:val="20"/>
                <w:highlight w:val="white"/>
                <w:lang w:val="sr-Cyrl-RS"/>
                <w:rPrChange w:id="445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456"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445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458"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445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460" w:author="Milan Stojkov" w:date="2026-10-02T11:00:00Z">
                  <w:rPr>
                    <w:rFonts w:ascii="Courier New" w:hAnsi="Courier New" w:eastAsia="Courier New" w:cs="Courier New"/>
                    <w:color w:val="953800"/>
                    <w:sz w:val="20"/>
                    <w:szCs w:val="20"/>
                    <w:highlight w:val="white"/>
                  </w:rPr>
                </w:rPrChange>
              </w:rPr>
              <w:t>value</w:t>
            </w:r>
            <w:r>
              <w:rPr>
                <w:rFonts w:ascii="Courier New" w:hAnsi="Courier New" w:eastAsia="Courier New" w:cs="Courier New"/>
                <w:color w:val="202020"/>
                <w:sz w:val="20"/>
                <w:szCs w:val="20"/>
                <w:highlight w:val="white"/>
                <w:lang w:val="sr-Cyrl-RS"/>
                <w:rPrChange w:id="446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462" w:author="Milan Stojkov" w:date="2026-10-02T11:00:00Z">
                  <w:rPr>
                    <w:rFonts w:ascii="Courier New" w:hAnsi="Courier New" w:eastAsia="Courier New" w:cs="Courier New"/>
                    <w:color w:val="267F99"/>
                    <w:sz w:val="20"/>
                    <w:szCs w:val="20"/>
                    <w:highlight w:val="white"/>
                  </w:rPr>
                </w:rPrChange>
              </w:rPr>
              <w:t>float</w:t>
            </w:r>
            <w:r>
              <w:rPr>
                <w:rFonts w:ascii="Courier New" w:hAnsi="Courier New" w:eastAsia="Courier New" w:cs="Courier New"/>
                <w:color w:val="202020"/>
                <w:sz w:val="20"/>
                <w:szCs w:val="20"/>
                <w:highlight w:val="white"/>
                <w:lang w:val="sr-Cyrl-RS"/>
                <w:rPrChange w:id="446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464"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446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466"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4467"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4468" w:author="Milan Stojkov" w:date="2026-10-02T11:00:00Z">
                  <w:rPr>
                    <w:rFonts w:ascii="Courier New" w:hAnsi="Courier New" w:eastAsia="Courier New" w:cs="Courier New"/>
                    <w:color w:val="267F99"/>
                    <w:sz w:val="20"/>
                    <w:szCs w:val="20"/>
                    <w:highlight w:val="white"/>
                  </w:rPr>
                </w:rPrChange>
              </w:rPr>
              <w:t>Optional</w:t>
            </w:r>
            <w:r>
              <w:rPr>
                <w:rFonts w:ascii="Courier New" w:hAnsi="Courier New" w:eastAsia="Courier New" w:cs="Courier New"/>
                <w:color w:val="202020"/>
                <w:sz w:val="20"/>
                <w:szCs w:val="20"/>
                <w:highlight w:val="white"/>
                <w:lang w:val="sr-Cyrl-RS"/>
                <w:rPrChange w:id="446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4470" w:author="Milan Stojkov" w:date="2026-10-02T11:00:00Z">
                  <w:rPr>
                    <w:rFonts w:ascii="Courier New" w:hAnsi="Courier New" w:eastAsia="Courier New" w:cs="Courier New"/>
                    <w:color w:val="267F99"/>
                    <w:sz w:val="20"/>
                    <w:szCs w:val="20"/>
                    <w:highlight w:val="white"/>
                  </w:rPr>
                </w:rPrChange>
              </w:rPr>
              <w:t>float</w:t>
            </w:r>
            <w:r>
              <w:rPr>
                <w:rFonts w:ascii="Courier New" w:hAnsi="Courier New" w:eastAsia="Courier New" w:cs="Courier New"/>
                <w:color w:val="202020"/>
                <w:sz w:val="20"/>
                <w:szCs w:val="20"/>
                <w:highlight w:val="white"/>
                <w:lang w:val="sr-Cyrl-RS"/>
                <w:rPrChange w:id="4471" w:author="Milan Stojkov" w:date="2026-10-02T11:00:00Z">
                  <w:rPr>
                    <w:rFonts w:ascii="Courier New" w:hAnsi="Courier New" w:eastAsia="Courier New" w:cs="Courier New"/>
                    <w:color w:val="202020"/>
                    <w:sz w:val="20"/>
                    <w:szCs w:val="20"/>
                    <w:highlight w:val="white"/>
                  </w:rPr>
                </w:rPrChange>
              </w:rPr>
              <w:t>]:</w:t>
            </w:r>
          </w:p>
          <w:p w14:paraId="165F787A">
            <w:pPr>
              <w:widowControl/>
              <w:shd w:val="clear" w:color="auto" w:fill="FFFFFF"/>
              <w:jc w:val="left"/>
              <w:rPr>
                <w:rFonts w:ascii="Courier New" w:hAnsi="Courier New" w:eastAsia="Courier New" w:cs="Courier New"/>
                <w:color w:val="202020"/>
                <w:sz w:val="20"/>
                <w:szCs w:val="20"/>
                <w:lang w:val="sr-Cyrl-RS"/>
                <w:rPrChange w:id="4472"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47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474"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447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476"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47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478"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47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480" w:author="Milan Stojkov" w:date="2026-10-02T11:00:00Z">
                  <w:rPr>
                    <w:rFonts w:ascii="Courier New" w:hAnsi="Courier New" w:eastAsia="Courier New" w:cs="Courier New"/>
                    <w:color w:val="1F2328"/>
                    <w:sz w:val="20"/>
                    <w:szCs w:val="20"/>
                    <w:highlight w:val="white"/>
                  </w:rPr>
                </w:rPrChange>
              </w:rPr>
              <w:t>params</w:t>
            </w:r>
          </w:p>
          <w:p w14:paraId="679D8E53">
            <w:pPr>
              <w:widowControl/>
              <w:shd w:val="clear" w:color="auto" w:fill="FFFFFF"/>
              <w:jc w:val="left"/>
              <w:rPr>
                <w:rFonts w:ascii="Courier New" w:hAnsi="Courier New" w:eastAsia="Courier New" w:cs="Courier New"/>
                <w:color w:val="202020"/>
                <w:sz w:val="20"/>
                <w:szCs w:val="20"/>
                <w:lang w:val="sr-Cyrl-RS"/>
                <w:rPrChange w:id="448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48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483"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448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485"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4486" w:author="Milan Stojkov" w:date="2026-10-02T11:00:00Z">
                  <w:rPr>
                    <w:rFonts w:ascii="Courier New" w:hAnsi="Courier New" w:eastAsia="Courier New" w:cs="Courier New"/>
                    <w:color w:val="202020"/>
                    <w:sz w:val="20"/>
                    <w:szCs w:val="20"/>
                    <w:highlight w:val="white"/>
                  </w:rPr>
                </w:rPrChange>
              </w:rPr>
              <w:t xml:space="preserve">.delay_rounds </w:t>
            </w:r>
            <w:r>
              <w:rPr>
                <w:rFonts w:ascii="Courier New" w:hAnsi="Courier New" w:eastAsia="Courier New" w:cs="Courier New"/>
                <w:color w:val="000000"/>
                <w:sz w:val="20"/>
                <w:szCs w:val="20"/>
                <w:highlight w:val="white"/>
                <w:lang w:val="sr-Cyrl-RS"/>
                <w:rPrChange w:id="4487" w:author="Milan Stojkov" w:date="2026-10-02T11:00:00Z">
                  <w:rPr>
                    <w:rFonts w:ascii="Courier New" w:hAnsi="Courier New" w:eastAsia="Courier New" w:cs="Courier New"/>
                    <w:color w:val="000000"/>
                    <w:sz w:val="20"/>
                    <w:szCs w:val="20"/>
                    <w:highlight w:val="white"/>
                  </w:rPr>
                </w:rPrChange>
              </w:rPr>
              <w:t>&lt;=</w:t>
            </w:r>
            <w:r>
              <w:rPr>
                <w:rFonts w:ascii="Courier New" w:hAnsi="Courier New" w:eastAsia="Courier New" w:cs="Courier New"/>
                <w:color w:val="202020"/>
                <w:sz w:val="20"/>
                <w:szCs w:val="20"/>
                <w:highlight w:val="white"/>
                <w:lang w:val="sr-Cyrl-RS"/>
                <w:rPrChange w:id="448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98658"/>
                <w:sz w:val="20"/>
                <w:szCs w:val="20"/>
                <w:highlight w:val="white"/>
                <w:lang w:val="sr-Cyrl-RS"/>
                <w:rPrChange w:id="4489" w:author="Milan Stojkov" w:date="2026-10-02T11:00:00Z">
                  <w:rPr>
                    <w:rFonts w:ascii="Courier New" w:hAnsi="Courier New" w:eastAsia="Courier New" w:cs="Courier New"/>
                    <w:color w:val="098658"/>
                    <w:sz w:val="20"/>
                    <w:szCs w:val="20"/>
                    <w:highlight w:val="white"/>
                  </w:rPr>
                </w:rPrChange>
              </w:rPr>
              <w:t>0</w:t>
            </w:r>
            <w:r>
              <w:rPr>
                <w:rFonts w:ascii="Courier New" w:hAnsi="Courier New" w:eastAsia="Courier New" w:cs="Courier New"/>
                <w:color w:val="202020"/>
                <w:sz w:val="20"/>
                <w:szCs w:val="20"/>
                <w:highlight w:val="white"/>
                <w:lang w:val="sr-Cyrl-RS"/>
                <w:rPrChange w:id="449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491" w:author="Milan Stojkov" w:date="2026-10-02T11:00:00Z">
                  <w:rPr>
                    <w:rFonts w:ascii="Courier New" w:hAnsi="Courier New" w:eastAsia="Courier New" w:cs="Courier New"/>
                    <w:color w:val="0000FF"/>
                    <w:sz w:val="20"/>
                    <w:szCs w:val="20"/>
                    <w:highlight w:val="white"/>
                  </w:rPr>
                </w:rPrChange>
              </w:rPr>
              <w:t>or</w:t>
            </w:r>
            <w:r>
              <w:rPr>
                <w:rFonts w:ascii="Courier New" w:hAnsi="Courier New" w:eastAsia="Courier New" w:cs="Courier New"/>
                <w:color w:val="202020"/>
                <w:sz w:val="20"/>
                <w:szCs w:val="20"/>
                <w:highlight w:val="white"/>
                <w:lang w:val="sr-Cyrl-RS"/>
                <w:rPrChange w:id="449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493"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449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495"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449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497" w:author="Milan Stojkov" w:date="2026-10-02T11:00:00Z">
                  <w:rPr>
                    <w:rFonts w:ascii="Courier New" w:hAnsi="Courier New" w:eastAsia="Courier New" w:cs="Courier New"/>
                    <w:color w:val="0000FF"/>
                    <w:sz w:val="20"/>
                    <w:szCs w:val="20"/>
                    <w:highlight w:val="white"/>
                  </w:rPr>
                </w:rPrChange>
              </w:rPr>
              <w:t>in</w:t>
            </w:r>
            <w:r>
              <w:rPr>
                <w:rFonts w:ascii="Courier New" w:hAnsi="Courier New" w:eastAsia="Courier New" w:cs="Courier New"/>
                <w:color w:val="202020"/>
                <w:sz w:val="20"/>
                <w:szCs w:val="20"/>
                <w:highlight w:val="white"/>
                <w:lang w:val="sr-Cyrl-RS"/>
                <w:rPrChange w:id="449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499"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50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501" w:author="Milan Stojkov" w:date="2026-10-02T11:00:00Z">
                  <w:rPr>
                    <w:rFonts w:ascii="Courier New" w:hAnsi="Courier New" w:eastAsia="Courier New" w:cs="Courier New"/>
                    <w:color w:val="1F2328"/>
                    <w:sz w:val="20"/>
                    <w:szCs w:val="20"/>
                    <w:highlight w:val="white"/>
                  </w:rPr>
                </w:rPrChange>
              </w:rPr>
              <w:t>sybil_ids</w:t>
            </w:r>
            <w:r>
              <w:rPr>
                <w:rFonts w:ascii="Courier New" w:hAnsi="Courier New" w:eastAsia="Courier New" w:cs="Courier New"/>
                <w:color w:val="202020"/>
                <w:sz w:val="20"/>
                <w:szCs w:val="20"/>
                <w:highlight w:val="white"/>
                <w:lang w:val="sr-Cyrl-RS"/>
                <w:rPrChange w:id="4502" w:author="Milan Stojkov" w:date="2026-10-02T11:00:00Z">
                  <w:rPr>
                    <w:rFonts w:ascii="Courier New" w:hAnsi="Courier New" w:eastAsia="Courier New" w:cs="Courier New"/>
                    <w:color w:val="202020"/>
                    <w:sz w:val="20"/>
                    <w:szCs w:val="20"/>
                    <w:highlight w:val="white"/>
                  </w:rPr>
                </w:rPrChange>
              </w:rPr>
              <w:t>:</w:t>
            </w:r>
          </w:p>
          <w:p w14:paraId="2269F439">
            <w:pPr>
              <w:widowControl/>
              <w:shd w:val="clear" w:color="auto" w:fill="FFFFFF"/>
              <w:jc w:val="left"/>
              <w:rPr>
                <w:del w:id="4503" w:author="Milica Radić" w:date="2026-10-02T22:59:13Z"/>
                <w:rFonts w:ascii="Courier New" w:hAnsi="Courier New" w:eastAsia="Courier New" w:cs="Courier New"/>
                <w:color w:val="202020"/>
                <w:sz w:val="20"/>
                <w:szCs w:val="20"/>
                <w:lang w:val="sr-Cyrl-RS"/>
                <w:rPrChange w:id="4504" w:author="Milan Stojkov" w:date="2026-10-02T11:00:00Z">
                  <w:rPr>
                    <w:del w:id="4505" w:author="Milica Radić" w:date="2026-10-02T22:59:13Z"/>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50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507"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450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509" w:author="Milan Stojkov" w:date="2026-10-02T11:00:00Z">
                  <w:rPr>
                    <w:rFonts w:ascii="Courier New" w:hAnsi="Courier New" w:eastAsia="Courier New" w:cs="Courier New"/>
                    <w:color w:val="0000FF"/>
                    <w:sz w:val="20"/>
                    <w:szCs w:val="20"/>
                    <w:highlight w:val="white"/>
                  </w:rPr>
                </w:rPrChange>
              </w:rPr>
              <w:t>None</w:t>
            </w:r>
          </w:p>
          <w:p w14:paraId="55CB0207">
            <w:pPr>
              <w:widowControl/>
              <w:shd w:val="clear" w:color="auto" w:fill="FFFFFF"/>
              <w:jc w:val="left"/>
              <w:rPr>
                <w:rFonts w:ascii="Courier New" w:hAnsi="Courier New" w:eastAsia="Courier New" w:cs="Courier New"/>
                <w:color w:val="202020"/>
                <w:sz w:val="20"/>
                <w:szCs w:val="20"/>
                <w:lang w:val="sr-Cyrl-RS"/>
                <w:rPrChange w:id="4510" w:author="Milan Stojkov" w:date="2026-10-02T11:00:00Z">
                  <w:rPr>
                    <w:rFonts w:ascii="Courier New" w:hAnsi="Courier New" w:eastAsia="Courier New" w:cs="Courier New"/>
                    <w:color w:val="202020"/>
                    <w:sz w:val="20"/>
                    <w:szCs w:val="20"/>
                  </w:rPr>
                </w:rPrChange>
              </w:rPr>
            </w:pPr>
          </w:p>
          <w:p w14:paraId="68199FC8">
            <w:pPr>
              <w:widowControl/>
              <w:shd w:val="clear" w:color="auto" w:fill="FFFFFF"/>
              <w:jc w:val="left"/>
              <w:rPr>
                <w:rFonts w:ascii="Courier New" w:hAnsi="Courier New" w:eastAsia="Courier New" w:cs="Courier New"/>
                <w:color w:val="202020"/>
                <w:sz w:val="20"/>
                <w:szCs w:val="20"/>
                <w:lang w:val="sr-Cyrl-RS"/>
                <w:rPrChange w:id="451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51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513" w:author="Milan Stojkov" w:date="2026-10-02T11:00:00Z">
                  <w:rPr>
                    <w:rFonts w:ascii="Courier New" w:hAnsi="Courier New" w:eastAsia="Courier New" w:cs="Courier New"/>
                    <w:color w:val="1F2328"/>
                    <w:sz w:val="20"/>
                    <w:szCs w:val="20"/>
                    <w:highlight w:val="white"/>
                  </w:rPr>
                </w:rPrChange>
              </w:rPr>
              <w:t>current</w:t>
            </w:r>
            <w:r>
              <w:rPr>
                <w:rFonts w:ascii="Courier New" w:hAnsi="Courier New" w:eastAsia="Courier New" w:cs="Courier New"/>
                <w:color w:val="202020"/>
                <w:sz w:val="20"/>
                <w:szCs w:val="20"/>
                <w:highlight w:val="white"/>
                <w:lang w:val="sr-Cyrl-RS"/>
                <w:rPrChange w:id="451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515"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51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517"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51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4519" w:author="Milan Stojkov" w:date="2026-10-02T11:00:00Z">
                  <w:rPr>
                    <w:rFonts w:ascii="Courier New" w:hAnsi="Courier New" w:eastAsia="Courier New" w:cs="Courier New"/>
                    <w:color w:val="8250DF"/>
                    <w:sz w:val="20"/>
                    <w:szCs w:val="20"/>
                    <w:highlight w:val="white"/>
                  </w:rPr>
                </w:rPrChange>
              </w:rPr>
              <w:t>attacker_view</w:t>
            </w:r>
            <w:r>
              <w:rPr>
                <w:rFonts w:ascii="Courier New" w:hAnsi="Courier New" w:eastAsia="Courier New" w:cs="Courier New"/>
                <w:color w:val="202020"/>
                <w:sz w:val="20"/>
                <w:szCs w:val="20"/>
                <w:highlight w:val="white"/>
                <w:lang w:val="sr-Cyrl-RS"/>
                <w:rPrChange w:id="452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4521"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4522" w:author="Milan Stojkov" w:date="2026-10-02T11:00:00Z">
                  <w:rPr>
                    <w:rFonts w:ascii="Courier New" w:hAnsi="Courier New" w:eastAsia="Courier New" w:cs="Courier New"/>
                    <w:color w:val="202020"/>
                    <w:sz w:val="20"/>
                    <w:szCs w:val="20"/>
                    <w:highlight w:val="white"/>
                  </w:rPr>
                </w:rPrChange>
              </w:rPr>
              <w:t>)</w:t>
            </w:r>
          </w:p>
          <w:p w14:paraId="3A13A24F">
            <w:pPr>
              <w:widowControl/>
              <w:shd w:val="clear" w:color="auto" w:fill="FFFFFF"/>
              <w:jc w:val="left"/>
              <w:rPr>
                <w:rFonts w:ascii="Courier New" w:hAnsi="Courier New" w:eastAsia="Courier New" w:cs="Courier New"/>
                <w:color w:val="202020"/>
                <w:sz w:val="20"/>
                <w:szCs w:val="20"/>
                <w:lang w:val="sr-Cyrl-RS"/>
                <w:rPrChange w:id="4523"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52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525" w:author="Milan Stojkov" w:date="2026-10-02T11:00:00Z">
                  <w:rPr>
                    <w:rFonts w:ascii="Courier New" w:hAnsi="Courier New" w:eastAsia="Courier New" w:cs="Courier New"/>
                    <w:color w:val="1F2328"/>
                    <w:sz w:val="20"/>
                    <w:szCs w:val="20"/>
                    <w:highlight w:val="white"/>
                  </w:rPr>
                </w:rPrChange>
              </w:rPr>
              <w:t>log</w:t>
            </w:r>
            <w:r>
              <w:rPr>
                <w:rFonts w:ascii="Courier New" w:hAnsi="Courier New" w:eastAsia="Courier New" w:cs="Courier New"/>
                <w:color w:val="202020"/>
                <w:sz w:val="20"/>
                <w:szCs w:val="20"/>
                <w:highlight w:val="white"/>
                <w:lang w:val="sr-Cyrl-RS"/>
                <w:rPrChange w:id="452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527"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52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529"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453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531" w:author="Milan Stojkov" w:date="2026-10-02T11:00:00Z">
                  <w:rPr>
                    <w:rFonts w:ascii="Courier New" w:hAnsi="Courier New" w:eastAsia="Courier New" w:cs="Courier New"/>
                    <w:color w:val="1F2328"/>
                    <w:sz w:val="20"/>
                    <w:szCs w:val="20"/>
                    <w:highlight w:val="white"/>
                  </w:rPr>
                </w:rPrChange>
              </w:rPr>
              <w:t>history</w:t>
            </w:r>
            <w:r>
              <w:rPr>
                <w:rFonts w:ascii="Courier New" w:hAnsi="Courier New" w:eastAsia="Courier New" w:cs="Courier New"/>
                <w:color w:val="202020"/>
                <w:sz w:val="20"/>
                <w:szCs w:val="20"/>
                <w:highlight w:val="white"/>
                <w:lang w:val="sr-Cyrl-RS"/>
                <w:rPrChange w:id="453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4533" w:author="Milan Stojkov" w:date="2026-10-02T11:00:00Z">
                  <w:rPr>
                    <w:rFonts w:ascii="Courier New" w:hAnsi="Courier New" w:eastAsia="Courier New" w:cs="Courier New"/>
                    <w:color w:val="8250DF"/>
                    <w:sz w:val="20"/>
                    <w:szCs w:val="20"/>
                    <w:highlight w:val="white"/>
                  </w:rPr>
                </w:rPrChange>
              </w:rPr>
              <w:t>setdefault</w:t>
            </w:r>
            <w:r>
              <w:rPr>
                <w:rFonts w:ascii="Courier New" w:hAnsi="Courier New" w:eastAsia="Courier New" w:cs="Courier New"/>
                <w:color w:val="202020"/>
                <w:sz w:val="20"/>
                <w:szCs w:val="20"/>
                <w:highlight w:val="white"/>
                <w:lang w:val="sr-Cyrl-RS"/>
                <w:rPrChange w:id="453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4535"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4536" w:author="Milan Stojkov" w:date="2026-10-02T11:00:00Z">
                  <w:rPr>
                    <w:rFonts w:ascii="Courier New" w:hAnsi="Courier New" w:eastAsia="Courier New" w:cs="Courier New"/>
                    <w:color w:val="202020"/>
                    <w:sz w:val="20"/>
                    <w:szCs w:val="20"/>
                    <w:highlight w:val="white"/>
                  </w:rPr>
                </w:rPrChange>
              </w:rPr>
              <w:t>, {})</w:t>
            </w:r>
          </w:p>
          <w:p w14:paraId="1E4684B2">
            <w:pPr>
              <w:widowControl/>
              <w:shd w:val="clear" w:color="auto" w:fill="FFFFFF"/>
              <w:jc w:val="left"/>
              <w:rPr>
                <w:rFonts w:ascii="Courier New" w:hAnsi="Courier New" w:eastAsia="Courier New" w:cs="Courier New"/>
                <w:color w:val="202020"/>
                <w:sz w:val="20"/>
                <w:szCs w:val="20"/>
                <w:lang w:val="sr-Cyrl-RS"/>
                <w:rPrChange w:id="4537"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53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539"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454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541" w:author="Milan Stojkov" w:date="2026-10-02T11:00:00Z">
                  <w:rPr>
                    <w:rFonts w:ascii="Courier New" w:hAnsi="Courier New" w:eastAsia="Courier New" w:cs="Courier New"/>
                    <w:color w:val="1F2328"/>
                    <w:sz w:val="20"/>
                    <w:szCs w:val="20"/>
                    <w:highlight w:val="white"/>
                  </w:rPr>
                </w:rPrChange>
              </w:rPr>
              <w:t>current</w:t>
            </w:r>
            <w:r>
              <w:rPr>
                <w:rFonts w:ascii="Courier New" w:hAnsi="Courier New" w:eastAsia="Courier New" w:cs="Courier New"/>
                <w:color w:val="202020"/>
                <w:sz w:val="20"/>
                <w:szCs w:val="20"/>
                <w:highlight w:val="white"/>
                <w:lang w:val="sr-Cyrl-RS"/>
                <w:rPrChange w:id="454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543" w:author="Milan Stojkov" w:date="2026-10-02T11:00:00Z">
                  <w:rPr>
                    <w:rFonts w:ascii="Courier New" w:hAnsi="Courier New" w:eastAsia="Courier New" w:cs="Courier New"/>
                    <w:color w:val="0000FF"/>
                    <w:sz w:val="20"/>
                    <w:szCs w:val="20"/>
                    <w:highlight w:val="white"/>
                  </w:rPr>
                </w:rPrChange>
              </w:rPr>
              <w:t>is</w:t>
            </w:r>
            <w:r>
              <w:rPr>
                <w:rFonts w:ascii="Courier New" w:hAnsi="Courier New" w:eastAsia="Courier New" w:cs="Courier New"/>
                <w:color w:val="202020"/>
                <w:sz w:val="20"/>
                <w:szCs w:val="20"/>
                <w:highlight w:val="white"/>
                <w:lang w:val="sr-Cyrl-RS"/>
                <w:rPrChange w:id="454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545"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454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547"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4548" w:author="Milan Stojkov" w:date="2026-10-02T11:00:00Z">
                  <w:rPr>
                    <w:rFonts w:ascii="Courier New" w:hAnsi="Courier New" w:eastAsia="Courier New" w:cs="Courier New"/>
                    <w:color w:val="202020"/>
                    <w:sz w:val="20"/>
                    <w:szCs w:val="20"/>
                    <w:highlight w:val="white"/>
                  </w:rPr>
                </w:rPrChange>
              </w:rPr>
              <w:t>:</w:t>
            </w:r>
          </w:p>
          <w:p w14:paraId="125D6BE5">
            <w:pPr>
              <w:widowControl/>
              <w:shd w:val="clear" w:color="auto" w:fill="FFFFFF"/>
              <w:jc w:val="left"/>
              <w:rPr>
                <w:del w:id="4549" w:author="Milica Radić" w:date="2026-10-02T22:59:11Z"/>
                <w:rFonts w:ascii="Courier New" w:hAnsi="Courier New" w:eastAsia="Courier New" w:cs="Courier New"/>
                <w:color w:val="202020"/>
                <w:sz w:val="20"/>
                <w:szCs w:val="20"/>
                <w:lang w:val="sr-Cyrl-RS"/>
                <w:rPrChange w:id="4550" w:author="Milan Stojkov" w:date="2026-10-02T11:00:00Z">
                  <w:rPr>
                    <w:del w:id="4551" w:author="Milica Radić" w:date="2026-10-02T22:59:11Z"/>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55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553" w:author="Milan Stojkov" w:date="2026-10-02T11:00:00Z">
                  <w:rPr>
                    <w:rFonts w:ascii="Courier New" w:hAnsi="Courier New" w:eastAsia="Courier New" w:cs="Courier New"/>
                    <w:color w:val="1F2328"/>
                    <w:sz w:val="20"/>
                    <w:szCs w:val="20"/>
                    <w:highlight w:val="white"/>
                  </w:rPr>
                </w:rPrChange>
              </w:rPr>
              <w:t>log</w:t>
            </w:r>
            <w:r>
              <w:rPr>
                <w:rFonts w:ascii="Courier New" w:hAnsi="Courier New" w:eastAsia="Courier New" w:cs="Courier New"/>
                <w:color w:val="202020"/>
                <w:sz w:val="20"/>
                <w:szCs w:val="20"/>
                <w:highlight w:val="white"/>
                <w:lang w:val="sr-Cyrl-RS"/>
                <w:rPrChange w:id="455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4555"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455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557"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55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559" w:author="Milan Stojkov" w:date="2026-10-02T11:00:00Z">
                  <w:rPr>
                    <w:rFonts w:ascii="Courier New" w:hAnsi="Courier New" w:eastAsia="Courier New" w:cs="Courier New"/>
                    <w:color w:val="1F2328"/>
                    <w:sz w:val="20"/>
                    <w:szCs w:val="20"/>
                    <w:highlight w:val="white"/>
                  </w:rPr>
                </w:rPrChange>
              </w:rPr>
              <w:t>current</w:t>
            </w:r>
          </w:p>
          <w:p w14:paraId="6B5D1D58">
            <w:pPr>
              <w:widowControl/>
              <w:shd w:val="clear" w:color="auto" w:fill="FFFFFF"/>
              <w:jc w:val="left"/>
              <w:rPr>
                <w:rFonts w:ascii="Courier New" w:hAnsi="Courier New" w:eastAsia="Courier New" w:cs="Courier New"/>
                <w:sz w:val="20"/>
                <w:szCs w:val="20"/>
                <w:lang w:val="sr-Cyrl-RS"/>
                <w:rPrChange w:id="4561" w:author="Milan Stojkov" w:date="2026-10-02T11:00:00Z">
                  <w:rPr>
                    <w:rFonts w:ascii="Courier New" w:hAnsi="Courier New" w:eastAsia="Courier New" w:cs="Courier New"/>
                    <w:sz w:val="20"/>
                    <w:szCs w:val="20"/>
                  </w:rPr>
                </w:rPrChange>
              </w:rPr>
              <w:pPrChange w:id="4560" w:author="Milica Radić" w:date="2026-10-02T22:59:11Z">
                <w:pPr>
                  <w:widowControl/>
                  <w:jc w:val="left"/>
                </w:pPr>
              </w:pPrChange>
            </w:pPr>
          </w:p>
          <w:p w14:paraId="3047507B">
            <w:pPr>
              <w:widowControl/>
              <w:shd w:val="clear" w:color="auto" w:fill="FFFFFF"/>
              <w:jc w:val="left"/>
              <w:rPr>
                <w:rFonts w:ascii="Courier New" w:hAnsi="Courier New" w:eastAsia="Courier New" w:cs="Courier New"/>
                <w:color w:val="202020"/>
                <w:sz w:val="20"/>
                <w:szCs w:val="20"/>
                <w:lang w:val="sr-Cyrl-RS"/>
                <w:rPrChange w:id="4562"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56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564" w:author="Milan Stojkov" w:date="2026-10-02T11:00:00Z">
                  <w:rPr>
                    <w:rFonts w:ascii="Courier New" w:hAnsi="Courier New" w:eastAsia="Courier New" w:cs="Courier New"/>
                    <w:color w:val="1F2328"/>
                    <w:sz w:val="20"/>
                    <w:szCs w:val="20"/>
                    <w:highlight w:val="white"/>
                  </w:rPr>
                </w:rPrChange>
              </w:rPr>
              <w:t>stale_round</w:t>
            </w:r>
            <w:r>
              <w:rPr>
                <w:rFonts w:ascii="Courier New" w:hAnsi="Courier New" w:eastAsia="Courier New" w:cs="Courier New"/>
                <w:color w:val="202020"/>
                <w:sz w:val="20"/>
                <w:szCs w:val="20"/>
                <w:highlight w:val="white"/>
                <w:lang w:val="sr-Cyrl-RS"/>
                <w:rPrChange w:id="456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566"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56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568"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456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570"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57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572"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4573" w:author="Milan Stojkov" w:date="2026-10-02T11:00:00Z">
                  <w:rPr>
                    <w:rFonts w:ascii="Courier New" w:hAnsi="Courier New" w:eastAsia="Courier New" w:cs="Courier New"/>
                    <w:color w:val="202020"/>
                    <w:sz w:val="20"/>
                    <w:szCs w:val="20"/>
                    <w:highlight w:val="white"/>
                  </w:rPr>
                </w:rPrChange>
              </w:rPr>
              <w:t>.delay_rounds</w:t>
            </w:r>
          </w:p>
          <w:p w14:paraId="3AE75095">
            <w:pPr>
              <w:widowControl/>
              <w:shd w:val="clear" w:color="auto" w:fill="FFFFFF"/>
              <w:jc w:val="left"/>
              <w:rPr>
                <w:rFonts w:ascii="Courier New" w:hAnsi="Courier New" w:eastAsia="Courier New" w:cs="Courier New"/>
                <w:color w:val="202020"/>
                <w:sz w:val="20"/>
                <w:szCs w:val="20"/>
                <w:lang w:val="sr-Cyrl-RS"/>
                <w:rPrChange w:id="457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57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576"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457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578" w:author="Milan Stojkov" w:date="2026-10-02T11:00:00Z">
                  <w:rPr>
                    <w:rFonts w:ascii="Courier New" w:hAnsi="Courier New" w:eastAsia="Courier New" w:cs="Courier New"/>
                    <w:color w:val="1F2328"/>
                    <w:sz w:val="20"/>
                    <w:szCs w:val="20"/>
                    <w:highlight w:val="white"/>
                  </w:rPr>
                </w:rPrChange>
              </w:rPr>
              <w:t>stale_round</w:t>
            </w:r>
            <w:r>
              <w:rPr>
                <w:rFonts w:ascii="Courier New" w:hAnsi="Courier New" w:eastAsia="Courier New" w:cs="Courier New"/>
                <w:color w:val="202020"/>
                <w:sz w:val="20"/>
                <w:szCs w:val="20"/>
                <w:highlight w:val="white"/>
                <w:lang w:val="sr-Cyrl-RS"/>
                <w:rPrChange w:id="457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580" w:author="Milan Stojkov" w:date="2026-10-02T11:00:00Z">
                  <w:rPr>
                    <w:rFonts w:ascii="Courier New" w:hAnsi="Courier New" w:eastAsia="Courier New" w:cs="Courier New"/>
                    <w:color w:val="0000FF"/>
                    <w:sz w:val="20"/>
                    <w:szCs w:val="20"/>
                    <w:highlight w:val="white"/>
                  </w:rPr>
                </w:rPrChange>
              </w:rPr>
              <w:t>in</w:t>
            </w:r>
            <w:r>
              <w:rPr>
                <w:rFonts w:ascii="Courier New" w:hAnsi="Courier New" w:eastAsia="Courier New" w:cs="Courier New"/>
                <w:color w:val="202020"/>
                <w:sz w:val="20"/>
                <w:szCs w:val="20"/>
                <w:highlight w:val="white"/>
                <w:lang w:val="sr-Cyrl-RS"/>
                <w:rPrChange w:id="458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582" w:author="Milan Stojkov" w:date="2026-10-02T11:00:00Z">
                  <w:rPr>
                    <w:rFonts w:ascii="Courier New" w:hAnsi="Courier New" w:eastAsia="Courier New" w:cs="Courier New"/>
                    <w:color w:val="1F2328"/>
                    <w:sz w:val="20"/>
                    <w:szCs w:val="20"/>
                    <w:highlight w:val="white"/>
                  </w:rPr>
                </w:rPrChange>
              </w:rPr>
              <w:t>log</w:t>
            </w:r>
            <w:r>
              <w:rPr>
                <w:rFonts w:ascii="Courier New" w:hAnsi="Courier New" w:eastAsia="Courier New" w:cs="Courier New"/>
                <w:color w:val="202020"/>
                <w:sz w:val="20"/>
                <w:szCs w:val="20"/>
                <w:highlight w:val="white"/>
                <w:lang w:val="sr-Cyrl-RS"/>
                <w:rPrChange w:id="4583" w:author="Milan Stojkov" w:date="2026-10-02T11:00:00Z">
                  <w:rPr>
                    <w:rFonts w:ascii="Courier New" w:hAnsi="Courier New" w:eastAsia="Courier New" w:cs="Courier New"/>
                    <w:color w:val="202020"/>
                    <w:sz w:val="20"/>
                    <w:szCs w:val="20"/>
                    <w:highlight w:val="white"/>
                  </w:rPr>
                </w:rPrChange>
              </w:rPr>
              <w:t>:</w:t>
            </w:r>
          </w:p>
          <w:p w14:paraId="570B2C0F">
            <w:pPr>
              <w:widowControl/>
              <w:shd w:val="clear" w:color="auto" w:fill="FFFFFF"/>
              <w:jc w:val="left"/>
              <w:rPr>
                <w:rFonts w:ascii="Courier New" w:hAnsi="Courier New" w:eastAsia="Courier New" w:cs="Courier New"/>
                <w:color w:val="202020"/>
                <w:sz w:val="20"/>
                <w:szCs w:val="20"/>
                <w:lang w:val="sr-Cyrl-RS"/>
                <w:rPrChange w:id="458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58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586"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458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588" w:author="Milan Stojkov" w:date="2026-10-02T11:00:00Z">
                  <w:rPr>
                    <w:rFonts w:ascii="Courier New" w:hAnsi="Courier New" w:eastAsia="Courier New" w:cs="Courier New"/>
                    <w:color w:val="1F2328"/>
                    <w:sz w:val="20"/>
                    <w:szCs w:val="20"/>
                    <w:highlight w:val="white"/>
                  </w:rPr>
                </w:rPrChange>
              </w:rPr>
              <w:t>log</w:t>
            </w:r>
            <w:r>
              <w:rPr>
                <w:rFonts w:ascii="Courier New" w:hAnsi="Courier New" w:eastAsia="Courier New" w:cs="Courier New"/>
                <w:color w:val="202020"/>
                <w:sz w:val="20"/>
                <w:szCs w:val="20"/>
                <w:highlight w:val="white"/>
                <w:lang w:val="sr-Cyrl-RS"/>
                <w:rPrChange w:id="458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590" w:author="Milan Stojkov" w:date="2026-10-02T11:00:00Z">
                  <w:rPr>
                    <w:rFonts w:ascii="Courier New" w:hAnsi="Courier New" w:eastAsia="Courier New" w:cs="Courier New"/>
                    <w:color w:val="1F2328"/>
                    <w:sz w:val="20"/>
                    <w:szCs w:val="20"/>
                    <w:highlight w:val="white"/>
                  </w:rPr>
                </w:rPrChange>
              </w:rPr>
              <w:t>stale_round</w:t>
            </w:r>
            <w:r>
              <w:rPr>
                <w:rFonts w:ascii="Courier New" w:hAnsi="Courier New" w:eastAsia="Courier New" w:cs="Courier New"/>
                <w:color w:val="202020"/>
                <w:sz w:val="20"/>
                <w:szCs w:val="20"/>
                <w:highlight w:val="white"/>
                <w:lang w:val="sr-Cyrl-RS"/>
                <w:rPrChange w:id="4591" w:author="Milan Stojkov" w:date="2026-10-02T11:00:00Z">
                  <w:rPr>
                    <w:rFonts w:ascii="Courier New" w:hAnsi="Courier New" w:eastAsia="Courier New" w:cs="Courier New"/>
                    <w:color w:val="202020"/>
                    <w:sz w:val="20"/>
                    <w:szCs w:val="20"/>
                    <w:highlight w:val="white"/>
                  </w:rPr>
                </w:rPrChange>
              </w:rPr>
              <w:t>]</w:t>
            </w:r>
          </w:p>
          <w:p w14:paraId="62A623AC">
            <w:pPr>
              <w:widowControl/>
              <w:shd w:val="clear" w:color="auto" w:fill="FFFFFF"/>
              <w:jc w:val="left"/>
              <w:rPr>
                <w:rFonts w:ascii="Courier New" w:hAnsi="Courier New" w:eastAsia="Courier New" w:cs="Courier New"/>
                <w:sz w:val="20"/>
                <w:szCs w:val="20"/>
                <w:lang w:val="sr-Cyrl-RS"/>
                <w:rPrChange w:id="4592" w:author="Milan Stojkov" w:date="2026-10-02T11:00:00Z">
                  <w:rPr>
                    <w:rFonts w:ascii="Courier New" w:hAnsi="Courier New" w:eastAsia="Courier New" w:cs="Courier New"/>
                    <w:sz w:val="20"/>
                    <w:szCs w:val="20"/>
                  </w:rPr>
                </w:rPrChange>
              </w:rPr>
            </w:pPr>
            <w:r>
              <w:rPr>
                <w:rFonts w:ascii="Courier New" w:hAnsi="Courier New" w:eastAsia="Courier New" w:cs="Courier New"/>
                <w:color w:val="202020"/>
                <w:sz w:val="20"/>
                <w:szCs w:val="20"/>
                <w:highlight w:val="white"/>
                <w:lang w:val="sr-Cyrl-RS"/>
                <w:rPrChange w:id="459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594"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459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550AE"/>
                <w:sz w:val="20"/>
                <w:szCs w:val="20"/>
                <w:highlight w:val="white"/>
                <w:lang w:val="sr-Cyrl-RS"/>
                <w:rPrChange w:id="4596" w:author="Milan Stojkov" w:date="2026-10-02T11:00:00Z">
                  <w:rPr>
                    <w:rFonts w:ascii="Courier New" w:hAnsi="Courier New" w:eastAsia="Courier New" w:cs="Courier New"/>
                    <w:color w:val="0550AE"/>
                    <w:sz w:val="20"/>
                    <w:szCs w:val="20"/>
                    <w:highlight w:val="white"/>
                  </w:rPr>
                </w:rPrChange>
              </w:rPr>
              <w:t>NO_MESSAGE</w:t>
            </w:r>
          </w:p>
        </w:tc>
      </w:tr>
    </w:tbl>
    <w:p w14:paraId="70F850FB">
      <w:pPr>
        <w:pBdr>
          <w:top w:val="none" w:color="auto" w:sz="0" w:space="0"/>
          <w:left w:val="none" w:color="auto" w:sz="0" w:space="0"/>
          <w:bottom w:val="none" w:color="auto" w:sz="0" w:space="0"/>
          <w:right w:val="none" w:color="auto" w:sz="0" w:space="0"/>
          <w:between w:val="none" w:color="auto" w:sz="0" w:space="0"/>
        </w:pBdr>
        <w:jc w:val="center"/>
        <w:rPr>
          <w:ins w:id="4597" w:author="Milica Radić" w:date="2026-10-02T22:49:11Z"/>
          <w:i/>
          <w:iCs/>
          <w:color w:val="000000"/>
          <w:sz w:val="20"/>
          <w:szCs w:val="20"/>
          <w:lang w:val="sr-Cyrl-RS"/>
        </w:rPr>
      </w:pPr>
      <w:r>
        <w:rPr>
          <w:i/>
          <w:iCs/>
          <w:color w:val="000000"/>
          <w:sz w:val="20"/>
          <w:szCs w:val="20"/>
          <w:lang w:val="sr-Cyrl-RS"/>
          <w:rPrChange w:id="4598" w:author="Milan Stojkov" w:date="2026-10-02T11:00:00Z">
            <w:rPr>
              <w:i/>
              <w:iCs/>
              <w:color w:val="000000"/>
              <w:sz w:val="20"/>
              <w:szCs w:val="20"/>
            </w:rPr>
          </w:rPrChange>
        </w:rPr>
        <w:t>Листинг 5.10 - Објављивање застареле вредности</w:t>
      </w:r>
    </w:p>
    <w:p w14:paraId="1DC0F482">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4599" w:author="Milan Stojkov" w:date="2026-10-02T11:00:00Z">
            <w:rPr>
              <w:i/>
              <w:iCs/>
              <w:color w:val="000000"/>
              <w:sz w:val="20"/>
              <w:szCs w:val="20"/>
            </w:rPr>
          </w:rPrChange>
        </w:rPr>
      </w:pPr>
    </w:p>
    <w:p w14:paraId="01479CFB">
      <w:pPr>
        <w:widowControl w:val="0"/>
        <w:ind w:firstLine="360"/>
        <w:jc w:val="both"/>
        <w:rPr>
          <w:color w:val="000000"/>
          <w:sz w:val="22"/>
          <w:szCs w:val="22"/>
          <w:lang w:val="sr-Cyrl-RS"/>
          <w:rPrChange w:id="4600" w:author="Milan Stojkov" w:date="2026-10-02T11:00:00Z">
            <w:rPr>
              <w:color w:val="000000"/>
              <w:sz w:val="22"/>
              <w:szCs w:val="22"/>
            </w:rPr>
          </w:rPrChange>
        </w:rPr>
      </w:pPr>
      <w:r>
        <w:rPr>
          <w:color w:val="000000"/>
          <w:sz w:val="22"/>
          <w:szCs w:val="22"/>
          <w:lang w:val="sr-Cyrl-RS"/>
          <w:rPrChange w:id="4601" w:author="Milan Stojkov" w:date="2026-10-02T11:00:00Z">
            <w:rPr>
              <w:color w:val="000000"/>
              <w:sz w:val="22"/>
              <w:szCs w:val="22"/>
            </w:rPr>
          </w:rPrChange>
        </w:rPr>
        <w:t>Вредности из првих рунди улазе у ред чекања и за њих се ништа не доставља</w:t>
      </w:r>
      <w:ins w:id="4602" w:author="Milan Stojkov" w:date="2026-10-02T13:47:00Z">
        <w:r>
          <w:rPr>
            <w:color w:val="000000"/>
            <w:sz w:val="22"/>
            <w:szCs w:val="22"/>
            <w:lang w:val="sr-Cyrl-RS"/>
          </w:rPr>
          <w:t>. О</w:t>
        </w:r>
      </w:ins>
      <w:del w:id="4603" w:author="Milan Stojkov" w:date="2026-10-02T13:47:00Z">
        <w:r>
          <w:rPr>
            <w:color w:val="000000"/>
            <w:sz w:val="22"/>
            <w:szCs w:val="22"/>
            <w:lang w:val="sr-Cyrl-RS"/>
            <w:rPrChange w:id="4604" w:author="Milan Stojkov" w:date="2026-10-02T11:00:00Z">
              <w:rPr>
                <w:color w:val="000000"/>
                <w:sz w:val="22"/>
                <w:szCs w:val="22"/>
              </w:rPr>
            </w:rPrChange>
          </w:rPr>
          <w:delText>; о</w:delText>
        </w:r>
      </w:del>
      <w:r>
        <w:rPr>
          <w:color w:val="000000"/>
          <w:sz w:val="22"/>
          <w:szCs w:val="22"/>
          <w:lang w:val="sr-Cyrl-RS"/>
          <w:rPrChange w:id="4605" w:author="Milan Stojkov" w:date="2026-10-02T11:00:00Z">
            <w:rPr>
              <w:color w:val="000000"/>
              <w:sz w:val="22"/>
              <w:szCs w:val="22"/>
            </w:rPr>
          </w:rPrChange>
        </w:rPr>
        <w:t xml:space="preserve">д тог тренутка сваке рунде испоручује се вредност старија за задат број рунди. Пошто овај модул у ланцу стоји пре </w:t>
      </w:r>
      <w:r>
        <w:rPr>
          <w:i/>
          <w:iCs/>
          <w:color w:val="000000"/>
          <w:sz w:val="22"/>
          <w:szCs w:val="22"/>
          <w:lang w:val="sr-Cyrl-RS"/>
          <w:rPrChange w:id="4606" w:author="Milan Stojkov" w:date="2026-10-02T11:00:00Z">
            <w:rPr>
              <w:i/>
              <w:iCs/>
              <w:color w:val="000000"/>
              <w:sz w:val="22"/>
              <w:szCs w:val="22"/>
            </w:rPr>
          </w:rPrChange>
        </w:rPr>
        <w:t xml:space="preserve">Byzantine </w:t>
      </w:r>
      <w:r>
        <w:rPr>
          <w:color w:val="000000"/>
          <w:sz w:val="22"/>
          <w:szCs w:val="22"/>
          <w:lang w:val="sr-Cyrl-RS"/>
          <w:rPrChange w:id="4607" w:author="Milan Stojkov" w:date="2026-10-02T11:00:00Z">
            <w:rPr>
              <w:color w:val="000000"/>
              <w:sz w:val="22"/>
              <w:szCs w:val="22"/>
            </w:rPr>
          </w:rPrChange>
        </w:rPr>
        <w:t xml:space="preserve">модула, његов одговор потпуно замењује лажну вредност - нападач са кашњењем стога шаље застарелу истиниту уместо неистините вредности. </w:t>
      </w:r>
    </w:p>
    <w:p w14:paraId="335DFCF6">
      <w:pPr>
        <w:widowControl w:val="0"/>
        <w:ind w:firstLine="360"/>
        <w:jc w:val="both"/>
        <w:rPr>
          <w:ins w:id="4608" w:author="Milica Radić" w:date="2026-10-02T22:54:35Z"/>
          <w:color w:val="000000"/>
          <w:sz w:val="22"/>
          <w:szCs w:val="22"/>
          <w:lang w:val="sr-Cyrl-RS"/>
        </w:rPr>
      </w:pPr>
      <w:r>
        <w:rPr>
          <w:i/>
          <w:iCs/>
          <w:color w:val="000000"/>
          <w:sz w:val="22"/>
          <w:szCs w:val="22"/>
          <w:lang w:val="sr-Cyrl-RS"/>
          <w:rPrChange w:id="4609" w:author="Milan Stojkov" w:date="2026-10-02T11:00:00Z">
            <w:rPr>
              <w:i/>
              <w:iCs/>
              <w:color w:val="000000"/>
              <w:sz w:val="22"/>
              <w:szCs w:val="22"/>
            </w:rPr>
          </w:rPrChange>
        </w:rPr>
        <w:t xml:space="preserve">Byzantine </w:t>
      </w:r>
      <w:r>
        <w:rPr>
          <w:color w:val="000000"/>
          <w:sz w:val="22"/>
          <w:szCs w:val="22"/>
          <w:lang w:val="sr-Cyrl-RS"/>
          <w:rPrChange w:id="4610" w:author="Milan Stojkov" w:date="2026-10-02T11:00:00Z">
            <w:rPr>
              <w:color w:val="000000"/>
              <w:sz w:val="22"/>
              <w:szCs w:val="22"/>
            </w:rPr>
          </w:rPrChange>
        </w:rPr>
        <w:t>модул одговара последњи и одређује шта се емитује када претходна два не делују</w:t>
      </w:r>
      <w:ins w:id="4611" w:author="Milica Radić" w:date="2026-10-02T22:56:21Z">
        <w:r>
          <w:rPr>
            <w:rFonts w:hint="default"/>
            <w:color w:val="000000"/>
            <w:sz w:val="22"/>
            <w:szCs w:val="22"/>
            <w:lang w:val="sr-Cyrl-RS"/>
          </w:rPr>
          <w:t xml:space="preserve">, </w:t>
        </w:r>
      </w:ins>
      <w:ins w:id="4612" w:author="Milica Radić" w:date="2026-10-02T22:56:22Z">
        <w:r>
          <w:rPr>
            <w:rFonts w:hint="default"/>
            <w:color w:val="000000"/>
            <w:sz w:val="22"/>
            <w:szCs w:val="22"/>
            <w:lang w:val="sr-Cyrl-RS"/>
          </w:rPr>
          <w:t xml:space="preserve">дато у </w:t>
        </w:r>
      </w:ins>
      <w:ins w:id="4613" w:author="Milica Radić" w:date="2026-10-03T18:28:37Z">
        <w:r>
          <w:rPr>
            <w:rFonts w:hint="default"/>
            <w:color w:val="000000"/>
            <w:sz w:val="22"/>
            <w:szCs w:val="22"/>
            <w:lang w:val="sr-Cyrl-RS"/>
          </w:rPr>
          <w:t>Л</w:t>
        </w:r>
      </w:ins>
      <w:ins w:id="4614" w:author="Milica Radić" w:date="2026-10-02T22:56:22Z">
        <w:r>
          <w:rPr>
            <w:rFonts w:hint="default"/>
            <w:color w:val="000000"/>
            <w:sz w:val="22"/>
            <w:szCs w:val="22"/>
            <w:lang w:val="sr-Cyrl-RS"/>
          </w:rPr>
          <w:t>истингу 5.11</w:t>
        </w:r>
      </w:ins>
      <w:r>
        <w:rPr>
          <w:color w:val="000000"/>
          <w:sz w:val="22"/>
          <w:szCs w:val="22"/>
          <w:lang w:val="sr-Cyrl-RS"/>
          <w:rPrChange w:id="4615" w:author="Milan Stojkov" w:date="2026-10-02T11:00:00Z">
            <w:rPr>
              <w:color w:val="000000"/>
              <w:sz w:val="22"/>
              <w:szCs w:val="22"/>
            </w:rPr>
          </w:rPrChange>
        </w:rPr>
        <w:t xml:space="preserve">. </w:t>
      </w:r>
      <w:r>
        <w:rPr>
          <w:i/>
          <w:iCs/>
          <w:color w:val="000000"/>
          <w:sz w:val="22"/>
          <w:szCs w:val="22"/>
          <w:lang w:val="sr-Cyrl-RS"/>
          <w:rPrChange w:id="4616" w:author="Milica Radić" w:date="2026-10-02T22:56:04Z">
            <w:rPr>
              <w:color w:val="000000"/>
              <w:sz w:val="22"/>
              <w:szCs w:val="22"/>
            </w:rPr>
          </w:rPrChange>
        </w:rPr>
        <w:t xml:space="preserve">Sybil </w:t>
      </w:r>
      <w:r>
        <w:rPr>
          <w:color w:val="000000"/>
          <w:sz w:val="22"/>
          <w:szCs w:val="22"/>
          <w:lang w:val="sr-Cyrl-RS"/>
          <w:rPrChange w:id="4617" w:author="Milan Stojkov" w:date="2026-10-02T11:00:00Z">
            <w:rPr>
              <w:color w:val="000000"/>
              <w:sz w:val="22"/>
              <w:szCs w:val="22"/>
            </w:rPr>
          </w:rPrChange>
        </w:rPr>
        <w:t>идентитети шаљу вредност из истог опсега као честити чворови, будући да им улога није уношење одступања него заузимање места:</w:t>
      </w:r>
    </w:p>
    <w:p w14:paraId="23D47A7D">
      <w:pPr>
        <w:widowControl w:val="0"/>
        <w:ind w:firstLine="360"/>
        <w:jc w:val="both"/>
        <w:rPr>
          <w:color w:val="000000"/>
          <w:sz w:val="22"/>
          <w:szCs w:val="22"/>
          <w:lang w:val="sr-Cyrl-RS"/>
          <w:rPrChange w:id="4618" w:author="Milan Stojkov" w:date="2026-10-02T11:00:00Z">
            <w:rPr>
              <w:color w:val="000000"/>
              <w:sz w:val="22"/>
              <w:szCs w:val="22"/>
            </w:rPr>
          </w:rPrChange>
        </w:rPr>
      </w:pPr>
    </w:p>
    <w:tbl>
      <w:tblPr>
        <w:tblStyle w:val="6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4619" w:author="Milica Radić" w:date="2026-10-02T22:38:40Z">
          <w:tblPr>
            <w:tblStyle w:val="63"/>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4620">
          <w:tblGrid>
            <w:gridCol w:w="8724"/>
          </w:tblGrid>
        </w:tblGridChange>
      </w:tblGrid>
      <w:tr w14:paraId="78495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621" w:author="Milica Radić" w:date="2026-10-02T22:38:40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4622" w:author="Milica Radić" w:date="2026-10-02T22:38:40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37BE308D">
            <w:pPr>
              <w:widowControl/>
              <w:shd w:val="clear" w:color="auto" w:fill="FFFFFF"/>
              <w:jc w:val="left"/>
              <w:rPr>
                <w:rFonts w:ascii="Courier New" w:hAnsi="Courier New" w:eastAsia="Courier New" w:cs="Courier New"/>
                <w:color w:val="202020"/>
                <w:sz w:val="20"/>
                <w:szCs w:val="20"/>
                <w:lang w:val="sr-Cyrl-RS"/>
                <w:rPrChange w:id="4623"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CF222E"/>
                <w:sz w:val="20"/>
                <w:szCs w:val="20"/>
                <w:highlight w:val="white"/>
                <w:lang w:val="sr-Cyrl-RS"/>
                <w:rPrChange w:id="4624" w:author="Milan Stojkov" w:date="2026-10-02T11:00:00Z">
                  <w:rPr>
                    <w:rFonts w:ascii="Courier New" w:hAnsi="Courier New" w:eastAsia="Courier New" w:cs="Courier New"/>
                    <w:color w:val="CF222E"/>
                    <w:sz w:val="20"/>
                    <w:szCs w:val="20"/>
                    <w:highlight w:val="white"/>
                  </w:rPr>
                </w:rPrChange>
              </w:rPr>
              <w:t>class</w:t>
            </w:r>
            <w:r>
              <w:rPr>
                <w:rFonts w:ascii="Courier New" w:hAnsi="Courier New" w:eastAsia="Courier New" w:cs="Courier New"/>
                <w:color w:val="202020"/>
                <w:sz w:val="20"/>
                <w:szCs w:val="20"/>
                <w:highlight w:val="white"/>
                <w:lang w:val="sr-Cyrl-RS"/>
                <w:rPrChange w:id="462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626" w:author="Milan Stojkov" w:date="2026-10-02T11:00:00Z">
                  <w:rPr>
                    <w:rFonts w:ascii="Courier New" w:hAnsi="Courier New" w:eastAsia="Courier New" w:cs="Courier New"/>
                    <w:color w:val="267F99"/>
                    <w:sz w:val="20"/>
                    <w:szCs w:val="20"/>
                    <w:highlight w:val="white"/>
                  </w:rPr>
                </w:rPrChange>
              </w:rPr>
              <w:t>ByzantineAttack</w:t>
            </w:r>
            <w:r>
              <w:rPr>
                <w:rFonts w:ascii="Courier New" w:hAnsi="Courier New" w:eastAsia="Courier New" w:cs="Courier New"/>
                <w:color w:val="202020"/>
                <w:sz w:val="20"/>
                <w:szCs w:val="20"/>
                <w:highlight w:val="white"/>
                <w:lang w:val="sr-Cyrl-RS"/>
                <w:rPrChange w:id="462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4628" w:author="Milan Stojkov" w:date="2026-10-02T11:00:00Z">
                  <w:rPr>
                    <w:rFonts w:ascii="Courier New" w:hAnsi="Courier New" w:eastAsia="Courier New" w:cs="Courier New"/>
                    <w:color w:val="267F99"/>
                    <w:sz w:val="20"/>
                    <w:szCs w:val="20"/>
                    <w:highlight w:val="white"/>
                  </w:rPr>
                </w:rPrChange>
              </w:rPr>
              <w:t>BaseAttack</w:t>
            </w:r>
            <w:r>
              <w:rPr>
                <w:rFonts w:ascii="Courier New" w:hAnsi="Courier New" w:eastAsia="Courier New" w:cs="Courier New"/>
                <w:color w:val="202020"/>
                <w:sz w:val="20"/>
                <w:szCs w:val="20"/>
                <w:highlight w:val="white"/>
                <w:lang w:val="sr-Cyrl-RS"/>
                <w:rPrChange w:id="4629" w:author="Milan Stojkov" w:date="2026-10-02T11:00:00Z">
                  <w:rPr>
                    <w:rFonts w:ascii="Courier New" w:hAnsi="Courier New" w:eastAsia="Courier New" w:cs="Courier New"/>
                    <w:color w:val="202020"/>
                    <w:sz w:val="20"/>
                    <w:szCs w:val="20"/>
                    <w:highlight w:val="white"/>
                  </w:rPr>
                </w:rPrChange>
              </w:rPr>
              <w:t>):</w:t>
            </w:r>
          </w:p>
          <w:p w14:paraId="165965A2">
            <w:pPr>
              <w:widowControl/>
              <w:shd w:val="clear" w:color="auto" w:fill="FFFFFF"/>
              <w:jc w:val="left"/>
              <w:rPr>
                <w:del w:id="4630" w:author="Milica Radić" w:date="2026-10-02T22:58:50Z"/>
                <w:rFonts w:ascii="Courier New" w:hAnsi="Courier New" w:eastAsia="Courier New" w:cs="Courier New"/>
                <w:color w:val="202020"/>
                <w:sz w:val="20"/>
                <w:szCs w:val="20"/>
                <w:lang w:val="sr-Cyrl-RS"/>
                <w:rPrChange w:id="4631" w:author="Milan Stojkov" w:date="2026-10-02T11:00:00Z">
                  <w:rPr>
                    <w:del w:id="4632" w:author="Milica Radić" w:date="2026-10-02T22:58:50Z"/>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63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634" w:author="Milan Stojkov" w:date="2026-10-02T11:00:00Z">
                  <w:rPr>
                    <w:rFonts w:ascii="Courier New" w:hAnsi="Courier New" w:eastAsia="Courier New" w:cs="Courier New"/>
                    <w:color w:val="1F2328"/>
                    <w:sz w:val="20"/>
                    <w:szCs w:val="20"/>
                    <w:highlight w:val="white"/>
                  </w:rPr>
                </w:rPrChange>
              </w:rPr>
              <w:t>name</w:t>
            </w:r>
            <w:r>
              <w:rPr>
                <w:rFonts w:ascii="Courier New" w:hAnsi="Courier New" w:eastAsia="Courier New" w:cs="Courier New"/>
                <w:color w:val="202020"/>
                <w:sz w:val="20"/>
                <w:szCs w:val="20"/>
                <w:highlight w:val="white"/>
                <w:lang w:val="sr-Cyrl-RS"/>
                <w:rPrChange w:id="463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636"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63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4638" w:author="Milan Stojkov" w:date="2026-10-02T11:00:00Z">
                  <w:rPr>
                    <w:rFonts w:ascii="Courier New" w:hAnsi="Courier New" w:eastAsia="Courier New" w:cs="Courier New"/>
                    <w:color w:val="0A3069"/>
                    <w:sz w:val="20"/>
                    <w:szCs w:val="20"/>
                    <w:highlight w:val="white"/>
                  </w:rPr>
                </w:rPrChange>
              </w:rPr>
              <w:t>"byzantine"</w:t>
            </w:r>
          </w:p>
          <w:p w14:paraId="7E9CAFE5">
            <w:pPr>
              <w:widowControl/>
              <w:shd w:val="clear" w:color="auto" w:fill="FFFFFF"/>
              <w:jc w:val="left"/>
              <w:rPr>
                <w:rFonts w:ascii="Courier New" w:hAnsi="Courier New" w:eastAsia="Courier New" w:cs="Courier New"/>
                <w:color w:val="202020"/>
                <w:sz w:val="20"/>
                <w:szCs w:val="20"/>
                <w:lang w:val="sr-Cyrl-RS"/>
                <w:rPrChange w:id="4639" w:author="Milan Stojkov" w:date="2026-10-02T11:00:00Z">
                  <w:rPr>
                    <w:rFonts w:ascii="Courier New" w:hAnsi="Courier New" w:eastAsia="Courier New" w:cs="Courier New"/>
                    <w:color w:val="202020"/>
                    <w:sz w:val="20"/>
                    <w:szCs w:val="20"/>
                  </w:rPr>
                </w:rPrChange>
              </w:rPr>
            </w:pPr>
          </w:p>
          <w:p w14:paraId="5C14DF4C">
            <w:pPr>
              <w:widowControl/>
              <w:shd w:val="clear" w:color="auto" w:fill="FFFFFF"/>
              <w:jc w:val="left"/>
              <w:rPr>
                <w:del w:id="4640" w:author="Milica Radić" w:date="2026-10-02T22:58:48Z"/>
                <w:rFonts w:ascii="Courier New" w:hAnsi="Courier New" w:eastAsia="Courier New" w:cs="Courier New"/>
                <w:color w:val="202020"/>
                <w:sz w:val="20"/>
                <w:szCs w:val="20"/>
                <w:lang w:val="sr-Cyrl-RS"/>
                <w:rPrChange w:id="4641" w:author="Milan Stojkov" w:date="2026-10-02T11:00:00Z">
                  <w:rPr>
                    <w:del w:id="4642" w:author="Milica Radić" w:date="2026-10-02T22:58:48Z"/>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64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4644"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464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4646" w:author="Milan Stojkov" w:date="2026-10-02T11:00:00Z">
                  <w:rPr>
                    <w:rFonts w:ascii="Courier New" w:hAnsi="Courier New" w:eastAsia="Courier New" w:cs="Courier New"/>
                    <w:color w:val="8250DF"/>
                    <w:sz w:val="20"/>
                    <w:szCs w:val="20"/>
                    <w:highlight w:val="white"/>
                  </w:rPr>
                </w:rPrChange>
              </w:rPr>
              <w:t>broadcast_value</w:t>
            </w:r>
            <w:r>
              <w:rPr>
                <w:rFonts w:ascii="Courier New" w:hAnsi="Courier New" w:eastAsia="Courier New" w:cs="Courier New"/>
                <w:color w:val="202020"/>
                <w:sz w:val="20"/>
                <w:szCs w:val="20"/>
                <w:highlight w:val="white"/>
                <w:lang w:val="sr-Cyrl-RS"/>
                <w:rPrChange w:id="464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648"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464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650"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65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652" w:author="Milan Stojkov" w:date="2026-10-02T11:00:00Z">
                  <w:rPr>
                    <w:rFonts w:ascii="Courier New" w:hAnsi="Courier New" w:eastAsia="Courier New" w:cs="Courier New"/>
                    <w:color w:val="267F99"/>
                    <w:sz w:val="20"/>
                    <w:szCs w:val="20"/>
                    <w:highlight w:val="white"/>
                  </w:rPr>
                </w:rPrChange>
              </w:rPr>
              <w:t>AttackContext</w:t>
            </w:r>
            <w:r>
              <w:rPr>
                <w:rFonts w:ascii="Courier New" w:hAnsi="Courier New" w:eastAsia="Courier New" w:cs="Courier New"/>
                <w:color w:val="202020"/>
                <w:sz w:val="20"/>
                <w:szCs w:val="20"/>
                <w:highlight w:val="white"/>
                <w:lang w:val="sr-Cyrl-RS"/>
                <w:rPrChange w:id="465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654"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465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656"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465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658" w:author="Milan Stojkov" w:date="2026-10-02T11:00:00Z">
                  <w:rPr>
                    <w:rFonts w:ascii="Courier New" w:hAnsi="Courier New" w:eastAsia="Courier New" w:cs="Courier New"/>
                    <w:color w:val="953800"/>
                    <w:sz w:val="20"/>
                    <w:szCs w:val="20"/>
                    <w:highlight w:val="white"/>
                  </w:rPr>
                </w:rPrChange>
              </w:rPr>
              <w:t>value</w:t>
            </w:r>
            <w:r>
              <w:rPr>
                <w:rFonts w:ascii="Courier New" w:hAnsi="Courier New" w:eastAsia="Courier New" w:cs="Courier New"/>
                <w:color w:val="202020"/>
                <w:sz w:val="20"/>
                <w:szCs w:val="20"/>
                <w:highlight w:val="white"/>
                <w:lang w:val="sr-Cyrl-RS"/>
                <w:rPrChange w:id="465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660" w:author="Milan Stojkov" w:date="2026-10-02T11:00:00Z">
                  <w:rPr>
                    <w:rFonts w:ascii="Courier New" w:hAnsi="Courier New" w:eastAsia="Courier New" w:cs="Courier New"/>
                    <w:color w:val="267F99"/>
                    <w:sz w:val="20"/>
                    <w:szCs w:val="20"/>
                    <w:highlight w:val="white"/>
                  </w:rPr>
                </w:rPrChange>
              </w:rPr>
              <w:t>float</w:t>
            </w:r>
            <w:r>
              <w:rPr>
                <w:rFonts w:ascii="Courier New" w:hAnsi="Courier New" w:eastAsia="Courier New" w:cs="Courier New"/>
                <w:color w:val="202020"/>
                <w:sz w:val="20"/>
                <w:szCs w:val="20"/>
                <w:highlight w:val="white"/>
                <w:lang w:val="sr-Cyrl-RS"/>
                <w:rPrChange w:id="4661" w:author="Milan Stojkov" w:date="2026-10-02T11:00:00Z">
                  <w:rPr>
                    <w:rFonts w:ascii="Courier New" w:hAnsi="Courier New" w:eastAsia="Courier New" w:cs="Courier New"/>
                    <w:color w:val="202020"/>
                    <w:sz w:val="20"/>
                    <w:szCs w:val="20"/>
                    <w:highlight w:val="white"/>
                  </w:rPr>
                </w:rPrChange>
              </w:rPr>
              <w:t>,</w:t>
            </w:r>
          </w:p>
          <w:p w14:paraId="27C7513C">
            <w:pPr>
              <w:widowControl/>
              <w:shd w:val="clear" w:color="auto" w:fill="FFFFFF"/>
              <w:jc w:val="left"/>
              <w:rPr>
                <w:rFonts w:ascii="Courier New" w:hAnsi="Courier New" w:eastAsia="Courier New" w:cs="Courier New"/>
                <w:color w:val="202020"/>
                <w:sz w:val="20"/>
                <w:szCs w:val="20"/>
                <w:lang w:val="sr-Cyrl-RS"/>
                <w:rPrChange w:id="4662" w:author="Milan Stojkov" w:date="2026-10-02T11:00:00Z">
                  <w:rPr>
                    <w:rFonts w:ascii="Courier New" w:hAnsi="Courier New" w:eastAsia="Courier New" w:cs="Courier New"/>
                    <w:color w:val="202020"/>
                    <w:sz w:val="20"/>
                    <w:szCs w:val="20"/>
                  </w:rPr>
                </w:rPrChange>
              </w:rPr>
            </w:pPr>
            <w:del w:id="4663" w:author="Milica Radić" w:date="2026-10-02T22:58:48Z">
              <w:r>
                <w:rPr>
                  <w:rFonts w:ascii="Courier New" w:hAnsi="Courier New" w:eastAsia="Courier New" w:cs="Courier New"/>
                  <w:color w:val="202020"/>
                  <w:sz w:val="20"/>
                  <w:szCs w:val="20"/>
                  <w:highlight w:val="white"/>
                  <w:lang w:val="sr-Cyrl-RS"/>
                  <w:rPrChange w:id="4664" w:author="Milan Stojkov" w:date="2026-10-02T11:00:00Z">
                    <w:rPr>
                      <w:rFonts w:ascii="Courier New" w:hAnsi="Courier New" w:eastAsia="Courier New" w:cs="Courier New"/>
                      <w:color w:val="202020"/>
                      <w:sz w:val="20"/>
                      <w:szCs w:val="20"/>
                      <w:highlight w:val="white"/>
                    </w:rPr>
                  </w:rPrChange>
                </w:rPr>
                <w:delText xml:space="preserve">                        </w:delText>
              </w:r>
            </w:del>
            <w:r>
              <w:rPr>
                <w:rFonts w:ascii="Courier New" w:hAnsi="Courier New" w:eastAsia="Courier New" w:cs="Courier New"/>
                <w:color w:val="953800"/>
                <w:sz w:val="20"/>
                <w:szCs w:val="20"/>
                <w:highlight w:val="white"/>
                <w:lang w:val="sr-Cyrl-RS"/>
                <w:rPrChange w:id="4665"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466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667"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4668"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4669" w:author="Milan Stojkov" w:date="2026-10-02T11:00:00Z">
                  <w:rPr>
                    <w:rFonts w:ascii="Courier New" w:hAnsi="Courier New" w:eastAsia="Courier New" w:cs="Courier New"/>
                    <w:color w:val="267F99"/>
                    <w:sz w:val="20"/>
                    <w:szCs w:val="20"/>
                    <w:highlight w:val="white"/>
                  </w:rPr>
                </w:rPrChange>
              </w:rPr>
              <w:t>Optional</w:t>
            </w:r>
            <w:r>
              <w:rPr>
                <w:rFonts w:ascii="Courier New" w:hAnsi="Courier New" w:eastAsia="Courier New" w:cs="Courier New"/>
                <w:color w:val="202020"/>
                <w:sz w:val="20"/>
                <w:szCs w:val="20"/>
                <w:highlight w:val="white"/>
                <w:lang w:val="sr-Cyrl-RS"/>
                <w:rPrChange w:id="467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4671" w:author="Milan Stojkov" w:date="2026-10-02T11:00:00Z">
                  <w:rPr>
                    <w:rFonts w:ascii="Courier New" w:hAnsi="Courier New" w:eastAsia="Courier New" w:cs="Courier New"/>
                    <w:color w:val="267F99"/>
                    <w:sz w:val="20"/>
                    <w:szCs w:val="20"/>
                    <w:highlight w:val="white"/>
                  </w:rPr>
                </w:rPrChange>
              </w:rPr>
              <w:t>float</w:t>
            </w:r>
            <w:r>
              <w:rPr>
                <w:rFonts w:ascii="Courier New" w:hAnsi="Courier New" w:eastAsia="Courier New" w:cs="Courier New"/>
                <w:color w:val="202020"/>
                <w:sz w:val="20"/>
                <w:szCs w:val="20"/>
                <w:highlight w:val="white"/>
                <w:lang w:val="sr-Cyrl-RS"/>
                <w:rPrChange w:id="4672" w:author="Milan Stojkov" w:date="2026-10-02T11:00:00Z">
                  <w:rPr>
                    <w:rFonts w:ascii="Courier New" w:hAnsi="Courier New" w:eastAsia="Courier New" w:cs="Courier New"/>
                    <w:color w:val="202020"/>
                    <w:sz w:val="20"/>
                    <w:szCs w:val="20"/>
                    <w:highlight w:val="white"/>
                  </w:rPr>
                </w:rPrChange>
              </w:rPr>
              <w:t>]:</w:t>
            </w:r>
          </w:p>
          <w:p w14:paraId="2484307B">
            <w:pPr>
              <w:widowControl/>
              <w:shd w:val="clear" w:color="auto" w:fill="FFFFFF"/>
              <w:jc w:val="left"/>
              <w:rPr>
                <w:rFonts w:ascii="Courier New" w:hAnsi="Courier New" w:eastAsia="Courier New" w:cs="Courier New"/>
                <w:color w:val="202020"/>
                <w:sz w:val="20"/>
                <w:szCs w:val="20"/>
                <w:lang w:val="sr-Cyrl-RS"/>
                <w:rPrChange w:id="4673"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67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675"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467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677"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467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679" w:author="Milan Stojkov" w:date="2026-10-02T11:00:00Z">
                  <w:rPr>
                    <w:rFonts w:ascii="Courier New" w:hAnsi="Courier New" w:eastAsia="Courier New" w:cs="Courier New"/>
                    <w:color w:val="0000FF"/>
                    <w:sz w:val="20"/>
                    <w:szCs w:val="20"/>
                    <w:highlight w:val="white"/>
                  </w:rPr>
                </w:rPrChange>
              </w:rPr>
              <w:t>in</w:t>
            </w:r>
            <w:r>
              <w:rPr>
                <w:rFonts w:ascii="Courier New" w:hAnsi="Courier New" w:eastAsia="Courier New" w:cs="Courier New"/>
                <w:color w:val="202020"/>
                <w:sz w:val="20"/>
                <w:szCs w:val="20"/>
                <w:highlight w:val="white"/>
                <w:lang w:val="sr-Cyrl-RS"/>
                <w:rPrChange w:id="468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681"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68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683" w:author="Milan Stojkov" w:date="2026-10-02T11:00:00Z">
                  <w:rPr>
                    <w:rFonts w:ascii="Courier New" w:hAnsi="Courier New" w:eastAsia="Courier New" w:cs="Courier New"/>
                    <w:color w:val="1F2328"/>
                    <w:sz w:val="20"/>
                    <w:szCs w:val="20"/>
                    <w:highlight w:val="white"/>
                  </w:rPr>
                </w:rPrChange>
              </w:rPr>
              <w:t>sybil_ids</w:t>
            </w:r>
            <w:r>
              <w:rPr>
                <w:rFonts w:ascii="Courier New" w:hAnsi="Courier New" w:eastAsia="Courier New" w:cs="Courier New"/>
                <w:color w:val="202020"/>
                <w:sz w:val="20"/>
                <w:szCs w:val="20"/>
                <w:highlight w:val="white"/>
                <w:lang w:val="sr-Cyrl-RS"/>
                <w:rPrChange w:id="4684" w:author="Milan Stojkov" w:date="2026-10-02T11:00:00Z">
                  <w:rPr>
                    <w:rFonts w:ascii="Courier New" w:hAnsi="Courier New" w:eastAsia="Courier New" w:cs="Courier New"/>
                    <w:color w:val="202020"/>
                    <w:sz w:val="20"/>
                    <w:szCs w:val="20"/>
                    <w:highlight w:val="white"/>
                  </w:rPr>
                </w:rPrChange>
              </w:rPr>
              <w:t>:</w:t>
            </w:r>
          </w:p>
          <w:p w14:paraId="7E44B5AC">
            <w:pPr>
              <w:widowControl/>
              <w:shd w:val="clear" w:color="auto" w:fill="FFFFFF"/>
              <w:jc w:val="left"/>
              <w:rPr>
                <w:rFonts w:ascii="Courier New" w:hAnsi="Courier New" w:eastAsia="Courier New" w:cs="Courier New"/>
                <w:color w:val="202020"/>
                <w:sz w:val="20"/>
                <w:szCs w:val="20"/>
                <w:lang w:val="sr-Cyrl-RS"/>
                <w:rPrChange w:id="468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68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687"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468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689"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69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4691" w:author="Milan Stojkov" w:date="2026-10-02T11:00:00Z">
                  <w:rPr>
                    <w:rFonts w:ascii="Courier New" w:hAnsi="Courier New" w:eastAsia="Courier New" w:cs="Courier New"/>
                    <w:color w:val="8250DF"/>
                    <w:sz w:val="20"/>
                    <w:szCs w:val="20"/>
                    <w:highlight w:val="white"/>
                  </w:rPr>
                </w:rPrChange>
              </w:rPr>
              <w:t>module_rng</w:t>
            </w:r>
            <w:r>
              <w:rPr>
                <w:rFonts w:ascii="Courier New" w:hAnsi="Courier New" w:eastAsia="Courier New" w:cs="Courier New"/>
                <w:color w:val="202020"/>
                <w:sz w:val="20"/>
                <w:szCs w:val="20"/>
                <w:highlight w:val="white"/>
                <w:lang w:val="sr-Cyrl-RS"/>
                <w:rPrChange w:id="469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4693"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69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695"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469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697"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469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4699" w:author="Milan Stojkov" w:date="2026-10-02T11:00:00Z">
                  <w:rPr>
                    <w:rFonts w:ascii="Courier New" w:hAnsi="Courier New" w:eastAsia="Courier New" w:cs="Courier New"/>
                    <w:color w:val="0A3069"/>
                    <w:sz w:val="20"/>
                    <w:szCs w:val="20"/>
                    <w:highlight w:val="white"/>
                  </w:rPr>
                </w:rPrChange>
              </w:rPr>
              <w:t>"sybil_value"</w:t>
            </w:r>
            <w:r>
              <w:rPr>
                <w:rFonts w:ascii="Courier New" w:hAnsi="Courier New" w:eastAsia="Courier New" w:cs="Courier New"/>
                <w:color w:val="202020"/>
                <w:sz w:val="20"/>
                <w:szCs w:val="20"/>
                <w:highlight w:val="white"/>
                <w:lang w:val="sr-Cyrl-RS"/>
                <w:rPrChange w:id="4700" w:author="Milan Stojkov" w:date="2026-10-02T11:00:00Z">
                  <w:rPr>
                    <w:rFonts w:ascii="Courier New" w:hAnsi="Courier New" w:eastAsia="Courier New" w:cs="Courier New"/>
                    <w:color w:val="202020"/>
                    <w:sz w:val="20"/>
                    <w:szCs w:val="20"/>
                    <w:highlight w:val="white"/>
                  </w:rPr>
                </w:rPrChange>
              </w:rPr>
              <w:t>)</w:t>
            </w:r>
          </w:p>
          <w:p w14:paraId="2CFA8344">
            <w:pPr>
              <w:widowControl/>
              <w:shd w:val="clear" w:color="auto" w:fill="FFFFFF"/>
              <w:jc w:val="left"/>
              <w:rPr>
                <w:rFonts w:ascii="Courier New" w:hAnsi="Courier New" w:eastAsia="Courier New" w:cs="Courier New"/>
                <w:color w:val="202020"/>
                <w:sz w:val="20"/>
                <w:szCs w:val="20"/>
                <w:lang w:val="sr-Cyrl-RS"/>
                <w:rPrChange w:id="470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70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703"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470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705"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470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4707" w:author="Milan Stojkov" w:date="2026-10-02T11:00:00Z">
                  <w:rPr>
                    <w:rFonts w:ascii="Courier New" w:hAnsi="Courier New" w:eastAsia="Courier New" w:cs="Courier New"/>
                    <w:color w:val="8250DF"/>
                    <w:sz w:val="20"/>
                    <w:szCs w:val="20"/>
                    <w:highlight w:val="white"/>
                  </w:rPr>
                </w:rPrChange>
              </w:rPr>
              <w:t>uniform</w:t>
            </w:r>
            <w:r>
              <w:rPr>
                <w:rFonts w:ascii="Courier New" w:hAnsi="Courier New" w:eastAsia="Courier New" w:cs="Courier New"/>
                <w:color w:val="202020"/>
                <w:sz w:val="20"/>
                <w:szCs w:val="20"/>
                <w:highlight w:val="white"/>
                <w:lang w:val="sr-Cyrl-RS"/>
                <w:rPrChange w:id="470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4709"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71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711" w:author="Milan Stojkov" w:date="2026-10-02T11:00:00Z">
                  <w:rPr>
                    <w:rFonts w:ascii="Courier New" w:hAnsi="Courier New" w:eastAsia="Courier New" w:cs="Courier New"/>
                    <w:color w:val="1F2328"/>
                    <w:sz w:val="20"/>
                    <w:szCs w:val="20"/>
                    <w:highlight w:val="white"/>
                  </w:rPr>
                </w:rPrChange>
              </w:rPr>
              <w:t>params</w:t>
            </w:r>
            <w:r>
              <w:rPr>
                <w:rFonts w:ascii="Courier New" w:hAnsi="Courier New" w:eastAsia="Courier New" w:cs="Courier New"/>
                <w:color w:val="202020"/>
                <w:sz w:val="20"/>
                <w:szCs w:val="20"/>
                <w:highlight w:val="white"/>
                <w:lang w:val="sr-Cyrl-RS"/>
                <w:rPrChange w:id="4712" w:author="Milan Stojkov" w:date="2026-10-02T11:00:00Z">
                  <w:rPr>
                    <w:rFonts w:ascii="Courier New" w:hAnsi="Courier New" w:eastAsia="Courier New" w:cs="Courier New"/>
                    <w:color w:val="202020"/>
                    <w:sz w:val="20"/>
                    <w:szCs w:val="20"/>
                    <w:highlight w:val="white"/>
                  </w:rPr>
                </w:rPrChange>
              </w:rPr>
              <w:t xml:space="preserve">.value_low, </w:t>
            </w:r>
            <w:r>
              <w:rPr>
                <w:rFonts w:ascii="Courier New" w:hAnsi="Courier New" w:eastAsia="Courier New" w:cs="Courier New"/>
                <w:color w:val="953800"/>
                <w:sz w:val="20"/>
                <w:szCs w:val="20"/>
                <w:highlight w:val="white"/>
                <w:lang w:val="sr-Cyrl-RS"/>
                <w:rPrChange w:id="4713"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71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715" w:author="Milan Stojkov" w:date="2026-10-02T11:00:00Z">
                  <w:rPr>
                    <w:rFonts w:ascii="Courier New" w:hAnsi="Courier New" w:eastAsia="Courier New" w:cs="Courier New"/>
                    <w:color w:val="1F2328"/>
                    <w:sz w:val="20"/>
                    <w:szCs w:val="20"/>
                    <w:highlight w:val="white"/>
                  </w:rPr>
                </w:rPrChange>
              </w:rPr>
              <w:t>params</w:t>
            </w:r>
            <w:r>
              <w:rPr>
                <w:rFonts w:ascii="Courier New" w:hAnsi="Courier New" w:eastAsia="Courier New" w:cs="Courier New"/>
                <w:color w:val="202020"/>
                <w:sz w:val="20"/>
                <w:szCs w:val="20"/>
                <w:highlight w:val="white"/>
                <w:lang w:val="sr-Cyrl-RS"/>
                <w:rPrChange w:id="4716" w:author="Milan Stojkov" w:date="2026-10-02T11:00:00Z">
                  <w:rPr>
                    <w:rFonts w:ascii="Courier New" w:hAnsi="Courier New" w:eastAsia="Courier New" w:cs="Courier New"/>
                    <w:color w:val="202020"/>
                    <w:sz w:val="20"/>
                    <w:szCs w:val="20"/>
                    <w:highlight w:val="white"/>
                  </w:rPr>
                </w:rPrChange>
              </w:rPr>
              <w:t>.value_high)</w:t>
            </w:r>
          </w:p>
          <w:p w14:paraId="218AA43E">
            <w:pPr>
              <w:widowControl/>
              <w:shd w:val="clear" w:color="auto" w:fill="FFFFFF"/>
              <w:jc w:val="left"/>
              <w:rPr>
                <w:rFonts w:ascii="Courier New" w:hAnsi="Courier New" w:eastAsia="Courier New" w:cs="Courier New"/>
                <w:color w:val="202020"/>
                <w:sz w:val="20"/>
                <w:szCs w:val="20"/>
                <w:lang w:val="sr-Cyrl-RS"/>
                <w:rPrChange w:id="4717"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71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719"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472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721"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472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723"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472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725" w:author="Milan Stojkov" w:date="2026-10-02T11:00:00Z">
                  <w:rPr>
                    <w:rFonts w:ascii="Courier New" w:hAnsi="Courier New" w:eastAsia="Courier New" w:cs="Courier New"/>
                    <w:color w:val="0000FF"/>
                    <w:sz w:val="20"/>
                    <w:szCs w:val="20"/>
                    <w:highlight w:val="white"/>
                  </w:rPr>
                </w:rPrChange>
              </w:rPr>
              <w:t>in</w:t>
            </w:r>
            <w:r>
              <w:rPr>
                <w:rFonts w:ascii="Courier New" w:hAnsi="Courier New" w:eastAsia="Courier New" w:cs="Courier New"/>
                <w:color w:val="202020"/>
                <w:sz w:val="20"/>
                <w:szCs w:val="20"/>
                <w:highlight w:val="white"/>
                <w:lang w:val="sr-Cyrl-RS"/>
                <w:rPrChange w:id="472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727"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72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729" w:author="Milan Stojkov" w:date="2026-10-02T11:00:00Z">
                  <w:rPr>
                    <w:rFonts w:ascii="Courier New" w:hAnsi="Courier New" w:eastAsia="Courier New" w:cs="Courier New"/>
                    <w:color w:val="1F2328"/>
                    <w:sz w:val="20"/>
                    <w:szCs w:val="20"/>
                    <w:highlight w:val="white"/>
                  </w:rPr>
                </w:rPrChange>
              </w:rPr>
              <w:t>byzantine_ids</w:t>
            </w:r>
            <w:r>
              <w:rPr>
                <w:rFonts w:ascii="Courier New" w:hAnsi="Courier New" w:eastAsia="Courier New" w:cs="Courier New"/>
                <w:color w:val="202020"/>
                <w:sz w:val="20"/>
                <w:szCs w:val="20"/>
                <w:highlight w:val="white"/>
                <w:lang w:val="sr-Cyrl-RS"/>
                <w:rPrChange w:id="4730" w:author="Milan Stojkov" w:date="2026-10-02T11:00:00Z">
                  <w:rPr>
                    <w:rFonts w:ascii="Courier New" w:hAnsi="Courier New" w:eastAsia="Courier New" w:cs="Courier New"/>
                    <w:color w:val="202020"/>
                    <w:sz w:val="20"/>
                    <w:szCs w:val="20"/>
                    <w:highlight w:val="white"/>
                  </w:rPr>
                </w:rPrChange>
              </w:rPr>
              <w:t>:</w:t>
            </w:r>
          </w:p>
          <w:p w14:paraId="5ECB9E83">
            <w:pPr>
              <w:widowControl/>
              <w:shd w:val="clear" w:color="auto" w:fill="FFFFFF"/>
              <w:jc w:val="left"/>
              <w:rPr>
                <w:rFonts w:ascii="Courier New" w:hAnsi="Courier New" w:eastAsia="Courier New" w:cs="Courier New"/>
                <w:color w:val="202020"/>
                <w:sz w:val="20"/>
                <w:szCs w:val="20"/>
                <w:lang w:val="sr-Cyrl-RS"/>
                <w:rPrChange w:id="473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73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733"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473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735" w:author="Milan Stojkov" w:date="2026-10-02T11:00:00Z">
                  <w:rPr>
                    <w:rFonts w:ascii="Courier New" w:hAnsi="Courier New" w:eastAsia="Courier New" w:cs="Courier New"/>
                    <w:color w:val="0000FF"/>
                    <w:sz w:val="20"/>
                    <w:szCs w:val="20"/>
                    <w:highlight w:val="white"/>
                  </w:rPr>
                </w:rPrChange>
              </w:rPr>
              <w:t>None</w:t>
            </w:r>
          </w:p>
          <w:p w14:paraId="448CE613">
            <w:pPr>
              <w:widowControl/>
              <w:shd w:val="clear" w:color="auto" w:fill="FFFFFF"/>
              <w:jc w:val="left"/>
              <w:rPr>
                <w:rFonts w:ascii="Courier New" w:hAnsi="Courier New" w:eastAsia="Courier New" w:cs="Courier New"/>
                <w:color w:val="202020"/>
                <w:sz w:val="20"/>
                <w:szCs w:val="20"/>
                <w:lang w:val="sr-Cyrl-RS"/>
                <w:rPrChange w:id="473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73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738"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473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740"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74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742"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74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744" w:author="Milan Stojkov" w:date="2026-10-02T11:00:00Z">
                  <w:rPr>
                    <w:rFonts w:ascii="Courier New" w:hAnsi="Courier New" w:eastAsia="Courier New" w:cs="Courier New"/>
                    <w:color w:val="1F2328"/>
                    <w:sz w:val="20"/>
                    <w:szCs w:val="20"/>
                    <w:highlight w:val="white"/>
                  </w:rPr>
                </w:rPrChange>
              </w:rPr>
              <w:t>params</w:t>
            </w:r>
          </w:p>
          <w:p w14:paraId="6C63429D">
            <w:pPr>
              <w:widowControl/>
              <w:shd w:val="clear" w:color="auto" w:fill="FFFFFF"/>
              <w:jc w:val="left"/>
              <w:rPr>
                <w:rFonts w:ascii="Courier New" w:hAnsi="Courier New" w:eastAsia="Courier New" w:cs="Courier New"/>
                <w:color w:val="202020"/>
                <w:sz w:val="20"/>
                <w:szCs w:val="20"/>
                <w:lang w:val="sr-Cyrl-RS"/>
                <w:rPrChange w:id="474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74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747" w:author="Milan Stojkov" w:date="2026-10-02T11:00:00Z">
                  <w:rPr>
                    <w:rFonts w:ascii="Courier New" w:hAnsi="Courier New" w:eastAsia="Courier New" w:cs="Courier New"/>
                    <w:color w:val="1F2328"/>
                    <w:sz w:val="20"/>
                    <w:szCs w:val="20"/>
                    <w:highlight w:val="white"/>
                  </w:rPr>
                </w:rPrChange>
              </w:rPr>
              <w:t>prof</w:t>
            </w:r>
            <w:r>
              <w:rPr>
                <w:rFonts w:ascii="Courier New" w:hAnsi="Courier New" w:eastAsia="Courier New" w:cs="Courier New"/>
                <w:color w:val="202020"/>
                <w:sz w:val="20"/>
                <w:szCs w:val="20"/>
                <w:highlight w:val="white"/>
                <w:lang w:val="sr-Cyrl-RS"/>
                <w:rPrChange w:id="474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749"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75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4751" w:author="Milan Stojkov" w:date="2026-10-02T11:00:00Z">
                  <w:rPr>
                    <w:rFonts w:ascii="Courier New" w:hAnsi="Courier New" w:eastAsia="Courier New" w:cs="Courier New"/>
                    <w:color w:val="8250DF"/>
                    <w:sz w:val="20"/>
                    <w:szCs w:val="20"/>
                    <w:highlight w:val="white"/>
                  </w:rPr>
                </w:rPrChange>
              </w:rPr>
              <w:t>validate_profile</w:t>
            </w:r>
            <w:r>
              <w:rPr>
                <w:rFonts w:ascii="Courier New" w:hAnsi="Courier New" w:eastAsia="Courier New" w:cs="Courier New"/>
                <w:color w:val="202020"/>
                <w:sz w:val="20"/>
                <w:szCs w:val="20"/>
                <w:highlight w:val="white"/>
                <w:lang w:val="sr-Cyrl-RS"/>
                <w:rPrChange w:id="475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753"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4754" w:author="Milan Stojkov" w:date="2026-10-02T11:00:00Z">
                  <w:rPr>
                    <w:rFonts w:ascii="Courier New" w:hAnsi="Courier New" w:eastAsia="Courier New" w:cs="Courier New"/>
                    <w:color w:val="202020"/>
                    <w:sz w:val="20"/>
                    <w:szCs w:val="20"/>
                    <w:highlight w:val="white"/>
                  </w:rPr>
                </w:rPrChange>
              </w:rPr>
              <w:t>.byzantine_profile)</w:t>
            </w:r>
          </w:p>
          <w:p w14:paraId="36FF6777">
            <w:pPr>
              <w:widowControl/>
              <w:shd w:val="clear" w:color="auto" w:fill="FFFFFF"/>
              <w:jc w:val="left"/>
              <w:rPr>
                <w:rFonts w:ascii="Courier New" w:hAnsi="Courier New" w:eastAsia="Courier New" w:cs="Courier New"/>
                <w:color w:val="202020"/>
                <w:sz w:val="20"/>
                <w:szCs w:val="20"/>
                <w:lang w:val="sr-Cyrl-RS"/>
                <w:rPrChange w:id="475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75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757"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475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759" w:author="Milan Stojkov" w:date="2026-10-02T11:00:00Z">
                  <w:rPr>
                    <w:rFonts w:ascii="Courier New" w:hAnsi="Courier New" w:eastAsia="Courier New" w:cs="Courier New"/>
                    <w:color w:val="1F2328"/>
                    <w:sz w:val="20"/>
                    <w:szCs w:val="20"/>
                    <w:highlight w:val="white"/>
                  </w:rPr>
                </w:rPrChange>
              </w:rPr>
              <w:t>prof</w:t>
            </w:r>
            <w:r>
              <w:rPr>
                <w:rFonts w:ascii="Courier New" w:hAnsi="Courier New" w:eastAsia="Courier New" w:cs="Courier New"/>
                <w:color w:val="202020"/>
                <w:sz w:val="20"/>
                <w:szCs w:val="20"/>
                <w:highlight w:val="white"/>
                <w:lang w:val="sr-Cyrl-RS"/>
                <w:rPrChange w:id="476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761"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76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4763" w:author="Milan Stojkov" w:date="2026-10-02T11:00:00Z">
                  <w:rPr>
                    <w:rFonts w:ascii="Courier New" w:hAnsi="Courier New" w:eastAsia="Courier New" w:cs="Courier New"/>
                    <w:color w:val="0A3069"/>
                    <w:sz w:val="20"/>
                    <w:szCs w:val="20"/>
                    <w:highlight w:val="white"/>
                  </w:rPr>
                </w:rPrChange>
              </w:rPr>
              <w:t>"extreme"</w:t>
            </w:r>
            <w:r>
              <w:rPr>
                <w:rFonts w:ascii="Courier New" w:hAnsi="Courier New" w:eastAsia="Courier New" w:cs="Courier New"/>
                <w:color w:val="202020"/>
                <w:sz w:val="20"/>
                <w:szCs w:val="20"/>
                <w:highlight w:val="white"/>
                <w:lang w:val="sr-Cyrl-RS"/>
                <w:rPrChange w:id="4764" w:author="Milan Stojkov" w:date="2026-10-02T11:00:00Z">
                  <w:rPr>
                    <w:rFonts w:ascii="Courier New" w:hAnsi="Courier New" w:eastAsia="Courier New" w:cs="Courier New"/>
                    <w:color w:val="202020"/>
                    <w:sz w:val="20"/>
                    <w:szCs w:val="20"/>
                    <w:highlight w:val="white"/>
                  </w:rPr>
                </w:rPrChange>
              </w:rPr>
              <w:t>:</w:t>
            </w:r>
          </w:p>
          <w:p w14:paraId="7F30FF64">
            <w:pPr>
              <w:widowControl/>
              <w:shd w:val="clear" w:color="auto" w:fill="FFFFFF"/>
              <w:jc w:val="left"/>
              <w:rPr>
                <w:rFonts w:ascii="Courier New" w:hAnsi="Courier New" w:eastAsia="Courier New" w:cs="Courier New"/>
                <w:color w:val="202020"/>
                <w:sz w:val="20"/>
                <w:szCs w:val="20"/>
                <w:lang w:val="sr-Cyrl-RS"/>
                <w:rPrChange w:id="476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76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767"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476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769"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4770" w:author="Milan Stojkov" w:date="2026-10-02T11:00:00Z">
                  <w:rPr>
                    <w:rFonts w:ascii="Courier New" w:hAnsi="Courier New" w:eastAsia="Courier New" w:cs="Courier New"/>
                    <w:color w:val="202020"/>
                    <w:sz w:val="20"/>
                    <w:szCs w:val="20"/>
                    <w:highlight w:val="white"/>
                  </w:rPr>
                </w:rPrChange>
              </w:rPr>
              <w:t xml:space="preserve">.x_star </w:t>
            </w:r>
            <w:r>
              <w:rPr>
                <w:rFonts w:ascii="Courier New" w:hAnsi="Courier New" w:eastAsia="Courier New" w:cs="Courier New"/>
                <w:color w:val="000000"/>
                <w:sz w:val="20"/>
                <w:szCs w:val="20"/>
                <w:highlight w:val="white"/>
                <w:lang w:val="sr-Cyrl-RS"/>
                <w:rPrChange w:id="4771"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77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773"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4774" w:author="Milan Stojkov" w:date="2026-10-02T11:00:00Z">
                  <w:rPr>
                    <w:rFonts w:ascii="Courier New" w:hAnsi="Courier New" w:eastAsia="Courier New" w:cs="Courier New"/>
                    <w:color w:val="202020"/>
                    <w:sz w:val="20"/>
                    <w:szCs w:val="20"/>
                    <w:highlight w:val="white"/>
                  </w:rPr>
                </w:rPrChange>
              </w:rPr>
              <w:t>.extreme_offset</w:t>
            </w:r>
          </w:p>
          <w:p w14:paraId="15C2A441">
            <w:pPr>
              <w:widowControl/>
              <w:shd w:val="clear" w:color="auto" w:fill="FFFFFF"/>
              <w:jc w:val="left"/>
              <w:rPr>
                <w:rFonts w:ascii="Courier New" w:hAnsi="Courier New" w:eastAsia="Courier New" w:cs="Courier New"/>
                <w:color w:val="202020"/>
                <w:sz w:val="20"/>
                <w:szCs w:val="20"/>
                <w:lang w:val="sr-Cyrl-RS"/>
                <w:rPrChange w:id="477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77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777"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477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779" w:author="Milan Stojkov" w:date="2026-10-02T11:00:00Z">
                  <w:rPr>
                    <w:rFonts w:ascii="Courier New" w:hAnsi="Courier New" w:eastAsia="Courier New" w:cs="Courier New"/>
                    <w:color w:val="1F2328"/>
                    <w:sz w:val="20"/>
                    <w:szCs w:val="20"/>
                    <w:highlight w:val="white"/>
                  </w:rPr>
                </w:rPrChange>
              </w:rPr>
              <w:t>prof</w:t>
            </w:r>
            <w:r>
              <w:rPr>
                <w:rFonts w:ascii="Courier New" w:hAnsi="Courier New" w:eastAsia="Courier New" w:cs="Courier New"/>
                <w:color w:val="202020"/>
                <w:sz w:val="20"/>
                <w:szCs w:val="20"/>
                <w:highlight w:val="white"/>
                <w:lang w:val="sr-Cyrl-RS"/>
                <w:rPrChange w:id="478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781"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78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4783" w:author="Milan Stojkov" w:date="2026-10-02T11:00:00Z">
                  <w:rPr>
                    <w:rFonts w:ascii="Courier New" w:hAnsi="Courier New" w:eastAsia="Courier New" w:cs="Courier New"/>
                    <w:color w:val="0A3069"/>
                    <w:sz w:val="20"/>
                    <w:szCs w:val="20"/>
                    <w:highlight w:val="white"/>
                  </w:rPr>
                </w:rPrChange>
              </w:rPr>
              <w:t>"random"</w:t>
            </w:r>
            <w:r>
              <w:rPr>
                <w:rFonts w:ascii="Courier New" w:hAnsi="Courier New" w:eastAsia="Courier New" w:cs="Courier New"/>
                <w:color w:val="202020"/>
                <w:sz w:val="20"/>
                <w:szCs w:val="20"/>
                <w:highlight w:val="white"/>
                <w:lang w:val="sr-Cyrl-RS"/>
                <w:rPrChange w:id="4784" w:author="Milan Stojkov" w:date="2026-10-02T11:00:00Z">
                  <w:rPr>
                    <w:rFonts w:ascii="Courier New" w:hAnsi="Courier New" w:eastAsia="Courier New" w:cs="Courier New"/>
                    <w:color w:val="202020"/>
                    <w:sz w:val="20"/>
                    <w:szCs w:val="20"/>
                    <w:highlight w:val="white"/>
                  </w:rPr>
                </w:rPrChange>
              </w:rPr>
              <w:t>:</w:t>
            </w:r>
          </w:p>
          <w:p w14:paraId="67240E14">
            <w:pPr>
              <w:widowControl/>
              <w:shd w:val="clear" w:color="auto" w:fill="FFFFFF"/>
              <w:jc w:val="left"/>
              <w:rPr>
                <w:rFonts w:ascii="Courier New" w:hAnsi="Courier New" w:eastAsia="Courier New" w:cs="Courier New"/>
                <w:color w:val="202020"/>
                <w:sz w:val="20"/>
                <w:szCs w:val="20"/>
                <w:lang w:val="sr-Cyrl-RS"/>
                <w:rPrChange w:id="478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78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787"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478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789"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79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4791" w:author="Milan Stojkov" w:date="2026-10-02T11:00:00Z">
                  <w:rPr>
                    <w:rFonts w:ascii="Courier New" w:hAnsi="Courier New" w:eastAsia="Courier New" w:cs="Courier New"/>
                    <w:color w:val="8250DF"/>
                    <w:sz w:val="20"/>
                    <w:szCs w:val="20"/>
                    <w:highlight w:val="white"/>
                  </w:rPr>
                </w:rPrChange>
              </w:rPr>
              <w:t>module_rng</w:t>
            </w:r>
            <w:r>
              <w:rPr>
                <w:rFonts w:ascii="Courier New" w:hAnsi="Courier New" w:eastAsia="Courier New" w:cs="Courier New"/>
                <w:color w:val="202020"/>
                <w:sz w:val="20"/>
                <w:szCs w:val="20"/>
                <w:highlight w:val="white"/>
                <w:lang w:val="sr-Cyrl-RS"/>
                <w:rPrChange w:id="479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4793"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79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795"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479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797"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479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4799" w:author="Milan Stojkov" w:date="2026-10-02T11:00:00Z">
                  <w:rPr>
                    <w:rFonts w:ascii="Courier New" w:hAnsi="Courier New" w:eastAsia="Courier New" w:cs="Courier New"/>
                    <w:color w:val="0A3069"/>
                    <w:sz w:val="20"/>
                    <w:szCs w:val="20"/>
                    <w:highlight w:val="white"/>
                  </w:rPr>
                </w:rPrChange>
              </w:rPr>
              <w:t>"byzantine_random"</w:t>
            </w:r>
            <w:r>
              <w:rPr>
                <w:rFonts w:ascii="Courier New" w:hAnsi="Courier New" w:eastAsia="Courier New" w:cs="Courier New"/>
                <w:color w:val="202020"/>
                <w:sz w:val="20"/>
                <w:szCs w:val="20"/>
                <w:highlight w:val="white"/>
                <w:lang w:val="sr-Cyrl-RS"/>
                <w:rPrChange w:id="4800" w:author="Milan Stojkov" w:date="2026-10-02T11:00:00Z">
                  <w:rPr>
                    <w:rFonts w:ascii="Courier New" w:hAnsi="Courier New" w:eastAsia="Courier New" w:cs="Courier New"/>
                    <w:color w:val="202020"/>
                    <w:sz w:val="20"/>
                    <w:szCs w:val="20"/>
                    <w:highlight w:val="white"/>
                  </w:rPr>
                </w:rPrChange>
              </w:rPr>
              <w:t>)</w:t>
            </w:r>
          </w:p>
          <w:p w14:paraId="6D3D0581">
            <w:pPr>
              <w:widowControl/>
              <w:shd w:val="clear" w:color="auto" w:fill="FFFFFF"/>
              <w:jc w:val="left"/>
              <w:rPr>
                <w:rFonts w:ascii="Courier New" w:hAnsi="Courier New" w:eastAsia="Courier New" w:cs="Courier New"/>
                <w:color w:val="202020"/>
                <w:sz w:val="20"/>
                <w:szCs w:val="20"/>
                <w:lang w:val="sr-Cyrl-RS"/>
                <w:rPrChange w:id="480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80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803"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480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805"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480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4807" w:author="Milan Stojkov" w:date="2026-10-02T11:00:00Z">
                  <w:rPr>
                    <w:rFonts w:ascii="Courier New" w:hAnsi="Courier New" w:eastAsia="Courier New" w:cs="Courier New"/>
                    <w:color w:val="8250DF"/>
                    <w:sz w:val="20"/>
                    <w:szCs w:val="20"/>
                    <w:highlight w:val="white"/>
                  </w:rPr>
                </w:rPrChange>
              </w:rPr>
              <w:t>uniform</w:t>
            </w:r>
            <w:r>
              <w:rPr>
                <w:rFonts w:ascii="Courier New" w:hAnsi="Courier New" w:eastAsia="Courier New" w:cs="Courier New"/>
                <w:color w:val="202020"/>
                <w:sz w:val="20"/>
                <w:szCs w:val="20"/>
                <w:highlight w:val="white"/>
                <w:lang w:val="sr-Cyrl-RS"/>
                <w:rPrChange w:id="480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809"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4810" w:author="Milan Stojkov" w:date="2026-10-02T11:00:00Z">
                  <w:rPr>
                    <w:rFonts w:ascii="Courier New" w:hAnsi="Courier New" w:eastAsia="Courier New" w:cs="Courier New"/>
                    <w:color w:val="202020"/>
                    <w:sz w:val="20"/>
                    <w:szCs w:val="20"/>
                    <w:highlight w:val="white"/>
                  </w:rPr>
                </w:rPrChange>
              </w:rPr>
              <w:t xml:space="preserve">.random_low, </w:t>
            </w:r>
            <w:r>
              <w:rPr>
                <w:rFonts w:ascii="Courier New" w:hAnsi="Courier New" w:eastAsia="Courier New" w:cs="Courier New"/>
                <w:color w:val="1F2328"/>
                <w:sz w:val="20"/>
                <w:szCs w:val="20"/>
                <w:highlight w:val="white"/>
                <w:lang w:val="sr-Cyrl-RS"/>
                <w:rPrChange w:id="4811"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4812" w:author="Milan Stojkov" w:date="2026-10-02T11:00:00Z">
                  <w:rPr>
                    <w:rFonts w:ascii="Courier New" w:hAnsi="Courier New" w:eastAsia="Courier New" w:cs="Courier New"/>
                    <w:color w:val="202020"/>
                    <w:sz w:val="20"/>
                    <w:szCs w:val="20"/>
                    <w:highlight w:val="white"/>
                  </w:rPr>
                </w:rPrChange>
              </w:rPr>
              <w:t>.random_high)</w:t>
            </w:r>
          </w:p>
          <w:p w14:paraId="590929D0">
            <w:pPr>
              <w:widowControl/>
              <w:shd w:val="clear" w:color="auto" w:fill="FFFFFF"/>
              <w:jc w:val="left"/>
              <w:rPr>
                <w:rFonts w:ascii="Courier New" w:hAnsi="Courier New" w:eastAsia="Courier New" w:cs="Courier New"/>
                <w:color w:val="202020"/>
                <w:sz w:val="20"/>
                <w:szCs w:val="20"/>
                <w:lang w:val="sr-Cyrl-RS"/>
                <w:rPrChange w:id="4813"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81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815"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481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817" w:author="Milan Stojkov" w:date="2026-10-02T11:00:00Z">
                  <w:rPr>
                    <w:rFonts w:ascii="Courier New" w:hAnsi="Courier New" w:eastAsia="Courier New" w:cs="Courier New"/>
                    <w:color w:val="1F2328"/>
                    <w:sz w:val="20"/>
                    <w:szCs w:val="20"/>
                    <w:highlight w:val="white"/>
                  </w:rPr>
                </w:rPrChange>
              </w:rPr>
              <w:t>prof</w:t>
            </w:r>
            <w:r>
              <w:rPr>
                <w:rFonts w:ascii="Courier New" w:hAnsi="Courier New" w:eastAsia="Courier New" w:cs="Courier New"/>
                <w:color w:val="202020"/>
                <w:sz w:val="20"/>
                <w:szCs w:val="20"/>
                <w:highlight w:val="white"/>
                <w:lang w:val="sr-Cyrl-RS"/>
                <w:rPrChange w:id="481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819"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82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4821" w:author="Milan Stojkov" w:date="2026-10-02T11:00:00Z">
                  <w:rPr>
                    <w:rFonts w:ascii="Courier New" w:hAnsi="Courier New" w:eastAsia="Courier New" w:cs="Courier New"/>
                    <w:color w:val="0A3069"/>
                    <w:sz w:val="20"/>
                    <w:szCs w:val="20"/>
                    <w:highlight w:val="white"/>
                  </w:rPr>
                </w:rPrChange>
              </w:rPr>
              <w:t>"low_biased"</w:t>
            </w:r>
            <w:r>
              <w:rPr>
                <w:rFonts w:ascii="Courier New" w:hAnsi="Courier New" w:eastAsia="Courier New" w:cs="Courier New"/>
                <w:color w:val="202020"/>
                <w:sz w:val="20"/>
                <w:szCs w:val="20"/>
                <w:highlight w:val="white"/>
                <w:lang w:val="sr-Cyrl-RS"/>
                <w:rPrChange w:id="4822" w:author="Milan Stojkov" w:date="2026-10-02T11:00:00Z">
                  <w:rPr>
                    <w:rFonts w:ascii="Courier New" w:hAnsi="Courier New" w:eastAsia="Courier New" w:cs="Courier New"/>
                    <w:color w:val="202020"/>
                    <w:sz w:val="20"/>
                    <w:szCs w:val="20"/>
                    <w:highlight w:val="white"/>
                  </w:rPr>
                </w:rPrChange>
              </w:rPr>
              <w:t>:</w:t>
            </w:r>
          </w:p>
          <w:p w14:paraId="4F95E575">
            <w:pPr>
              <w:widowControl/>
              <w:shd w:val="clear" w:color="auto" w:fill="FFFFFF"/>
              <w:jc w:val="left"/>
              <w:rPr>
                <w:rFonts w:ascii="Courier New" w:hAnsi="Courier New" w:eastAsia="Courier New" w:cs="Courier New"/>
                <w:color w:val="202020"/>
                <w:sz w:val="20"/>
                <w:szCs w:val="20"/>
                <w:lang w:val="sr-Cyrl-RS"/>
                <w:rPrChange w:id="4823"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82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825"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482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827"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4828" w:author="Milan Stojkov" w:date="2026-10-02T11:00:00Z">
                  <w:rPr>
                    <w:rFonts w:ascii="Courier New" w:hAnsi="Courier New" w:eastAsia="Courier New" w:cs="Courier New"/>
                    <w:color w:val="202020"/>
                    <w:sz w:val="20"/>
                    <w:szCs w:val="20"/>
                    <w:highlight w:val="white"/>
                  </w:rPr>
                </w:rPrChange>
              </w:rPr>
              <w:t xml:space="preserve">.x_star </w:t>
            </w:r>
            <w:r>
              <w:rPr>
                <w:rFonts w:ascii="Courier New" w:hAnsi="Courier New" w:eastAsia="Courier New" w:cs="Courier New"/>
                <w:color w:val="000000"/>
                <w:sz w:val="20"/>
                <w:szCs w:val="20"/>
                <w:highlight w:val="white"/>
                <w:lang w:val="sr-Cyrl-RS"/>
                <w:rPrChange w:id="4829"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83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831"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4832" w:author="Milan Stojkov" w:date="2026-10-02T11:00:00Z">
                  <w:rPr>
                    <w:rFonts w:ascii="Courier New" w:hAnsi="Courier New" w:eastAsia="Courier New" w:cs="Courier New"/>
                    <w:color w:val="202020"/>
                    <w:sz w:val="20"/>
                    <w:szCs w:val="20"/>
                    <w:highlight w:val="white"/>
                  </w:rPr>
                </w:rPrChange>
              </w:rPr>
              <w:t>.low_bias</w:t>
            </w:r>
          </w:p>
          <w:p w14:paraId="44908BA0">
            <w:pPr>
              <w:widowControl/>
              <w:shd w:val="clear" w:color="auto" w:fill="FFFFFF"/>
              <w:jc w:val="left"/>
              <w:rPr>
                <w:rFonts w:ascii="Courier New" w:hAnsi="Courier New" w:eastAsia="Courier New" w:cs="Courier New"/>
                <w:color w:val="000000"/>
                <w:sz w:val="20"/>
                <w:szCs w:val="20"/>
                <w:lang w:val="sr-Cyrl-RS"/>
                <w:rPrChange w:id="4833"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202020"/>
                <w:sz w:val="20"/>
                <w:szCs w:val="20"/>
                <w:highlight w:val="white"/>
                <w:lang w:val="sr-Cyrl-RS"/>
                <w:rPrChange w:id="483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835"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483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837"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4838" w:author="Milan Stojkov" w:date="2026-10-02T11:00:00Z">
                  <w:rPr>
                    <w:rFonts w:ascii="Courier New" w:hAnsi="Courier New" w:eastAsia="Courier New" w:cs="Courier New"/>
                    <w:color w:val="202020"/>
                    <w:sz w:val="20"/>
                    <w:szCs w:val="20"/>
                    <w:highlight w:val="white"/>
                  </w:rPr>
                </w:rPrChange>
              </w:rPr>
              <w:t>.coordinated_value</w:t>
            </w:r>
          </w:p>
        </w:tc>
      </w:tr>
    </w:tbl>
    <w:p w14:paraId="30739A3B">
      <w:pPr>
        <w:pBdr>
          <w:top w:val="none" w:color="auto" w:sz="0" w:space="0"/>
          <w:left w:val="none" w:color="auto" w:sz="0" w:space="0"/>
          <w:bottom w:val="none" w:color="auto" w:sz="0" w:space="0"/>
          <w:right w:val="none" w:color="auto" w:sz="0" w:space="0"/>
          <w:between w:val="none" w:color="auto" w:sz="0" w:space="0"/>
        </w:pBdr>
        <w:jc w:val="center"/>
        <w:rPr>
          <w:ins w:id="4839" w:author="Milica Radić" w:date="2026-10-02T22:54:39Z"/>
          <w:i/>
          <w:iCs/>
          <w:color w:val="000000"/>
          <w:sz w:val="20"/>
          <w:szCs w:val="20"/>
          <w:lang w:val="sr-Cyrl-RS"/>
        </w:rPr>
      </w:pPr>
      <w:r>
        <w:rPr>
          <w:i/>
          <w:iCs/>
          <w:color w:val="000000"/>
          <w:sz w:val="20"/>
          <w:szCs w:val="20"/>
          <w:lang w:val="sr-Cyrl-RS"/>
          <w:rPrChange w:id="4840" w:author="Milan Stojkov" w:date="2026-10-02T11:00:00Z">
            <w:rPr>
              <w:i/>
              <w:iCs/>
              <w:color w:val="000000"/>
              <w:sz w:val="20"/>
              <w:szCs w:val="20"/>
            </w:rPr>
          </w:rPrChange>
        </w:rPr>
        <w:t>Листинг 5.11 - Профил емитоване вредности</w:t>
      </w:r>
    </w:p>
    <w:p w14:paraId="4F1666BA">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4841" w:author="Milan Stojkov" w:date="2026-10-02T11:00:00Z">
            <w:rPr>
              <w:i/>
              <w:iCs/>
              <w:color w:val="000000"/>
              <w:sz w:val="20"/>
              <w:szCs w:val="20"/>
            </w:rPr>
          </w:rPrChange>
        </w:rPr>
      </w:pPr>
    </w:p>
    <w:p w14:paraId="5B416AF3">
      <w:pPr>
        <w:widowControl w:val="0"/>
        <w:ind w:firstLine="360"/>
        <w:jc w:val="both"/>
        <w:rPr>
          <w:ins w:id="4842" w:author="Milica Radić" w:date="2026-10-02T22:57:07Z"/>
          <w:rFonts w:hint="default"/>
          <w:lang w:val="sr-Cyrl-RS"/>
        </w:rPr>
      </w:pPr>
      <w:r>
        <w:rPr>
          <w:lang w:val="sr-Cyrl-RS"/>
          <w:rPrChange w:id="4843" w:author="Milan Stojkov" w:date="2026-10-02T11:00:00Z">
            <w:rPr/>
          </w:rPrChange>
        </w:rPr>
        <w:t>У фази одзива делују два модула. Модул за обнављање идентитета не одговара док је учесник одсутан</w:t>
      </w:r>
      <w:ins w:id="4844" w:author="Milica Radić" w:date="2026-10-03T18:33:36Z">
        <w:r>
          <w:rPr>
            <w:rFonts w:hint="default"/>
            <w:lang w:val="sr-Cyrl-RS"/>
          </w:rPr>
          <w:t xml:space="preserve"> ш</w:t>
        </w:r>
      </w:ins>
      <w:ins w:id="4845" w:author="Milica Radić" w:date="2026-10-03T18:33:37Z">
        <w:r>
          <w:rPr>
            <w:rFonts w:hint="default"/>
            <w:lang w:val="sr-Cyrl-RS"/>
          </w:rPr>
          <w:t>то је</w:t>
        </w:r>
      </w:ins>
      <w:ins w:id="4846" w:author="Milica Radić" w:date="2026-10-03T18:33:38Z">
        <w:r>
          <w:rPr>
            <w:rFonts w:hint="default"/>
            <w:lang w:val="sr-Cyrl-RS"/>
          </w:rPr>
          <w:t xml:space="preserve"> импл</w:t>
        </w:r>
      </w:ins>
      <w:ins w:id="4847" w:author="Milica Radić" w:date="2026-10-03T18:33:39Z">
        <w:r>
          <w:rPr>
            <w:rFonts w:hint="default"/>
            <w:lang w:val="sr-Cyrl-RS"/>
          </w:rPr>
          <w:t>ементир</w:t>
        </w:r>
      </w:ins>
      <w:ins w:id="4848" w:author="Milica Radić" w:date="2026-10-03T18:33:40Z">
        <w:r>
          <w:rPr>
            <w:rFonts w:hint="default"/>
            <w:lang w:val="sr-Cyrl-RS"/>
          </w:rPr>
          <w:t xml:space="preserve">ано у </w:t>
        </w:r>
      </w:ins>
      <w:ins w:id="4849" w:author="Milica Radić" w:date="2026-10-03T18:33:41Z">
        <w:r>
          <w:rPr>
            <w:rFonts w:hint="default"/>
            <w:lang w:val="sr-Cyrl-RS"/>
          </w:rPr>
          <w:t>оквиру</w:t>
        </w:r>
      </w:ins>
      <w:ins w:id="4850" w:author="Milica Radić" w:date="2026-10-03T18:33:42Z">
        <w:r>
          <w:rPr>
            <w:rFonts w:hint="default"/>
            <w:lang w:val="sr-Cyrl-RS"/>
          </w:rPr>
          <w:t xml:space="preserve"> методе</w:t>
        </w:r>
      </w:ins>
      <w:ins w:id="4851" w:author="Milica Radić" w:date="2026-10-03T18:33:44Z">
        <w:r>
          <w:rPr>
            <w:rFonts w:hint="default"/>
            <w:lang w:val="sr-Cyrl-RS"/>
          </w:rPr>
          <w:t xml:space="preserve"> у</w:t>
        </w:r>
      </w:ins>
      <w:ins w:id="4852" w:author="Milica Radić" w:date="2026-10-03T18:33:45Z">
        <w:r>
          <w:rPr>
            <w:rFonts w:hint="default"/>
            <w:lang w:val="sr-Cyrl-RS"/>
          </w:rPr>
          <w:t xml:space="preserve"> </w:t>
        </w:r>
      </w:ins>
      <w:ins w:id="4853" w:author="Milica Radić" w:date="2026-10-03T18:34:16Z">
        <w:r>
          <w:rPr>
            <w:rFonts w:hint="default"/>
            <w:lang w:val="sr-Cyrl-RS"/>
          </w:rPr>
          <w:t>Листингу</w:t>
        </w:r>
      </w:ins>
      <w:ins w:id="4854" w:author="Milica Radić" w:date="2026-10-03T18:34:20Z">
        <w:r>
          <w:rPr>
            <w:rFonts w:hint="default"/>
            <w:lang w:val="sr-Cyrl-RS"/>
          </w:rPr>
          <w:t xml:space="preserve"> </w:t>
        </w:r>
      </w:ins>
      <w:ins w:id="4855" w:author="Milica Radić" w:date="2026-10-03T18:33:53Z">
        <w:r>
          <w:rPr>
            <w:rFonts w:hint="default"/>
            <w:lang w:val="sr-Cyrl-RS"/>
          </w:rPr>
          <w:t>5.</w:t>
        </w:r>
      </w:ins>
      <w:ins w:id="4856" w:author="Milica Radić" w:date="2026-10-03T18:33:54Z">
        <w:r>
          <w:rPr>
            <w:rFonts w:hint="default"/>
            <w:lang w:val="sr-Cyrl-RS"/>
          </w:rPr>
          <w:t>12.</w:t>
        </w:r>
      </w:ins>
    </w:p>
    <w:p w14:paraId="5DF09795">
      <w:pPr>
        <w:widowControl w:val="0"/>
        <w:ind w:firstLine="360"/>
        <w:jc w:val="both"/>
        <w:rPr>
          <w:lang w:val="sr-Cyrl-RS"/>
          <w:rPrChange w:id="4857" w:author="Milan Stojkov" w:date="2026-10-02T11:00:00Z">
            <w:rPr/>
          </w:rPrChange>
        </w:rPr>
      </w:pPr>
      <w:del w:id="4858" w:author="Milica Radić" w:date="2026-10-02T22:57:04Z">
        <w:r>
          <w:rPr>
            <w:lang w:val="sr-Cyrl-RS"/>
            <w:rPrChange w:id="4859" w:author="Milan Stojkov" w:date="2026-10-02T11:00:00Z">
              <w:rPr/>
            </w:rPrChange>
          </w:rPr>
          <w:delText>:</w:delText>
        </w:r>
      </w:del>
    </w:p>
    <w:tbl>
      <w:tblPr>
        <w:tblStyle w:val="64"/>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4860" w:author="Milica Radić" w:date="2026-10-02T22:38:44Z">
          <w:tblPr>
            <w:tblStyle w:val="64"/>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4861">
          <w:tblGrid>
            <w:gridCol w:w="8724"/>
          </w:tblGrid>
        </w:tblGridChange>
      </w:tblGrid>
      <w:tr w14:paraId="1C942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862" w:author="Milica Radić" w:date="2026-10-02T22:38:44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4863" w:author="Milica Radić" w:date="2026-10-02T22:38:44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71F41A46">
            <w:pPr>
              <w:widowControl/>
              <w:shd w:val="clear" w:color="auto" w:fill="FFFFFF"/>
              <w:jc w:val="left"/>
              <w:rPr>
                <w:rFonts w:ascii="Courier New" w:hAnsi="Courier New" w:eastAsia="Courier New" w:cs="Courier New"/>
                <w:color w:val="202020"/>
                <w:sz w:val="20"/>
                <w:szCs w:val="20"/>
                <w:lang w:val="sr-Cyrl-RS"/>
                <w:rPrChange w:id="486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CF222E"/>
                <w:sz w:val="20"/>
                <w:szCs w:val="20"/>
                <w:highlight w:val="white"/>
                <w:lang w:val="sr-Cyrl-RS"/>
                <w:rPrChange w:id="4865"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486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4867" w:author="Milan Stojkov" w:date="2026-10-02T11:00:00Z">
                  <w:rPr>
                    <w:rFonts w:ascii="Courier New" w:hAnsi="Courier New" w:eastAsia="Courier New" w:cs="Courier New"/>
                    <w:color w:val="8250DF"/>
                    <w:sz w:val="20"/>
                    <w:szCs w:val="20"/>
                    <w:highlight w:val="white"/>
                  </w:rPr>
                </w:rPrChange>
              </w:rPr>
              <w:t>responds</w:t>
            </w:r>
            <w:r>
              <w:rPr>
                <w:rFonts w:ascii="Courier New" w:hAnsi="Courier New" w:eastAsia="Courier New" w:cs="Courier New"/>
                <w:color w:val="202020"/>
                <w:sz w:val="20"/>
                <w:szCs w:val="20"/>
                <w:highlight w:val="white"/>
                <w:lang w:val="sr-Cyrl-RS"/>
                <w:rPrChange w:id="486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869"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487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871"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87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873" w:author="Milan Stojkov" w:date="2026-10-02T11:00:00Z">
                  <w:rPr>
                    <w:rFonts w:ascii="Courier New" w:hAnsi="Courier New" w:eastAsia="Courier New" w:cs="Courier New"/>
                    <w:color w:val="267F99"/>
                    <w:sz w:val="20"/>
                    <w:szCs w:val="20"/>
                    <w:highlight w:val="white"/>
                  </w:rPr>
                </w:rPrChange>
              </w:rPr>
              <w:t>AttackContext</w:t>
            </w:r>
            <w:r>
              <w:rPr>
                <w:rFonts w:ascii="Courier New" w:hAnsi="Courier New" w:eastAsia="Courier New" w:cs="Courier New"/>
                <w:color w:val="202020"/>
                <w:sz w:val="20"/>
                <w:szCs w:val="20"/>
                <w:highlight w:val="white"/>
                <w:lang w:val="sr-Cyrl-RS"/>
                <w:rPrChange w:id="487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875"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487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877"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487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879"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488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881"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488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4883" w:author="Milan Stojkov" w:date="2026-10-02T11:00:00Z">
                  <w:rPr>
                    <w:rFonts w:ascii="Courier New" w:hAnsi="Courier New" w:eastAsia="Courier New" w:cs="Courier New"/>
                    <w:color w:val="953800"/>
                    <w:sz w:val="20"/>
                    <w:szCs w:val="20"/>
                    <w:highlight w:val="white"/>
                  </w:rPr>
                </w:rPrChange>
              </w:rPr>
              <w:t>target</w:t>
            </w:r>
            <w:r>
              <w:rPr>
                <w:rFonts w:ascii="Courier New" w:hAnsi="Courier New" w:eastAsia="Courier New" w:cs="Courier New"/>
                <w:color w:val="202020"/>
                <w:sz w:val="20"/>
                <w:szCs w:val="20"/>
                <w:highlight w:val="white"/>
                <w:lang w:val="sr-Cyrl-RS"/>
                <w:rPrChange w:id="488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885" w:author="Milan Stojkov" w:date="2026-10-02T11:00:00Z">
                  <w:rPr>
                    <w:rFonts w:ascii="Courier New" w:hAnsi="Courier New" w:eastAsia="Courier New" w:cs="Courier New"/>
                    <w:color w:val="267F99"/>
                    <w:sz w:val="20"/>
                    <w:szCs w:val="20"/>
                    <w:highlight w:val="white"/>
                  </w:rPr>
                </w:rPrChange>
              </w:rPr>
              <w:t>Optional</w:t>
            </w:r>
            <w:r>
              <w:rPr>
                <w:rFonts w:ascii="Courier New" w:hAnsi="Courier New" w:eastAsia="Courier New" w:cs="Courier New"/>
                <w:color w:val="202020"/>
                <w:sz w:val="20"/>
                <w:szCs w:val="20"/>
                <w:highlight w:val="white"/>
                <w:lang w:val="sr-Cyrl-RS"/>
                <w:rPrChange w:id="488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4887"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488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889"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89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891"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4892"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4893" w:author="Milan Stojkov" w:date="2026-10-02T11:00:00Z">
                  <w:rPr>
                    <w:rFonts w:ascii="Courier New" w:hAnsi="Courier New" w:eastAsia="Courier New" w:cs="Courier New"/>
                    <w:color w:val="267F99"/>
                    <w:sz w:val="20"/>
                    <w:szCs w:val="20"/>
                    <w:highlight w:val="white"/>
                  </w:rPr>
                </w:rPrChange>
              </w:rPr>
              <w:t>Optional</w:t>
            </w:r>
            <w:r>
              <w:rPr>
                <w:rFonts w:ascii="Courier New" w:hAnsi="Courier New" w:eastAsia="Courier New" w:cs="Courier New"/>
                <w:color w:val="202020"/>
                <w:sz w:val="20"/>
                <w:szCs w:val="20"/>
                <w:highlight w:val="white"/>
                <w:lang w:val="sr-Cyrl-RS"/>
                <w:rPrChange w:id="489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4895" w:author="Milan Stojkov" w:date="2026-10-02T11:00:00Z">
                  <w:rPr>
                    <w:rFonts w:ascii="Courier New" w:hAnsi="Courier New" w:eastAsia="Courier New" w:cs="Courier New"/>
                    <w:color w:val="267F99"/>
                    <w:sz w:val="20"/>
                    <w:szCs w:val="20"/>
                    <w:highlight w:val="white"/>
                  </w:rPr>
                </w:rPrChange>
              </w:rPr>
              <w:t>bool</w:t>
            </w:r>
            <w:r>
              <w:rPr>
                <w:rFonts w:ascii="Courier New" w:hAnsi="Courier New" w:eastAsia="Courier New" w:cs="Courier New"/>
                <w:color w:val="202020"/>
                <w:sz w:val="20"/>
                <w:szCs w:val="20"/>
                <w:highlight w:val="white"/>
                <w:lang w:val="sr-Cyrl-RS"/>
                <w:rPrChange w:id="4896" w:author="Milan Stojkov" w:date="2026-10-02T11:00:00Z">
                  <w:rPr>
                    <w:rFonts w:ascii="Courier New" w:hAnsi="Courier New" w:eastAsia="Courier New" w:cs="Courier New"/>
                    <w:color w:val="202020"/>
                    <w:sz w:val="20"/>
                    <w:szCs w:val="20"/>
                    <w:highlight w:val="white"/>
                  </w:rPr>
                </w:rPrChange>
              </w:rPr>
              <w:t>]:</w:t>
            </w:r>
          </w:p>
          <w:p w14:paraId="3CA0E5E4">
            <w:pPr>
              <w:widowControl/>
              <w:shd w:val="clear" w:color="auto" w:fill="FFFFFF"/>
              <w:jc w:val="left"/>
              <w:rPr>
                <w:rFonts w:ascii="Courier New" w:hAnsi="Courier New" w:eastAsia="Courier New" w:cs="Courier New"/>
                <w:color w:val="202020"/>
                <w:sz w:val="20"/>
                <w:szCs w:val="20"/>
                <w:lang w:val="sr-Cyrl-RS"/>
                <w:rPrChange w:id="4897"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89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899"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490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901"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490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903"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490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905" w:author="Milan Stojkov" w:date="2026-10-02T11:00:00Z">
                  <w:rPr>
                    <w:rFonts w:ascii="Courier New" w:hAnsi="Courier New" w:eastAsia="Courier New" w:cs="Courier New"/>
                    <w:color w:val="0000FF"/>
                    <w:sz w:val="20"/>
                    <w:szCs w:val="20"/>
                    <w:highlight w:val="white"/>
                  </w:rPr>
                </w:rPrChange>
              </w:rPr>
              <w:t>in</w:t>
            </w:r>
            <w:r>
              <w:rPr>
                <w:rFonts w:ascii="Courier New" w:hAnsi="Courier New" w:eastAsia="Courier New" w:cs="Courier New"/>
                <w:color w:val="202020"/>
                <w:sz w:val="20"/>
                <w:szCs w:val="20"/>
                <w:highlight w:val="white"/>
                <w:lang w:val="sr-Cyrl-RS"/>
                <w:rPrChange w:id="490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907"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90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909" w:author="Milan Stojkov" w:date="2026-10-02T11:00:00Z">
                  <w:rPr>
                    <w:rFonts w:ascii="Courier New" w:hAnsi="Courier New" w:eastAsia="Courier New" w:cs="Courier New"/>
                    <w:color w:val="1F2328"/>
                    <w:sz w:val="20"/>
                    <w:szCs w:val="20"/>
                    <w:highlight w:val="white"/>
                  </w:rPr>
                </w:rPrChange>
              </w:rPr>
              <w:t>sybil_ids</w:t>
            </w:r>
            <w:r>
              <w:rPr>
                <w:rFonts w:ascii="Courier New" w:hAnsi="Courier New" w:eastAsia="Courier New" w:cs="Courier New"/>
                <w:color w:val="202020"/>
                <w:sz w:val="20"/>
                <w:szCs w:val="20"/>
                <w:highlight w:val="white"/>
                <w:lang w:val="sr-Cyrl-RS"/>
                <w:rPrChange w:id="4910" w:author="Milan Stojkov" w:date="2026-10-02T11:00:00Z">
                  <w:rPr>
                    <w:rFonts w:ascii="Courier New" w:hAnsi="Courier New" w:eastAsia="Courier New" w:cs="Courier New"/>
                    <w:color w:val="202020"/>
                    <w:sz w:val="20"/>
                    <w:szCs w:val="20"/>
                    <w:highlight w:val="white"/>
                  </w:rPr>
                </w:rPrChange>
              </w:rPr>
              <w:t>:</w:t>
            </w:r>
          </w:p>
          <w:p w14:paraId="03A03C6A">
            <w:pPr>
              <w:widowControl/>
              <w:shd w:val="clear" w:color="auto" w:fill="FFFFFF"/>
              <w:jc w:val="left"/>
              <w:rPr>
                <w:rFonts w:ascii="Courier New" w:hAnsi="Courier New" w:eastAsia="Courier New" w:cs="Courier New"/>
                <w:color w:val="202020"/>
                <w:sz w:val="20"/>
                <w:szCs w:val="20"/>
                <w:lang w:val="sr-Cyrl-RS"/>
                <w:rPrChange w:id="491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91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913"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491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915" w:author="Milan Stojkov" w:date="2026-10-02T11:00:00Z">
                  <w:rPr>
                    <w:rFonts w:ascii="Courier New" w:hAnsi="Courier New" w:eastAsia="Courier New" w:cs="Courier New"/>
                    <w:color w:val="0000FF"/>
                    <w:sz w:val="20"/>
                    <w:szCs w:val="20"/>
                    <w:highlight w:val="white"/>
                  </w:rPr>
                </w:rPrChange>
              </w:rPr>
              <w:t>None</w:t>
            </w:r>
          </w:p>
          <w:p w14:paraId="353A6728">
            <w:pPr>
              <w:widowControl/>
              <w:shd w:val="clear" w:color="auto" w:fill="FFFFFF"/>
              <w:jc w:val="left"/>
              <w:rPr>
                <w:rFonts w:ascii="Courier New" w:hAnsi="Courier New" w:eastAsia="Courier New" w:cs="Courier New"/>
                <w:i/>
                <w:iCs/>
                <w:sz w:val="20"/>
                <w:szCs w:val="20"/>
                <w:lang w:val="sr-Cyrl-RS"/>
                <w:rPrChange w:id="4916" w:author="Milan Stojkov" w:date="2026-10-02T11:00:00Z">
                  <w:rPr>
                    <w:rFonts w:ascii="Courier New" w:hAnsi="Courier New" w:eastAsia="Courier New" w:cs="Courier New"/>
                    <w:i/>
                    <w:iCs/>
                    <w:sz w:val="20"/>
                    <w:szCs w:val="20"/>
                  </w:rPr>
                </w:rPrChange>
              </w:rPr>
            </w:pPr>
            <w:r>
              <w:rPr>
                <w:rFonts w:ascii="Courier New" w:hAnsi="Courier New" w:eastAsia="Courier New" w:cs="Courier New"/>
                <w:color w:val="202020"/>
                <w:sz w:val="20"/>
                <w:szCs w:val="20"/>
                <w:highlight w:val="white"/>
                <w:lang w:val="sr-Cyrl-RS"/>
                <w:rPrChange w:id="491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918"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491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920" w:author="Milan Stojkov" w:date="2026-10-02T11:00:00Z">
                  <w:rPr>
                    <w:rFonts w:ascii="Courier New" w:hAnsi="Courier New" w:eastAsia="Courier New" w:cs="Courier New"/>
                    <w:color w:val="0000FF"/>
                    <w:sz w:val="20"/>
                    <w:szCs w:val="20"/>
                    <w:highlight w:val="white"/>
                  </w:rPr>
                </w:rPrChange>
              </w:rPr>
              <w:t>False</w:t>
            </w:r>
            <w:r>
              <w:rPr>
                <w:rFonts w:ascii="Courier New" w:hAnsi="Courier New" w:eastAsia="Courier New" w:cs="Courier New"/>
                <w:color w:val="202020"/>
                <w:sz w:val="20"/>
                <w:szCs w:val="20"/>
                <w:highlight w:val="white"/>
                <w:lang w:val="sr-Cyrl-RS"/>
                <w:rPrChange w:id="492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922"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492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924"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492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4926" w:author="Milan Stojkov" w:date="2026-10-02T11:00:00Z">
                  <w:rPr>
                    <w:rFonts w:ascii="Courier New" w:hAnsi="Courier New" w:eastAsia="Courier New" w:cs="Courier New"/>
                    <w:color w:val="8250DF"/>
                    <w:sz w:val="20"/>
                    <w:szCs w:val="20"/>
                    <w:highlight w:val="white"/>
                  </w:rPr>
                </w:rPrChange>
              </w:rPr>
              <w:t>offline</w:t>
            </w:r>
            <w:r>
              <w:rPr>
                <w:rFonts w:ascii="Courier New" w:hAnsi="Courier New" w:eastAsia="Courier New" w:cs="Courier New"/>
                <w:color w:val="202020"/>
                <w:sz w:val="20"/>
                <w:szCs w:val="20"/>
                <w:highlight w:val="white"/>
                <w:lang w:val="sr-Cyrl-RS"/>
                <w:rPrChange w:id="492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4928"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92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930"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493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932"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493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4934" w:author="Milan Stojkov" w:date="2026-10-02T11:00:00Z">
                  <w:rPr>
                    <w:rFonts w:ascii="Courier New" w:hAnsi="Courier New" w:eastAsia="Courier New" w:cs="Courier New"/>
                    <w:color w:val="AF00DB"/>
                    <w:sz w:val="20"/>
                    <w:szCs w:val="20"/>
                    <w:highlight w:val="white"/>
                  </w:rPr>
                </w:rPrChange>
              </w:rPr>
              <w:t>else</w:t>
            </w:r>
            <w:r>
              <w:rPr>
                <w:rFonts w:ascii="Courier New" w:hAnsi="Courier New" w:eastAsia="Courier New" w:cs="Courier New"/>
                <w:color w:val="202020"/>
                <w:sz w:val="20"/>
                <w:szCs w:val="20"/>
                <w:highlight w:val="white"/>
                <w:lang w:val="sr-Cyrl-RS"/>
                <w:rPrChange w:id="493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4936" w:author="Milan Stojkov" w:date="2026-10-02T11:00:00Z">
                  <w:rPr>
                    <w:rFonts w:ascii="Courier New" w:hAnsi="Courier New" w:eastAsia="Courier New" w:cs="Courier New"/>
                    <w:color w:val="0000FF"/>
                    <w:sz w:val="20"/>
                    <w:szCs w:val="20"/>
                    <w:highlight w:val="white"/>
                  </w:rPr>
                </w:rPrChange>
              </w:rPr>
              <w:t>None</w:t>
            </w:r>
          </w:p>
        </w:tc>
      </w:tr>
    </w:tbl>
    <w:p w14:paraId="7B011230">
      <w:pPr>
        <w:pBdr>
          <w:top w:val="none" w:color="auto" w:sz="0" w:space="0"/>
          <w:left w:val="none" w:color="auto" w:sz="0" w:space="0"/>
          <w:bottom w:val="none" w:color="auto" w:sz="0" w:space="0"/>
          <w:right w:val="none" w:color="auto" w:sz="0" w:space="0"/>
          <w:between w:val="none" w:color="auto" w:sz="0" w:space="0"/>
        </w:pBdr>
        <w:jc w:val="center"/>
        <w:rPr>
          <w:ins w:id="4937" w:author="Milica Radić" w:date="2026-10-03T18:34:31Z"/>
          <w:i/>
          <w:iCs/>
          <w:color w:val="000000"/>
          <w:sz w:val="20"/>
          <w:szCs w:val="20"/>
          <w:lang w:val="sr-Cyrl-RS"/>
        </w:rPr>
      </w:pPr>
      <w:r>
        <w:rPr>
          <w:i/>
          <w:iCs/>
          <w:color w:val="000000"/>
          <w:sz w:val="20"/>
          <w:szCs w:val="20"/>
          <w:lang w:val="sr-Cyrl-RS"/>
          <w:rPrChange w:id="4938" w:author="Milan Stojkov" w:date="2026-10-02T11:00:00Z">
            <w:rPr>
              <w:i/>
              <w:iCs/>
              <w:color w:val="000000"/>
              <w:sz w:val="20"/>
              <w:szCs w:val="20"/>
            </w:rPr>
          </w:rPrChange>
        </w:rPr>
        <w:t>Листинг 5.12 - Изостанак одзива током одсуства</w:t>
      </w:r>
    </w:p>
    <w:p w14:paraId="6A2E07D2">
      <w:pPr>
        <w:pBdr>
          <w:top w:val="none" w:color="auto" w:sz="0" w:space="0"/>
          <w:left w:val="none" w:color="auto" w:sz="0" w:space="0"/>
          <w:bottom w:val="none" w:color="auto" w:sz="0" w:space="0"/>
          <w:right w:val="none" w:color="auto" w:sz="0" w:space="0"/>
          <w:between w:val="none" w:color="auto" w:sz="0" w:space="0"/>
        </w:pBdr>
        <w:jc w:val="center"/>
        <w:rPr>
          <w:del w:id="4939" w:author="Milica Radić" w:date="2026-10-03T18:34:28Z"/>
          <w:i/>
          <w:iCs/>
          <w:color w:val="000000"/>
          <w:sz w:val="20"/>
          <w:szCs w:val="20"/>
          <w:lang w:val="sr-Cyrl-RS"/>
          <w:rPrChange w:id="4940" w:author="Milan Stojkov" w:date="2026-10-02T11:00:00Z">
            <w:rPr>
              <w:del w:id="4941" w:author="Milica Radić" w:date="2026-10-03T18:34:28Z"/>
              <w:i/>
              <w:iCs/>
              <w:color w:val="000000"/>
              <w:sz w:val="20"/>
              <w:szCs w:val="20"/>
            </w:rPr>
          </w:rPrChange>
        </w:rPr>
      </w:pPr>
    </w:p>
    <w:p w14:paraId="7BB61773">
      <w:pPr>
        <w:widowControl/>
        <w:pBdr>
          <w:top w:val="none" w:color="auto" w:sz="0" w:space="0"/>
          <w:left w:val="none" w:color="auto" w:sz="0" w:space="0"/>
          <w:bottom w:val="none" w:color="auto" w:sz="0" w:space="0"/>
          <w:right w:val="none" w:color="auto" w:sz="0" w:space="0"/>
          <w:between w:val="none" w:color="auto" w:sz="0" w:space="0"/>
        </w:pBdr>
        <w:ind w:firstLine="0"/>
        <w:jc w:val="center"/>
        <w:rPr>
          <w:ins w:id="4943" w:author="Milica Radić" w:date="2026-10-02T23:00:08Z"/>
          <w:lang w:val="sr-Cyrl-RS"/>
        </w:rPr>
        <w:pPrChange w:id="4942" w:author="Milica Radić" w:date="2026-10-03T18:34:29Z">
          <w:pPr>
            <w:widowControl w:val="0"/>
            <w:ind w:firstLine="360"/>
            <w:jc w:val="both"/>
          </w:pPr>
        </w:pPrChange>
      </w:pPr>
    </w:p>
    <w:p w14:paraId="7323A383">
      <w:pPr>
        <w:widowControl w:val="0"/>
        <w:ind w:firstLine="360"/>
        <w:jc w:val="both"/>
        <w:rPr>
          <w:ins w:id="4944" w:author="Milica Radić" w:date="2026-10-02T22:38:51Z"/>
          <w:lang w:val="sr-Cyrl-RS"/>
        </w:rPr>
      </w:pPr>
      <w:r>
        <w:rPr>
          <w:lang w:val="sr-Cyrl-RS"/>
          <w:rPrChange w:id="4945" w:author="Milan Stojkov" w:date="2026-10-02T11:00:00Z">
            <w:rPr/>
          </w:rPrChange>
        </w:rPr>
        <w:t>Селективно прослеђивање уводи повремену неодзивност</w:t>
      </w:r>
      <w:ins w:id="4946" w:author="Milica Radić" w:date="2026-10-02T22:57:35Z">
        <w:r>
          <w:rPr>
            <w:rFonts w:hint="default"/>
            <w:lang w:val="sr-Cyrl-RS"/>
          </w:rPr>
          <w:t xml:space="preserve">, </w:t>
        </w:r>
      </w:ins>
      <w:ins w:id="4947" w:author="Milica Radić" w:date="2026-10-02T22:57:30Z">
        <w:r>
          <w:rPr>
            <w:rFonts w:hint="default"/>
            <w:lang w:val="sr-Cyrl-RS"/>
          </w:rPr>
          <w:t xml:space="preserve">дату у </w:t>
        </w:r>
      </w:ins>
      <w:ins w:id="4948" w:author="Milica Radić" w:date="2026-10-03T18:28:57Z">
        <w:r>
          <w:rPr>
            <w:rFonts w:hint="default"/>
            <w:lang w:val="sr-Cyrl-RS"/>
          </w:rPr>
          <w:t>Л</w:t>
        </w:r>
      </w:ins>
      <w:ins w:id="4949" w:author="Milica Radić" w:date="2026-10-02T22:57:30Z">
        <w:r>
          <w:rPr>
            <w:rFonts w:hint="default"/>
            <w:lang w:val="sr-Cyrl-RS"/>
          </w:rPr>
          <w:t>истингу 5.13</w:t>
        </w:r>
      </w:ins>
      <w:r>
        <w:rPr>
          <w:lang w:val="sr-Cyrl-RS"/>
          <w:rPrChange w:id="4950" w:author="Milan Stojkov" w:date="2026-10-02T11:00:00Z">
            <w:rPr/>
          </w:rPrChange>
        </w:rPr>
        <w:t>. Ознака генератора овде не садржи примаоца, па је одлука иста према свим суседима у датој рунди</w:t>
      </w:r>
      <w:ins w:id="4951" w:author="Milica Radić" w:date="2026-10-02T22:57:46Z">
        <w:r>
          <w:rPr>
            <w:rFonts w:hint="default"/>
            <w:lang w:val="sr-Cyrl-RS"/>
          </w:rPr>
          <w:t>.</w:t>
        </w:r>
      </w:ins>
      <w:del w:id="4952" w:author="Milica Radić" w:date="2026-10-02T22:57:45Z">
        <w:r>
          <w:rPr>
            <w:lang w:val="sr-Cyrl-RS"/>
            <w:rPrChange w:id="4953" w:author="Milan Stojkov" w:date="2026-10-02T11:00:00Z">
              <w:rPr/>
            </w:rPrChange>
          </w:rPr>
          <w:delText>:</w:delText>
        </w:r>
      </w:del>
    </w:p>
    <w:p w14:paraId="1E87C4F9">
      <w:pPr>
        <w:widowControl w:val="0"/>
        <w:ind w:firstLine="0"/>
        <w:jc w:val="both"/>
        <w:rPr>
          <w:lang w:val="sr-Cyrl-RS"/>
          <w:rPrChange w:id="4955" w:author="Milan Stojkov" w:date="2026-10-02T11:00:00Z">
            <w:rPr/>
          </w:rPrChange>
        </w:rPr>
        <w:pPrChange w:id="4954" w:author="Milica Radić" w:date="2026-10-02T22:59:04Z">
          <w:pPr>
            <w:widowControl w:val="0"/>
            <w:ind w:firstLine="360"/>
            <w:jc w:val="both"/>
          </w:pPr>
        </w:pPrChange>
      </w:pPr>
    </w:p>
    <w:tbl>
      <w:tblPr>
        <w:tblStyle w:val="6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4956" w:author="Milica Radić" w:date="2026-10-02T22:38:49Z">
          <w:tblPr>
            <w:tblStyle w:val="65"/>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4957">
          <w:tblGrid>
            <w:gridCol w:w="8724"/>
          </w:tblGrid>
        </w:tblGridChange>
      </w:tblGrid>
      <w:tr w14:paraId="5B3E3B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4958" w:author="Milica Radić" w:date="2026-10-02T22:38:4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left w:w="108" w:type="dxa"/>
              <w:right w:w="108" w:type="dxa"/>
            </w:tcMar>
            <w:tcPrChange w:id="4959" w:author="Milica Radić" w:date="2026-10-02T22:38:49Z">
              <w:tcPr>
                <w:tcW w:w="8724" w:type="dxa"/>
                <w:tcBorders>
                  <w:top w:val="single" w:color="000000" w:sz="4" w:space="0"/>
                  <w:left w:val="single" w:color="000000" w:sz="4" w:space="0"/>
                  <w:bottom w:val="single" w:color="000000" w:sz="4" w:space="0"/>
                  <w:right w:val="single" w:color="000000" w:sz="4" w:space="0"/>
                </w:tcBorders>
                <w:tcMar>
                  <w:left w:w="108" w:type="dxa"/>
                  <w:right w:w="108" w:type="dxa"/>
                </w:tcMar>
              </w:tcPr>
            </w:tcPrChange>
          </w:tcPr>
          <w:p w14:paraId="3944BDF8">
            <w:pPr>
              <w:widowControl/>
              <w:shd w:val="clear" w:color="auto" w:fill="FFFFFF"/>
              <w:jc w:val="left"/>
              <w:rPr>
                <w:rFonts w:ascii="Courier New" w:hAnsi="Courier New" w:eastAsia="Courier New" w:cs="Courier New"/>
                <w:color w:val="202020"/>
                <w:sz w:val="20"/>
                <w:szCs w:val="20"/>
                <w:lang w:val="sr-Cyrl-RS"/>
                <w:rPrChange w:id="4960"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CF222E"/>
                <w:sz w:val="20"/>
                <w:szCs w:val="20"/>
                <w:highlight w:val="white"/>
                <w:lang w:val="sr-Cyrl-RS"/>
                <w:rPrChange w:id="4961" w:author="Milan Stojkov" w:date="2026-10-02T11:00:00Z">
                  <w:rPr>
                    <w:rFonts w:ascii="Courier New" w:hAnsi="Courier New" w:eastAsia="Courier New" w:cs="Courier New"/>
                    <w:color w:val="CF222E"/>
                    <w:sz w:val="20"/>
                    <w:szCs w:val="20"/>
                    <w:highlight w:val="white"/>
                  </w:rPr>
                </w:rPrChange>
              </w:rPr>
              <w:t>class</w:t>
            </w:r>
            <w:r>
              <w:rPr>
                <w:rFonts w:ascii="Courier New" w:hAnsi="Courier New" w:eastAsia="Courier New" w:cs="Courier New"/>
                <w:color w:val="202020"/>
                <w:sz w:val="20"/>
                <w:szCs w:val="20"/>
                <w:highlight w:val="white"/>
                <w:lang w:val="sr-Cyrl-RS"/>
                <w:rPrChange w:id="496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963" w:author="Milan Stojkov" w:date="2026-10-02T11:00:00Z">
                  <w:rPr>
                    <w:rFonts w:ascii="Courier New" w:hAnsi="Courier New" w:eastAsia="Courier New" w:cs="Courier New"/>
                    <w:color w:val="267F99"/>
                    <w:sz w:val="20"/>
                    <w:szCs w:val="20"/>
                    <w:highlight w:val="white"/>
                  </w:rPr>
                </w:rPrChange>
              </w:rPr>
              <w:t>SelectiveForwardingAttack</w:t>
            </w:r>
            <w:r>
              <w:rPr>
                <w:rFonts w:ascii="Courier New" w:hAnsi="Courier New" w:eastAsia="Courier New" w:cs="Courier New"/>
                <w:color w:val="202020"/>
                <w:sz w:val="20"/>
                <w:szCs w:val="20"/>
                <w:highlight w:val="white"/>
                <w:lang w:val="sr-Cyrl-RS"/>
                <w:rPrChange w:id="496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4965" w:author="Milan Stojkov" w:date="2026-10-02T11:00:00Z">
                  <w:rPr>
                    <w:rFonts w:ascii="Courier New" w:hAnsi="Courier New" w:eastAsia="Courier New" w:cs="Courier New"/>
                    <w:color w:val="267F99"/>
                    <w:sz w:val="20"/>
                    <w:szCs w:val="20"/>
                    <w:highlight w:val="white"/>
                  </w:rPr>
                </w:rPrChange>
              </w:rPr>
              <w:t>BaseAttack</w:t>
            </w:r>
            <w:r>
              <w:rPr>
                <w:rFonts w:ascii="Courier New" w:hAnsi="Courier New" w:eastAsia="Courier New" w:cs="Courier New"/>
                <w:color w:val="202020"/>
                <w:sz w:val="20"/>
                <w:szCs w:val="20"/>
                <w:highlight w:val="white"/>
                <w:lang w:val="sr-Cyrl-RS"/>
                <w:rPrChange w:id="4966" w:author="Milan Stojkov" w:date="2026-10-02T11:00:00Z">
                  <w:rPr>
                    <w:rFonts w:ascii="Courier New" w:hAnsi="Courier New" w:eastAsia="Courier New" w:cs="Courier New"/>
                    <w:color w:val="202020"/>
                    <w:sz w:val="20"/>
                    <w:szCs w:val="20"/>
                    <w:highlight w:val="white"/>
                  </w:rPr>
                </w:rPrChange>
              </w:rPr>
              <w:t>):</w:t>
            </w:r>
          </w:p>
          <w:p w14:paraId="1D38A3CB">
            <w:pPr>
              <w:widowControl/>
              <w:shd w:val="clear" w:color="auto" w:fill="FFFFFF"/>
              <w:jc w:val="left"/>
              <w:rPr>
                <w:rFonts w:ascii="Courier New" w:hAnsi="Courier New" w:eastAsia="Courier New" w:cs="Courier New"/>
                <w:color w:val="202020"/>
                <w:sz w:val="20"/>
                <w:szCs w:val="20"/>
                <w:lang w:val="sr-Cyrl-RS"/>
                <w:rPrChange w:id="4967"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96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4969" w:author="Milan Stojkov" w:date="2026-10-02T11:00:00Z">
                  <w:rPr>
                    <w:rFonts w:ascii="Courier New" w:hAnsi="Courier New" w:eastAsia="Courier New" w:cs="Courier New"/>
                    <w:color w:val="1F2328"/>
                    <w:sz w:val="20"/>
                    <w:szCs w:val="20"/>
                    <w:highlight w:val="white"/>
                  </w:rPr>
                </w:rPrChange>
              </w:rPr>
              <w:t>name</w:t>
            </w:r>
            <w:r>
              <w:rPr>
                <w:rFonts w:ascii="Courier New" w:hAnsi="Courier New" w:eastAsia="Courier New" w:cs="Courier New"/>
                <w:color w:val="202020"/>
                <w:sz w:val="20"/>
                <w:szCs w:val="20"/>
                <w:highlight w:val="white"/>
                <w:lang w:val="sr-Cyrl-RS"/>
                <w:rPrChange w:id="497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4971"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497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4973" w:author="Milan Stojkov" w:date="2026-10-02T11:00:00Z">
                  <w:rPr>
                    <w:rFonts w:ascii="Courier New" w:hAnsi="Courier New" w:eastAsia="Courier New" w:cs="Courier New"/>
                    <w:color w:val="0A3069"/>
                    <w:sz w:val="20"/>
                    <w:szCs w:val="20"/>
                    <w:highlight w:val="white"/>
                  </w:rPr>
                </w:rPrChange>
              </w:rPr>
              <w:t>"selective_forwarding"</w:t>
            </w:r>
          </w:p>
          <w:p w14:paraId="20F06E47">
            <w:pPr>
              <w:widowControl/>
              <w:jc w:val="left"/>
              <w:rPr>
                <w:del w:id="4974" w:author="Milica Radić" w:date="2026-10-02T22:59:00Z"/>
                <w:rFonts w:ascii="Courier New" w:hAnsi="Courier New" w:eastAsia="Courier New" w:cs="Courier New"/>
                <w:sz w:val="20"/>
                <w:szCs w:val="20"/>
                <w:lang w:val="sr-Cyrl-RS"/>
                <w:rPrChange w:id="4975" w:author="Milan Stojkov" w:date="2026-10-02T11:00:00Z">
                  <w:rPr>
                    <w:del w:id="4976" w:author="Milica Radić" w:date="2026-10-02T22:59:00Z"/>
                    <w:rFonts w:ascii="Courier New" w:hAnsi="Courier New" w:eastAsia="Courier New" w:cs="Courier New"/>
                    <w:sz w:val="20"/>
                    <w:szCs w:val="20"/>
                  </w:rPr>
                </w:rPrChange>
              </w:rPr>
            </w:pPr>
          </w:p>
          <w:p w14:paraId="42C350DE">
            <w:pPr>
              <w:widowControl/>
              <w:shd w:val="clear" w:color="auto" w:fill="FFFFFF"/>
              <w:jc w:val="left"/>
              <w:rPr>
                <w:del w:id="4977" w:author="Milica Radić" w:date="2026-10-02T22:58:57Z"/>
                <w:rFonts w:ascii="Courier New" w:hAnsi="Courier New" w:eastAsia="Courier New" w:cs="Courier New"/>
                <w:color w:val="202020"/>
                <w:sz w:val="20"/>
                <w:szCs w:val="20"/>
                <w:lang w:val="sr-Cyrl-RS"/>
                <w:rPrChange w:id="4978" w:author="Milan Stojkov" w:date="2026-10-02T11:00:00Z">
                  <w:rPr>
                    <w:del w:id="4979" w:author="Milica Radić" w:date="2026-10-02T22:58:57Z"/>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498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4981"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498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4983" w:author="Milan Stojkov" w:date="2026-10-02T11:00:00Z">
                  <w:rPr>
                    <w:rFonts w:ascii="Courier New" w:hAnsi="Courier New" w:eastAsia="Courier New" w:cs="Courier New"/>
                    <w:color w:val="8250DF"/>
                    <w:sz w:val="20"/>
                    <w:szCs w:val="20"/>
                    <w:highlight w:val="white"/>
                  </w:rPr>
                </w:rPrChange>
              </w:rPr>
              <w:t>responds</w:t>
            </w:r>
            <w:r>
              <w:rPr>
                <w:rFonts w:ascii="Courier New" w:hAnsi="Courier New" w:eastAsia="Courier New" w:cs="Courier New"/>
                <w:color w:val="202020"/>
                <w:sz w:val="20"/>
                <w:szCs w:val="20"/>
                <w:highlight w:val="white"/>
                <w:lang w:val="sr-Cyrl-RS"/>
                <w:rPrChange w:id="498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4985"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498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987"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498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989" w:author="Milan Stojkov" w:date="2026-10-02T11:00:00Z">
                  <w:rPr>
                    <w:rFonts w:ascii="Courier New" w:hAnsi="Courier New" w:eastAsia="Courier New" w:cs="Courier New"/>
                    <w:color w:val="267F99"/>
                    <w:sz w:val="20"/>
                    <w:szCs w:val="20"/>
                    <w:highlight w:val="white"/>
                  </w:rPr>
                </w:rPrChange>
              </w:rPr>
              <w:t>AttackContext</w:t>
            </w:r>
            <w:r>
              <w:rPr>
                <w:rFonts w:ascii="Courier New" w:hAnsi="Courier New" w:eastAsia="Courier New" w:cs="Courier New"/>
                <w:color w:val="202020"/>
                <w:sz w:val="20"/>
                <w:szCs w:val="20"/>
                <w:highlight w:val="white"/>
                <w:lang w:val="sr-Cyrl-RS"/>
                <w:rPrChange w:id="499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991"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499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993"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499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4995"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499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4997"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4998" w:author="Milan Stojkov" w:date="2026-10-02T11:00:00Z">
                  <w:rPr>
                    <w:rFonts w:ascii="Courier New" w:hAnsi="Courier New" w:eastAsia="Courier New" w:cs="Courier New"/>
                    <w:color w:val="202020"/>
                    <w:sz w:val="20"/>
                    <w:szCs w:val="20"/>
                    <w:highlight w:val="white"/>
                  </w:rPr>
                </w:rPrChange>
              </w:rPr>
              <w:t>,</w:t>
            </w:r>
            <w:ins w:id="4999" w:author="Milica Radić" w:date="2026-10-02T22:58:58Z">
              <w:r>
                <w:rPr>
                  <w:rFonts w:hint="default" w:ascii="Courier New" w:hAnsi="Courier New" w:eastAsia="Courier New" w:cs="Courier New"/>
                  <w:color w:val="202020"/>
                  <w:sz w:val="20"/>
                  <w:szCs w:val="20"/>
                  <w:highlight w:val="white"/>
                  <w:lang w:val="sr-Cyrl-RS"/>
                </w:rPr>
                <w:t xml:space="preserve"> </w:t>
              </w:r>
            </w:ins>
          </w:p>
          <w:p w14:paraId="5A021B88">
            <w:pPr>
              <w:widowControl/>
              <w:shd w:val="clear" w:color="auto" w:fill="FFFFFF"/>
              <w:jc w:val="left"/>
              <w:rPr>
                <w:rFonts w:ascii="Courier New" w:hAnsi="Courier New" w:eastAsia="Courier New" w:cs="Courier New"/>
                <w:color w:val="202020"/>
                <w:sz w:val="20"/>
                <w:szCs w:val="20"/>
                <w:lang w:val="sr-Cyrl-RS"/>
                <w:rPrChange w:id="5000" w:author="Milan Stojkov" w:date="2026-10-02T11:00:00Z">
                  <w:rPr>
                    <w:rFonts w:ascii="Courier New" w:hAnsi="Courier New" w:eastAsia="Courier New" w:cs="Courier New"/>
                    <w:color w:val="202020"/>
                    <w:sz w:val="20"/>
                    <w:szCs w:val="20"/>
                  </w:rPr>
                </w:rPrChange>
              </w:rPr>
            </w:pPr>
            <w:del w:id="5001" w:author="Milica Radić" w:date="2026-10-02T22:58:57Z">
              <w:r>
                <w:rPr>
                  <w:rFonts w:ascii="Courier New" w:hAnsi="Courier New" w:eastAsia="Courier New" w:cs="Courier New"/>
                  <w:color w:val="202020"/>
                  <w:sz w:val="20"/>
                  <w:szCs w:val="20"/>
                  <w:highlight w:val="white"/>
                  <w:lang w:val="sr-Cyrl-RS"/>
                  <w:rPrChange w:id="5002" w:author="Milan Stojkov" w:date="2026-10-02T11:00:00Z">
                    <w:rPr>
                      <w:rFonts w:ascii="Courier New" w:hAnsi="Courier New" w:eastAsia="Courier New" w:cs="Courier New"/>
                      <w:color w:val="202020"/>
                      <w:sz w:val="20"/>
                      <w:szCs w:val="20"/>
                      <w:highlight w:val="white"/>
                    </w:rPr>
                  </w:rPrChange>
                </w:rPr>
                <w:delText>                 </w:delText>
              </w:r>
            </w:del>
            <w:r>
              <w:rPr>
                <w:rFonts w:ascii="Courier New" w:hAnsi="Courier New" w:eastAsia="Courier New" w:cs="Courier New"/>
                <w:color w:val="953800"/>
                <w:sz w:val="20"/>
                <w:szCs w:val="20"/>
                <w:highlight w:val="white"/>
                <w:lang w:val="sr-Cyrl-RS"/>
                <w:rPrChange w:id="5003" w:author="Milan Stojkov" w:date="2026-10-02T11:00:00Z">
                  <w:rPr>
                    <w:rFonts w:ascii="Courier New" w:hAnsi="Courier New" w:eastAsia="Courier New" w:cs="Courier New"/>
                    <w:color w:val="953800"/>
                    <w:sz w:val="20"/>
                    <w:szCs w:val="20"/>
                    <w:highlight w:val="white"/>
                  </w:rPr>
                </w:rPrChange>
              </w:rPr>
              <w:t>target</w:t>
            </w:r>
            <w:r>
              <w:rPr>
                <w:rFonts w:ascii="Courier New" w:hAnsi="Courier New" w:eastAsia="Courier New" w:cs="Courier New"/>
                <w:color w:val="202020"/>
                <w:sz w:val="20"/>
                <w:szCs w:val="20"/>
                <w:highlight w:val="white"/>
                <w:lang w:val="sr-Cyrl-RS"/>
                <w:rPrChange w:id="500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005" w:author="Milan Stojkov" w:date="2026-10-02T11:00:00Z">
                  <w:rPr>
                    <w:rFonts w:ascii="Courier New" w:hAnsi="Courier New" w:eastAsia="Courier New" w:cs="Courier New"/>
                    <w:color w:val="267F99"/>
                    <w:sz w:val="20"/>
                    <w:szCs w:val="20"/>
                    <w:highlight w:val="white"/>
                  </w:rPr>
                </w:rPrChange>
              </w:rPr>
              <w:t>Optional</w:t>
            </w:r>
            <w:r>
              <w:rPr>
                <w:rFonts w:ascii="Courier New" w:hAnsi="Courier New" w:eastAsia="Courier New" w:cs="Courier New"/>
                <w:color w:val="202020"/>
                <w:sz w:val="20"/>
                <w:szCs w:val="20"/>
                <w:highlight w:val="white"/>
                <w:lang w:val="sr-Cyrl-RS"/>
                <w:rPrChange w:id="500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007"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00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009"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01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011"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5012"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5013" w:author="Milan Stojkov" w:date="2026-10-02T11:00:00Z">
                  <w:rPr>
                    <w:rFonts w:ascii="Courier New" w:hAnsi="Courier New" w:eastAsia="Courier New" w:cs="Courier New"/>
                    <w:color w:val="267F99"/>
                    <w:sz w:val="20"/>
                    <w:szCs w:val="20"/>
                    <w:highlight w:val="white"/>
                  </w:rPr>
                </w:rPrChange>
              </w:rPr>
              <w:t>Optional</w:t>
            </w:r>
            <w:r>
              <w:rPr>
                <w:rFonts w:ascii="Courier New" w:hAnsi="Courier New" w:eastAsia="Courier New" w:cs="Courier New"/>
                <w:color w:val="202020"/>
                <w:sz w:val="20"/>
                <w:szCs w:val="20"/>
                <w:highlight w:val="white"/>
                <w:lang w:val="sr-Cyrl-RS"/>
                <w:rPrChange w:id="501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015" w:author="Milan Stojkov" w:date="2026-10-02T11:00:00Z">
                  <w:rPr>
                    <w:rFonts w:ascii="Courier New" w:hAnsi="Courier New" w:eastAsia="Courier New" w:cs="Courier New"/>
                    <w:color w:val="267F99"/>
                    <w:sz w:val="20"/>
                    <w:szCs w:val="20"/>
                    <w:highlight w:val="white"/>
                  </w:rPr>
                </w:rPrChange>
              </w:rPr>
              <w:t>bool</w:t>
            </w:r>
            <w:r>
              <w:rPr>
                <w:rFonts w:ascii="Courier New" w:hAnsi="Courier New" w:eastAsia="Courier New" w:cs="Courier New"/>
                <w:color w:val="202020"/>
                <w:sz w:val="20"/>
                <w:szCs w:val="20"/>
                <w:highlight w:val="white"/>
                <w:lang w:val="sr-Cyrl-RS"/>
                <w:rPrChange w:id="5016" w:author="Milan Stojkov" w:date="2026-10-02T11:00:00Z">
                  <w:rPr>
                    <w:rFonts w:ascii="Courier New" w:hAnsi="Courier New" w:eastAsia="Courier New" w:cs="Courier New"/>
                    <w:color w:val="202020"/>
                    <w:sz w:val="20"/>
                    <w:szCs w:val="20"/>
                    <w:highlight w:val="white"/>
                  </w:rPr>
                </w:rPrChange>
              </w:rPr>
              <w:t>]:</w:t>
            </w:r>
          </w:p>
          <w:p w14:paraId="1DE703CE">
            <w:pPr>
              <w:widowControl/>
              <w:shd w:val="clear" w:color="auto" w:fill="FFFFFF"/>
              <w:jc w:val="left"/>
              <w:rPr>
                <w:rFonts w:ascii="Courier New" w:hAnsi="Courier New" w:eastAsia="Courier New" w:cs="Courier New"/>
                <w:color w:val="202020"/>
                <w:sz w:val="20"/>
                <w:szCs w:val="20"/>
                <w:lang w:val="sr-Cyrl-RS"/>
                <w:rPrChange w:id="5017"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01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019"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502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021"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02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023"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02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025" w:author="Milan Stojkov" w:date="2026-10-02T11:00:00Z">
                  <w:rPr>
                    <w:rFonts w:ascii="Courier New" w:hAnsi="Courier New" w:eastAsia="Courier New" w:cs="Courier New"/>
                    <w:color w:val="1F2328"/>
                    <w:sz w:val="20"/>
                    <w:szCs w:val="20"/>
                    <w:highlight w:val="white"/>
                  </w:rPr>
                </w:rPrChange>
              </w:rPr>
              <w:t>params</w:t>
            </w:r>
          </w:p>
          <w:p w14:paraId="4289AFAE">
            <w:pPr>
              <w:widowControl/>
              <w:shd w:val="clear" w:color="auto" w:fill="FFFFFF"/>
              <w:jc w:val="left"/>
              <w:rPr>
                <w:rFonts w:ascii="Courier New" w:hAnsi="Courier New" w:eastAsia="Courier New" w:cs="Courier New"/>
                <w:color w:val="202020"/>
                <w:sz w:val="20"/>
                <w:szCs w:val="20"/>
                <w:lang w:val="sr-Cyrl-RS"/>
                <w:rPrChange w:id="502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02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028"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502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030"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5031" w:author="Milan Stojkov" w:date="2026-10-02T11:00:00Z">
                  <w:rPr>
                    <w:rFonts w:ascii="Courier New" w:hAnsi="Courier New" w:eastAsia="Courier New" w:cs="Courier New"/>
                    <w:color w:val="202020"/>
                    <w:sz w:val="20"/>
                    <w:szCs w:val="20"/>
                    <w:highlight w:val="white"/>
                  </w:rPr>
                </w:rPrChange>
              </w:rPr>
              <w:t xml:space="preserve">.unresponsive_p </w:t>
            </w:r>
            <w:r>
              <w:rPr>
                <w:rFonts w:ascii="Courier New" w:hAnsi="Courier New" w:eastAsia="Courier New" w:cs="Courier New"/>
                <w:color w:val="000000"/>
                <w:sz w:val="20"/>
                <w:szCs w:val="20"/>
                <w:highlight w:val="white"/>
                <w:lang w:val="sr-Cyrl-RS"/>
                <w:rPrChange w:id="5032" w:author="Milan Stojkov" w:date="2026-10-02T11:00:00Z">
                  <w:rPr>
                    <w:rFonts w:ascii="Courier New" w:hAnsi="Courier New" w:eastAsia="Courier New" w:cs="Courier New"/>
                    <w:color w:val="000000"/>
                    <w:sz w:val="20"/>
                    <w:szCs w:val="20"/>
                    <w:highlight w:val="white"/>
                  </w:rPr>
                </w:rPrChange>
              </w:rPr>
              <w:t>&lt;=</w:t>
            </w:r>
            <w:r>
              <w:rPr>
                <w:rFonts w:ascii="Courier New" w:hAnsi="Courier New" w:eastAsia="Courier New" w:cs="Courier New"/>
                <w:color w:val="202020"/>
                <w:sz w:val="20"/>
                <w:szCs w:val="20"/>
                <w:highlight w:val="white"/>
                <w:lang w:val="sr-Cyrl-RS"/>
                <w:rPrChange w:id="503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98658"/>
                <w:sz w:val="20"/>
                <w:szCs w:val="20"/>
                <w:highlight w:val="white"/>
                <w:lang w:val="sr-Cyrl-RS"/>
                <w:rPrChange w:id="5034" w:author="Milan Stojkov" w:date="2026-10-02T11:00:00Z">
                  <w:rPr>
                    <w:rFonts w:ascii="Courier New" w:hAnsi="Courier New" w:eastAsia="Courier New" w:cs="Courier New"/>
                    <w:color w:val="098658"/>
                    <w:sz w:val="20"/>
                    <w:szCs w:val="20"/>
                    <w:highlight w:val="white"/>
                  </w:rPr>
                </w:rPrChange>
              </w:rPr>
              <w:t>0.0</w:t>
            </w:r>
            <w:r>
              <w:rPr>
                <w:rFonts w:ascii="Courier New" w:hAnsi="Courier New" w:eastAsia="Courier New" w:cs="Courier New"/>
                <w:color w:val="202020"/>
                <w:sz w:val="20"/>
                <w:szCs w:val="20"/>
                <w:highlight w:val="white"/>
                <w:lang w:val="sr-Cyrl-RS"/>
                <w:rPrChange w:id="503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036" w:author="Milan Stojkov" w:date="2026-10-02T11:00:00Z">
                  <w:rPr>
                    <w:rFonts w:ascii="Courier New" w:hAnsi="Courier New" w:eastAsia="Courier New" w:cs="Courier New"/>
                    <w:color w:val="0000FF"/>
                    <w:sz w:val="20"/>
                    <w:szCs w:val="20"/>
                    <w:highlight w:val="white"/>
                  </w:rPr>
                </w:rPrChange>
              </w:rPr>
              <w:t>or</w:t>
            </w:r>
            <w:r>
              <w:rPr>
                <w:rFonts w:ascii="Courier New" w:hAnsi="Courier New" w:eastAsia="Courier New" w:cs="Courier New"/>
                <w:color w:val="202020"/>
                <w:sz w:val="20"/>
                <w:szCs w:val="20"/>
                <w:highlight w:val="white"/>
                <w:lang w:val="sr-Cyrl-RS"/>
                <w:rPrChange w:id="503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038"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503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040"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504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042" w:author="Milan Stojkov" w:date="2026-10-02T11:00:00Z">
                  <w:rPr>
                    <w:rFonts w:ascii="Courier New" w:hAnsi="Courier New" w:eastAsia="Courier New" w:cs="Courier New"/>
                    <w:color w:val="0000FF"/>
                    <w:sz w:val="20"/>
                    <w:szCs w:val="20"/>
                    <w:highlight w:val="white"/>
                  </w:rPr>
                </w:rPrChange>
              </w:rPr>
              <w:t>in</w:t>
            </w:r>
            <w:r>
              <w:rPr>
                <w:rFonts w:ascii="Courier New" w:hAnsi="Courier New" w:eastAsia="Courier New" w:cs="Courier New"/>
                <w:color w:val="202020"/>
                <w:sz w:val="20"/>
                <w:szCs w:val="20"/>
                <w:highlight w:val="white"/>
                <w:lang w:val="sr-Cyrl-RS"/>
                <w:rPrChange w:id="504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044"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04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046" w:author="Milan Stojkov" w:date="2026-10-02T11:00:00Z">
                  <w:rPr>
                    <w:rFonts w:ascii="Courier New" w:hAnsi="Courier New" w:eastAsia="Courier New" w:cs="Courier New"/>
                    <w:color w:val="1F2328"/>
                    <w:sz w:val="20"/>
                    <w:szCs w:val="20"/>
                    <w:highlight w:val="white"/>
                  </w:rPr>
                </w:rPrChange>
              </w:rPr>
              <w:t>sybil_ids</w:t>
            </w:r>
            <w:r>
              <w:rPr>
                <w:rFonts w:ascii="Courier New" w:hAnsi="Courier New" w:eastAsia="Courier New" w:cs="Courier New"/>
                <w:color w:val="202020"/>
                <w:sz w:val="20"/>
                <w:szCs w:val="20"/>
                <w:highlight w:val="white"/>
                <w:lang w:val="sr-Cyrl-RS"/>
                <w:rPrChange w:id="5047" w:author="Milan Stojkov" w:date="2026-10-02T11:00:00Z">
                  <w:rPr>
                    <w:rFonts w:ascii="Courier New" w:hAnsi="Courier New" w:eastAsia="Courier New" w:cs="Courier New"/>
                    <w:color w:val="202020"/>
                    <w:sz w:val="20"/>
                    <w:szCs w:val="20"/>
                    <w:highlight w:val="white"/>
                  </w:rPr>
                </w:rPrChange>
              </w:rPr>
              <w:t>:</w:t>
            </w:r>
          </w:p>
          <w:p w14:paraId="372588BE">
            <w:pPr>
              <w:widowControl/>
              <w:shd w:val="clear" w:color="auto" w:fill="FFFFFF"/>
              <w:jc w:val="left"/>
              <w:rPr>
                <w:rFonts w:ascii="Courier New" w:hAnsi="Courier New" w:eastAsia="Courier New" w:cs="Courier New"/>
                <w:color w:val="202020"/>
                <w:sz w:val="20"/>
                <w:szCs w:val="20"/>
                <w:lang w:val="sr-Cyrl-RS"/>
                <w:rPrChange w:id="504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04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050"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505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052" w:author="Milan Stojkov" w:date="2026-10-02T11:00:00Z">
                  <w:rPr>
                    <w:rFonts w:ascii="Courier New" w:hAnsi="Courier New" w:eastAsia="Courier New" w:cs="Courier New"/>
                    <w:color w:val="0000FF"/>
                    <w:sz w:val="20"/>
                    <w:szCs w:val="20"/>
                    <w:highlight w:val="white"/>
                  </w:rPr>
                </w:rPrChange>
              </w:rPr>
              <w:t>None</w:t>
            </w:r>
          </w:p>
          <w:p w14:paraId="35FBB565">
            <w:pPr>
              <w:widowControl/>
              <w:shd w:val="clear" w:color="auto" w:fill="FFFFFF"/>
              <w:jc w:val="left"/>
              <w:rPr>
                <w:rFonts w:ascii="Courier New" w:hAnsi="Courier New" w:eastAsia="Courier New" w:cs="Courier New"/>
                <w:color w:val="202020"/>
                <w:sz w:val="20"/>
                <w:szCs w:val="20"/>
                <w:lang w:val="sr-Cyrl-RS"/>
                <w:rPrChange w:id="5053"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05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055"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505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057"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05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5059" w:author="Milan Stojkov" w:date="2026-10-02T11:00:00Z">
                  <w:rPr>
                    <w:rFonts w:ascii="Courier New" w:hAnsi="Courier New" w:eastAsia="Courier New" w:cs="Courier New"/>
                    <w:color w:val="8250DF"/>
                    <w:sz w:val="20"/>
                    <w:szCs w:val="20"/>
                    <w:highlight w:val="white"/>
                  </w:rPr>
                </w:rPrChange>
              </w:rPr>
              <w:t>module_rng</w:t>
            </w:r>
            <w:r>
              <w:rPr>
                <w:rFonts w:ascii="Courier New" w:hAnsi="Courier New" w:eastAsia="Courier New" w:cs="Courier New"/>
                <w:color w:val="202020"/>
                <w:sz w:val="20"/>
                <w:szCs w:val="20"/>
                <w:highlight w:val="white"/>
                <w:lang w:val="sr-Cyrl-RS"/>
                <w:rPrChange w:id="506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5061"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06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063"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506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065"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506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5067" w:author="Milan Stojkov" w:date="2026-10-02T11:00:00Z">
                  <w:rPr>
                    <w:rFonts w:ascii="Courier New" w:hAnsi="Courier New" w:eastAsia="Courier New" w:cs="Courier New"/>
                    <w:color w:val="0A3069"/>
                    <w:sz w:val="20"/>
                    <w:szCs w:val="20"/>
                    <w:highlight w:val="white"/>
                  </w:rPr>
                </w:rPrChange>
              </w:rPr>
              <w:t>"unresponsive"</w:t>
            </w:r>
            <w:r>
              <w:rPr>
                <w:rFonts w:ascii="Courier New" w:hAnsi="Courier New" w:eastAsia="Courier New" w:cs="Courier New"/>
                <w:color w:val="202020"/>
                <w:sz w:val="20"/>
                <w:szCs w:val="20"/>
                <w:highlight w:val="white"/>
                <w:lang w:val="sr-Cyrl-RS"/>
                <w:rPrChange w:id="5068" w:author="Milan Stojkov" w:date="2026-10-02T11:00:00Z">
                  <w:rPr>
                    <w:rFonts w:ascii="Courier New" w:hAnsi="Courier New" w:eastAsia="Courier New" w:cs="Courier New"/>
                    <w:color w:val="202020"/>
                    <w:sz w:val="20"/>
                    <w:szCs w:val="20"/>
                    <w:highlight w:val="white"/>
                  </w:rPr>
                </w:rPrChange>
              </w:rPr>
              <w:t>)</w:t>
            </w:r>
          </w:p>
          <w:p w14:paraId="146AAB67">
            <w:pPr>
              <w:widowControl/>
              <w:shd w:val="clear" w:color="auto" w:fill="FFFFFF"/>
              <w:jc w:val="left"/>
              <w:rPr>
                <w:rFonts w:ascii="Courier New" w:hAnsi="Courier New" w:eastAsia="Courier New" w:cs="Courier New"/>
                <w:sz w:val="20"/>
                <w:szCs w:val="20"/>
                <w:lang w:val="sr-Cyrl-RS"/>
                <w:rPrChange w:id="5069" w:author="Milan Stojkov" w:date="2026-10-02T11:00:00Z">
                  <w:rPr>
                    <w:rFonts w:ascii="Courier New" w:hAnsi="Courier New" w:eastAsia="Courier New" w:cs="Courier New"/>
                    <w:sz w:val="20"/>
                    <w:szCs w:val="20"/>
                  </w:rPr>
                </w:rPrChange>
              </w:rPr>
            </w:pPr>
            <w:r>
              <w:rPr>
                <w:rFonts w:ascii="Courier New" w:hAnsi="Courier New" w:eastAsia="Courier New" w:cs="Courier New"/>
                <w:color w:val="202020"/>
                <w:sz w:val="20"/>
                <w:szCs w:val="20"/>
                <w:highlight w:val="white"/>
                <w:lang w:val="sr-Cyrl-RS"/>
                <w:rPrChange w:id="507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071"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507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073" w:author="Milan Stojkov" w:date="2026-10-02T11:00:00Z">
                  <w:rPr>
                    <w:rFonts w:ascii="Courier New" w:hAnsi="Courier New" w:eastAsia="Courier New" w:cs="Courier New"/>
                    <w:color w:val="0000FF"/>
                    <w:sz w:val="20"/>
                    <w:szCs w:val="20"/>
                    <w:highlight w:val="white"/>
                  </w:rPr>
                </w:rPrChange>
              </w:rPr>
              <w:t>False</w:t>
            </w:r>
            <w:r>
              <w:rPr>
                <w:rFonts w:ascii="Courier New" w:hAnsi="Courier New" w:eastAsia="Courier New" w:cs="Courier New"/>
                <w:color w:val="202020"/>
                <w:sz w:val="20"/>
                <w:szCs w:val="20"/>
                <w:highlight w:val="white"/>
                <w:lang w:val="sr-Cyrl-RS"/>
                <w:rPrChange w:id="507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075"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507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077"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507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5079" w:author="Milan Stojkov" w:date="2026-10-02T11:00:00Z">
                  <w:rPr>
                    <w:rFonts w:ascii="Courier New" w:hAnsi="Courier New" w:eastAsia="Courier New" w:cs="Courier New"/>
                    <w:color w:val="8250DF"/>
                    <w:sz w:val="20"/>
                    <w:szCs w:val="20"/>
                    <w:highlight w:val="white"/>
                  </w:rPr>
                </w:rPrChange>
              </w:rPr>
              <w:t>random</w:t>
            </w:r>
            <w:r>
              <w:rPr>
                <w:rFonts w:ascii="Courier New" w:hAnsi="Courier New" w:eastAsia="Courier New" w:cs="Courier New"/>
                <w:color w:val="202020"/>
                <w:sz w:val="20"/>
                <w:szCs w:val="20"/>
                <w:highlight w:val="white"/>
                <w:lang w:val="sr-Cyrl-RS"/>
                <w:rPrChange w:id="508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081" w:author="Milan Stojkov" w:date="2026-10-02T11:00:00Z">
                  <w:rPr>
                    <w:rFonts w:ascii="Courier New" w:hAnsi="Courier New" w:eastAsia="Courier New" w:cs="Courier New"/>
                    <w:color w:val="000000"/>
                    <w:sz w:val="20"/>
                    <w:szCs w:val="20"/>
                    <w:highlight w:val="white"/>
                  </w:rPr>
                </w:rPrChange>
              </w:rPr>
              <w:t>&lt;</w:t>
            </w:r>
            <w:r>
              <w:rPr>
                <w:rFonts w:ascii="Courier New" w:hAnsi="Courier New" w:eastAsia="Courier New" w:cs="Courier New"/>
                <w:color w:val="202020"/>
                <w:sz w:val="20"/>
                <w:szCs w:val="20"/>
                <w:highlight w:val="white"/>
                <w:lang w:val="sr-Cyrl-RS"/>
                <w:rPrChange w:id="508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083"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5084" w:author="Milan Stojkov" w:date="2026-10-02T11:00:00Z">
                  <w:rPr>
                    <w:rFonts w:ascii="Courier New" w:hAnsi="Courier New" w:eastAsia="Courier New" w:cs="Courier New"/>
                    <w:color w:val="202020"/>
                    <w:sz w:val="20"/>
                    <w:szCs w:val="20"/>
                    <w:highlight w:val="white"/>
                  </w:rPr>
                </w:rPrChange>
              </w:rPr>
              <w:t xml:space="preserve">.unresponsive_p </w:t>
            </w:r>
            <w:r>
              <w:rPr>
                <w:rFonts w:ascii="Courier New" w:hAnsi="Courier New" w:eastAsia="Courier New" w:cs="Courier New"/>
                <w:color w:val="AF00DB"/>
                <w:sz w:val="20"/>
                <w:szCs w:val="20"/>
                <w:highlight w:val="white"/>
                <w:lang w:val="sr-Cyrl-RS"/>
                <w:rPrChange w:id="5085" w:author="Milan Stojkov" w:date="2026-10-02T11:00:00Z">
                  <w:rPr>
                    <w:rFonts w:ascii="Courier New" w:hAnsi="Courier New" w:eastAsia="Courier New" w:cs="Courier New"/>
                    <w:color w:val="AF00DB"/>
                    <w:sz w:val="20"/>
                    <w:szCs w:val="20"/>
                    <w:highlight w:val="white"/>
                  </w:rPr>
                </w:rPrChange>
              </w:rPr>
              <w:t>else</w:t>
            </w:r>
            <w:r>
              <w:rPr>
                <w:rFonts w:ascii="Courier New" w:hAnsi="Courier New" w:eastAsia="Courier New" w:cs="Courier New"/>
                <w:color w:val="202020"/>
                <w:sz w:val="20"/>
                <w:szCs w:val="20"/>
                <w:highlight w:val="white"/>
                <w:lang w:val="sr-Cyrl-RS"/>
                <w:rPrChange w:id="508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087" w:author="Milan Stojkov" w:date="2026-10-02T11:00:00Z">
                  <w:rPr>
                    <w:rFonts w:ascii="Courier New" w:hAnsi="Courier New" w:eastAsia="Courier New" w:cs="Courier New"/>
                    <w:color w:val="0000FF"/>
                    <w:sz w:val="20"/>
                    <w:szCs w:val="20"/>
                    <w:highlight w:val="white"/>
                  </w:rPr>
                </w:rPrChange>
              </w:rPr>
              <w:t>None</w:t>
            </w:r>
          </w:p>
        </w:tc>
      </w:tr>
    </w:tbl>
    <w:p w14:paraId="7D78AB1C">
      <w:pPr>
        <w:pBdr>
          <w:top w:val="none" w:color="auto" w:sz="0" w:space="0"/>
          <w:left w:val="none" w:color="auto" w:sz="0" w:space="0"/>
          <w:bottom w:val="none" w:color="auto" w:sz="0" w:space="0"/>
          <w:right w:val="none" w:color="auto" w:sz="0" w:space="0"/>
          <w:between w:val="none" w:color="auto" w:sz="0" w:space="0"/>
        </w:pBdr>
        <w:jc w:val="center"/>
        <w:rPr>
          <w:ins w:id="5088" w:author="Milica Radić" w:date="2026-10-02T22:38:54Z"/>
          <w:i/>
          <w:iCs/>
          <w:color w:val="000000"/>
          <w:sz w:val="20"/>
          <w:szCs w:val="20"/>
          <w:lang w:val="sr-Cyrl-RS"/>
        </w:rPr>
      </w:pPr>
      <w:r>
        <w:rPr>
          <w:i/>
          <w:iCs/>
          <w:color w:val="000000"/>
          <w:sz w:val="20"/>
          <w:szCs w:val="20"/>
          <w:lang w:val="sr-Cyrl-RS"/>
          <w:rPrChange w:id="5089" w:author="Milan Stojkov" w:date="2026-10-02T11:00:00Z">
            <w:rPr>
              <w:i/>
              <w:iCs/>
              <w:color w:val="000000"/>
              <w:sz w:val="20"/>
              <w:szCs w:val="20"/>
            </w:rPr>
          </w:rPrChange>
        </w:rPr>
        <w:t>Листинг 5.13 - Повремена неодзивност</w:t>
      </w:r>
    </w:p>
    <w:p w14:paraId="30A75C64">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i/>
          <w:iCs/>
          <w:color w:val="000000"/>
          <w:sz w:val="20"/>
          <w:szCs w:val="20"/>
          <w:lang w:val="sr-Cyrl-RS"/>
        </w:rPr>
      </w:pPr>
    </w:p>
    <w:p w14:paraId="19495E31">
      <w:pPr>
        <w:widowControl w:val="0"/>
        <w:ind w:firstLine="360"/>
        <w:jc w:val="both"/>
        <w:rPr>
          <w:ins w:id="5090" w:author="Milica Radić" w:date="2026-10-02T22:38:59Z"/>
          <w:lang w:val="sr-Cyrl-RS"/>
        </w:rPr>
      </w:pPr>
      <w:r>
        <w:rPr>
          <w:lang w:val="sr-Cyrl-RS"/>
          <w:rPrChange w:id="5091" w:author="Milan Stojkov" w:date="2026-10-02T11:00:00Z">
            <w:rPr/>
          </w:rPrChange>
        </w:rPr>
        <w:t xml:space="preserve">При прослеђивању, насупрот томе, ознака генератора садржи циљ, </w:t>
      </w:r>
      <w:ins w:id="5092" w:author="Milica Radić" w:date="2026-10-02T23:03:03Z">
        <w:r>
          <w:rPr>
            <w:rFonts w:hint="default"/>
            <w:lang w:val="sr-Cyrl-RS"/>
          </w:rPr>
          <w:t xml:space="preserve">како се види у </w:t>
        </w:r>
      </w:ins>
      <w:ins w:id="5093" w:author="Milica Radić" w:date="2026-10-03T18:34:51Z">
        <w:r>
          <w:rPr>
            <w:rFonts w:hint="default"/>
            <w:lang w:val="sr-Cyrl-RS"/>
          </w:rPr>
          <w:t>Л</w:t>
        </w:r>
      </w:ins>
      <w:ins w:id="5094" w:author="Milica Radić" w:date="2026-10-02T23:03:03Z">
        <w:r>
          <w:rPr>
            <w:rFonts w:hint="default"/>
            <w:lang w:val="sr-Cyrl-RS"/>
          </w:rPr>
          <w:t>истингу 5.14</w:t>
        </w:r>
      </w:ins>
      <w:ins w:id="5095" w:author="Milica Radić" w:date="2026-10-02T23:03:04Z">
        <w:r>
          <w:rPr>
            <w:rFonts w:hint="default"/>
            <w:lang w:val="sr-Cyrl-RS"/>
          </w:rPr>
          <w:t xml:space="preserve">, </w:t>
        </w:r>
      </w:ins>
      <w:r>
        <w:rPr>
          <w:lang w:val="sr-Cyrl-RS"/>
          <w:rPrChange w:id="5096" w:author="Milan Stojkov" w:date="2026-10-02T11:00:00Z">
            <w:rPr/>
          </w:rPrChange>
        </w:rPr>
        <w:t>па исти нападач у истој рунди може проследити вредност једном суседу а изоставити другог:</w:t>
      </w:r>
    </w:p>
    <w:p w14:paraId="03B4C670">
      <w:pPr>
        <w:widowControl w:val="0"/>
        <w:ind w:firstLine="360"/>
        <w:jc w:val="both"/>
        <w:rPr>
          <w:lang w:val="sr-Cyrl-RS"/>
          <w:rPrChange w:id="5097" w:author="Milan Stojkov" w:date="2026-10-02T11:00:00Z">
            <w:rPr/>
          </w:rPrChange>
        </w:rPr>
      </w:pPr>
    </w:p>
    <w:tbl>
      <w:tblPr>
        <w:tblStyle w:val="66"/>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5098" w:author="Milica Radić" w:date="2026-10-02T22:57:53Z">
          <w:tblPr>
            <w:tblStyle w:val="66"/>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5099">
          <w:tblGrid>
            <w:gridCol w:w="8724"/>
          </w:tblGrid>
        </w:tblGridChange>
      </w:tblGrid>
      <w:tr w14:paraId="1AE77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5100" w:author="Milica Radić" w:date="2026-10-02T22:57:53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5101" w:author="Milica Radić" w:date="2026-10-02T22:57:53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2EAF2B95">
            <w:pPr>
              <w:widowControl/>
              <w:shd w:val="clear" w:color="auto" w:fill="FFFFFF"/>
              <w:jc w:val="left"/>
              <w:rPr>
                <w:del w:id="5102" w:author="Milica Radić" w:date="2026-10-02T22:58:33Z"/>
                <w:rFonts w:ascii="Courier New" w:hAnsi="Courier New" w:eastAsia="Courier New" w:cs="Courier New"/>
                <w:color w:val="202020"/>
                <w:sz w:val="20"/>
                <w:szCs w:val="20"/>
                <w:lang w:val="sr-Cyrl-RS"/>
                <w:rPrChange w:id="5103" w:author="Milan Stojkov" w:date="2026-10-02T11:00:00Z">
                  <w:rPr>
                    <w:del w:id="5104" w:author="Milica Radić" w:date="2026-10-02T22:58:33Z"/>
                    <w:rFonts w:ascii="Courier New" w:hAnsi="Courier New" w:eastAsia="Courier New" w:cs="Courier New"/>
                    <w:color w:val="202020"/>
                    <w:sz w:val="20"/>
                    <w:szCs w:val="20"/>
                  </w:rPr>
                </w:rPrChange>
              </w:rPr>
            </w:pPr>
            <w:r>
              <w:rPr>
                <w:rFonts w:ascii="Courier New" w:hAnsi="Courier New" w:eastAsia="Courier New" w:cs="Courier New"/>
                <w:color w:val="CF222E"/>
                <w:sz w:val="20"/>
                <w:szCs w:val="20"/>
                <w:highlight w:val="white"/>
                <w:lang w:val="sr-Cyrl-RS"/>
                <w:rPrChange w:id="5105"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510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5107" w:author="Milan Stojkov" w:date="2026-10-02T11:00:00Z">
                  <w:rPr>
                    <w:rFonts w:ascii="Courier New" w:hAnsi="Courier New" w:eastAsia="Courier New" w:cs="Courier New"/>
                    <w:color w:val="8250DF"/>
                    <w:sz w:val="20"/>
                    <w:szCs w:val="20"/>
                    <w:highlight w:val="white"/>
                  </w:rPr>
                </w:rPrChange>
              </w:rPr>
              <w:t>sends_value_to</w:t>
            </w:r>
            <w:r>
              <w:rPr>
                <w:rFonts w:ascii="Courier New" w:hAnsi="Courier New" w:eastAsia="Courier New" w:cs="Courier New"/>
                <w:color w:val="202020"/>
                <w:sz w:val="20"/>
                <w:szCs w:val="20"/>
                <w:highlight w:val="white"/>
                <w:lang w:val="sr-Cyrl-RS"/>
                <w:rPrChange w:id="510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109"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511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111"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11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113" w:author="Milan Stojkov" w:date="2026-10-02T11:00:00Z">
                  <w:rPr>
                    <w:rFonts w:ascii="Courier New" w:hAnsi="Courier New" w:eastAsia="Courier New" w:cs="Courier New"/>
                    <w:color w:val="267F99"/>
                    <w:sz w:val="20"/>
                    <w:szCs w:val="20"/>
                    <w:highlight w:val="white"/>
                  </w:rPr>
                </w:rPrChange>
              </w:rPr>
              <w:t>AttackContext</w:t>
            </w:r>
            <w:r>
              <w:rPr>
                <w:rFonts w:ascii="Courier New" w:hAnsi="Courier New" w:eastAsia="Courier New" w:cs="Courier New"/>
                <w:color w:val="202020"/>
                <w:sz w:val="20"/>
                <w:szCs w:val="20"/>
                <w:highlight w:val="white"/>
                <w:lang w:val="sr-Cyrl-RS"/>
                <w:rPrChange w:id="511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115"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511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117"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11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119" w:author="Milan Stojkov" w:date="2026-10-02T11:00:00Z">
                  <w:rPr>
                    <w:rFonts w:ascii="Courier New" w:hAnsi="Courier New" w:eastAsia="Courier New" w:cs="Courier New"/>
                    <w:color w:val="953800"/>
                    <w:sz w:val="20"/>
                    <w:szCs w:val="20"/>
                    <w:highlight w:val="white"/>
                  </w:rPr>
                </w:rPrChange>
              </w:rPr>
              <w:t>target</w:t>
            </w:r>
            <w:r>
              <w:rPr>
                <w:rFonts w:ascii="Courier New" w:hAnsi="Courier New" w:eastAsia="Courier New" w:cs="Courier New"/>
                <w:color w:val="202020"/>
                <w:sz w:val="20"/>
                <w:szCs w:val="20"/>
                <w:highlight w:val="white"/>
                <w:lang w:val="sr-Cyrl-RS"/>
                <w:rPrChange w:id="512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121"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122" w:author="Milan Stojkov" w:date="2026-10-02T11:00:00Z">
                  <w:rPr>
                    <w:rFonts w:ascii="Courier New" w:hAnsi="Courier New" w:eastAsia="Courier New" w:cs="Courier New"/>
                    <w:color w:val="202020"/>
                    <w:sz w:val="20"/>
                    <w:szCs w:val="20"/>
                    <w:highlight w:val="white"/>
                  </w:rPr>
                </w:rPrChange>
              </w:rPr>
              <w:t>,</w:t>
            </w:r>
            <w:ins w:id="5123" w:author="Milica Radić" w:date="2026-10-02T22:58:34Z">
              <w:r>
                <w:rPr>
                  <w:rFonts w:hint="default" w:ascii="Courier New" w:hAnsi="Courier New" w:eastAsia="Courier New" w:cs="Courier New"/>
                  <w:color w:val="202020"/>
                  <w:sz w:val="20"/>
                  <w:szCs w:val="20"/>
                  <w:highlight w:val="white"/>
                  <w:lang w:val="sr-Cyrl-RS"/>
                </w:rPr>
                <w:t xml:space="preserve"> </w:t>
              </w:r>
            </w:ins>
          </w:p>
          <w:p w14:paraId="1127CC4C">
            <w:pPr>
              <w:widowControl/>
              <w:shd w:val="clear" w:color="auto" w:fill="FFFFFF"/>
              <w:jc w:val="left"/>
              <w:rPr>
                <w:rFonts w:ascii="Courier New" w:hAnsi="Courier New" w:eastAsia="Courier New" w:cs="Courier New"/>
                <w:color w:val="202020"/>
                <w:sz w:val="20"/>
                <w:szCs w:val="20"/>
                <w:lang w:val="sr-Cyrl-RS"/>
                <w:rPrChange w:id="5124" w:author="Milan Stojkov" w:date="2026-10-02T11:00:00Z">
                  <w:rPr>
                    <w:rFonts w:ascii="Courier New" w:hAnsi="Courier New" w:eastAsia="Courier New" w:cs="Courier New"/>
                    <w:color w:val="202020"/>
                    <w:sz w:val="20"/>
                    <w:szCs w:val="20"/>
                  </w:rPr>
                </w:rPrChange>
              </w:rPr>
            </w:pPr>
            <w:del w:id="5125" w:author="Milica Radić" w:date="2026-10-02T22:58:33Z">
              <w:r>
                <w:rPr>
                  <w:rFonts w:ascii="Courier New" w:hAnsi="Courier New" w:eastAsia="Courier New" w:cs="Courier New"/>
                  <w:color w:val="202020"/>
                  <w:sz w:val="20"/>
                  <w:szCs w:val="20"/>
                  <w:highlight w:val="white"/>
                  <w:lang w:val="sr-Cyrl-RS"/>
                  <w:rPrChange w:id="5126" w:author="Milan Stojkov" w:date="2026-10-02T11:00:00Z">
                    <w:rPr>
                      <w:rFonts w:ascii="Courier New" w:hAnsi="Courier New" w:eastAsia="Courier New" w:cs="Courier New"/>
                      <w:color w:val="202020"/>
                      <w:sz w:val="20"/>
                      <w:szCs w:val="20"/>
                      <w:highlight w:val="white"/>
                    </w:rPr>
                  </w:rPrChange>
                </w:rPr>
                <w:delText>                       </w:delText>
              </w:r>
            </w:del>
            <w:r>
              <w:rPr>
                <w:rFonts w:ascii="Courier New" w:hAnsi="Courier New" w:eastAsia="Courier New" w:cs="Courier New"/>
                <w:color w:val="953800"/>
                <w:sz w:val="20"/>
                <w:szCs w:val="20"/>
                <w:highlight w:val="white"/>
                <w:lang w:val="sr-Cyrl-RS"/>
                <w:rPrChange w:id="5127"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512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129"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130"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5131" w:author="Milan Stojkov" w:date="2026-10-02T11:00:00Z">
                  <w:rPr>
                    <w:rFonts w:ascii="Courier New" w:hAnsi="Courier New" w:eastAsia="Courier New" w:cs="Courier New"/>
                    <w:color w:val="267F99"/>
                    <w:sz w:val="20"/>
                    <w:szCs w:val="20"/>
                    <w:highlight w:val="white"/>
                  </w:rPr>
                </w:rPrChange>
              </w:rPr>
              <w:t>Optional</w:t>
            </w:r>
            <w:r>
              <w:rPr>
                <w:rFonts w:ascii="Courier New" w:hAnsi="Courier New" w:eastAsia="Courier New" w:cs="Courier New"/>
                <w:color w:val="202020"/>
                <w:sz w:val="20"/>
                <w:szCs w:val="20"/>
                <w:highlight w:val="white"/>
                <w:lang w:val="sr-Cyrl-RS"/>
                <w:rPrChange w:id="513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133" w:author="Milan Stojkov" w:date="2026-10-02T11:00:00Z">
                  <w:rPr>
                    <w:rFonts w:ascii="Courier New" w:hAnsi="Courier New" w:eastAsia="Courier New" w:cs="Courier New"/>
                    <w:color w:val="267F99"/>
                    <w:sz w:val="20"/>
                    <w:szCs w:val="20"/>
                    <w:highlight w:val="white"/>
                  </w:rPr>
                </w:rPrChange>
              </w:rPr>
              <w:t>bool</w:t>
            </w:r>
            <w:r>
              <w:rPr>
                <w:rFonts w:ascii="Courier New" w:hAnsi="Courier New" w:eastAsia="Courier New" w:cs="Courier New"/>
                <w:color w:val="202020"/>
                <w:sz w:val="20"/>
                <w:szCs w:val="20"/>
                <w:highlight w:val="white"/>
                <w:lang w:val="sr-Cyrl-RS"/>
                <w:rPrChange w:id="5134" w:author="Milan Stojkov" w:date="2026-10-02T11:00:00Z">
                  <w:rPr>
                    <w:rFonts w:ascii="Courier New" w:hAnsi="Courier New" w:eastAsia="Courier New" w:cs="Courier New"/>
                    <w:color w:val="202020"/>
                    <w:sz w:val="20"/>
                    <w:szCs w:val="20"/>
                    <w:highlight w:val="white"/>
                  </w:rPr>
                </w:rPrChange>
              </w:rPr>
              <w:t>]:</w:t>
            </w:r>
          </w:p>
          <w:p w14:paraId="3ED538EE">
            <w:pPr>
              <w:widowControl/>
              <w:shd w:val="clear" w:color="auto" w:fill="FFFFFF"/>
              <w:jc w:val="left"/>
              <w:rPr>
                <w:rFonts w:ascii="Courier New" w:hAnsi="Courier New" w:eastAsia="Courier New" w:cs="Courier New"/>
                <w:color w:val="202020"/>
                <w:sz w:val="20"/>
                <w:szCs w:val="20"/>
                <w:lang w:val="sr-Cyrl-RS"/>
                <w:rPrChange w:id="513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13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137"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513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139"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14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141"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14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143" w:author="Milan Stojkov" w:date="2026-10-02T11:00:00Z">
                  <w:rPr>
                    <w:rFonts w:ascii="Courier New" w:hAnsi="Courier New" w:eastAsia="Courier New" w:cs="Courier New"/>
                    <w:color w:val="1F2328"/>
                    <w:sz w:val="20"/>
                    <w:szCs w:val="20"/>
                    <w:highlight w:val="white"/>
                  </w:rPr>
                </w:rPrChange>
              </w:rPr>
              <w:t>params</w:t>
            </w:r>
          </w:p>
          <w:p w14:paraId="14F5DA94">
            <w:pPr>
              <w:widowControl/>
              <w:shd w:val="clear" w:color="auto" w:fill="FFFFFF"/>
              <w:jc w:val="left"/>
              <w:rPr>
                <w:rFonts w:ascii="Courier New" w:hAnsi="Courier New" w:eastAsia="Courier New" w:cs="Courier New"/>
                <w:color w:val="202020"/>
                <w:sz w:val="20"/>
                <w:szCs w:val="20"/>
                <w:lang w:val="sr-Cyrl-RS"/>
                <w:rPrChange w:id="514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14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146"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514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148"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5149" w:author="Milan Stojkov" w:date="2026-10-02T11:00:00Z">
                  <w:rPr>
                    <w:rFonts w:ascii="Courier New" w:hAnsi="Courier New" w:eastAsia="Courier New" w:cs="Courier New"/>
                    <w:color w:val="202020"/>
                    <w:sz w:val="20"/>
                    <w:szCs w:val="20"/>
                    <w:highlight w:val="white"/>
                  </w:rPr>
                </w:rPrChange>
              </w:rPr>
              <w:t xml:space="preserve">.selective_p </w:t>
            </w:r>
            <w:r>
              <w:rPr>
                <w:rFonts w:ascii="Courier New" w:hAnsi="Courier New" w:eastAsia="Courier New" w:cs="Courier New"/>
                <w:color w:val="000000"/>
                <w:sz w:val="20"/>
                <w:szCs w:val="20"/>
                <w:highlight w:val="white"/>
                <w:lang w:val="sr-Cyrl-RS"/>
                <w:rPrChange w:id="5150" w:author="Milan Stojkov" w:date="2026-10-02T11:00:00Z">
                  <w:rPr>
                    <w:rFonts w:ascii="Courier New" w:hAnsi="Courier New" w:eastAsia="Courier New" w:cs="Courier New"/>
                    <w:color w:val="000000"/>
                    <w:sz w:val="20"/>
                    <w:szCs w:val="20"/>
                    <w:highlight w:val="white"/>
                  </w:rPr>
                </w:rPrChange>
              </w:rPr>
              <w:t>&gt;=</w:t>
            </w:r>
            <w:r>
              <w:rPr>
                <w:rFonts w:ascii="Courier New" w:hAnsi="Courier New" w:eastAsia="Courier New" w:cs="Courier New"/>
                <w:color w:val="202020"/>
                <w:sz w:val="20"/>
                <w:szCs w:val="20"/>
                <w:highlight w:val="white"/>
                <w:lang w:val="sr-Cyrl-RS"/>
                <w:rPrChange w:id="515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98658"/>
                <w:sz w:val="20"/>
                <w:szCs w:val="20"/>
                <w:highlight w:val="white"/>
                <w:lang w:val="sr-Cyrl-RS"/>
                <w:rPrChange w:id="5152" w:author="Milan Stojkov" w:date="2026-10-02T11:00:00Z">
                  <w:rPr>
                    <w:rFonts w:ascii="Courier New" w:hAnsi="Courier New" w:eastAsia="Courier New" w:cs="Courier New"/>
                    <w:color w:val="098658"/>
                    <w:sz w:val="20"/>
                    <w:szCs w:val="20"/>
                    <w:highlight w:val="white"/>
                  </w:rPr>
                </w:rPrChange>
              </w:rPr>
              <w:t>1.0</w:t>
            </w:r>
            <w:r>
              <w:rPr>
                <w:rFonts w:ascii="Courier New" w:hAnsi="Courier New" w:eastAsia="Courier New" w:cs="Courier New"/>
                <w:color w:val="202020"/>
                <w:sz w:val="20"/>
                <w:szCs w:val="20"/>
                <w:highlight w:val="white"/>
                <w:lang w:val="sr-Cyrl-RS"/>
                <w:rPrChange w:id="515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154" w:author="Milan Stojkov" w:date="2026-10-02T11:00:00Z">
                  <w:rPr>
                    <w:rFonts w:ascii="Courier New" w:hAnsi="Courier New" w:eastAsia="Courier New" w:cs="Courier New"/>
                    <w:color w:val="0000FF"/>
                    <w:sz w:val="20"/>
                    <w:szCs w:val="20"/>
                    <w:highlight w:val="white"/>
                  </w:rPr>
                </w:rPrChange>
              </w:rPr>
              <w:t>or</w:t>
            </w:r>
            <w:r>
              <w:rPr>
                <w:rFonts w:ascii="Courier New" w:hAnsi="Courier New" w:eastAsia="Courier New" w:cs="Courier New"/>
                <w:color w:val="202020"/>
                <w:sz w:val="20"/>
                <w:szCs w:val="20"/>
                <w:highlight w:val="white"/>
                <w:lang w:val="sr-Cyrl-RS"/>
                <w:rPrChange w:id="515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156"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515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158"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515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160" w:author="Milan Stojkov" w:date="2026-10-02T11:00:00Z">
                  <w:rPr>
                    <w:rFonts w:ascii="Courier New" w:hAnsi="Courier New" w:eastAsia="Courier New" w:cs="Courier New"/>
                    <w:color w:val="0000FF"/>
                    <w:sz w:val="20"/>
                    <w:szCs w:val="20"/>
                    <w:highlight w:val="white"/>
                  </w:rPr>
                </w:rPrChange>
              </w:rPr>
              <w:t>in</w:t>
            </w:r>
            <w:r>
              <w:rPr>
                <w:rFonts w:ascii="Courier New" w:hAnsi="Courier New" w:eastAsia="Courier New" w:cs="Courier New"/>
                <w:color w:val="202020"/>
                <w:sz w:val="20"/>
                <w:szCs w:val="20"/>
                <w:highlight w:val="white"/>
                <w:lang w:val="sr-Cyrl-RS"/>
                <w:rPrChange w:id="516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162"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16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164" w:author="Milan Stojkov" w:date="2026-10-02T11:00:00Z">
                  <w:rPr>
                    <w:rFonts w:ascii="Courier New" w:hAnsi="Courier New" w:eastAsia="Courier New" w:cs="Courier New"/>
                    <w:color w:val="1F2328"/>
                    <w:sz w:val="20"/>
                    <w:szCs w:val="20"/>
                    <w:highlight w:val="white"/>
                  </w:rPr>
                </w:rPrChange>
              </w:rPr>
              <w:t>sybil_ids</w:t>
            </w:r>
            <w:r>
              <w:rPr>
                <w:rFonts w:ascii="Courier New" w:hAnsi="Courier New" w:eastAsia="Courier New" w:cs="Courier New"/>
                <w:color w:val="202020"/>
                <w:sz w:val="20"/>
                <w:szCs w:val="20"/>
                <w:highlight w:val="white"/>
                <w:lang w:val="sr-Cyrl-RS"/>
                <w:rPrChange w:id="5165" w:author="Milan Stojkov" w:date="2026-10-02T11:00:00Z">
                  <w:rPr>
                    <w:rFonts w:ascii="Courier New" w:hAnsi="Courier New" w:eastAsia="Courier New" w:cs="Courier New"/>
                    <w:color w:val="202020"/>
                    <w:sz w:val="20"/>
                    <w:szCs w:val="20"/>
                    <w:highlight w:val="white"/>
                  </w:rPr>
                </w:rPrChange>
              </w:rPr>
              <w:t>:</w:t>
            </w:r>
          </w:p>
          <w:p w14:paraId="36CF2A9F">
            <w:pPr>
              <w:widowControl/>
              <w:shd w:val="clear" w:color="auto" w:fill="FFFFFF"/>
              <w:jc w:val="left"/>
              <w:rPr>
                <w:rFonts w:ascii="Courier New" w:hAnsi="Courier New" w:eastAsia="Courier New" w:cs="Courier New"/>
                <w:color w:val="202020"/>
                <w:sz w:val="20"/>
                <w:szCs w:val="20"/>
                <w:lang w:val="sr-Cyrl-RS"/>
                <w:rPrChange w:id="516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16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168"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516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170" w:author="Milan Stojkov" w:date="2026-10-02T11:00:00Z">
                  <w:rPr>
                    <w:rFonts w:ascii="Courier New" w:hAnsi="Courier New" w:eastAsia="Courier New" w:cs="Courier New"/>
                    <w:color w:val="0000FF"/>
                    <w:sz w:val="20"/>
                    <w:szCs w:val="20"/>
                    <w:highlight w:val="white"/>
                  </w:rPr>
                </w:rPrChange>
              </w:rPr>
              <w:t>None</w:t>
            </w:r>
          </w:p>
          <w:p w14:paraId="44A2DAD8">
            <w:pPr>
              <w:widowControl/>
              <w:shd w:val="clear" w:color="auto" w:fill="FFFFFF"/>
              <w:jc w:val="left"/>
              <w:rPr>
                <w:rFonts w:ascii="Courier New" w:hAnsi="Courier New" w:eastAsia="Courier New" w:cs="Courier New"/>
                <w:color w:val="202020"/>
                <w:sz w:val="20"/>
                <w:szCs w:val="20"/>
                <w:lang w:val="sr-Cyrl-RS"/>
                <w:rPrChange w:id="517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17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173"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517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175"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17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5177" w:author="Milan Stojkov" w:date="2026-10-02T11:00:00Z">
                  <w:rPr>
                    <w:rFonts w:ascii="Courier New" w:hAnsi="Courier New" w:eastAsia="Courier New" w:cs="Courier New"/>
                    <w:color w:val="8250DF"/>
                    <w:sz w:val="20"/>
                    <w:szCs w:val="20"/>
                    <w:highlight w:val="white"/>
                  </w:rPr>
                </w:rPrChange>
              </w:rPr>
              <w:t>module_rng</w:t>
            </w:r>
            <w:r>
              <w:rPr>
                <w:rFonts w:ascii="Courier New" w:hAnsi="Courier New" w:eastAsia="Courier New" w:cs="Courier New"/>
                <w:color w:val="202020"/>
                <w:sz w:val="20"/>
                <w:szCs w:val="20"/>
                <w:highlight w:val="white"/>
                <w:lang w:val="sr-Cyrl-RS"/>
                <w:rPrChange w:id="517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5179"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18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181"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518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183"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518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5185" w:author="Milan Stojkov" w:date="2026-10-02T11:00:00Z">
                  <w:rPr>
                    <w:rFonts w:ascii="Courier New" w:hAnsi="Courier New" w:eastAsia="Courier New" w:cs="Courier New"/>
                    <w:color w:val="CF222E"/>
                    <w:sz w:val="20"/>
                    <w:szCs w:val="20"/>
                    <w:highlight w:val="white"/>
                  </w:rPr>
                </w:rPrChange>
              </w:rPr>
              <w:t>f</w:t>
            </w:r>
            <w:r>
              <w:rPr>
                <w:rFonts w:ascii="Courier New" w:hAnsi="Courier New" w:eastAsia="Courier New" w:cs="Courier New"/>
                <w:color w:val="0A3069"/>
                <w:sz w:val="20"/>
                <w:szCs w:val="20"/>
                <w:highlight w:val="white"/>
                <w:lang w:val="sr-Cyrl-RS"/>
                <w:rPrChange w:id="5186" w:author="Milan Stojkov" w:date="2026-10-02T11:00:00Z">
                  <w:rPr>
                    <w:rFonts w:ascii="Courier New" w:hAnsi="Courier New" w:eastAsia="Courier New" w:cs="Courier New"/>
                    <w:color w:val="0A3069"/>
                    <w:sz w:val="20"/>
                    <w:szCs w:val="20"/>
                    <w:highlight w:val="white"/>
                  </w:rPr>
                </w:rPrChange>
              </w:rPr>
              <w:t>"selective_</w:t>
            </w:r>
            <w:r>
              <w:rPr>
                <w:rFonts w:ascii="Courier New" w:hAnsi="Courier New" w:eastAsia="Courier New" w:cs="Courier New"/>
                <w:color w:val="CF222E"/>
                <w:sz w:val="20"/>
                <w:szCs w:val="20"/>
                <w:highlight w:val="white"/>
                <w:lang w:val="sr-Cyrl-RS"/>
                <w:rPrChange w:id="5187" w:author="Milan Stojkov" w:date="2026-10-02T11:00:00Z">
                  <w:rPr>
                    <w:rFonts w:ascii="Courier New" w:hAnsi="Courier New" w:eastAsia="Courier New" w:cs="Courier New"/>
                    <w:color w:val="CF222E"/>
                    <w:sz w:val="20"/>
                    <w:szCs w:val="20"/>
                    <w:highlight w:val="white"/>
                  </w:rPr>
                </w:rPrChange>
              </w:rPr>
              <w:t>{</w:t>
            </w:r>
            <w:r>
              <w:rPr>
                <w:rFonts w:ascii="Courier New" w:hAnsi="Courier New" w:eastAsia="Courier New" w:cs="Courier New"/>
                <w:color w:val="953800"/>
                <w:sz w:val="20"/>
                <w:szCs w:val="20"/>
                <w:highlight w:val="white"/>
                <w:lang w:val="sr-Cyrl-RS"/>
                <w:rPrChange w:id="5188" w:author="Milan Stojkov" w:date="2026-10-02T11:00:00Z">
                  <w:rPr>
                    <w:rFonts w:ascii="Courier New" w:hAnsi="Courier New" w:eastAsia="Courier New" w:cs="Courier New"/>
                    <w:color w:val="953800"/>
                    <w:sz w:val="20"/>
                    <w:szCs w:val="20"/>
                    <w:highlight w:val="white"/>
                  </w:rPr>
                </w:rPrChange>
              </w:rPr>
              <w:t>target</w:t>
            </w:r>
            <w:r>
              <w:rPr>
                <w:rFonts w:ascii="Courier New" w:hAnsi="Courier New" w:eastAsia="Courier New" w:cs="Courier New"/>
                <w:color w:val="CF222E"/>
                <w:sz w:val="20"/>
                <w:szCs w:val="20"/>
                <w:highlight w:val="white"/>
                <w:lang w:val="sr-Cyrl-RS"/>
                <w:rPrChange w:id="5189" w:author="Milan Stojkov" w:date="2026-10-02T11:00:00Z">
                  <w:rPr>
                    <w:rFonts w:ascii="Courier New" w:hAnsi="Courier New" w:eastAsia="Courier New" w:cs="Courier New"/>
                    <w:color w:val="CF222E"/>
                    <w:sz w:val="20"/>
                    <w:szCs w:val="20"/>
                    <w:highlight w:val="white"/>
                  </w:rPr>
                </w:rPrChange>
              </w:rPr>
              <w:t>}</w:t>
            </w:r>
            <w:r>
              <w:rPr>
                <w:rFonts w:ascii="Courier New" w:hAnsi="Courier New" w:eastAsia="Courier New" w:cs="Courier New"/>
                <w:color w:val="0A3069"/>
                <w:sz w:val="20"/>
                <w:szCs w:val="20"/>
                <w:highlight w:val="white"/>
                <w:lang w:val="sr-Cyrl-RS"/>
                <w:rPrChange w:id="5190" w:author="Milan Stojkov" w:date="2026-10-02T11:00:00Z">
                  <w:rPr>
                    <w:rFonts w:ascii="Courier New" w:hAnsi="Courier New" w:eastAsia="Courier New" w:cs="Courier New"/>
                    <w:color w:val="0A3069"/>
                    <w:sz w:val="20"/>
                    <w:szCs w:val="20"/>
                    <w:highlight w:val="white"/>
                  </w:rPr>
                </w:rPrChange>
              </w:rPr>
              <w:t>"</w:t>
            </w:r>
            <w:r>
              <w:rPr>
                <w:rFonts w:ascii="Courier New" w:hAnsi="Courier New" w:eastAsia="Courier New" w:cs="Courier New"/>
                <w:color w:val="202020"/>
                <w:sz w:val="20"/>
                <w:szCs w:val="20"/>
                <w:highlight w:val="white"/>
                <w:lang w:val="sr-Cyrl-RS"/>
                <w:rPrChange w:id="5191" w:author="Milan Stojkov" w:date="2026-10-02T11:00:00Z">
                  <w:rPr>
                    <w:rFonts w:ascii="Courier New" w:hAnsi="Courier New" w:eastAsia="Courier New" w:cs="Courier New"/>
                    <w:color w:val="202020"/>
                    <w:sz w:val="20"/>
                    <w:szCs w:val="20"/>
                    <w:highlight w:val="white"/>
                  </w:rPr>
                </w:rPrChange>
              </w:rPr>
              <w:t>)</w:t>
            </w:r>
          </w:p>
          <w:p w14:paraId="36B27C71">
            <w:pPr>
              <w:widowControl/>
              <w:shd w:val="clear" w:color="auto" w:fill="FFFFFF"/>
              <w:jc w:val="left"/>
              <w:rPr>
                <w:del w:id="5192" w:author="Milica Radić" w:date="2026-10-02T22:58:37Z"/>
                <w:rFonts w:ascii="Courier New" w:hAnsi="Courier New" w:eastAsia="Courier New" w:cs="Courier New"/>
                <w:color w:val="202020"/>
                <w:sz w:val="20"/>
                <w:szCs w:val="20"/>
                <w:lang w:val="sr-Cyrl-RS"/>
                <w:rPrChange w:id="5193" w:author="Milan Stojkov" w:date="2026-10-02T11:00:00Z">
                  <w:rPr>
                    <w:del w:id="5194" w:author="Milica Radić" w:date="2026-10-02T22:58:37Z"/>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19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196"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519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198"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519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5200" w:author="Milan Stojkov" w:date="2026-10-02T11:00:00Z">
                  <w:rPr>
                    <w:rFonts w:ascii="Courier New" w:hAnsi="Courier New" w:eastAsia="Courier New" w:cs="Courier New"/>
                    <w:color w:val="8250DF"/>
                    <w:sz w:val="20"/>
                    <w:szCs w:val="20"/>
                    <w:highlight w:val="white"/>
                  </w:rPr>
                </w:rPrChange>
              </w:rPr>
              <w:t>random</w:t>
            </w:r>
            <w:r>
              <w:rPr>
                <w:rFonts w:ascii="Courier New" w:hAnsi="Courier New" w:eastAsia="Courier New" w:cs="Courier New"/>
                <w:color w:val="202020"/>
                <w:sz w:val="20"/>
                <w:szCs w:val="20"/>
                <w:highlight w:val="white"/>
                <w:lang w:val="sr-Cyrl-RS"/>
                <w:rPrChange w:id="520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202" w:author="Milan Stojkov" w:date="2026-10-02T11:00:00Z">
                  <w:rPr>
                    <w:rFonts w:ascii="Courier New" w:hAnsi="Courier New" w:eastAsia="Courier New" w:cs="Courier New"/>
                    <w:color w:val="000000"/>
                    <w:sz w:val="20"/>
                    <w:szCs w:val="20"/>
                    <w:highlight w:val="white"/>
                  </w:rPr>
                </w:rPrChange>
              </w:rPr>
              <w:t>&lt;=</w:t>
            </w:r>
            <w:r>
              <w:rPr>
                <w:rFonts w:ascii="Courier New" w:hAnsi="Courier New" w:eastAsia="Courier New" w:cs="Courier New"/>
                <w:color w:val="202020"/>
                <w:sz w:val="20"/>
                <w:szCs w:val="20"/>
                <w:highlight w:val="white"/>
                <w:lang w:val="sr-Cyrl-RS"/>
                <w:rPrChange w:id="520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204"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5205" w:author="Milan Stojkov" w:date="2026-10-02T11:00:00Z">
                  <w:rPr>
                    <w:rFonts w:ascii="Courier New" w:hAnsi="Courier New" w:eastAsia="Courier New" w:cs="Courier New"/>
                    <w:color w:val="202020"/>
                    <w:sz w:val="20"/>
                    <w:szCs w:val="20"/>
                    <w:highlight w:val="white"/>
                  </w:rPr>
                </w:rPrChange>
              </w:rPr>
              <w:t>.selective_p</w:t>
            </w:r>
          </w:p>
          <w:p w14:paraId="70256F3A">
            <w:pPr>
              <w:widowControl/>
              <w:shd w:val="clear" w:color="auto" w:fill="FFFFFF"/>
              <w:jc w:val="left"/>
              <w:rPr>
                <w:rFonts w:ascii="Courier New" w:hAnsi="Courier New" w:eastAsia="Courier New" w:cs="Courier New"/>
                <w:sz w:val="20"/>
                <w:szCs w:val="20"/>
                <w:lang w:val="sr-Cyrl-RS"/>
                <w:rPrChange w:id="5207" w:author="Milan Stojkov" w:date="2026-10-02T11:00:00Z">
                  <w:rPr>
                    <w:rFonts w:ascii="Courier New" w:hAnsi="Courier New" w:eastAsia="Courier New" w:cs="Courier New"/>
                    <w:sz w:val="20"/>
                    <w:szCs w:val="20"/>
                  </w:rPr>
                </w:rPrChange>
              </w:rPr>
              <w:pPrChange w:id="5206" w:author="Milica Radić" w:date="2026-10-02T22:58:37Z">
                <w:pPr>
                  <w:widowControl w:val="0"/>
                  <w:jc w:val="both"/>
                </w:pPr>
              </w:pPrChange>
            </w:pPr>
          </w:p>
        </w:tc>
      </w:tr>
    </w:tbl>
    <w:p w14:paraId="3BF7D84A">
      <w:pPr>
        <w:pBdr>
          <w:top w:val="none" w:color="auto" w:sz="0" w:space="0"/>
          <w:left w:val="none" w:color="auto" w:sz="0" w:space="0"/>
          <w:bottom w:val="none" w:color="auto" w:sz="0" w:space="0"/>
          <w:right w:val="none" w:color="auto" w:sz="0" w:space="0"/>
          <w:between w:val="none" w:color="auto" w:sz="0" w:space="0"/>
        </w:pBdr>
        <w:jc w:val="center"/>
        <w:rPr>
          <w:ins w:id="5208" w:author="Milica Radić" w:date="2026-10-02T22:39:04Z"/>
          <w:i/>
          <w:iCs/>
          <w:color w:val="000000"/>
          <w:sz w:val="20"/>
          <w:szCs w:val="20"/>
          <w:lang w:val="sr-Cyrl-RS"/>
        </w:rPr>
      </w:pPr>
      <w:r>
        <w:rPr>
          <w:i/>
          <w:iCs/>
          <w:color w:val="000000"/>
          <w:sz w:val="20"/>
          <w:szCs w:val="20"/>
          <w:lang w:val="sr-Cyrl-RS"/>
          <w:rPrChange w:id="5209" w:author="Milan Stojkov" w:date="2026-10-02T11:00:00Z">
            <w:rPr>
              <w:i/>
              <w:iCs/>
              <w:color w:val="000000"/>
              <w:sz w:val="20"/>
              <w:szCs w:val="20"/>
            </w:rPr>
          </w:rPrChange>
        </w:rPr>
        <w:t>Листинг 5.14 - Одлука о прослеђивању по примаоцу</w:t>
      </w:r>
    </w:p>
    <w:p w14:paraId="735C44FA">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5210" w:author="Milan Stojkov" w:date="2026-10-02T11:00:00Z">
            <w:rPr>
              <w:i/>
              <w:iCs/>
              <w:color w:val="000000"/>
              <w:sz w:val="20"/>
              <w:szCs w:val="20"/>
            </w:rPr>
          </w:rPrChange>
        </w:rPr>
      </w:pPr>
    </w:p>
    <w:p w14:paraId="2E31595D">
      <w:pPr>
        <w:widowControl w:val="0"/>
        <w:ind w:firstLine="360"/>
        <w:jc w:val="both"/>
        <w:rPr>
          <w:ins w:id="5211" w:author="Milica Radić" w:date="2026-10-02T22:39:06Z"/>
          <w:color w:val="000000"/>
          <w:sz w:val="22"/>
          <w:szCs w:val="22"/>
          <w:lang w:val="sr-Cyrl-RS"/>
        </w:rPr>
      </w:pPr>
      <w:r>
        <w:rPr>
          <w:color w:val="000000"/>
          <w:sz w:val="22"/>
          <w:szCs w:val="22"/>
          <w:lang w:val="sr-Cyrl-RS"/>
          <w:rPrChange w:id="5212" w:author="Milan Stojkov" w:date="2026-10-02T11:00:00Z">
            <w:rPr>
              <w:color w:val="000000"/>
              <w:sz w:val="22"/>
              <w:szCs w:val="22"/>
            </w:rPr>
          </w:rPrChange>
        </w:rPr>
        <w:t>Партиционисање користи исто место да потисне размену међу групама</w:t>
      </w:r>
      <w:ins w:id="5213" w:author="Milica Radić" w:date="2026-10-03T10:19:13Z">
        <w:r>
          <w:rPr>
            <w:rFonts w:hint="default"/>
            <w:color w:val="000000"/>
            <w:sz w:val="22"/>
            <w:szCs w:val="22"/>
            <w:lang w:val="sr-Cyrl-RS"/>
          </w:rPr>
          <w:t xml:space="preserve">, како је дато у </w:t>
        </w:r>
      </w:ins>
      <w:ins w:id="5214" w:author="Milica Radić" w:date="2026-10-03T18:34:56Z">
        <w:r>
          <w:rPr>
            <w:rFonts w:hint="default"/>
            <w:color w:val="000000"/>
            <w:sz w:val="22"/>
            <w:szCs w:val="22"/>
            <w:lang w:val="sr-Cyrl-RS"/>
          </w:rPr>
          <w:t>Л</w:t>
        </w:r>
      </w:ins>
      <w:ins w:id="5215" w:author="Milica Radić" w:date="2026-10-03T10:19:13Z">
        <w:r>
          <w:rPr>
            <w:rFonts w:hint="default"/>
            <w:color w:val="000000"/>
            <w:sz w:val="22"/>
            <w:szCs w:val="22"/>
            <w:lang w:val="sr-Cyrl-RS"/>
          </w:rPr>
          <w:t>истингу 5.15.</w:t>
        </w:r>
      </w:ins>
      <w:del w:id="5216" w:author="Milica Radić" w:date="2026-10-03T10:19:12Z">
        <w:r>
          <w:rPr>
            <w:color w:val="000000"/>
            <w:sz w:val="22"/>
            <w:szCs w:val="22"/>
            <w:lang w:val="sr-Cyrl-RS"/>
            <w:rPrChange w:id="5217" w:author="Milan Stojkov" w:date="2026-10-02T11:00:00Z">
              <w:rPr>
                <w:color w:val="000000"/>
                <w:sz w:val="22"/>
                <w:szCs w:val="22"/>
              </w:rPr>
            </w:rPrChange>
          </w:rPr>
          <w:delText>:</w:delText>
        </w:r>
      </w:del>
    </w:p>
    <w:p w14:paraId="295BC741">
      <w:pPr>
        <w:widowControl w:val="0"/>
        <w:ind w:firstLine="360"/>
        <w:jc w:val="both"/>
        <w:rPr>
          <w:color w:val="000000"/>
          <w:sz w:val="22"/>
          <w:szCs w:val="22"/>
          <w:lang w:val="sr-Cyrl-RS"/>
          <w:rPrChange w:id="5218" w:author="Milan Stojkov" w:date="2026-10-02T11:00:00Z">
            <w:rPr>
              <w:color w:val="000000"/>
              <w:sz w:val="22"/>
              <w:szCs w:val="22"/>
            </w:rPr>
          </w:rPrChange>
        </w:rPr>
      </w:pPr>
    </w:p>
    <w:tbl>
      <w:tblPr>
        <w:tblStyle w:val="6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5219" w:author="Milica Radić" w:date="2026-10-02T22:57:58Z">
          <w:tblPr>
            <w:tblStyle w:val="67"/>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5220">
          <w:tblGrid>
            <w:gridCol w:w="8724"/>
          </w:tblGrid>
        </w:tblGridChange>
      </w:tblGrid>
      <w:tr w14:paraId="32DD70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5221" w:author="Milica Radić" w:date="2026-10-02T22:57:58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5222" w:author="Milica Radić" w:date="2026-10-02T22:57:58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363E0D64">
            <w:pPr>
              <w:widowControl/>
              <w:shd w:val="clear" w:color="auto" w:fill="FFFFFF"/>
              <w:jc w:val="left"/>
              <w:rPr>
                <w:rFonts w:ascii="Courier New" w:hAnsi="Courier New" w:eastAsia="Courier New" w:cs="Courier New"/>
                <w:color w:val="202020"/>
                <w:sz w:val="20"/>
                <w:szCs w:val="20"/>
                <w:lang w:val="sr-Cyrl-RS"/>
                <w:rPrChange w:id="5223"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CF222E"/>
                <w:sz w:val="20"/>
                <w:szCs w:val="20"/>
                <w:highlight w:val="white"/>
                <w:lang w:val="sr-Cyrl-RS"/>
                <w:rPrChange w:id="5224" w:author="Milan Stojkov" w:date="2026-10-02T11:00:00Z">
                  <w:rPr>
                    <w:rFonts w:ascii="Courier New" w:hAnsi="Courier New" w:eastAsia="Courier New" w:cs="Courier New"/>
                    <w:color w:val="CF222E"/>
                    <w:sz w:val="20"/>
                    <w:szCs w:val="20"/>
                    <w:highlight w:val="white"/>
                  </w:rPr>
                </w:rPrChange>
              </w:rPr>
              <w:t>class</w:t>
            </w:r>
            <w:r>
              <w:rPr>
                <w:rFonts w:ascii="Courier New" w:hAnsi="Courier New" w:eastAsia="Courier New" w:cs="Courier New"/>
                <w:color w:val="202020"/>
                <w:sz w:val="20"/>
                <w:szCs w:val="20"/>
                <w:highlight w:val="white"/>
                <w:lang w:val="sr-Cyrl-RS"/>
                <w:rPrChange w:id="522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226" w:author="Milan Stojkov" w:date="2026-10-02T11:00:00Z">
                  <w:rPr>
                    <w:rFonts w:ascii="Courier New" w:hAnsi="Courier New" w:eastAsia="Courier New" w:cs="Courier New"/>
                    <w:color w:val="267F99"/>
                    <w:sz w:val="20"/>
                    <w:szCs w:val="20"/>
                    <w:highlight w:val="white"/>
                  </w:rPr>
                </w:rPrChange>
              </w:rPr>
              <w:t>PartitioningAttack</w:t>
            </w:r>
            <w:r>
              <w:rPr>
                <w:rFonts w:ascii="Courier New" w:hAnsi="Courier New" w:eastAsia="Courier New" w:cs="Courier New"/>
                <w:color w:val="202020"/>
                <w:sz w:val="20"/>
                <w:szCs w:val="20"/>
                <w:highlight w:val="white"/>
                <w:lang w:val="sr-Cyrl-RS"/>
                <w:rPrChange w:id="522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228" w:author="Milan Stojkov" w:date="2026-10-02T11:00:00Z">
                  <w:rPr>
                    <w:rFonts w:ascii="Courier New" w:hAnsi="Courier New" w:eastAsia="Courier New" w:cs="Courier New"/>
                    <w:color w:val="267F99"/>
                    <w:sz w:val="20"/>
                    <w:szCs w:val="20"/>
                    <w:highlight w:val="white"/>
                  </w:rPr>
                </w:rPrChange>
              </w:rPr>
              <w:t>BaseAttack</w:t>
            </w:r>
            <w:r>
              <w:rPr>
                <w:rFonts w:ascii="Courier New" w:hAnsi="Courier New" w:eastAsia="Courier New" w:cs="Courier New"/>
                <w:color w:val="202020"/>
                <w:sz w:val="20"/>
                <w:szCs w:val="20"/>
                <w:highlight w:val="white"/>
                <w:lang w:val="sr-Cyrl-RS"/>
                <w:rPrChange w:id="5229" w:author="Milan Stojkov" w:date="2026-10-02T11:00:00Z">
                  <w:rPr>
                    <w:rFonts w:ascii="Courier New" w:hAnsi="Courier New" w:eastAsia="Courier New" w:cs="Courier New"/>
                    <w:color w:val="202020"/>
                    <w:sz w:val="20"/>
                    <w:szCs w:val="20"/>
                    <w:highlight w:val="white"/>
                  </w:rPr>
                </w:rPrChange>
              </w:rPr>
              <w:t>):</w:t>
            </w:r>
          </w:p>
          <w:p w14:paraId="05948F8C">
            <w:pPr>
              <w:widowControl/>
              <w:shd w:val="clear" w:color="auto" w:fill="FFFFFF"/>
              <w:jc w:val="left"/>
              <w:rPr>
                <w:del w:id="5230" w:author="Milica Radić" w:date="2026-10-02T22:58:23Z"/>
                <w:rFonts w:ascii="Courier New" w:hAnsi="Courier New" w:eastAsia="Courier New" w:cs="Courier New"/>
                <w:color w:val="202020"/>
                <w:sz w:val="20"/>
                <w:szCs w:val="20"/>
                <w:lang w:val="sr-Cyrl-RS"/>
                <w:rPrChange w:id="5231" w:author="Milan Stojkov" w:date="2026-10-02T11:00:00Z">
                  <w:rPr>
                    <w:del w:id="5232" w:author="Milica Radić" w:date="2026-10-02T22:58:23Z"/>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23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234" w:author="Milan Stojkov" w:date="2026-10-02T11:00:00Z">
                  <w:rPr>
                    <w:rFonts w:ascii="Courier New" w:hAnsi="Courier New" w:eastAsia="Courier New" w:cs="Courier New"/>
                    <w:color w:val="1F2328"/>
                    <w:sz w:val="20"/>
                    <w:szCs w:val="20"/>
                    <w:highlight w:val="white"/>
                  </w:rPr>
                </w:rPrChange>
              </w:rPr>
              <w:t>name</w:t>
            </w:r>
            <w:r>
              <w:rPr>
                <w:rFonts w:ascii="Courier New" w:hAnsi="Courier New" w:eastAsia="Courier New" w:cs="Courier New"/>
                <w:color w:val="202020"/>
                <w:sz w:val="20"/>
                <w:szCs w:val="20"/>
                <w:highlight w:val="white"/>
                <w:lang w:val="sr-Cyrl-RS"/>
                <w:rPrChange w:id="523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236"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23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5238" w:author="Milan Stojkov" w:date="2026-10-02T11:00:00Z">
                  <w:rPr>
                    <w:rFonts w:ascii="Courier New" w:hAnsi="Courier New" w:eastAsia="Courier New" w:cs="Courier New"/>
                    <w:color w:val="0A3069"/>
                    <w:sz w:val="20"/>
                    <w:szCs w:val="20"/>
                    <w:highlight w:val="white"/>
                  </w:rPr>
                </w:rPrChange>
              </w:rPr>
              <w:t>"partitioning"</w:t>
            </w:r>
          </w:p>
          <w:p w14:paraId="7D1A3E7C">
            <w:pPr>
              <w:widowControl/>
              <w:shd w:val="clear" w:color="auto" w:fill="FFFFFF"/>
              <w:jc w:val="left"/>
              <w:rPr>
                <w:rFonts w:ascii="Courier New" w:hAnsi="Courier New" w:eastAsia="Courier New" w:cs="Courier New"/>
                <w:sz w:val="20"/>
                <w:szCs w:val="20"/>
                <w:lang w:val="sr-Cyrl-RS"/>
                <w:rPrChange w:id="5240" w:author="Milan Stojkov" w:date="2026-10-02T11:00:00Z">
                  <w:rPr>
                    <w:rFonts w:ascii="Courier New" w:hAnsi="Courier New" w:eastAsia="Courier New" w:cs="Courier New"/>
                    <w:sz w:val="20"/>
                    <w:szCs w:val="20"/>
                  </w:rPr>
                </w:rPrChange>
              </w:rPr>
              <w:pPrChange w:id="5239" w:author="Milica Radić" w:date="2026-10-02T22:58:23Z">
                <w:pPr>
                  <w:widowControl/>
                  <w:jc w:val="left"/>
                </w:pPr>
              </w:pPrChange>
            </w:pPr>
          </w:p>
          <w:p w14:paraId="34A0C617">
            <w:pPr>
              <w:widowControl/>
              <w:shd w:val="clear" w:color="auto" w:fill="FFFFFF"/>
              <w:jc w:val="left"/>
              <w:rPr>
                <w:del w:id="5241" w:author="Milica Radić" w:date="2026-10-02T22:58:28Z"/>
                <w:rFonts w:ascii="Courier New" w:hAnsi="Courier New" w:eastAsia="Courier New" w:cs="Courier New"/>
                <w:color w:val="202020"/>
                <w:sz w:val="20"/>
                <w:szCs w:val="20"/>
                <w:lang w:val="sr-Cyrl-RS"/>
                <w:rPrChange w:id="5242" w:author="Milan Stojkov" w:date="2026-10-02T11:00:00Z">
                  <w:rPr>
                    <w:del w:id="5243" w:author="Milica Radić" w:date="2026-10-02T22:58:28Z"/>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24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5245"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524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5247" w:author="Milan Stojkov" w:date="2026-10-02T11:00:00Z">
                  <w:rPr>
                    <w:rFonts w:ascii="Courier New" w:hAnsi="Courier New" w:eastAsia="Courier New" w:cs="Courier New"/>
                    <w:color w:val="8250DF"/>
                    <w:sz w:val="20"/>
                    <w:szCs w:val="20"/>
                    <w:highlight w:val="white"/>
                  </w:rPr>
                </w:rPrChange>
              </w:rPr>
              <w:t>sends_value_to</w:t>
            </w:r>
            <w:r>
              <w:rPr>
                <w:rFonts w:ascii="Courier New" w:hAnsi="Courier New" w:eastAsia="Courier New" w:cs="Courier New"/>
                <w:color w:val="202020"/>
                <w:sz w:val="20"/>
                <w:szCs w:val="20"/>
                <w:highlight w:val="white"/>
                <w:lang w:val="sr-Cyrl-RS"/>
                <w:rPrChange w:id="524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249"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525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251"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25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253" w:author="Milan Stojkov" w:date="2026-10-02T11:00:00Z">
                  <w:rPr>
                    <w:rFonts w:ascii="Courier New" w:hAnsi="Courier New" w:eastAsia="Courier New" w:cs="Courier New"/>
                    <w:color w:val="267F99"/>
                    <w:sz w:val="20"/>
                    <w:szCs w:val="20"/>
                    <w:highlight w:val="white"/>
                  </w:rPr>
                </w:rPrChange>
              </w:rPr>
              <w:t>AttackContext</w:t>
            </w:r>
            <w:r>
              <w:rPr>
                <w:rFonts w:ascii="Courier New" w:hAnsi="Courier New" w:eastAsia="Courier New" w:cs="Courier New"/>
                <w:color w:val="202020"/>
                <w:sz w:val="20"/>
                <w:szCs w:val="20"/>
                <w:highlight w:val="white"/>
                <w:lang w:val="sr-Cyrl-RS"/>
                <w:rPrChange w:id="525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255"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525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257"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25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259" w:author="Milan Stojkov" w:date="2026-10-02T11:00:00Z">
                  <w:rPr>
                    <w:rFonts w:ascii="Courier New" w:hAnsi="Courier New" w:eastAsia="Courier New" w:cs="Courier New"/>
                    <w:color w:val="953800"/>
                    <w:sz w:val="20"/>
                    <w:szCs w:val="20"/>
                    <w:highlight w:val="white"/>
                  </w:rPr>
                </w:rPrChange>
              </w:rPr>
              <w:t>target</w:t>
            </w:r>
            <w:r>
              <w:rPr>
                <w:rFonts w:ascii="Courier New" w:hAnsi="Courier New" w:eastAsia="Courier New" w:cs="Courier New"/>
                <w:color w:val="202020"/>
                <w:sz w:val="20"/>
                <w:szCs w:val="20"/>
                <w:highlight w:val="white"/>
                <w:lang w:val="sr-Cyrl-RS"/>
                <w:rPrChange w:id="526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261"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262" w:author="Milan Stojkov" w:date="2026-10-02T11:00:00Z">
                  <w:rPr>
                    <w:rFonts w:ascii="Courier New" w:hAnsi="Courier New" w:eastAsia="Courier New" w:cs="Courier New"/>
                    <w:color w:val="202020"/>
                    <w:sz w:val="20"/>
                    <w:szCs w:val="20"/>
                    <w:highlight w:val="white"/>
                  </w:rPr>
                </w:rPrChange>
              </w:rPr>
              <w:t>,</w:t>
            </w:r>
            <w:ins w:id="5263" w:author="Milica Radić" w:date="2026-10-02T22:58:29Z">
              <w:r>
                <w:rPr>
                  <w:rFonts w:hint="default" w:ascii="Courier New" w:hAnsi="Courier New" w:eastAsia="Courier New" w:cs="Courier New"/>
                  <w:color w:val="202020"/>
                  <w:sz w:val="20"/>
                  <w:szCs w:val="20"/>
                  <w:highlight w:val="white"/>
                  <w:lang w:val="sr-Cyrl-RS"/>
                </w:rPr>
                <w:t xml:space="preserve"> </w:t>
              </w:r>
            </w:ins>
          </w:p>
          <w:p w14:paraId="16DC3075">
            <w:pPr>
              <w:widowControl/>
              <w:shd w:val="clear" w:color="auto" w:fill="FFFFFF"/>
              <w:jc w:val="left"/>
              <w:rPr>
                <w:del w:id="5264" w:author="Milica Radić" w:date="2026-10-02T22:58:28Z"/>
                <w:rFonts w:ascii="Courier New" w:hAnsi="Courier New" w:eastAsia="Courier New" w:cs="Courier New"/>
                <w:color w:val="202020"/>
                <w:sz w:val="20"/>
                <w:szCs w:val="20"/>
                <w:lang w:val="sr-Cyrl-RS"/>
                <w:rPrChange w:id="5265" w:author="Milan Stojkov" w:date="2026-10-02T11:00:00Z">
                  <w:rPr>
                    <w:del w:id="5266" w:author="Milica Radić" w:date="2026-10-02T22:58:28Z"/>
                    <w:rFonts w:ascii="Courier New" w:hAnsi="Courier New" w:eastAsia="Courier New" w:cs="Courier New"/>
                    <w:color w:val="202020"/>
                    <w:sz w:val="20"/>
                    <w:szCs w:val="20"/>
                  </w:rPr>
                </w:rPrChange>
              </w:rPr>
            </w:pPr>
            <w:del w:id="5267" w:author="Milica Radić" w:date="2026-10-02T22:58:28Z">
              <w:r>
                <w:rPr>
                  <w:rFonts w:ascii="Courier New" w:hAnsi="Courier New" w:eastAsia="Courier New" w:cs="Courier New"/>
                  <w:color w:val="202020"/>
                  <w:sz w:val="20"/>
                  <w:szCs w:val="20"/>
                  <w:highlight w:val="white"/>
                  <w:lang w:val="sr-Cyrl-RS"/>
                  <w:rPrChange w:id="5268" w:author="Milan Stojkov" w:date="2026-10-02T11:00:00Z">
                    <w:rPr>
                      <w:rFonts w:ascii="Courier New" w:hAnsi="Courier New" w:eastAsia="Courier New" w:cs="Courier New"/>
                      <w:color w:val="202020"/>
                      <w:sz w:val="20"/>
                      <w:szCs w:val="20"/>
                      <w:highlight w:val="white"/>
                    </w:rPr>
                  </w:rPrChange>
                </w:rPr>
                <w:delText>                       </w:delText>
              </w:r>
            </w:del>
            <w:del w:id="5269" w:author="Milica Radić" w:date="2026-10-02T22:58:28Z">
              <w:r>
                <w:rPr>
                  <w:rFonts w:ascii="Courier New" w:hAnsi="Courier New" w:eastAsia="Courier New" w:cs="Courier New"/>
                  <w:color w:val="953800"/>
                  <w:sz w:val="20"/>
                  <w:szCs w:val="20"/>
                  <w:highlight w:val="white"/>
                  <w:lang w:val="sr-Cyrl-RS"/>
                  <w:rPrChange w:id="5270" w:author="Milan Stojkov" w:date="2026-10-02T11:00:00Z">
                    <w:rPr>
                      <w:rFonts w:ascii="Courier New" w:hAnsi="Courier New" w:eastAsia="Courier New" w:cs="Courier New"/>
                      <w:color w:val="953800"/>
                      <w:sz w:val="20"/>
                      <w:szCs w:val="20"/>
                      <w:highlight w:val="white"/>
                    </w:rPr>
                  </w:rPrChange>
                </w:rPr>
                <w:delText>round_now</w:delText>
              </w:r>
            </w:del>
            <w:del w:id="5271" w:author="Milica Radić" w:date="2026-10-02T22:58:28Z">
              <w:r>
                <w:rPr>
                  <w:rFonts w:ascii="Courier New" w:hAnsi="Courier New" w:eastAsia="Courier New" w:cs="Courier New"/>
                  <w:color w:val="202020"/>
                  <w:sz w:val="20"/>
                  <w:szCs w:val="20"/>
                  <w:highlight w:val="white"/>
                  <w:lang w:val="sr-Cyrl-RS"/>
                  <w:rPrChange w:id="5272" w:author="Milan Stojkov" w:date="2026-10-02T11:00:00Z">
                    <w:rPr>
                      <w:rFonts w:ascii="Courier New" w:hAnsi="Courier New" w:eastAsia="Courier New" w:cs="Courier New"/>
                      <w:color w:val="202020"/>
                      <w:sz w:val="20"/>
                      <w:szCs w:val="20"/>
                      <w:highlight w:val="white"/>
                    </w:rPr>
                  </w:rPrChange>
                </w:rPr>
                <w:delText xml:space="preserve">: </w:delText>
              </w:r>
            </w:del>
            <w:del w:id="5273" w:author="Milica Radić" w:date="2026-10-02T22:58:28Z">
              <w:r>
                <w:rPr>
                  <w:rFonts w:ascii="Courier New" w:hAnsi="Courier New" w:eastAsia="Courier New" w:cs="Courier New"/>
                  <w:color w:val="267F99"/>
                  <w:sz w:val="20"/>
                  <w:szCs w:val="20"/>
                  <w:highlight w:val="white"/>
                  <w:lang w:val="sr-Cyrl-RS"/>
                  <w:rPrChange w:id="5274" w:author="Milan Stojkov" w:date="2026-10-02T11:00:00Z">
                    <w:rPr>
                      <w:rFonts w:ascii="Courier New" w:hAnsi="Courier New" w:eastAsia="Courier New" w:cs="Courier New"/>
                      <w:color w:val="267F99"/>
                      <w:sz w:val="20"/>
                      <w:szCs w:val="20"/>
                      <w:highlight w:val="white"/>
                    </w:rPr>
                  </w:rPrChange>
                </w:rPr>
                <w:delText>int</w:delText>
              </w:r>
            </w:del>
            <w:del w:id="5275" w:author="Milica Radić" w:date="2026-10-02T22:58:28Z">
              <w:r>
                <w:rPr>
                  <w:rFonts w:ascii="Courier New" w:hAnsi="Courier New" w:eastAsia="Courier New" w:cs="Courier New"/>
                  <w:color w:val="202020"/>
                  <w:sz w:val="20"/>
                  <w:szCs w:val="20"/>
                  <w:highlight w:val="white"/>
                  <w:lang w:val="sr-Cyrl-RS"/>
                  <w:rPrChange w:id="5276" w:author="Milan Stojkov" w:date="2026-10-02T11:00:00Z">
                    <w:rPr>
                      <w:rFonts w:ascii="Courier New" w:hAnsi="Courier New" w:eastAsia="Courier New" w:cs="Courier New"/>
                      <w:color w:val="202020"/>
                      <w:sz w:val="20"/>
                      <w:szCs w:val="20"/>
                      <w:highlight w:val="white"/>
                    </w:rPr>
                  </w:rPrChange>
                </w:rPr>
                <w:delText xml:space="preserve">) -&gt; </w:delText>
              </w:r>
            </w:del>
            <w:del w:id="5277" w:author="Milica Radić" w:date="2026-10-02T22:58:28Z">
              <w:r>
                <w:rPr>
                  <w:rFonts w:ascii="Courier New" w:hAnsi="Courier New" w:eastAsia="Courier New" w:cs="Courier New"/>
                  <w:color w:val="267F99"/>
                  <w:sz w:val="20"/>
                  <w:szCs w:val="20"/>
                  <w:highlight w:val="white"/>
                  <w:lang w:val="sr-Cyrl-RS"/>
                  <w:rPrChange w:id="5278" w:author="Milan Stojkov" w:date="2026-10-02T11:00:00Z">
                    <w:rPr>
                      <w:rFonts w:ascii="Courier New" w:hAnsi="Courier New" w:eastAsia="Courier New" w:cs="Courier New"/>
                      <w:color w:val="267F99"/>
                      <w:sz w:val="20"/>
                      <w:szCs w:val="20"/>
                      <w:highlight w:val="white"/>
                    </w:rPr>
                  </w:rPrChange>
                </w:rPr>
                <w:delText>Optional</w:delText>
              </w:r>
            </w:del>
            <w:del w:id="5279" w:author="Milica Radić" w:date="2026-10-02T22:58:28Z">
              <w:r>
                <w:rPr>
                  <w:rFonts w:ascii="Courier New" w:hAnsi="Courier New" w:eastAsia="Courier New" w:cs="Courier New"/>
                  <w:color w:val="202020"/>
                  <w:sz w:val="20"/>
                  <w:szCs w:val="20"/>
                  <w:highlight w:val="white"/>
                  <w:lang w:val="sr-Cyrl-RS"/>
                  <w:rPrChange w:id="5280" w:author="Milan Stojkov" w:date="2026-10-02T11:00:00Z">
                    <w:rPr>
                      <w:rFonts w:ascii="Courier New" w:hAnsi="Courier New" w:eastAsia="Courier New" w:cs="Courier New"/>
                      <w:color w:val="202020"/>
                      <w:sz w:val="20"/>
                      <w:szCs w:val="20"/>
                      <w:highlight w:val="white"/>
                    </w:rPr>
                  </w:rPrChange>
                </w:rPr>
                <w:delText>[</w:delText>
              </w:r>
            </w:del>
            <w:del w:id="5281" w:author="Milica Radić" w:date="2026-10-02T22:58:28Z">
              <w:r>
                <w:rPr>
                  <w:rFonts w:ascii="Courier New" w:hAnsi="Courier New" w:eastAsia="Courier New" w:cs="Courier New"/>
                  <w:color w:val="267F99"/>
                  <w:sz w:val="20"/>
                  <w:szCs w:val="20"/>
                  <w:highlight w:val="white"/>
                  <w:lang w:val="sr-Cyrl-RS"/>
                  <w:rPrChange w:id="5282" w:author="Milan Stojkov" w:date="2026-10-02T11:00:00Z">
                    <w:rPr>
                      <w:rFonts w:ascii="Courier New" w:hAnsi="Courier New" w:eastAsia="Courier New" w:cs="Courier New"/>
                      <w:color w:val="267F99"/>
                      <w:sz w:val="20"/>
                      <w:szCs w:val="20"/>
                      <w:highlight w:val="white"/>
                    </w:rPr>
                  </w:rPrChange>
                </w:rPr>
                <w:delText>bool</w:delText>
              </w:r>
            </w:del>
            <w:del w:id="5283" w:author="Milica Radić" w:date="2026-10-02T22:58:28Z">
              <w:r>
                <w:rPr>
                  <w:rFonts w:ascii="Courier New" w:hAnsi="Courier New" w:eastAsia="Courier New" w:cs="Courier New"/>
                  <w:color w:val="202020"/>
                  <w:sz w:val="20"/>
                  <w:szCs w:val="20"/>
                  <w:highlight w:val="white"/>
                  <w:lang w:val="sr-Cyrl-RS"/>
                  <w:rPrChange w:id="5284" w:author="Milan Stojkov" w:date="2026-10-02T11:00:00Z">
                    <w:rPr>
                      <w:rFonts w:ascii="Courier New" w:hAnsi="Courier New" w:eastAsia="Courier New" w:cs="Courier New"/>
                      <w:color w:val="202020"/>
                      <w:sz w:val="20"/>
                      <w:szCs w:val="20"/>
                      <w:highlight w:val="white"/>
                    </w:rPr>
                  </w:rPrChange>
                </w:rPr>
                <w:delText>]:</w:delText>
              </w:r>
            </w:del>
          </w:p>
          <w:p w14:paraId="183BB2A7">
            <w:pPr>
              <w:widowControl/>
              <w:shd w:val="clear" w:color="auto" w:fill="FFFFFF"/>
              <w:jc w:val="left"/>
              <w:rPr>
                <w:rFonts w:ascii="Courier New" w:hAnsi="Courier New" w:eastAsia="Courier New" w:cs="Courier New"/>
                <w:color w:val="202020"/>
                <w:sz w:val="20"/>
                <w:szCs w:val="20"/>
                <w:lang w:val="sr-Cyrl-RS"/>
                <w:rPrChange w:id="5285" w:author="Milan Stojkov" w:date="2026-10-02T11:00:00Z">
                  <w:rPr>
                    <w:rFonts w:ascii="Courier New" w:hAnsi="Courier New" w:eastAsia="Courier New" w:cs="Courier New"/>
                    <w:color w:val="202020"/>
                    <w:sz w:val="20"/>
                    <w:szCs w:val="20"/>
                  </w:rPr>
                </w:rPrChange>
              </w:rPr>
            </w:pPr>
            <w:del w:id="5286" w:author="Milica Radić" w:date="2026-10-02T22:58:28Z">
              <w:r>
                <w:rPr>
                  <w:rFonts w:ascii="Courier New" w:hAnsi="Courier New" w:eastAsia="Courier New" w:cs="Courier New"/>
                  <w:color w:val="202020"/>
                  <w:sz w:val="20"/>
                  <w:szCs w:val="20"/>
                  <w:highlight w:val="white"/>
                  <w:lang w:val="sr-Cyrl-RS"/>
                  <w:rPrChange w:id="5287" w:author="Milan Stojkov" w:date="2026-10-02T11:00:00Z">
                    <w:rPr>
                      <w:rFonts w:ascii="Courier New" w:hAnsi="Courier New" w:eastAsia="Courier New" w:cs="Courier New"/>
                      <w:color w:val="202020"/>
                      <w:sz w:val="20"/>
                      <w:szCs w:val="20"/>
                      <w:highlight w:val="white"/>
                    </w:rPr>
                  </w:rPrChange>
                </w:rPr>
                <w:delText xml:space="preserve">        </w:delText>
              </w:r>
            </w:del>
            <w:r>
              <w:rPr>
                <w:rFonts w:ascii="Courier New" w:hAnsi="Courier New" w:eastAsia="Courier New" w:cs="Courier New"/>
                <w:color w:val="1F2328"/>
                <w:sz w:val="20"/>
                <w:szCs w:val="20"/>
                <w:highlight w:val="white"/>
                <w:lang w:val="sr-Cyrl-RS"/>
                <w:rPrChange w:id="5288"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528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290"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29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292"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29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294" w:author="Milan Stojkov" w:date="2026-10-02T11:00:00Z">
                  <w:rPr>
                    <w:rFonts w:ascii="Courier New" w:hAnsi="Courier New" w:eastAsia="Courier New" w:cs="Courier New"/>
                    <w:color w:val="1F2328"/>
                    <w:sz w:val="20"/>
                    <w:szCs w:val="20"/>
                    <w:highlight w:val="white"/>
                  </w:rPr>
                </w:rPrChange>
              </w:rPr>
              <w:t>params</w:t>
            </w:r>
          </w:p>
          <w:p w14:paraId="45416258">
            <w:pPr>
              <w:widowControl/>
              <w:shd w:val="clear" w:color="auto" w:fill="FFFFFF"/>
              <w:jc w:val="left"/>
              <w:rPr>
                <w:rFonts w:ascii="Courier New" w:hAnsi="Courier New" w:eastAsia="Courier New" w:cs="Courier New"/>
                <w:color w:val="202020"/>
                <w:sz w:val="20"/>
                <w:szCs w:val="20"/>
                <w:lang w:val="sr-Cyrl-RS"/>
                <w:rPrChange w:id="529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29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297"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529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299"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5300" w:author="Milan Stojkov" w:date="2026-10-02T11:00:00Z">
                  <w:rPr>
                    <w:rFonts w:ascii="Courier New" w:hAnsi="Courier New" w:eastAsia="Courier New" w:cs="Courier New"/>
                    <w:color w:val="202020"/>
                    <w:sz w:val="20"/>
                    <w:szCs w:val="20"/>
                    <w:highlight w:val="white"/>
                  </w:rPr>
                </w:rPrChange>
              </w:rPr>
              <w:t xml:space="preserve">.partition_groups </w:t>
            </w:r>
            <w:r>
              <w:rPr>
                <w:rFonts w:ascii="Courier New" w:hAnsi="Courier New" w:eastAsia="Courier New" w:cs="Courier New"/>
                <w:color w:val="000000"/>
                <w:sz w:val="20"/>
                <w:szCs w:val="20"/>
                <w:highlight w:val="white"/>
                <w:lang w:val="sr-Cyrl-RS"/>
                <w:rPrChange w:id="5301" w:author="Milan Stojkov" w:date="2026-10-02T11:00:00Z">
                  <w:rPr>
                    <w:rFonts w:ascii="Courier New" w:hAnsi="Courier New" w:eastAsia="Courier New" w:cs="Courier New"/>
                    <w:color w:val="000000"/>
                    <w:sz w:val="20"/>
                    <w:szCs w:val="20"/>
                    <w:highlight w:val="white"/>
                  </w:rPr>
                </w:rPrChange>
              </w:rPr>
              <w:t>&lt;=</w:t>
            </w:r>
            <w:r>
              <w:rPr>
                <w:rFonts w:ascii="Courier New" w:hAnsi="Courier New" w:eastAsia="Courier New" w:cs="Courier New"/>
                <w:color w:val="202020"/>
                <w:sz w:val="20"/>
                <w:szCs w:val="20"/>
                <w:highlight w:val="white"/>
                <w:lang w:val="sr-Cyrl-RS"/>
                <w:rPrChange w:id="530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98658"/>
                <w:sz w:val="20"/>
                <w:szCs w:val="20"/>
                <w:highlight w:val="white"/>
                <w:lang w:val="sr-Cyrl-RS"/>
                <w:rPrChange w:id="5303" w:author="Milan Stojkov" w:date="2026-10-02T11:00:00Z">
                  <w:rPr>
                    <w:rFonts w:ascii="Courier New" w:hAnsi="Courier New" w:eastAsia="Courier New" w:cs="Courier New"/>
                    <w:color w:val="098658"/>
                    <w:sz w:val="20"/>
                    <w:szCs w:val="20"/>
                    <w:highlight w:val="white"/>
                  </w:rPr>
                </w:rPrChange>
              </w:rPr>
              <w:t>1</w:t>
            </w:r>
            <w:r>
              <w:rPr>
                <w:rFonts w:ascii="Courier New" w:hAnsi="Courier New" w:eastAsia="Courier New" w:cs="Courier New"/>
                <w:color w:val="202020"/>
                <w:sz w:val="20"/>
                <w:szCs w:val="20"/>
                <w:highlight w:val="white"/>
                <w:lang w:val="sr-Cyrl-RS"/>
                <w:rPrChange w:id="530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305" w:author="Milan Stojkov" w:date="2026-10-02T11:00:00Z">
                  <w:rPr>
                    <w:rFonts w:ascii="Courier New" w:hAnsi="Courier New" w:eastAsia="Courier New" w:cs="Courier New"/>
                    <w:color w:val="0000FF"/>
                    <w:sz w:val="20"/>
                    <w:szCs w:val="20"/>
                    <w:highlight w:val="white"/>
                  </w:rPr>
                </w:rPrChange>
              </w:rPr>
              <w:t>or</w:t>
            </w:r>
            <w:r>
              <w:rPr>
                <w:rFonts w:ascii="Courier New" w:hAnsi="Courier New" w:eastAsia="Courier New" w:cs="Courier New"/>
                <w:color w:val="202020"/>
                <w:sz w:val="20"/>
                <w:szCs w:val="20"/>
                <w:highlight w:val="white"/>
                <w:lang w:val="sr-Cyrl-RS"/>
                <w:rPrChange w:id="530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307"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530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309"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531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311" w:author="Milan Stojkov" w:date="2026-10-02T11:00:00Z">
                  <w:rPr>
                    <w:rFonts w:ascii="Courier New" w:hAnsi="Courier New" w:eastAsia="Courier New" w:cs="Courier New"/>
                    <w:color w:val="0000FF"/>
                    <w:sz w:val="20"/>
                    <w:szCs w:val="20"/>
                    <w:highlight w:val="white"/>
                  </w:rPr>
                </w:rPrChange>
              </w:rPr>
              <w:t>in</w:t>
            </w:r>
            <w:r>
              <w:rPr>
                <w:rFonts w:ascii="Courier New" w:hAnsi="Courier New" w:eastAsia="Courier New" w:cs="Courier New"/>
                <w:color w:val="202020"/>
                <w:sz w:val="20"/>
                <w:szCs w:val="20"/>
                <w:highlight w:val="white"/>
                <w:lang w:val="sr-Cyrl-RS"/>
                <w:rPrChange w:id="531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313"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31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315" w:author="Milan Stojkov" w:date="2026-10-02T11:00:00Z">
                  <w:rPr>
                    <w:rFonts w:ascii="Courier New" w:hAnsi="Courier New" w:eastAsia="Courier New" w:cs="Courier New"/>
                    <w:color w:val="1F2328"/>
                    <w:sz w:val="20"/>
                    <w:szCs w:val="20"/>
                    <w:highlight w:val="white"/>
                  </w:rPr>
                </w:rPrChange>
              </w:rPr>
              <w:t>sybil_ids</w:t>
            </w:r>
            <w:r>
              <w:rPr>
                <w:rFonts w:ascii="Courier New" w:hAnsi="Courier New" w:eastAsia="Courier New" w:cs="Courier New"/>
                <w:color w:val="202020"/>
                <w:sz w:val="20"/>
                <w:szCs w:val="20"/>
                <w:highlight w:val="white"/>
                <w:lang w:val="sr-Cyrl-RS"/>
                <w:rPrChange w:id="5316" w:author="Milan Stojkov" w:date="2026-10-02T11:00:00Z">
                  <w:rPr>
                    <w:rFonts w:ascii="Courier New" w:hAnsi="Courier New" w:eastAsia="Courier New" w:cs="Courier New"/>
                    <w:color w:val="202020"/>
                    <w:sz w:val="20"/>
                    <w:szCs w:val="20"/>
                    <w:highlight w:val="white"/>
                  </w:rPr>
                </w:rPrChange>
              </w:rPr>
              <w:t>:</w:t>
            </w:r>
          </w:p>
          <w:p w14:paraId="7866B437">
            <w:pPr>
              <w:widowControl/>
              <w:shd w:val="clear" w:color="auto" w:fill="FFFFFF"/>
              <w:jc w:val="left"/>
              <w:rPr>
                <w:rFonts w:ascii="Courier New" w:hAnsi="Courier New" w:eastAsia="Courier New" w:cs="Courier New"/>
                <w:color w:val="202020"/>
                <w:sz w:val="20"/>
                <w:szCs w:val="20"/>
                <w:lang w:val="sr-Cyrl-RS"/>
                <w:rPrChange w:id="5317"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31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319"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532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321" w:author="Milan Stojkov" w:date="2026-10-02T11:00:00Z">
                  <w:rPr>
                    <w:rFonts w:ascii="Courier New" w:hAnsi="Courier New" w:eastAsia="Courier New" w:cs="Courier New"/>
                    <w:color w:val="0000FF"/>
                    <w:sz w:val="20"/>
                    <w:szCs w:val="20"/>
                    <w:highlight w:val="white"/>
                  </w:rPr>
                </w:rPrChange>
              </w:rPr>
              <w:t>None</w:t>
            </w:r>
          </w:p>
          <w:p w14:paraId="171C918D">
            <w:pPr>
              <w:widowControl/>
              <w:shd w:val="clear" w:color="auto" w:fill="FFFFFF"/>
              <w:jc w:val="left"/>
              <w:rPr>
                <w:rFonts w:ascii="Courier New" w:hAnsi="Courier New" w:eastAsia="Courier New" w:cs="Courier New"/>
                <w:color w:val="202020"/>
                <w:sz w:val="20"/>
                <w:szCs w:val="20"/>
                <w:lang w:val="sr-Cyrl-RS"/>
                <w:rPrChange w:id="5322"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32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324"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532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326" w:author="Milan Stojkov" w:date="2026-10-02T11:00:00Z">
                  <w:rPr>
                    <w:rFonts w:ascii="Courier New" w:hAnsi="Courier New" w:eastAsia="Courier New" w:cs="Courier New"/>
                    <w:color w:val="953800"/>
                    <w:sz w:val="20"/>
                    <w:szCs w:val="20"/>
                    <w:highlight w:val="white"/>
                  </w:rPr>
                </w:rPrChange>
              </w:rPr>
              <w:t>target</w:t>
            </w:r>
            <w:r>
              <w:rPr>
                <w:rFonts w:ascii="Courier New" w:hAnsi="Courier New" w:eastAsia="Courier New" w:cs="Courier New"/>
                <w:color w:val="202020"/>
                <w:sz w:val="20"/>
                <w:szCs w:val="20"/>
                <w:highlight w:val="white"/>
                <w:lang w:val="sr-Cyrl-RS"/>
                <w:rPrChange w:id="532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328" w:author="Milan Stojkov" w:date="2026-10-02T11:00:00Z">
                  <w:rPr>
                    <w:rFonts w:ascii="Courier New" w:hAnsi="Courier New" w:eastAsia="Courier New" w:cs="Courier New"/>
                    <w:color w:val="0000FF"/>
                    <w:sz w:val="20"/>
                    <w:szCs w:val="20"/>
                    <w:highlight w:val="white"/>
                  </w:rPr>
                </w:rPrChange>
              </w:rPr>
              <w:t>is</w:t>
            </w:r>
            <w:r>
              <w:rPr>
                <w:rFonts w:ascii="Courier New" w:hAnsi="Courier New" w:eastAsia="Courier New" w:cs="Courier New"/>
                <w:color w:val="202020"/>
                <w:sz w:val="20"/>
                <w:szCs w:val="20"/>
                <w:highlight w:val="white"/>
                <w:lang w:val="sr-Cyrl-RS"/>
                <w:rPrChange w:id="532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330"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5331" w:author="Milan Stojkov" w:date="2026-10-02T11:00:00Z">
                  <w:rPr>
                    <w:rFonts w:ascii="Courier New" w:hAnsi="Courier New" w:eastAsia="Courier New" w:cs="Courier New"/>
                    <w:color w:val="202020"/>
                    <w:sz w:val="20"/>
                    <w:szCs w:val="20"/>
                    <w:highlight w:val="white"/>
                  </w:rPr>
                </w:rPrChange>
              </w:rPr>
              <w:t>:</w:t>
            </w:r>
          </w:p>
          <w:p w14:paraId="3E089388">
            <w:pPr>
              <w:widowControl/>
              <w:shd w:val="clear" w:color="auto" w:fill="FFFFFF"/>
              <w:jc w:val="left"/>
              <w:rPr>
                <w:rFonts w:ascii="Courier New" w:hAnsi="Courier New" w:eastAsia="Courier New" w:cs="Courier New"/>
                <w:color w:val="202020"/>
                <w:sz w:val="20"/>
                <w:szCs w:val="20"/>
                <w:lang w:val="sr-Cyrl-RS"/>
                <w:rPrChange w:id="5332"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33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334"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533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336" w:author="Milan Stojkov" w:date="2026-10-02T11:00:00Z">
                  <w:rPr>
                    <w:rFonts w:ascii="Courier New" w:hAnsi="Courier New" w:eastAsia="Courier New" w:cs="Courier New"/>
                    <w:color w:val="0000FF"/>
                    <w:sz w:val="20"/>
                    <w:szCs w:val="20"/>
                    <w:highlight w:val="white"/>
                  </w:rPr>
                </w:rPrChange>
              </w:rPr>
              <w:t>None</w:t>
            </w:r>
          </w:p>
          <w:p w14:paraId="6A10A2EB">
            <w:pPr>
              <w:widowControl/>
              <w:shd w:val="clear" w:color="auto" w:fill="FFFFFF"/>
              <w:jc w:val="left"/>
              <w:rPr>
                <w:rFonts w:ascii="Courier New" w:hAnsi="Courier New" w:eastAsia="Courier New" w:cs="Courier New"/>
                <w:color w:val="202020"/>
                <w:sz w:val="20"/>
                <w:szCs w:val="20"/>
                <w:lang w:val="sr-Cyrl-RS"/>
                <w:rPrChange w:id="5337"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33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339"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534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5341" w:author="Milan Stojkov" w:date="2026-10-02T11:00:00Z">
                  <w:rPr>
                    <w:rFonts w:ascii="Courier New" w:hAnsi="Courier New" w:eastAsia="Courier New" w:cs="Courier New"/>
                    <w:color w:val="8250DF"/>
                    <w:sz w:val="20"/>
                    <w:szCs w:val="20"/>
                    <w:highlight w:val="white"/>
                  </w:rPr>
                </w:rPrChange>
              </w:rPr>
              <w:t>group_of</w:t>
            </w:r>
            <w:r>
              <w:rPr>
                <w:rFonts w:ascii="Courier New" w:hAnsi="Courier New" w:eastAsia="Courier New" w:cs="Courier New"/>
                <w:color w:val="202020"/>
                <w:sz w:val="20"/>
                <w:szCs w:val="20"/>
                <w:highlight w:val="white"/>
                <w:lang w:val="sr-Cyrl-RS"/>
                <w:rPrChange w:id="534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5343" w:author="Milan Stojkov" w:date="2026-10-02T11:00:00Z">
                  <w:rPr>
                    <w:rFonts w:ascii="Courier New" w:hAnsi="Courier New" w:eastAsia="Courier New" w:cs="Courier New"/>
                    <w:color w:val="953800"/>
                    <w:sz w:val="20"/>
                    <w:szCs w:val="20"/>
                    <w:highlight w:val="white"/>
                  </w:rPr>
                </w:rPrChange>
              </w:rPr>
              <w:t>identity</w:t>
            </w:r>
            <w:r>
              <w:rPr>
                <w:rFonts w:ascii="Courier New" w:hAnsi="Courier New" w:eastAsia="Courier New" w:cs="Courier New"/>
                <w:color w:val="202020"/>
                <w:sz w:val="20"/>
                <w:szCs w:val="20"/>
                <w:highlight w:val="white"/>
                <w:lang w:val="sr-Cyrl-RS"/>
                <w:rPrChange w:id="534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345"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5346" w:author="Milan Stojkov" w:date="2026-10-02T11:00:00Z">
                  <w:rPr>
                    <w:rFonts w:ascii="Courier New" w:hAnsi="Courier New" w:eastAsia="Courier New" w:cs="Courier New"/>
                    <w:color w:val="202020"/>
                    <w:sz w:val="20"/>
                    <w:szCs w:val="20"/>
                    <w:highlight w:val="white"/>
                  </w:rPr>
                </w:rPrChange>
              </w:rPr>
              <w:t xml:space="preserve">.partition_groups) </w:t>
            </w:r>
            <w:r>
              <w:rPr>
                <w:rFonts w:ascii="Courier New" w:hAnsi="Courier New" w:eastAsia="Courier New" w:cs="Courier New"/>
                <w:color w:val="000000"/>
                <w:sz w:val="20"/>
                <w:szCs w:val="20"/>
                <w:highlight w:val="white"/>
                <w:lang w:val="sr-Cyrl-RS"/>
                <w:rPrChange w:id="5347"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34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5349" w:author="Milan Stojkov" w:date="2026-10-02T11:00:00Z">
                  <w:rPr>
                    <w:rFonts w:ascii="Courier New" w:hAnsi="Courier New" w:eastAsia="Courier New" w:cs="Courier New"/>
                    <w:color w:val="8250DF"/>
                    <w:sz w:val="20"/>
                    <w:szCs w:val="20"/>
                    <w:highlight w:val="white"/>
                  </w:rPr>
                </w:rPrChange>
              </w:rPr>
              <w:t>group_of</w:t>
            </w:r>
            <w:r>
              <w:rPr>
                <w:rFonts w:ascii="Courier New" w:hAnsi="Courier New" w:eastAsia="Courier New" w:cs="Courier New"/>
                <w:color w:val="202020"/>
                <w:sz w:val="20"/>
                <w:szCs w:val="20"/>
                <w:highlight w:val="white"/>
                <w:lang w:val="sr-Cyrl-RS"/>
                <w:rPrChange w:id="535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5351" w:author="Milan Stojkov" w:date="2026-10-02T11:00:00Z">
                  <w:rPr>
                    <w:rFonts w:ascii="Courier New" w:hAnsi="Courier New" w:eastAsia="Courier New" w:cs="Courier New"/>
                    <w:color w:val="953800"/>
                    <w:sz w:val="20"/>
                    <w:szCs w:val="20"/>
                    <w:highlight w:val="white"/>
                  </w:rPr>
                </w:rPrChange>
              </w:rPr>
              <w:t>target</w:t>
            </w:r>
            <w:r>
              <w:rPr>
                <w:rFonts w:ascii="Courier New" w:hAnsi="Courier New" w:eastAsia="Courier New" w:cs="Courier New"/>
                <w:color w:val="202020"/>
                <w:sz w:val="20"/>
                <w:szCs w:val="20"/>
                <w:highlight w:val="white"/>
                <w:lang w:val="sr-Cyrl-RS"/>
                <w:rPrChange w:id="535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353"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5354" w:author="Milan Stojkov" w:date="2026-10-02T11:00:00Z">
                  <w:rPr>
                    <w:rFonts w:ascii="Courier New" w:hAnsi="Courier New" w:eastAsia="Courier New" w:cs="Courier New"/>
                    <w:color w:val="202020"/>
                    <w:sz w:val="20"/>
                    <w:szCs w:val="20"/>
                    <w:highlight w:val="white"/>
                  </w:rPr>
                </w:rPrChange>
              </w:rPr>
              <w:t>.partition_groups):</w:t>
            </w:r>
          </w:p>
          <w:p w14:paraId="1B46FB66">
            <w:pPr>
              <w:widowControl/>
              <w:shd w:val="clear" w:color="auto" w:fill="FFFFFF"/>
              <w:jc w:val="left"/>
              <w:rPr>
                <w:rFonts w:ascii="Courier New" w:hAnsi="Courier New" w:eastAsia="Courier New" w:cs="Courier New"/>
                <w:color w:val="202020"/>
                <w:sz w:val="20"/>
                <w:szCs w:val="20"/>
                <w:lang w:val="sr-Cyrl-RS"/>
                <w:rPrChange w:id="535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35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357"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535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359" w:author="Milan Stojkov" w:date="2026-10-02T11:00:00Z">
                  <w:rPr>
                    <w:rFonts w:ascii="Courier New" w:hAnsi="Courier New" w:eastAsia="Courier New" w:cs="Courier New"/>
                    <w:color w:val="0000FF"/>
                    <w:sz w:val="20"/>
                    <w:szCs w:val="20"/>
                    <w:highlight w:val="white"/>
                  </w:rPr>
                </w:rPrChange>
              </w:rPr>
              <w:t>False</w:t>
            </w:r>
          </w:p>
          <w:p w14:paraId="0D272C5C">
            <w:pPr>
              <w:widowControl/>
              <w:shd w:val="clear" w:color="auto" w:fill="FFFFFF"/>
              <w:jc w:val="left"/>
              <w:rPr>
                <w:rFonts w:ascii="Courier New" w:hAnsi="Courier New" w:eastAsia="Courier New" w:cs="Courier New"/>
                <w:color w:val="000000"/>
                <w:sz w:val="20"/>
                <w:szCs w:val="20"/>
                <w:lang w:val="sr-Cyrl-RS"/>
                <w:rPrChange w:id="5360"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202020"/>
                <w:sz w:val="20"/>
                <w:szCs w:val="20"/>
                <w:highlight w:val="white"/>
                <w:lang w:val="sr-Cyrl-RS"/>
                <w:rPrChange w:id="536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362"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536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364" w:author="Milan Stojkov" w:date="2026-10-02T11:00:00Z">
                  <w:rPr>
                    <w:rFonts w:ascii="Courier New" w:hAnsi="Courier New" w:eastAsia="Courier New" w:cs="Courier New"/>
                    <w:color w:val="0000FF"/>
                    <w:sz w:val="20"/>
                    <w:szCs w:val="20"/>
                    <w:highlight w:val="white"/>
                  </w:rPr>
                </w:rPrChange>
              </w:rPr>
              <w:t>None</w:t>
            </w:r>
          </w:p>
        </w:tc>
      </w:tr>
    </w:tbl>
    <w:p w14:paraId="7437AF73">
      <w:pPr>
        <w:pBdr>
          <w:top w:val="none" w:color="auto" w:sz="0" w:space="0"/>
          <w:left w:val="none" w:color="auto" w:sz="0" w:space="0"/>
          <w:bottom w:val="none" w:color="auto" w:sz="0" w:space="0"/>
          <w:right w:val="none" w:color="auto" w:sz="0" w:space="0"/>
          <w:between w:val="none" w:color="auto" w:sz="0" w:space="0"/>
        </w:pBdr>
        <w:jc w:val="center"/>
        <w:rPr>
          <w:ins w:id="5365" w:author="Milica Radić" w:date="2026-10-02T23:03:16Z"/>
          <w:i/>
          <w:iCs/>
          <w:color w:val="000000"/>
          <w:sz w:val="20"/>
          <w:szCs w:val="20"/>
          <w:lang w:val="sr-Cyrl-RS"/>
        </w:rPr>
      </w:pPr>
      <w:r>
        <w:rPr>
          <w:i/>
          <w:iCs/>
          <w:color w:val="000000"/>
          <w:sz w:val="20"/>
          <w:szCs w:val="20"/>
          <w:lang w:val="sr-Cyrl-RS"/>
          <w:rPrChange w:id="5366" w:author="Milan Stojkov" w:date="2026-10-02T11:00:00Z">
            <w:rPr>
              <w:i/>
              <w:iCs/>
              <w:color w:val="000000"/>
              <w:sz w:val="20"/>
              <w:szCs w:val="20"/>
            </w:rPr>
          </w:rPrChange>
        </w:rPr>
        <w:t>Листинг 5.15 - Потискивање размене међу групама</w:t>
      </w:r>
    </w:p>
    <w:p w14:paraId="29146263">
      <w:pPr>
        <w:pBdr>
          <w:top w:val="none" w:color="auto" w:sz="0" w:space="0"/>
          <w:left w:val="none" w:color="auto" w:sz="0" w:space="0"/>
          <w:bottom w:val="none" w:color="auto" w:sz="0" w:space="0"/>
          <w:right w:val="none" w:color="auto" w:sz="0" w:space="0"/>
          <w:between w:val="none" w:color="auto" w:sz="0" w:space="0"/>
        </w:pBdr>
        <w:jc w:val="both"/>
        <w:rPr>
          <w:i/>
          <w:iCs/>
          <w:color w:val="000000"/>
          <w:sz w:val="20"/>
          <w:szCs w:val="20"/>
          <w:lang w:val="sr-Cyrl-RS"/>
        </w:rPr>
        <w:pPrChange w:id="5367" w:author="Milica Radić" w:date="2026-10-03T22:04:23Z">
          <w:pPr>
            <w:pBdr>
              <w:top w:val="none" w:color="auto" w:sz="0" w:space="0"/>
              <w:left w:val="none" w:color="auto" w:sz="0" w:space="0"/>
              <w:bottom w:val="none" w:color="auto" w:sz="0" w:space="0"/>
              <w:right w:val="none" w:color="auto" w:sz="0" w:space="0"/>
              <w:between w:val="none" w:color="auto" w:sz="0" w:space="0"/>
            </w:pBdr>
            <w:jc w:val="center"/>
          </w:pPr>
        </w:pPrChange>
      </w:pPr>
    </w:p>
    <w:p w14:paraId="1752C77D">
      <w:pPr>
        <w:widowControl w:val="0"/>
        <w:ind w:firstLine="360"/>
        <w:jc w:val="both"/>
        <w:rPr>
          <w:ins w:id="5368" w:author="Milica Radić" w:date="2026-10-03T10:19:24Z"/>
          <w:color w:val="000000"/>
          <w:sz w:val="22"/>
          <w:szCs w:val="22"/>
          <w:lang w:val="sr-Cyrl-RS"/>
        </w:rPr>
      </w:pPr>
      <w:r>
        <w:rPr>
          <w:color w:val="000000"/>
          <w:sz w:val="22"/>
          <w:szCs w:val="22"/>
          <w:lang w:val="sr-Cyrl-RS"/>
          <w:rPrChange w:id="5369" w:author="Milan Stojkov" w:date="2026-10-02T11:00:00Z">
            <w:rPr>
              <w:color w:val="000000"/>
              <w:sz w:val="22"/>
              <w:szCs w:val="22"/>
            </w:rPr>
          </w:rPrChange>
        </w:rPr>
        <w:t>Следи провера доступности, која претходи размени јер сусед који не одговори не може ни да да вредност. Чвор се обраћа сваком свом суседу на његовој адреси и из исхода закључује да ли је доступан</w:t>
      </w:r>
      <w:ins w:id="5370" w:author="Milica Radić" w:date="2026-10-03T10:20:21Z">
        <w:r>
          <w:rPr>
            <w:rFonts w:hint="default"/>
            <w:color w:val="000000"/>
            <w:sz w:val="22"/>
            <w:szCs w:val="22"/>
            <w:lang w:val="en-US"/>
          </w:rPr>
          <w:t xml:space="preserve">, </w:t>
        </w:r>
      </w:ins>
      <w:ins w:id="5371" w:author="Milica Radić" w:date="2026-10-03T10:20:22Z">
        <w:r>
          <w:rPr>
            <w:rFonts w:hint="default"/>
            <w:color w:val="000000"/>
            <w:sz w:val="22"/>
            <w:szCs w:val="22"/>
            <w:lang w:val="en-US"/>
          </w:rPr>
          <w:t>што следи у</w:t>
        </w:r>
      </w:ins>
      <w:ins w:id="5372" w:author="Milica Radić" w:date="2026-10-03T18:35:03Z">
        <w:r>
          <w:rPr>
            <w:rFonts w:hint="default"/>
            <w:color w:val="000000"/>
            <w:sz w:val="22"/>
            <w:szCs w:val="22"/>
            <w:lang w:val="sr-Cyrl-RS"/>
          </w:rPr>
          <w:t xml:space="preserve"> </w:t>
        </w:r>
      </w:ins>
      <w:ins w:id="5373" w:author="Milica Radić" w:date="2026-10-03T18:35:04Z">
        <w:r>
          <w:rPr>
            <w:rFonts w:hint="default"/>
            <w:color w:val="000000"/>
            <w:sz w:val="22"/>
            <w:szCs w:val="22"/>
            <w:lang w:val="sr-Cyrl-RS"/>
          </w:rPr>
          <w:t>Л</w:t>
        </w:r>
      </w:ins>
      <w:ins w:id="5374" w:author="Milica Radić" w:date="2026-10-03T10:20:22Z">
        <w:r>
          <w:rPr>
            <w:rFonts w:hint="default"/>
            <w:color w:val="000000"/>
            <w:sz w:val="22"/>
            <w:szCs w:val="22"/>
            <w:lang w:val="en-US"/>
          </w:rPr>
          <w:t>истингу 5.16.</w:t>
        </w:r>
      </w:ins>
      <w:r>
        <w:rPr>
          <w:color w:val="000000"/>
          <w:sz w:val="22"/>
          <w:szCs w:val="22"/>
          <w:lang w:val="sr-Cyrl-RS"/>
          <w:rPrChange w:id="5375" w:author="Milan Stojkov" w:date="2026-10-02T11:00:00Z">
            <w:rPr>
              <w:color w:val="000000"/>
              <w:sz w:val="22"/>
              <w:szCs w:val="22"/>
            </w:rPr>
          </w:rPrChange>
        </w:rPr>
        <w:t xml:space="preserve">. </w:t>
      </w:r>
    </w:p>
    <w:p w14:paraId="7405DD29">
      <w:pPr>
        <w:widowControl w:val="0"/>
        <w:ind w:firstLine="360"/>
        <w:jc w:val="both"/>
        <w:rPr>
          <w:color w:val="000000"/>
          <w:sz w:val="22"/>
          <w:szCs w:val="22"/>
          <w:lang w:val="sr-Cyrl-RS"/>
          <w:rPrChange w:id="5376" w:author="Milan Stojkov" w:date="2026-10-02T11:00:00Z">
            <w:rPr>
              <w:color w:val="000000"/>
              <w:sz w:val="22"/>
              <w:szCs w:val="22"/>
            </w:rPr>
          </w:rPrChange>
        </w:rPr>
      </w:pPr>
    </w:p>
    <w:tbl>
      <w:tblPr>
        <w:tblStyle w:val="6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5377" w:author="Milica Radić" w:date="2026-10-02T23:03:46Z">
          <w:tblPr>
            <w:tblStyle w:val="68"/>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5378">
          <w:tblGrid>
            <w:gridCol w:w="8724"/>
          </w:tblGrid>
        </w:tblGridChange>
      </w:tblGrid>
      <w:tr w14:paraId="4D8E7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5379" w:author="Milica Radić" w:date="2026-10-02T23:03:46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5380" w:author="Milica Radić" w:date="2026-10-02T23:03:46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5DBBD1DD">
            <w:pPr>
              <w:widowControl/>
              <w:shd w:val="clear" w:color="auto" w:fill="FFFFFF"/>
              <w:jc w:val="left"/>
              <w:rPr>
                <w:rFonts w:ascii="Courier New" w:hAnsi="Courier New" w:eastAsia="Courier New" w:cs="Courier New"/>
                <w:color w:val="202020"/>
                <w:sz w:val="20"/>
                <w:szCs w:val="20"/>
                <w:lang w:val="sr-Cyrl-RS"/>
                <w:rPrChange w:id="538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1F2328"/>
                <w:sz w:val="20"/>
                <w:szCs w:val="20"/>
                <w:highlight w:val="white"/>
                <w:lang w:val="sr-Cyrl-RS"/>
                <w:rPrChange w:id="5382" w:author="Milan Stojkov" w:date="2026-10-02T11:00:00Z">
                  <w:rPr>
                    <w:rFonts w:ascii="Courier New" w:hAnsi="Courier New" w:eastAsia="Courier New" w:cs="Courier New"/>
                    <w:color w:val="1F2328"/>
                    <w:sz w:val="20"/>
                    <w:szCs w:val="20"/>
                    <w:highlight w:val="white"/>
                  </w:rPr>
                </w:rPrChange>
              </w:rPr>
              <w:t>responders</w:t>
            </w:r>
            <w:r>
              <w:rPr>
                <w:rFonts w:ascii="Courier New" w:hAnsi="Courier New" w:eastAsia="Courier New" w:cs="Courier New"/>
                <w:color w:val="202020"/>
                <w:sz w:val="20"/>
                <w:szCs w:val="20"/>
                <w:highlight w:val="white"/>
                <w:lang w:val="sr-Cyrl-RS"/>
                <w:rPrChange w:id="538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384" w:author="Milan Stojkov" w:date="2026-10-02T11:00:00Z">
                  <w:rPr>
                    <w:rFonts w:ascii="Courier New" w:hAnsi="Courier New" w:eastAsia="Courier New" w:cs="Courier New"/>
                    <w:color w:val="1F2328"/>
                    <w:sz w:val="20"/>
                    <w:szCs w:val="20"/>
                    <w:highlight w:val="white"/>
                  </w:rPr>
                </w:rPrChange>
              </w:rPr>
              <w:t>timeouts</w:t>
            </w:r>
            <w:r>
              <w:rPr>
                <w:rFonts w:ascii="Courier New" w:hAnsi="Courier New" w:eastAsia="Courier New" w:cs="Courier New"/>
                <w:color w:val="202020"/>
                <w:sz w:val="20"/>
                <w:szCs w:val="20"/>
                <w:highlight w:val="white"/>
                <w:lang w:val="sr-Cyrl-RS"/>
                <w:rPrChange w:id="538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386"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38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388" w:author="Milan Stojkov" w:date="2026-10-02T11:00:00Z">
                  <w:rPr>
                    <w:rFonts w:ascii="Courier New" w:hAnsi="Courier New" w:eastAsia="Courier New" w:cs="Courier New"/>
                    <w:color w:val="267F99"/>
                    <w:sz w:val="20"/>
                    <w:szCs w:val="20"/>
                    <w:highlight w:val="white"/>
                  </w:rPr>
                </w:rPrChange>
              </w:rPr>
              <w:t>round_ops</w:t>
            </w:r>
            <w:r>
              <w:rPr>
                <w:rFonts w:ascii="Courier New" w:hAnsi="Courier New" w:eastAsia="Courier New" w:cs="Courier New"/>
                <w:color w:val="202020"/>
                <w:sz w:val="20"/>
                <w:szCs w:val="20"/>
                <w:highlight w:val="white"/>
                <w:lang w:val="sr-Cyrl-RS"/>
                <w:rPrChange w:id="538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5390" w:author="Milan Stojkov" w:date="2026-10-02T11:00:00Z">
                  <w:rPr>
                    <w:rFonts w:ascii="Courier New" w:hAnsi="Courier New" w:eastAsia="Courier New" w:cs="Courier New"/>
                    <w:color w:val="8250DF"/>
                    <w:sz w:val="20"/>
                    <w:szCs w:val="20"/>
                    <w:highlight w:val="white"/>
                  </w:rPr>
                </w:rPrChange>
              </w:rPr>
              <w:t>heartbeat</w:t>
            </w:r>
            <w:r>
              <w:rPr>
                <w:rFonts w:ascii="Courier New" w:hAnsi="Courier New" w:eastAsia="Courier New" w:cs="Courier New"/>
                <w:color w:val="202020"/>
                <w:sz w:val="20"/>
                <w:szCs w:val="20"/>
                <w:highlight w:val="white"/>
                <w:lang w:val="sr-Cyrl-RS"/>
                <w:rPrChange w:id="5391" w:author="Milan Stojkov" w:date="2026-10-02T11:00:00Z">
                  <w:rPr>
                    <w:rFonts w:ascii="Courier New" w:hAnsi="Courier New" w:eastAsia="Courier New" w:cs="Courier New"/>
                    <w:color w:val="202020"/>
                    <w:sz w:val="20"/>
                    <w:szCs w:val="20"/>
                    <w:highlight w:val="white"/>
                  </w:rPr>
                </w:rPrChange>
              </w:rPr>
              <w:t>(</w:t>
            </w:r>
          </w:p>
          <w:p w14:paraId="096EE1C2">
            <w:pPr>
              <w:widowControl/>
              <w:shd w:val="clear" w:color="auto" w:fill="FFFFFF"/>
              <w:jc w:val="left"/>
              <w:rPr>
                <w:rFonts w:ascii="Courier New" w:hAnsi="Courier New" w:eastAsia="Courier New" w:cs="Courier New"/>
                <w:color w:val="202020"/>
                <w:sz w:val="20"/>
                <w:szCs w:val="20"/>
                <w:lang w:val="sr-Cyrl-RS"/>
                <w:rPrChange w:id="5392"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1F2328"/>
                <w:sz w:val="20"/>
                <w:szCs w:val="20"/>
                <w:highlight w:val="white"/>
                <w:lang w:val="sr-Cyrl-RS"/>
                <w:rPrChange w:id="5393" w:author="Milan Stojkov" w:date="2026-10-02T11:00:00Z">
                  <w:rPr>
                    <w:rFonts w:ascii="Courier New" w:hAnsi="Courier New" w:eastAsia="Courier New" w:cs="Courier New"/>
                    <w:color w:val="1F2328"/>
                    <w:sz w:val="20"/>
                    <w:szCs w:val="20"/>
                    <w:highlight w:val="white"/>
                  </w:rPr>
                </w:rPrChange>
              </w:rPr>
              <w:t>node</w:t>
            </w:r>
            <w:r>
              <w:rPr>
                <w:rFonts w:ascii="Courier New" w:hAnsi="Courier New" w:eastAsia="Courier New" w:cs="Courier New"/>
                <w:color w:val="202020"/>
                <w:sz w:val="20"/>
                <w:szCs w:val="20"/>
                <w:highlight w:val="white"/>
                <w:lang w:val="sr-Cyrl-RS"/>
                <w:rPrChange w:id="539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395" w:author="Milan Stojkov" w:date="2026-10-02T11:00:00Z">
                  <w:rPr>
                    <w:rFonts w:ascii="Courier New" w:hAnsi="Courier New" w:eastAsia="Courier New" w:cs="Courier New"/>
                    <w:color w:val="1F2328"/>
                    <w:sz w:val="20"/>
                    <w:szCs w:val="20"/>
                    <w:highlight w:val="white"/>
                  </w:rPr>
                </w:rPrChange>
              </w:rPr>
              <w:t>gossip_peers</w:t>
            </w:r>
            <w:r>
              <w:rPr>
                <w:rFonts w:ascii="Courier New" w:hAnsi="Courier New" w:eastAsia="Courier New" w:cs="Courier New"/>
                <w:color w:val="202020"/>
                <w:sz w:val="20"/>
                <w:szCs w:val="20"/>
                <w:highlight w:val="white"/>
                <w:lang w:val="sr-Cyrl-RS"/>
                <w:rPrChange w:id="539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397"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539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399" w:author="Milan Stojkov" w:date="2026-10-02T11:00:00Z">
                  <w:rPr>
                    <w:rFonts w:ascii="Courier New" w:hAnsi="Courier New" w:eastAsia="Courier New" w:cs="Courier New"/>
                    <w:color w:val="1F2328"/>
                    <w:sz w:val="20"/>
                    <w:szCs w:val="20"/>
                    <w:highlight w:val="white"/>
                  </w:rPr>
                </w:rPrChange>
              </w:rPr>
              <w:t>timeout_rounds</w:t>
            </w:r>
            <w:r>
              <w:rPr>
                <w:rFonts w:ascii="Courier New" w:hAnsi="Courier New" w:eastAsia="Courier New" w:cs="Courier New"/>
                <w:color w:val="202020"/>
                <w:sz w:val="20"/>
                <w:szCs w:val="20"/>
                <w:highlight w:val="white"/>
                <w:lang w:val="sr-Cyrl-RS"/>
                <w:rPrChange w:id="540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5401" w:author="Milan Stojkov" w:date="2026-10-02T11:00:00Z">
                  <w:rPr>
                    <w:rFonts w:ascii="Courier New" w:hAnsi="Courier New" w:eastAsia="Courier New" w:cs="Courier New"/>
                    <w:color w:val="8250DF"/>
                    <w:sz w:val="20"/>
                    <w:szCs w:val="20"/>
                    <w:highlight w:val="white"/>
                  </w:rPr>
                </w:rPrChange>
              </w:rPr>
              <w:t>peer_responds</w:t>
            </w:r>
            <w:r>
              <w:rPr>
                <w:rFonts w:ascii="Courier New" w:hAnsi="Courier New" w:eastAsia="Courier New" w:cs="Courier New"/>
                <w:color w:val="202020"/>
                <w:sz w:val="20"/>
                <w:szCs w:val="20"/>
                <w:highlight w:val="white"/>
                <w:lang w:val="sr-Cyrl-RS"/>
                <w:rPrChange w:id="5402" w:author="Milan Stojkov" w:date="2026-10-02T11:00:00Z">
                  <w:rPr>
                    <w:rFonts w:ascii="Courier New" w:hAnsi="Courier New" w:eastAsia="Courier New" w:cs="Courier New"/>
                    <w:color w:val="202020"/>
                    <w:sz w:val="20"/>
                    <w:szCs w:val="20"/>
                    <w:highlight w:val="white"/>
                  </w:rPr>
                </w:rPrChange>
              </w:rPr>
              <w:t>,</w:t>
            </w:r>
          </w:p>
          <w:p w14:paraId="7DD7741D">
            <w:pPr>
              <w:widowControl/>
              <w:shd w:val="clear" w:color="auto" w:fill="FFFFFF"/>
              <w:jc w:val="left"/>
              <w:rPr>
                <w:rFonts w:ascii="Courier New" w:hAnsi="Courier New" w:eastAsia="Courier New" w:cs="Courier New"/>
                <w:color w:val="000000"/>
                <w:sz w:val="20"/>
                <w:szCs w:val="20"/>
                <w:lang w:val="sr-Cyrl-RS"/>
                <w:rPrChange w:id="5403"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953800"/>
                <w:sz w:val="20"/>
                <w:szCs w:val="20"/>
                <w:highlight w:val="white"/>
                <w:lang w:val="sr-Cyrl-RS"/>
                <w:rPrChange w:id="5404" w:author="Milan Stojkov" w:date="2026-10-02T11:00:00Z">
                  <w:rPr>
                    <w:rFonts w:ascii="Courier New" w:hAnsi="Courier New" w:eastAsia="Courier New" w:cs="Courier New"/>
                    <w:color w:val="953800"/>
                    <w:sz w:val="20"/>
                    <w:szCs w:val="20"/>
                    <w:highlight w:val="white"/>
                  </w:rPr>
                </w:rPrChange>
              </w:rPr>
              <w:t>trace</w:t>
            </w:r>
            <w:r>
              <w:rPr>
                <w:rFonts w:ascii="Courier New" w:hAnsi="Courier New" w:eastAsia="Courier New" w:cs="Courier New"/>
                <w:color w:val="000000"/>
                <w:sz w:val="20"/>
                <w:szCs w:val="20"/>
                <w:highlight w:val="white"/>
                <w:lang w:val="sr-Cyrl-RS"/>
                <w:rPrChange w:id="5405"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1F2328"/>
                <w:sz w:val="20"/>
                <w:szCs w:val="20"/>
                <w:highlight w:val="white"/>
                <w:lang w:val="sr-Cyrl-RS"/>
                <w:rPrChange w:id="5406" w:author="Milan Stojkov" w:date="2026-10-02T11:00:00Z">
                  <w:rPr>
                    <w:rFonts w:ascii="Courier New" w:hAnsi="Courier New" w:eastAsia="Courier New" w:cs="Courier New"/>
                    <w:color w:val="1F2328"/>
                    <w:sz w:val="20"/>
                    <w:szCs w:val="20"/>
                    <w:highlight w:val="white"/>
                  </w:rPr>
                </w:rPrChange>
              </w:rPr>
              <w:t>trace</w:t>
            </w:r>
            <w:r>
              <w:rPr>
                <w:rFonts w:ascii="Courier New" w:hAnsi="Courier New" w:eastAsia="Courier New" w:cs="Courier New"/>
                <w:color w:val="202020"/>
                <w:sz w:val="20"/>
                <w:szCs w:val="20"/>
                <w:highlight w:val="white"/>
                <w:lang w:val="sr-Cyrl-RS"/>
                <w:rPrChange w:id="540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408" w:author="Milan Stojkov" w:date="2026-10-02T11:00:00Z">
                  <w:rPr>
                    <w:rFonts w:ascii="Courier New" w:hAnsi="Courier New" w:eastAsia="Courier New" w:cs="Courier New"/>
                    <w:color w:val="953800"/>
                    <w:sz w:val="20"/>
                    <w:szCs w:val="20"/>
                    <w:highlight w:val="white"/>
                  </w:rPr>
                </w:rPrChange>
              </w:rPr>
              <w:t>transport</w:t>
            </w:r>
            <w:r>
              <w:rPr>
                <w:rFonts w:ascii="Courier New" w:hAnsi="Courier New" w:eastAsia="Courier New" w:cs="Courier New"/>
                <w:color w:val="000000"/>
                <w:sz w:val="20"/>
                <w:szCs w:val="20"/>
                <w:highlight w:val="white"/>
                <w:lang w:val="sr-Cyrl-RS"/>
                <w:rPrChange w:id="5409"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1F2328"/>
                <w:sz w:val="20"/>
                <w:szCs w:val="20"/>
                <w:highlight w:val="white"/>
                <w:lang w:val="sr-Cyrl-RS"/>
                <w:rPrChange w:id="5410" w:author="Milan Stojkov" w:date="2026-10-02T11:00:00Z">
                  <w:rPr>
                    <w:rFonts w:ascii="Courier New" w:hAnsi="Courier New" w:eastAsia="Courier New" w:cs="Courier New"/>
                    <w:color w:val="1F2328"/>
                    <w:sz w:val="20"/>
                    <w:szCs w:val="20"/>
                    <w:highlight w:val="white"/>
                  </w:rPr>
                </w:rPrChange>
              </w:rPr>
              <w:t>transport</w:t>
            </w:r>
            <w:r>
              <w:rPr>
                <w:rFonts w:ascii="Courier New" w:hAnsi="Courier New" w:eastAsia="Courier New" w:cs="Courier New"/>
                <w:color w:val="202020"/>
                <w:sz w:val="20"/>
                <w:szCs w:val="20"/>
                <w:highlight w:val="white"/>
                <w:lang w:val="sr-Cyrl-RS"/>
                <w:rPrChange w:id="5411" w:author="Milan Stojkov" w:date="2026-10-02T11:00:00Z">
                  <w:rPr>
                    <w:rFonts w:ascii="Courier New" w:hAnsi="Courier New" w:eastAsia="Courier New" w:cs="Courier New"/>
                    <w:color w:val="202020"/>
                    <w:sz w:val="20"/>
                    <w:szCs w:val="20"/>
                    <w:highlight w:val="white"/>
                  </w:rPr>
                </w:rPrChange>
              </w:rPr>
              <w:t>)</w:t>
            </w:r>
          </w:p>
        </w:tc>
      </w:tr>
    </w:tbl>
    <w:p w14:paraId="6D4E9C19">
      <w:pPr>
        <w:pBdr>
          <w:top w:val="none" w:color="auto" w:sz="0" w:space="0"/>
          <w:left w:val="none" w:color="auto" w:sz="0" w:space="0"/>
          <w:bottom w:val="none" w:color="auto" w:sz="0" w:space="0"/>
          <w:right w:val="none" w:color="auto" w:sz="0" w:space="0"/>
          <w:between w:val="none" w:color="auto" w:sz="0" w:space="0"/>
        </w:pBdr>
        <w:jc w:val="center"/>
        <w:rPr>
          <w:ins w:id="5412" w:author="Milica Radić" w:date="2026-10-03T10:19:22Z"/>
          <w:i/>
          <w:iCs/>
          <w:color w:val="000000"/>
          <w:sz w:val="20"/>
          <w:szCs w:val="20"/>
          <w:lang w:val="sr-Cyrl-RS"/>
        </w:rPr>
      </w:pPr>
      <w:r>
        <w:rPr>
          <w:i/>
          <w:iCs/>
          <w:color w:val="000000"/>
          <w:sz w:val="20"/>
          <w:szCs w:val="20"/>
          <w:lang w:val="sr-Cyrl-RS"/>
          <w:rPrChange w:id="5413" w:author="Milan Stojkov" w:date="2026-10-02T11:00:00Z">
            <w:rPr>
              <w:i/>
              <w:iCs/>
              <w:color w:val="000000"/>
              <w:sz w:val="20"/>
              <w:szCs w:val="20"/>
            </w:rPr>
          </w:rPrChange>
        </w:rPr>
        <w:t>Листинг 5.16</w:t>
      </w:r>
      <w:ins w:id="5414" w:author="Milica Radić" w:date="2026-10-03T22:06:07Z">
        <w:r>
          <w:rPr>
            <w:rFonts w:hint="default"/>
            <w:i/>
            <w:iCs/>
            <w:color w:val="000000"/>
            <w:sz w:val="20"/>
            <w:szCs w:val="20"/>
            <w:lang w:val="en-US"/>
          </w:rPr>
          <w:t xml:space="preserve"> </w:t>
        </w:r>
      </w:ins>
      <w:r>
        <w:rPr>
          <w:i/>
          <w:iCs/>
          <w:color w:val="000000"/>
          <w:sz w:val="20"/>
          <w:szCs w:val="20"/>
          <w:lang w:val="sr-Cyrl-RS"/>
          <w:rPrChange w:id="5415" w:author="Milan Stojkov" w:date="2026-10-02T11:00:00Z">
            <w:rPr>
              <w:i/>
              <w:iCs/>
              <w:color w:val="000000"/>
              <w:sz w:val="20"/>
              <w:szCs w:val="20"/>
            </w:rPr>
          </w:rPrChange>
        </w:rPr>
        <w:t>- Провера доступности суседа</w:t>
      </w:r>
    </w:p>
    <w:p w14:paraId="26D2EC1C">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5416" w:author="Milan Stojkov" w:date="2026-10-02T11:00:00Z">
            <w:rPr>
              <w:i/>
              <w:iCs/>
              <w:color w:val="000000"/>
              <w:sz w:val="20"/>
              <w:szCs w:val="20"/>
            </w:rPr>
          </w:rPrChange>
        </w:rPr>
      </w:pPr>
    </w:p>
    <w:p w14:paraId="7BC76237">
      <w:pPr>
        <w:widowControl w:val="0"/>
        <w:ind w:firstLine="360"/>
        <w:jc w:val="both"/>
        <w:rPr>
          <w:color w:val="000000"/>
          <w:sz w:val="22"/>
          <w:szCs w:val="22"/>
          <w:lang w:val="sr-Cyrl-RS"/>
          <w:rPrChange w:id="5417" w:author="Milan Stojkov" w:date="2026-10-02T11:00:00Z">
            <w:rPr>
              <w:color w:val="000000"/>
              <w:sz w:val="22"/>
              <w:szCs w:val="22"/>
            </w:rPr>
          </w:rPrChange>
        </w:rPr>
      </w:pPr>
      <w:r>
        <w:rPr>
          <w:color w:val="000000"/>
          <w:sz w:val="22"/>
          <w:szCs w:val="22"/>
          <w:lang w:val="sr-Cyrl-RS"/>
          <w:rPrChange w:id="5418" w:author="Milan Stojkov" w:date="2026-10-02T11:00:00Z">
            <w:rPr>
              <w:color w:val="000000"/>
              <w:sz w:val="22"/>
              <w:szCs w:val="22"/>
            </w:rPr>
          </w:rPrChange>
        </w:rPr>
        <w:t xml:space="preserve">Функција води два бројача: узастопне изостанке, који одлучују о уклањању суседа и поништавају се чим се он јави, и укупан број, који не престаје да расте и умањује оцену идентитета. </w:t>
      </w:r>
    </w:p>
    <w:p w14:paraId="2B0FD0FE">
      <w:pPr>
        <w:widowControl w:val="0"/>
        <w:ind w:firstLine="360"/>
        <w:jc w:val="both"/>
        <w:rPr>
          <w:ins w:id="5419" w:author="Milica Radić" w:date="2026-10-03T10:20:35Z"/>
          <w:color w:val="000000"/>
          <w:sz w:val="22"/>
          <w:szCs w:val="22"/>
          <w:lang w:val="sr-Cyrl-RS"/>
        </w:rPr>
      </w:pPr>
      <w:r>
        <w:rPr>
          <w:color w:val="000000"/>
          <w:sz w:val="22"/>
          <w:szCs w:val="22"/>
          <w:lang w:val="sr-Cyrl-RS"/>
          <w:rPrChange w:id="5420" w:author="Milan Stojkov" w:date="2026-10-02T11:00:00Z">
            <w:rPr>
              <w:color w:val="000000"/>
              <w:sz w:val="22"/>
              <w:szCs w:val="22"/>
            </w:rPr>
          </w:rPrChange>
        </w:rPr>
        <w:t>Преузете вредности не агрегирају се непосредно него се испоручују кроз транспортни слој, из кога се потом преузимају</w:t>
      </w:r>
      <w:ins w:id="5421" w:author="Milica Radić" w:date="2026-10-03T10:22:37Z">
        <w:r>
          <w:rPr>
            <w:rFonts w:hint="default"/>
            <w:color w:val="000000"/>
            <w:sz w:val="22"/>
            <w:szCs w:val="22"/>
            <w:lang w:val="en-US"/>
          </w:rPr>
          <w:t>.</w:t>
        </w:r>
      </w:ins>
      <w:ins w:id="5422" w:author="Milica Radić" w:date="2026-10-03T10:22:38Z">
        <w:r>
          <w:rPr>
            <w:rFonts w:hint="default"/>
            <w:color w:val="000000"/>
            <w:sz w:val="22"/>
            <w:szCs w:val="22"/>
            <w:lang w:val="en-US"/>
          </w:rPr>
          <w:t xml:space="preserve"> </w:t>
        </w:r>
      </w:ins>
      <w:ins w:id="5423" w:author="Milica Radić" w:date="2026-10-03T10:22:39Z">
        <w:r>
          <w:rPr>
            <w:rFonts w:hint="default"/>
            <w:color w:val="000000"/>
            <w:sz w:val="22"/>
            <w:szCs w:val="22"/>
            <w:lang w:val="en-US"/>
          </w:rPr>
          <w:t>Листинг 5.17 показује тај низ корака.</w:t>
        </w:r>
      </w:ins>
      <w:del w:id="5424" w:author="Milica Radić" w:date="2026-10-03T10:22:37Z">
        <w:r>
          <w:rPr>
            <w:color w:val="000000"/>
            <w:sz w:val="22"/>
            <w:szCs w:val="22"/>
            <w:lang w:val="sr-Cyrl-RS"/>
            <w:rPrChange w:id="5425" w:author="Milan Stojkov" w:date="2026-10-02T11:00:00Z">
              <w:rPr>
                <w:color w:val="000000"/>
                <w:sz w:val="22"/>
                <w:szCs w:val="22"/>
              </w:rPr>
            </w:rPrChange>
          </w:rPr>
          <w:delText>:</w:delText>
        </w:r>
      </w:del>
    </w:p>
    <w:p w14:paraId="43442E87">
      <w:pPr>
        <w:widowControl w:val="0"/>
        <w:ind w:firstLine="360"/>
        <w:jc w:val="both"/>
        <w:rPr>
          <w:color w:val="000000"/>
          <w:sz w:val="22"/>
          <w:szCs w:val="22"/>
          <w:lang w:val="sr-Cyrl-RS"/>
          <w:rPrChange w:id="5426" w:author="Milan Stojkov" w:date="2026-10-02T11:00:00Z">
            <w:rPr>
              <w:color w:val="000000"/>
              <w:sz w:val="22"/>
              <w:szCs w:val="22"/>
            </w:rPr>
          </w:rPrChange>
        </w:rPr>
      </w:pPr>
    </w:p>
    <w:tbl>
      <w:tblPr>
        <w:tblStyle w:val="6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5427" w:author="Milica Radić" w:date="2026-10-02T23:03:49Z">
          <w:tblPr>
            <w:tblStyle w:val="69"/>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5428">
          <w:tblGrid>
            <w:gridCol w:w="8724"/>
          </w:tblGrid>
        </w:tblGridChange>
      </w:tblGrid>
      <w:tr w14:paraId="250E8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5429" w:author="Milica Radić" w:date="2026-10-02T23:03:4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5430" w:author="Milica Radić" w:date="2026-10-02T23:03:49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18D1613D">
            <w:pPr>
              <w:widowControl/>
              <w:shd w:val="clear" w:color="auto" w:fill="FFFFFF"/>
              <w:jc w:val="left"/>
              <w:rPr>
                <w:rFonts w:ascii="Courier New" w:hAnsi="Courier New" w:eastAsia="Courier New" w:cs="Courier New"/>
                <w:color w:val="202020"/>
                <w:sz w:val="20"/>
                <w:szCs w:val="20"/>
                <w:lang w:val="sr-Cyrl-RS"/>
                <w:rPrChange w:id="543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67F99"/>
                <w:sz w:val="20"/>
                <w:szCs w:val="20"/>
                <w:highlight w:val="white"/>
                <w:lang w:val="sr-Cyrl-RS"/>
                <w:rPrChange w:id="5432" w:author="Milan Stojkov" w:date="2026-10-02T11:00:00Z">
                  <w:rPr>
                    <w:rFonts w:ascii="Courier New" w:hAnsi="Courier New" w:eastAsia="Courier New" w:cs="Courier New"/>
                    <w:color w:val="267F99"/>
                    <w:sz w:val="20"/>
                    <w:szCs w:val="20"/>
                    <w:highlight w:val="white"/>
                  </w:rPr>
                </w:rPrChange>
              </w:rPr>
              <w:t>round_ops</w:t>
            </w:r>
            <w:r>
              <w:rPr>
                <w:rFonts w:ascii="Courier New" w:hAnsi="Courier New" w:eastAsia="Courier New" w:cs="Courier New"/>
                <w:color w:val="202020"/>
                <w:sz w:val="20"/>
                <w:szCs w:val="20"/>
                <w:highlight w:val="white"/>
                <w:lang w:val="sr-Cyrl-RS"/>
                <w:rPrChange w:id="543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5434" w:author="Milan Stojkov" w:date="2026-10-02T11:00:00Z">
                  <w:rPr>
                    <w:rFonts w:ascii="Courier New" w:hAnsi="Courier New" w:eastAsia="Courier New" w:cs="Courier New"/>
                    <w:color w:val="8250DF"/>
                    <w:sz w:val="20"/>
                    <w:szCs w:val="20"/>
                    <w:highlight w:val="white"/>
                  </w:rPr>
                </w:rPrChange>
              </w:rPr>
              <w:t>deliver</w:t>
            </w:r>
            <w:r>
              <w:rPr>
                <w:rFonts w:ascii="Courier New" w:hAnsi="Courier New" w:eastAsia="Courier New" w:cs="Courier New"/>
                <w:color w:val="202020"/>
                <w:sz w:val="20"/>
                <w:szCs w:val="20"/>
                <w:highlight w:val="white"/>
                <w:lang w:val="sr-Cyrl-RS"/>
                <w:rPrChange w:id="543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436" w:author="Milan Stojkov" w:date="2026-10-02T11:00:00Z">
                  <w:rPr>
                    <w:rFonts w:ascii="Courier New" w:hAnsi="Courier New" w:eastAsia="Courier New" w:cs="Courier New"/>
                    <w:color w:val="1F2328"/>
                    <w:sz w:val="20"/>
                    <w:szCs w:val="20"/>
                    <w:highlight w:val="white"/>
                  </w:rPr>
                </w:rPrChange>
              </w:rPr>
              <w:t>node</w:t>
            </w:r>
            <w:r>
              <w:rPr>
                <w:rFonts w:ascii="Courier New" w:hAnsi="Courier New" w:eastAsia="Courier New" w:cs="Courier New"/>
                <w:color w:val="202020"/>
                <w:sz w:val="20"/>
                <w:szCs w:val="20"/>
                <w:highlight w:val="white"/>
                <w:lang w:val="sr-Cyrl-RS"/>
                <w:rPrChange w:id="543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438" w:author="Milan Stojkov" w:date="2026-10-02T11:00:00Z">
                  <w:rPr>
                    <w:rFonts w:ascii="Courier New" w:hAnsi="Courier New" w:eastAsia="Courier New" w:cs="Courier New"/>
                    <w:color w:val="1F2328"/>
                    <w:sz w:val="20"/>
                    <w:szCs w:val="20"/>
                    <w:highlight w:val="white"/>
                  </w:rPr>
                </w:rPrChange>
              </w:rPr>
              <w:t>responders</w:t>
            </w:r>
            <w:r>
              <w:rPr>
                <w:rFonts w:ascii="Courier New" w:hAnsi="Courier New" w:eastAsia="Courier New" w:cs="Courier New"/>
                <w:color w:val="202020"/>
                <w:sz w:val="20"/>
                <w:szCs w:val="20"/>
                <w:highlight w:val="white"/>
                <w:lang w:val="sr-Cyrl-RS"/>
                <w:rPrChange w:id="543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440" w:author="Milan Stojkov" w:date="2026-10-02T11:00:00Z">
                  <w:rPr>
                    <w:rFonts w:ascii="Courier New" w:hAnsi="Courier New" w:eastAsia="Courier New" w:cs="Courier New"/>
                    <w:color w:val="1F2328"/>
                    <w:sz w:val="20"/>
                    <w:szCs w:val="20"/>
                    <w:highlight w:val="white"/>
                  </w:rPr>
                </w:rPrChange>
              </w:rPr>
              <w:t>values</w:t>
            </w:r>
            <w:r>
              <w:rPr>
                <w:rFonts w:ascii="Courier New" w:hAnsi="Courier New" w:eastAsia="Courier New" w:cs="Courier New"/>
                <w:color w:val="202020"/>
                <w:sz w:val="20"/>
                <w:szCs w:val="20"/>
                <w:highlight w:val="white"/>
                <w:lang w:val="sr-Cyrl-RS"/>
                <w:rPrChange w:id="544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442"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544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5444" w:author="Milan Stojkov" w:date="2026-10-02T11:00:00Z">
                  <w:rPr>
                    <w:rFonts w:ascii="Courier New" w:hAnsi="Courier New" w:eastAsia="Courier New" w:cs="Courier New"/>
                    <w:color w:val="953800"/>
                    <w:sz w:val="20"/>
                    <w:szCs w:val="20"/>
                    <w:highlight w:val="white"/>
                  </w:rPr>
                </w:rPrChange>
              </w:rPr>
              <w:t>transport</w:t>
            </w:r>
            <w:r>
              <w:rPr>
                <w:rFonts w:ascii="Courier New" w:hAnsi="Courier New" w:eastAsia="Courier New" w:cs="Courier New"/>
                <w:color w:val="000000"/>
                <w:sz w:val="20"/>
                <w:szCs w:val="20"/>
                <w:highlight w:val="white"/>
                <w:lang w:val="sr-Cyrl-RS"/>
                <w:rPrChange w:id="5445"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1F2328"/>
                <w:sz w:val="20"/>
                <w:szCs w:val="20"/>
                <w:highlight w:val="white"/>
                <w:lang w:val="sr-Cyrl-RS"/>
                <w:rPrChange w:id="5446" w:author="Milan Stojkov" w:date="2026-10-02T11:00:00Z">
                  <w:rPr>
                    <w:rFonts w:ascii="Courier New" w:hAnsi="Courier New" w:eastAsia="Courier New" w:cs="Courier New"/>
                    <w:color w:val="1F2328"/>
                    <w:sz w:val="20"/>
                    <w:szCs w:val="20"/>
                    <w:highlight w:val="white"/>
                  </w:rPr>
                </w:rPrChange>
              </w:rPr>
              <w:t>transport</w:t>
            </w:r>
            <w:r>
              <w:rPr>
                <w:rFonts w:ascii="Courier New" w:hAnsi="Courier New" w:eastAsia="Courier New" w:cs="Courier New"/>
                <w:color w:val="202020"/>
                <w:sz w:val="20"/>
                <w:szCs w:val="20"/>
                <w:highlight w:val="white"/>
                <w:lang w:val="sr-Cyrl-RS"/>
                <w:rPrChange w:id="5447" w:author="Milan Stojkov" w:date="2026-10-02T11:00:00Z">
                  <w:rPr>
                    <w:rFonts w:ascii="Courier New" w:hAnsi="Courier New" w:eastAsia="Courier New" w:cs="Courier New"/>
                    <w:color w:val="202020"/>
                    <w:sz w:val="20"/>
                    <w:szCs w:val="20"/>
                    <w:highlight w:val="white"/>
                  </w:rPr>
                </w:rPrChange>
              </w:rPr>
              <w:t>)</w:t>
            </w:r>
          </w:p>
          <w:p w14:paraId="338C2725">
            <w:pPr>
              <w:widowControl/>
              <w:shd w:val="clear" w:color="auto" w:fill="FFFFFF"/>
              <w:jc w:val="left"/>
              <w:rPr>
                <w:rFonts w:ascii="Courier New" w:hAnsi="Courier New" w:eastAsia="Courier New" w:cs="Courier New"/>
                <w:color w:val="202020"/>
                <w:sz w:val="20"/>
                <w:szCs w:val="20"/>
                <w:lang w:val="sr-Cyrl-RS"/>
                <w:rPrChange w:id="544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449" w:author="Milan Stojkov" w:date="2026-10-02T11:00:00Z">
                  <w:rPr>
                    <w:rFonts w:ascii="Courier New" w:hAnsi="Courier New" w:eastAsia="Courier New" w:cs="Courier New"/>
                    <w:color w:val="202020"/>
                    <w:sz w:val="20"/>
                    <w:szCs w:val="20"/>
                    <w:highlight w:val="white"/>
                  </w:rPr>
                </w:rPrChange>
              </w:rPr>
              <w:t>i</w:t>
            </w:r>
            <w:r>
              <w:rPr>
                <w:rFonts w:ascii="Courier New" w:hAnsi="Courier New" w:eastAsia="Courier New" w:cs="Courier New"/>
                <w:color w:val="1F2328"/>
                <w:sz w:val="20"/>
                <w:szCs w:val="20"/>
                <w:highlight w:val="white"/>
                <w:lang w:val="sr-Cyrl-RS"/>
                <w:rPrChange w:id="5450" w:author="Milan Stojkov" w:date="2026-10-02T11:00:00Z">
                  <w:rPr>
                    <w:rFonts w:ascii="Courier New" w:hAnsi="Courier New" w:eastAsia="Courier New" w:cs="Courier New"/>
                    <w:color w:val="1F2328"/>
                    <w:sz w:val="20"/>
                    <w:szCs w:val="20"/>
                    <w:highlight w:val="white"/>
                  </w:rPr>
                </w:rPrChange>
              </w:rPr>
              <w:t>ncoming</w:t>
            </w:r>
            <w:r>
              <w:rPr>
                <w:rFonts w:ascii="Courier New" w:hAnsi="Courier New" w:eastAsia="Courier New" w:cs="Courier New"/>
                <w:color w:val="202020"/>
                <w:sz w:val="20"/>
                <w:szCs w:val="20"/>
                <w:highlight w:val="white"/>
                <w:lang w:val="sr-Cyrl-RS"/>
                <w:rPrChange w:id="545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452"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45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454" w:author="Milan Stojkov" w:date="2026-10-02T11:00:00Z">
                  <w:rPr>
                    <w:rFonts w:ascii="Courier New" w:hAnsi="Courier New" w:eastAsia="Courier New" w:cs="Courier New"/>
                    <w:color w:val="1F2328"/>
                    <w:sz w:val="20"/>
                    <w:szCs w:val="20"/>
                    <w:highlight w:val="white"/>
                  </w:rPr>
                </w:rPrChange>
              </w:rPr>
              <w:t>transport</w:t>
            </w:r>
            <w:r>
              <w:rPr>
                <w:rFonts w:ascii="Courier New" w:hAnsi="Courier New" w:eastAsia="Courier New" w:cs="Courier New"/>
                <w:color w:val="202020"/>
                <w:sz w:val="20"/>
                <w:szCs w:val="20"/>
                <w:highlight w:val="white"/>
                <w:lang w:val="sr-Cyrl-RS"/>
                <w:rPrChange w:id="545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5456" w:author="Milan Stojkov" w:date="2026-10-02T11:00:00Z">
                  <w:rPr>
                    <w:rFonts w:ascii="Courier New" w:hAnsi="Courier New" w:eastAsia="Courier New" w:cs="Courier New"/>
                    <w:color w:val="8250DF"/>
                    <w:sz w:val="20"/>
                    <w:szCs w:val="20"/>
                    <w:highlight w:val="white"/>
                  </w:rPr>
                </w:rPrChange>
              </w:rPr>
              <w:t>receive</w:t>
            </w:r>
            <w:r>
              <w:rPr>
                <w:rFonts w:ascii="Courier New" w:hAnsi="Courier New" w:eastAsia="Courier New" w:cs="Courier New"/>
                <w:color w:val="202020"/>
                <w:sz w:val="20"/>
                <w:szCs w:val="20"/>
                <w:highlight w:val="white"/>
                <w:lang w:val="sr-Cyrl-RS"/>
                <w:rPrChange w:id="545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5458" w:author="Milan Stojkov" w:date="2026-10-02T11:00:00Z">
                  <w:rPr>
                    <w:rFonts w:ascii="Courier New" w:hAnsi="Courier New" w:eastAsia="Courier New" w:cs="Courier New"/>
                    <w:color w:val="953800"/>
                    <w:sz w:val="20"/>
                    <w:szCs w:val="20"/>
                    <w:highlight w:val="white"/>
                  </w:rPr>
                </w:rPrChange>
              </w:rPr>
              <w:t>node_id</w:t>
            </w:r>
            <w:r>
              <w:rPr>
                <w:rFonts w:ascii="Courier New" w:hAnsi="Courier New" w:eastAsia="Courier New" w:cs="Courier New"/>
                <w:color w:val="202020"/>
                <w:sz w:val="20"/>
                <w:szCs w:val="20"/>
                <w:highlight w:val="white"/>
                <w:lang w:val="sr-Cyrl-RS"/>
                <w:rPrChange w:id="545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460" w:author="Milan Stojkov" w:date="2026-10-02T11:00:00Z">
                  <w:rPr>
                    <w:rFonts w:ascii="Courier New" w:hAnsi="Courier New" w:eastAsia="Courier New" w:cs="Courier New"/>
                    <w:color w:val="267F99"/>
                    <w:sz w:val="20"/>
                    <w:szCs w:val="20"/>
                    <w:highlight w:val="white"/>
                  </w:rPr>
                </w:rPrChange>
              </w:rPr>
              <w:t>messages</w:t>
            </w:r>
            <w:r>
              <w:rPr>
                <w:rFonts w:ascii="Courier New" w:hAnsi="Courier New" w:eastAsia="Courier New" w:cs="Courier New"/>
                <w:color w:val="202020"/>
                <w:sz w:val="20"/>
                <w:szCs w:val="20"/>
                <w:highlight w:val="white"/>
                <w:lang w:val="sr-Cyrl-RS"/>
                <w:rPrChange w:id="546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0550AE"/>
                <w:sz w:val="20"/>
                <w:szCs w:val="20"/>
                <w:highlight w:val="white"/>
                <w:lang w:val="sr-Cyrl-RS"/>
                <w:rPrChange w:id="5462" w:author="Milan Stojkov" w:date="2026-10-02T11:00:00Z">
                  <w:rPr>
                    <w:rFonts w:ascii="Courier New" w:hAnsi="Courier New" w:eastAsia="Courier New" w:cs="Courier New"/>
                    <w:color w:val="0550AE"/>
                    <w:sz w:val="20"/>
                    <w:szCs w:val="20"/>
                    <w:highlight w:val="white"/>
                  </w:rPr>
                </w:rPrChange>
              </w:rPr>
              <w:t>AGGREGATE</w:t>
            </w:r>
            <w:r>
              <w:rPr>
                <w:rFonts w:ascii="Courier New" w:hAnsi="Courier New" w:eastAsia="Courier New" w:cs="Courier New"/>
                <w:color w:val="202020"/>
                <w:sz w:val="20"/>
                <w:szCs w:val="20"/>
                <w:highlight w:val="white"/>
                <w:lang w:val="sr-Cyrl-RS"/>
                <w:rPrChange w:id="5463" w:author="Milan Stojkov" w:date="2026-10-02T11:00:00Z">
                  <w:rPr>
                    <w:rFonts w:ascii="Courier New" w:hAnsi="Courier New" w:eastAsia="Courier New" w:cs="Courier New"/>
                    <w:color w:val="202020"/>
                    <w:sz w:val="20"/>
                    <w:szCs w:val="20"/>
                    <w:highlight w:val="white"/>
                  </w:rPr>
                </w:rPrChange>
              </w:rPr>
              <w:t>)</w:t>
            </w:r>
          </w:p>
          <w:p w14:paraId="22C682F2">
            <w:pPr>
              <w:widowControl/>
              <w:shd w:val="clear" w:color="auto" w:fill="FFFFFF"/>
              <w:jc w:val="left"/>
              <w:rPr>
                <w:rFonts w:ascii="Courier New" w:hAnsi="Courier New" w:eastAsia="Courier New" w:cs="Courier New"/>
                <w:color w:val="202020"/>
                <w:sz w:val="20"/>
                <w:szCs w:val="20"/>
                <w:lang w:val="sr-Cyrl-RS"/>
                <w:rPrChange w:id="546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1F2328"/>
                <w:sz w:val="20"/>
                <w:szCs w:val="20"/>
                <w:highlight w:val="white"/>
                <w:lang w:val="sr-Cyrl-RS"/>
                <w:rPrChange w:id="5465" w:author="Milan Stojkov" w:date="2026-10-02T11:00:00Z">
                  <w:rPr>
                    <w:rFonts w:ascii="Courier New" w:hAnsi="Courier New" w:eastAsia="Courier New" w:cs="Courier New"/>
                    <w:color w:val="1F2328"/>
                    <w:sz w:val="20"/>
                    <w:szCs w:val="20"/>
                    <w:highlight w:val="white"/>
                  </w:rPr>
                </w:rPrChange>
              </w:rPr>
              <w:t>received</w:t>
            </w:r>
            <w:r>
              <w:rPr>
                <w:rFonts w:ascii="Courier New" w:hAnsi="Courier New" w:eastAsia="Courier New" w:cs="Courier New"/>
                <w:color w:val="202020"/>
                <w:sz w:val="20"/>
                <w:szCs w:val="20"/>
                <w:highlight w:val="white"/>
                <w:lang w:val="sr-Cyrl-RS"/>
                <w:rPrChange w:id="546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467"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46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469" w:author="Milan Stojkov" w:date="2026-10-02T11:00:00Z">
                  <w:rPr>
                    <w:rFonts w:ascii="Courier New" w:hAnsi="Courier New" w:eastAsia="Courier New" w:cs="Courier New"/>
                    <w:color w:val="1F2328"/>
                    <w:sz w:val="20"/>
                    <w:szCs w:val="20"/>
                    <w:highlight w:val="white"/>
                  </w:rPr>
                </w:rPrChange>
              </w:rPr>
              <w:t>m</w:t>
            </w:r>
            <w:r>
              <w:rPr>
                <w:rFonts w:ascii="Courier New" w:hAnsi="Courier New" w:eastAsia="Courier New" w:cs="Courier New"/>
                <w:color w:val="202020"/>
                <w:sz w:val="20"/>
                <w:szCs w:val="20"/>
                <w:highlight w:val="white"/>
                <w:lang w:val="sr-Cyrl-RS"/>
                <w:rPrChange w:id="547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471" w:author="Milan Stojkov" w:date="2026-10-02T11:00:00Z">
                  <w:rPr>
                    <w:rFonts w:ascii="Courier New" w:hAnsi="Courier New" w:eastAsia="Courier New" w:cs="Courier New"/>
                    <w:color w:val="1F2328"/>
                    <w:sz w:val="20"/>
                    <w:szCs w:val="20"/>
                    <w:highlight w:val="white"/>
                  </w:rPr>
                </w:rPrChange>
              </w:rPr>
              <w:t>payload</w:t>
            </w:r>
            <w:r>
              <w:rPr>
                <w:rFonts w:ascii="Courier New" w:hAnsi="Courier New" w:eastAsia="Courier New" w:cs="Courier New"/>
                <w:color w:val="202020"/>
                <w:sz w:val="20"/>
                <w:szCs w:val="20"/>
                <w:highlight w:val="white"/>
                <w:lang w:val="sr-Cyrl-RS"/>
                <w:rPrChange w:id="547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473" w:author="Milan Stojkov" w:date="2026-10-02T11:00:00Z">
                  <w:rPr>
                    <w:rFonts w:ascii="Courier New" w:hAnsi="Courier New" w:eastAsia="Courier New" w:cs="Courier New"/>
                    <w:color w:val="AF00DB"/>
                    <w:sz w:val="20"/>
                    <w:szCs w:val="20"/>
                    <w:highlight w:val="white"/>
                  </w:rPr>
                </w:rPrChange>
              </w:rPr>
              <w:t>for</w:t>
            </w:r>
            <w:r>
              <w:rPr>
                <w:rFonts w:ascii="Courier New" w:hAnsi="Courier New" w:eastAsia="Courier New" w:cs="Courier New"/>
                <w:color w:val="202020"/>
                <w:sz w:val="20"/>
                <w:szCs w:val="20"/>
                <w:highlight w:val="white"/>
                <w:lang w:val="sr-Cyrl-RS"/>
                <w:rPrChange w:id="547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475" w:author="Milan Stojkov" w:date="2026-10-02T11:00:00Z">
                  <w:rPr>
                    <w:rFonts w:ascii="Courier New" w:hAnsi="Courier New" w:eastAsia="Courier New" w:cs="Courier New"/>
                    <w:color w:val="1F2328"/>
                    <w:sz w:val="20"/>
                    <w:szCs w:val="20"/>
                    <w:highlight w:val="white"/>
                  </w:rPr>
                </w:rPrChange>
              </w:rPr>
              <w:t>m</w:t>
            </w:r>
            <w:r>
              <w:rPr>
                <w:rFonts w:ascii="Courier New" w:hAnsi="Courier New" w:eastAsia="Courier New" w:cs="Courier New"/>
                <w:color w:val="202020"/>
                <w:sz w:val="20"/>
                <w:szCs w:val="20"/>
                <w:highlight w:val="white"/>
                <w:lang w:val="sr-Cyrl-RS"/>
                <w:rPrChange w:id="547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477" w:author="Milan Stojkov" w:date="2026-10-02T11:00:00Z">
                  <w:rPr>
                    <w:rFonts w:ascii="Courier New" w:hAnsi="Courier New" w:eastAsia="Courier New" w:cs="Courier New"/>
                    <w:color w:val="AF00DB"/>
                    <w:sz w:val="20"/>
                    <w:szCs w:val="20"/>
                    <w:highlight w:val="white"/>
                  </w:rPr>
                </w:rPrChange>
              </w:rPr>
              <w:t>in</w:t>
            </w:r>
            <w:r>
              <w:rPr>
                <w:rFonts w:ascii="Courier New" w:hAnsi="Courier New" w:eastAsia="Courier New" w:cs="Courier New"/>
                <w:color w:val="202020"/>
                <w:sz w:val="20"/>
                <w:szCs w:val="20"/>
                <w:highlight w:val="white"/>
                <w:lang w:val="sr-Cyrl-RS"/>
                <w:rPrChange w:id="547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479" w:author="Milan Stojkov" w:date="2026-10-02T11:00:00Z">
                  <w:rPr>
                    <w:rFonts w:ascii="Courier New" w:hAnsi="Courier New" w:eastAsia="Courier New" w:cs="Courier New"/>
                    <w:color w:val="1F2328"/>
                    <w:sz w:val="20"/>
                    <w:szCs w:val="20"/>
                    <w:highlight w:val="white"/>
                  </w:rPr>
                </w:rPrChange>
              </w:rPr>
              <w:t>incoming</w:t>
            </w:r>
            <w:r>
              <w:rPr>
                <w:rFonts w:ascii="Courier New" w:hAnsi="Courier New" w:eastAsia="Courier New" w:cs="Courier New"/>
                <w:color w:val="202020"/>
                <w:sz w:val="20"/>
                <w:szCs w:val="20"/>
                <w:highlight w:val="white"/>
                <w:lang w:val="sr-Cyrl-RS"/>
                <w:rPrChange w:id="5480" w:author="Milan Stojkov" w:date="2026-10-02T11:00:00Z">
                  <w:rPr>
                    <w:rFonts w:ascii="Courier New" w:hAnsi="Courier New" w:eastAsia="Courier New" w:cs="Courier New"/>
                    <w:color w:val="202020"/>
                    <w:sz w:val="20"/>
                    <w:szCs w:val="20"/>
                    <w:highlight w:val="white"/>
                  </w:rPr>
                </w:rPrChange>
              </w:rPr>
              <w:t>]</w:t>
            </w:r>
          </w:p>
          <w:p w14:paraId="349A42D9">
            <w:pPr>
              <w:widowControl/>
              <w:shd w:val="clear" w:color="auto" w:fill="FFFFFF"/>
              <w:jc w:val="left"/>
              <w:rPr>
                <w:rFonts w:ascii="Courier New" w:hAnsi="Courier New" w:eastAsia="Courier New" w:cs="Courier New"/>
                <w:sz w:val="20"/>
                <w:szCs w:val="20"/>
                <w:lang w:val="sr-Cyrl-RS"/>
                <w:rPrChange w:id="5481" w:author="Milan Stojkov" w:date="2026-10-02T11:00:00Z">
                  <w:rPr>
                    <w:rFonts w:ascii="Courier New" w:hAnsi="Courier New" w:eastAsia="Courier New" w:cs="Courier New"/>
                    <w:sz w:val="20"/>
                    <w:szCs w:val="20"/>
                  </w:rPr>
                </w:rPrChange>
              </w:rPr>
            </w:pPr>
            <w:r>
              <w:rPr>
                <w:rFonts w:ascii="Courier New" w:hAnsi="Courier New" w:eastAsia="Courier New" w:cs="Courier New"/>
                <w:color w:val="1F2328"/>
                <w:sz w:val="20"/>
                <w:szCs w:val="20"/>
                <w:highlight w:val="white"/>
                <w:lang w:val="sr-Cyrl-RS"/>
                <w:rPrChange w:id="5482" w:author="Milan Stojkov" w:date="2026-10-02T11:00:00Z">
                  <w:rPr>
                    <w:rFonts w:ascii="Courier New" w:hAnsi="Courier New" w:eastAsia="Courier New" w:cs="Courier New"/>
                    <w:color w:val="1F2328"/>
                    <w:sz w:val="20"/>
                    <w:szCs w:val="20"/>
                    <w:highlight w:val="white"/>
                  </w:rPr>
                </w:rPrChange>
              </w:rPr>
              <w:t>node</w:t>
            </w:r>
            <w:r>
              <w:rPr>
                <w:rFonts w:ascii="Courier New" w:hAnsi="Courier New" w:eastAsia="Courier New" w:cs="Courier New"/>
                <w:color w:val="202020"/>
                <w:sz w:val="20"/>
                <w:szCs w:val="20"/>
                <w:highlight w:val="white"/>
                <w:lang w:val="sr-Cyrl-RS"/>
                <w:rPrChange w:id="548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484" w:author="Milan Stojkov" w:date="2026-10-02T11:00:00Z">
                  <w:rPr>
                    <w:rFonts w:ascii="Courier New" w:hAnsi="Courier New" w:eastAsia="Courier New" w:cs="Courier New"/>
                    <w:color w:val="1F2328"/>
                    <w:sz w:val="20"/>
                    <w:szCs w:val="20"/>
                    <w:highlight w:val="white"/>
                  </w:rPr>
                </w:rPrChange>
              </w:rPr>
              <w:t>estimate</w:t>
            </w:r>
            <w:r>
              <w:rPr>
                <w:rFonts w:ascii="Courier New" w:hAnsi="Courier New" w:eastAsia="Courier New" w:cs="Courier New"/>
                <w:color w:val="202020"/>
                <w:sz w:val="20"/>
                <w:szCs w:val="20"/>
                <w:highlight w:val="white"/>
                <w:lang w:val="sr-Cyrl-RS"/>
                <w:rPrChange w:id="548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486"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48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488" w:author="Milan Stojkov" w:date="2026-10-02T11:00:00Z">
                  <w:rPr>
                    <w:rFonts w:ascii="Courier New" w:hAnsi="Courier New" w:eastAsia="Courier New" w:cs="Courier New"/>
                    <w:color w:val="1F2328"/>
                    <w:sz w:val="20"/>
                    <w:szCs w:val="20"/>
                    <w:highlight w:val="white"/>
                  </w:rPr>
                </w:rPrChange>
              </w:rPr>
              <w:t>aggregation</w:t>
            </w:r>
            <w:r>
              <w:rPr>
                <w:rFonts w:ascii="Courier New" w:hAnsi="Courier New" w:eastAsia="Courier New" w:cs="Courier New"/>
                <w:color w:val="202020"/>
                <w:sz w:val="20"/>
                <w:szCs w:val="20"/>
                <w:highlight w:val="white"/>
                <w:lang w:val="sr-Cyrl-RS"/>
                <w:rPrChange w:id="548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5490" w:author="Milan Stojkov" w:date="2026-10-02T11:00:00Z">
                  <w:rPr>
                    <w:rFonts w:ascii="Courier New" w:hAnsi="Courier New" w:eastAsia="Courier New" w:cs="Courier New"/>
                    <w:color w:val="8250DF"/>
                    <w:sz w:val="20"/>
                    <w:szCs w:val="20"/>
                    <w:highlight w:val="white"/>
                  </w:rPr>
                </w:rPrChange>
              </w:rPr>
              <w:t>aggregate</w:t>
            </w:r>
            <w:r>
              <w:rPr>
                <w:rFonts w:ascii="Courier New" w:hAnsi="Courier New" w:eastAsia="Courier New" w:cs="Courier New"/>
                <w:color w:val="202020"/>
                <w:sz w:val="20"/>
                <w:szCs w:val="20"/>
                <w:highlight w:val="white"/>
                <w:lang w:val="sr-Cyrl-RS"/>
                <w:rPrChange w:id="549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492" w:author="Milan Stojkov" w:date="2026-10-02T11:00:00Z">
                  <w:rPr>
                    <w:rFonts w:ascii="Courier New" w:hAnsi="Courier New" w:eastAsia="Courier New" w:cs="Courier New"/>
                    <w:color w:val="1F2328"/>
                    <w:sz w:val="20"/>
                    <w:szCs w:val="20"/>
                    <w:highlight w:val="white"/>
                  </w:rPr>
                </w:rPrChange>
              </w:rPr>
              <w:t>own</w:t>
            </w:r>
            <w:r>
              <w:rPr>
                <w:rFonts w:ascii="Courier New" w:hAnsi="Courier New" w:eastAsia="Courier New" w:cs="Courier New"/>
                <w:color w:val="202020"/>
                <w:sz w:val="20"/>
                <w:szCs w:val="20"/>
                <w:highlight w:val="white"/>
                <w:lang w:val="sr-Cyrl-RS"/>
                <w:rPrChange w:id="549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494" w:author="Milan Stojkov" w:date="2026-10-02T11:00:00Z">
                  <w:rPr>
                    <w:rFonts w:ascii="Courier New" w:hAnsi="Courier New" w:eastAsia="Courier New" w:cs="Courier New"/>
                    <w:color w:val="1F2328"/>
                    <w:sz w:val="20"/>
                    <w:szCs w:val="20"/>
                    <w:highlight w:val="white"/>
                  </w:rPr>
                </w:rPrChange>
              </w:rPr>
              <w:t>received</w:t>
            </w:r>
            <w:r>
              <w:rPr>
                <w:rFonts w:ascii="Courier New" w:hAnsi="Courier New" w:eastAsia="Courier New" w:cs="Courier New"/>
                <w:color w:val="202020"/>
                <w:sz w:val="20"/>
                <w:szCs w:val="20"/>
                <w:highlight w:val="white"/>
                <w:lang w:val="sr-Cyrl-RS"/>
                <w:rPrChange w:id="5495" w:author="Milan Stojkov" w:date="2026-10-02T11:00:00Z">
                  <w:rPr>
                    <w:rFonts w:ascii="Courier New" w:hAnsi="Courier New" w:eastAsia="Courier New" w:cs="Courier New"/>
                    <w:color w:val="202020"/>
                    <w:sz w:val="20"/>
                    <w:szCs w:val="20"/>
                    <w:highlight w:val="white"/>
                  </w:rPr>
                </w:rPrChange>
              </w:rPr>
              <w:t>)</w:t>
            </w:r>
          </w:p>
          <w:p w14:paraId="1D035CDF">
            <w:pPr>
              <w:widowControl/>
              <w:shd w:val="clear" w:color="auto" w:fill="FFFFFF"/>
              <w:jc w:val="left"/>
              <w:rPr>
                <w:rFonts w:ascii="Courier New" w:hAnsi="Courier New" w:eastAsia="Courier New" w:cs="Courier New"/>
                <w:color w:val="000000"/>
                <w:sz w:val="20"/>
                <w:szCs w:val="20"/>
                <w:lang w:val="sr-Cyrl-RS"/>
                <w:rPrChange w:id="5496"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1F2328"/>
                <w:sz w:val="20"/>
                <w:szCs w:val="20"/>
                <w:highlight w:val="white"/>
                <w:lang w:val="sr-Cyrl-RS"/>
                <w:rPrChange w:id="5497" w:author="Milan Stojkov" w:date="2026-10-02T11:00:00Z">
                  <w:rPr>
                    <w:rFonts w:ascii="Courier New" w:hAnsi="Courier New" w:eastAsia="Courier New" w:cs="Courier New"/>
                    <w:color w:val="1F2328"/>
                    <w:sz w:val="20"/>
                    <w:szCs w:val="20"/>
                    <w:highlight w:val="white"/>
                  </w:rPr>
                </w:rPrChange>
              </w:rPr>
              <w:t>strategy</w:t>
            </w:r>
            <w:r>
              <w:rPr>
                <w:rFonts w:ascii="Courier New" w:hAnsi="Courier New" w:eastAsia="Courier New" w:cs="Courier New"/>
                <w:color w:val="202020"/>
                <w:sz w:val="20"/>
                <w:szCs w:val="20"/>
                <w:highlight w:val="white"/>
                <w:lang w:val="sr-Cyrl-RS"/>
                <w:rPrChange w:id="549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5499" w:author="Milan Stojkov" w:date="2026-10-02T11:00:00Z">
                  <w:rPr>
                    <w:rFonts w:ascii="Courier New" w:hAnsi="Courier New" w:eastAsia="Courier New" w:cs="Courier New"/>
                    <w:color w:val="8250DF"/>
                    <w:sz w:val="20"/>
                    <w:szCs w:val="20"/>
                    <w:highlight w:val="white"/>
                  </w:rPr>
                </w:rPrChange>
              </w:rPr>
              <w:t>refresh_peers</w:t>
            </w:r>
            <w:r>
              <w:rPr>
                <w:rFonts w:ascii="Courier New" w:hAnsi="Courier New" w:eastAsia="Courier New" w:cs="Courier New"/>
                <w:color w:val="202020"/>
                <w:sz w:val="20"/>
                <w:szCs w:val="20"/>
                <w:highlight w:val="white"/>
                <w:lang w:val="sr-Cyrl-RS"/>
                <w:rPrChange w:id="550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501" w:author="Milan Stojkov" w:date="2026-10-02T11:00:00Z">
                  <w:rPr>
                    <w:rFonts w:ascii="Courier New" w:hAnsi="Courier New" w:eastAsia="Courier New" w:cs="Courier New"/>
                    <w:color w:val="1F2328"/>
                    <w:sz w:val="20"/>
                    <w:szCs w:val="20"/>
                    <w:highlight w:val="white"/>
                  </w:rPr>
                </w:rPrChange>
              </w:rPr>
              <w:t>node</w:t>
            </w:r>
            <w:r>
              <w:rPr>
                <w:rFonts w:ascii="Courier New" w:hAnsi="Courier New" w:eastAsia="Courier New" w:cs="Courier New"/>
                <w:color w:val="202020"/>
                <w:sz w:val="20"/>
                <w:szCs w:val="20"/>
                <w:highlight w:val="white"/>
                <w:lang w:val="sr-Cyrl-RS"/>
                <w:rPrChange w:id="550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503"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550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505"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5506" w:author="Milan Stojkov" w:date="2026-10-02T11:00:00Z">
                  <w:rPr>
                    <w:rFonts w:ascii="Courier New" w:hAnsi="Courier New" w:eastAsia="Courier New" w:cs="Courier New"/>
                    <w:color w:val="202020"/>
                    <w:sz w:val="20"/>
                    <w:szCs w:val="20"/>
                    <w:highlight w:val="white"/>
                  </w:rPr>
                </w:rPrChange>
              </w:rPr>
              <w:t>)</w:t>
            </w:r>
          </w:p>
        </w:tc>
      </w:tr>
    </w:tbl>
    <w:p w14:paraId="39A751CC">
      <w:pPr>
        <w:pBdr>
          <w:top w:val="none" w:color="auto" w:sz="0" w:space="0"/>
          <w:left w:val="none" w:color="auto" w:sz="0" w:space="0"/>
          <w:bottom w:val="none" w:color="auto" w:sz="0" w:space="0"/>
          <w:right w:val="none" w:color="auto" w:sz="0" w:space="0"/>
          <w:between w:val="none" w:color="auto" w:sz="0" w:space="0"/>
        </w:pBdr>
        <w:jc w:val="center"/>
        <w:rPr>
          <w:ins w:id="5507" w:author="Milica Radić" w:date="2026-10-03T10:20:34Z"/>
          <w:i/>
          <w:iCs/>
          <w:color w:val="000000"/>
          <w:sz w:val="20"/>
          <w:szCs w:val="20"/>
          <w:lang w:val="sr-Cyrl-RS"/>
        </w:rPr>
      </w:pPr>
      <w:r>
        <w:rPr>
          <w:i/>
          <w:iCs/>
          <w:color w:val="000000"/>
          <w:sz w:val="20"/>
          <w:szCs w:val="20"/>
          <w:lang w:val="sr-Cyrl-RS"/>
          <w:rPrChange w:id="5508" w:author="Milan Stojkov" w:date="2026-10-02T11:00:00Z">
            <w:rPr>
              <w:i/>
              <w:iCs/>
              <w:color w:val="000000"/>
              <w:sz w:val="20"/>
              <w:szCs w:val="20"/>
            </w:rPr>
          </w:rPrChange>
        </w:rPr>
        <w:t>Листинг 5.17- Испорука вредности, агрегација и освежавање</w:t>
      </w:r>
    </w:p>
    <w:p w14:paraId="58E1275F">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5509" w:author="Milan Stojkov" w:date="2026-10-02T11:00:00Z">
            <w:rPr>
              <w:i/>
              <w:iCs/>
              <w:color w:val="000000"/>
              <w:sz w:val="20"/>
              <w:szCs w:val="20"/>
            </w:rPr>
          </w:rPrChange>
        </w:rPr>
      </w:pPr>
    </w:p>
    <w:p w14:paraId="62F9E250">
      <w:pPr>
        <w:widowControl w:val="0"/>
        <w:ind w:firstLine="360"/>
        <w:jc w:val="both"/>
        <w:rPr>
          <w:color w:val="000000"/>
          <w:sz w:val="22"/>
          <w:szCs w:val="22"/>
          <w:lang w:val="sr-Cyrl-RS"/>
          <w:rPrChange w:id="5510" w:author="Milan Stojkov" w:date="2026-10-02T11:00:00Z">
            <w:rPr>
              <w:color w:val="000000"/>
              <w:sz w:val="22"/>
              <w:szCs w:val="22"/>
            </w:rPr>
          </w:rPrChange>
        </w:rPr>
      </w:pPr>
      <w:r>
        <w:rPr>
          <w:color w:val="000000"/>
          <w:sz w:val="22"/>
          <w:szCs w:val="22"/>
          <w:lang w:val="sr-Cyrl-RS"/>
          <w:rPrChange w:id="5511" w:author="Milan Stojkov" w:date="2026-10-02T11:00:00Z">
            <w:rPr>
              <w:color w:val="000000"/>
              <w:sz w:val="22"/>
              <w:szCs w:val="22"/>
            </w:rPr>
          </w:rPrChange>
        </w:rPr>
        <w:t xml:space="preserve">Транспортни слој води бројаче по класи поруке, раздвајајући агрегационе од контролних, чиме се цена заштитних механизама може изразити независно од цене саме размене. </w:t>
      </w:r>
    </w:p>
    <w:p w14:paraId="276C03C9">
      <w:pPr>
        <w:widowControl w:val="0"/>
        <w:ind w:firstLine="360"/>
        <w:jc w:val="both"/>
        <w:rPr>
          <w:color w:val="000000"/>
          <w:sz w:val="22"/>
          <w:szCs w:val="22"/>
          <w:lang w:val="sr-Cyrl-RS"/>
          <w:rPrChange w:id="5512" w:author="Milan Stojkov" w:date="2026-10-02T11:00:00Z">
            <w:rPr>
              <w:color w:val="000000"/>
              <w:sz w:val="22"/>
              <w:szCs w:val="22"/>
            </w:rPr>
          </w:rPrChange>
        </w:rPr>
      </w:pPr>
      <w:r>
        <w:rPr>
          <w:color w:val="000000"/>
          <w:sz w:val="22"/>
          <w:szCs w:val="22"/>
          <w:lang w:val="sr-Cyrl-RS"/>
          <w:rPrChange w:id="5513" w:author="Milan Stojkov" w:date="2026-10-02T11:00:00Z">
            <w:rPr>
              <w:color w:val="000000"/>
              <w:sz w:val="22"/>
              <w:szCs w:val="22"/>
            </w:rPr>
          </w:rPrChange>
        </w:rPr>
        <w:t>Освежавање уклања суседе чији доказ није важећи и, у задатим интервалима, отвара прозор у коме нов кандидат може заменити најслабијег суседа и када му оцена није виша. Изван прозора кандидат мора надмашити најслабијег, што би скуп суседа временом учинило непроменљивим; периодичним отварањем обезбеђено је да се састав обнавља.</w:t>
      </w:r>
    </w:p>
    <w:p w14:paraId="75D9FEFF">
      <w:pPr>
        <w:widowControl w:val="0"/>
        <w:ind w:firstLine="360"/>
        <w:jc w:val="both"/>
        <w:rPr>
          <w:ins w:id="5514" w:author="Milica Radić" w:date="2026-10-03T10:21:16Z"/>
          <w:color w:val="000000"/>
          <w:sz w:val="22"/>
          <w:szCs w:val="22"/>
          <w:lang w:val="sr-Cyrl-RS"/>
        </w:rPr>
      </w:pPr>
      <w:r>
        <w:rPr>
          <w:color w:val="000000"/>
          <w:sz w:val="22"/>
          <w:szCs w:val="22"/>
          <w:lang w:val="sr-Cyrl-RS"/>
          <w:rPrChange w:id="5515" w:author="Milan Stojkov" w:date="2026-10-02T11:00:00Z">
            <w:rPr>
              <w:color w:val="000000"/>
              <w:sz w:val="22"/>
              <w:szCs w:val="22"/>
            </w:rPr>
          </w:rPrChange>
        </w:rPr>
        <w:t>Тек након што је процена израчуната, чвор приступа откривању нових суседа</w:t>
      </w:r>
      <w:ins w:id="5516" w:author="Milica Radić" w:date="2026-10-03T10:24:47Z">
        <w:r>
          <w:rPr>
            <w:rFonts w:hint="default"/>
            <w:color w:val="000000"/>
            <w:sz w:val="22"/>
            <w:szCs w:val="22"/>
            <w:lang w:val="en-US"/>
          </w:rPr>
          <w:t>,</w:t>
        </w:r>
      </w:ins>
      <w:ins w:id="5517" w:author="Milica Radić" w:date="2026-10-03T10:24:48Z">
        <w:r>
          <w:rPr>
            <w:rFonts w:hint="default"/>
            <w:color w:val="000000"/>
            <w:sz w:val="22"/>
            <w:szCs w:val="22"/>
            <w:lang w:val="en-US"/>
          </w:rPr>
          <w:t xml:space="preserve"> дато у </w:t>
        </w:r>
      </w:ins>
      <w:ins w:id="5518" w:author="Milica Radić" w:date="2026-10-03T18:35:10Z">
        <w:r>
          <w:rPr>
            <w:rFonts w:hint="default"/>
            <w:color w:val="000000"/>
            <w:sz w:val="22"/>
            <w:szCs w:val="22"/>
            <w:lang w:val="sr-Cyrl-RS"/>
          </w:rPr>
          <w:t>Л</w:t>
        </w:r>
      </w:ins>
      <w:ins w:id="5519" w:author="Milica Radić" w:date="2026-10-03T10:24:48Z">
        <w:r>
          <w:rPr>
            <w:rFonts w:hint="default"/>
            <w:color w:val="000000"/>
            <w:sz w:val="22"/>
            <w:szCs w:val="22"/>
            <w:lang w:val="en-US"/>
          </w:rPr>
          <w:t>истингу 5.18.</w:t>
        </w:r>
      </w:ins>
      <w:del w:id="5520" w:author="Milica Radić" w:date="2026-10-03T10:24:46Z">
        <w:r>
          <w:rPr>
            <w:color w:val="000000"/>
            <w:sz w:val="22"/>
            <w:szCs w:val="22"/>
            <w:lang w:val="sr-Cyrl-RS"/>
            <w:rPrChange w:id="5521" w:author="Milan Stojkov" w:date="2026-10-02T11:00:00Z">
              <w:rPr>
                <w:color w:val="000000"/>
                <w:sz w:val="22"/>
                <w:szCs w:val="22"/>
              </w:rPr>
            </w:rPrChange>
          </w:rPr>
          <w:delText>:</w:delText>
        </w:r>
      </w:del>
    </w:p>
    <w:p w14:paraId="6AACA9FD">
      <w:pPr>
        <w:widowControl w:val="0"/>
        <w:ind w:firstLine="360"/>
        <w:jc w:val="both"/>
        <w:rPr>
          <w:color w:val="000000"/>
          <w:sz w:val="22"/>
          <w:szCs w:val="22"/>
          <w:lang w:val="sr-Cyrl-RS"/>
          <w:rPrChange w:id="5522" w:author="Milan Stojkov" w:date="2026-10-02T11:00:00Z">
            <w:rPr>
              <w:color w:val="000000"/>
              <w:sz w:val="22"/>
              <w:szCs w:val="22"/>
            </w:rPr>
          </w:rPrChange>
        </w:rPr>
      </w:pPr>
    </w:p>
    <w:tbl>
      <w:tblPr>
        <w:tblStyle w:val="7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5523" w:author="Milica Radić" w:date="2026-10-02T23:03:53Z">
          <w:tblPr>
            <w:tblStyle w:val="70"/>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5524">
          <w:tblGrid>
            <w:gridCol w:w="8724"/>
          </w:tblGrid>
        </w:tblGridChange>
      </w:tblGrid>
      <w:tr w14:paraId="20D5B6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5525" w:author="Milica Radić" w:date="2026-10-02T23:03:53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5526" w:author="Milica Radić" w:date="2026-10-02T23:03:53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471879B1">
            <w:pPr>
              <w:widowControl/>
              <w:shd w:val="clear" w:color="auto" w:fill="FFFFFF"/>
              <w:jc w:val="left"/>
              <w:rPr>
                <w:rFonts w:ascii="Courier New" w:hAnsi="Courier New" w:eastAsia="Courier New" w:cs="Courier New"/>
                <w:color w:val="202020"/>
                <w:sz w:val="20"/>
                <w:szCs w:val="20"/>
                <w:lang w:val="sr-Cyrl-RS"/>
                <w:rPrChange w:id="5527"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1F2328"/>
                <w:sz w:val="20"/>
                <w:szCs w:val="20"/>
                <w:highlight w:val="white"/>
                <w:lang w:val="sr-Cyrl-RS"/>
                <w:rPrChange w:id="5528" w:author="Milan Stojkov" w:date="2026-10-02T11:00:00Z">
                  <w:rPr>
                    <w:rFonts w:ascii="Courier New" w:hAnsi="Courier New" w:eastAsia="Courier New" w:cs="Courier New"/>
                    <w:color w:val="1F2328"/>
                    <w:sz w:val="20"/>
                    <w:szCs w:val="20"/>
                    <w:highlight w:val="white"/>
                  </w:rPr>
                </w:rPrChange>
              </w:rPr>
              <w:t>offers</w:t>
            </w:r>
            <w:r>
              <w:rPr>
                <w:rFonts w:ascii="Courier New" w:hAnsi="Courier New" w:eastAsia="Courier New" w:cs="Courier New"/>
                <w:color w:val="202020"/>
                <w:sz w:val="20"/>
                <w:szCs w:val="20"/>
                <w:highlight w:val="white"/>
                <w:lang w:val="sr-Cyrl-RS"/>
                <w:rPrChange w:id="552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530"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53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5532" w:author="Milan Stojkov" w:date="2026-10-02T11:00:00Z">
                  <w:rPr>
                    <w:rFonts w:ascii="Courier New" w:hAnsi="Courier New" w:eastAsia="Courier New" w:cs="Courier New"/>
                    <w:color w:val="8250DF"/>
                    <w:sz w:val="20"/>
                    <w:szCs w:val="20"/>
                    <w:highlight w:val="white"/>
                  </w:rPr>
                </w:rPrChange>
              </w:rPr>
              <w:t>_block_get</w:t>
            </w:r>
            <w:r>
              <w:rPr>
                <w:rFonts w:ascii="Courier New" w:hAnsi="Courier New" w:eastAsia="Courier New" w:cs="Courier New"/>
                <w:color w:val="202020"/>
                <w:sz w:val="20"/>
                <w:szCs w:val="20"/>
                <w:highlight w:val="white"/>
                <w:lang w:val="sr-Cyrl-RS"/>
                <w:rPrChange w:id="553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534" w:author="Milan Stojkov" w:date="2026-10-02T11:00:00Z">
                  <w:rPr>
                    <w:rFonts w:ascii="Courier New" w:hAnsi="Courier New" w:eastAsia="Courier New" w:cs="Courier New"/>
                    <w:color w:val="1F2328"/>
                    <w:sz w:val="20"/>
                    <w:szCs w:val="20"/>
                    <w:highlight w:val="white"/>
                  </w:rPr>
                </w:rPrChange>
              </w:rPr>
              <w:t>opath</w:t>
            </w:r>
            <w:r>
              <w:rPr>
                <w:rFonts w:ascii="Courier New" w:hAnsi="Courier New" w:eastAsia="Courier New" w:cs="Courier New"/>
                <w:color w:val="202020"/>
                <w:sz w:val="20"/>
                <w:szCs w:val="20"/>
                <w:highlight w:val="white"/>
                <w:lang w:val="sr-Cyrl-RS"/>
                <w:rPrChange w:id="553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0A3069"/>
                <w:sz w:val="20"/>
                <w:szCs w:val="20"/>
                <w:highlight w:val="white"/>
                <w:lang w:val="sr-Cyrl-RS"/>
                <w:rPrChange w:id="5536" w:author="Milan Stojkov" w:date="2026-10-02T11:00:00Z">
                  <w:rPr>
                    <w:rFonts w:ascii="Courier New" w:hAnsi="Courier New" w:eastAsia="Courier New" w:cs="Courier New"/>
                    <w:color w:val="0A3069"/>
                    <w:sz w:val="20"/>
                    <w:szCs w:val="20"/>
                    <w:highlight w:val="white"/>
                  </w:rPr>
                </w:rPrChange>
              </w:rPr>
              <w:t>"offers"</w:t>
            </w:r>
            <w:r>
              <w:rPr>
                <w:rFonts w:ascii="Courier New" w:hAnsi="Courier New" w:eastAsia="Courier New" w:cs="Courier New"/>
                <w:color w:val="202020"/>
                <w:sz w:val="20"/>
                <w:szCs w:val="20"/>
                <w:highlight w:val="white"/>
                <w:lang w:val="sr-Cyrl-RS"/>
                <w:rPrChange w:id="5537" w:author="Milan Stojkov" w:date="2026-10-02T11:00:00Z">
                  <w:rPr>
                    <w:rFonts w:ascii="Courier New" w:hAnsi="Courier New" w:eastAsia="Courier New" w:cs="Courier New"/>
                    <w:color w:val="202020"/>
                    <w:sz w:val="20"/>
                    <w:szCs w:val="20"/>
                    <w:highlight w:val="white"/>
                  </w:rPr>
                </w:rPrChange>
              </w:rPr>
              <w:t>]</w:t>
            </w:r>
          </w:p>
          <w:p w14:paraId="11015B4A">
            <w:pPr>
              <w:widowControl/>
              <w:shd w:val="clear" w:color="auto" w:fill="FFFFFF"/>
              <w:jc w:val="left"/>
              <w:rPr>
                <w:rFonts w:ascii="Courier New" w:hAnsi="Courier New" w:eastAsia="Courier New" w:cs="Courier New"/>
                <w:color w:val="202020"/>
                <w:sz w:val="20"/>
                <w:szCs w:val="20"/>
                <w:lang w:val="sr-Cyrl-RS"/>
                <w:rPrChange w:id="553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67F99"/>
                <w:sz w:val="20"/>
                <w:szCs w:val="20"/>
                <w:highlight w:val="white"/>
                <w:lang w:val="sr-Cyrl-RS"/>
                <w:rPrChange w:id="5539" w:author="Milan Stojkov" w:date="2026-10-02T11:00:00Z">
                  <w:rPr>
                    <w:rFonts w:ascii="Courier New" w:hAnsi="Courier New" w:eastAsia="Courier New" w:cs="Courier New"/>
                    <w:color w:val="267F99"/>
                    <w:sz w:val="20"/>
                    <w:szCs w:val="20"/>
                    <w:highlight w:val="white"/>
                  </w:rPr>
                </w:rPrChange>
              </w:rPr>
              <w:t>round_ops</w:t>
            </w:r>
            <w:r>
              <w:rPr>
                <w:rFonts w:ascii="Courier New" w:hAnsi="Courier New" w:eastAsia="Courier New" w:cs="Courier New"/>
                <w:color w:val="202020"/>
                <w:sz w:val="20"/>
                <w:szCs w:val="20"/>
                <w:highlight w:val="white"/>
                <w:lang w:val="sr-Cyrl-RS"/>
                <w:rPrChange w:id="554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5541" w:author="Milan Stojkov" w:date="2026-10-02T11:00:00Z">
                  <w:rPr>
                    <w:rFonts w:ascii="Courier New" w:hAnsi="Courier New" w:eastAsia="Courier New" w:cs="Courier New"/>
                    <w:color w:val="8250DF"/>
                    <w:sz w:val="20"/>
                    <w:szCs w:val="20"/>
                    <w:highlight w:val="white"/>
                  </w:rPr>
                </w:rPrChange>
              </w:rPr>
              <w:t>receive_offers</w:t>
            </w:r>
            <w:r>
              <w:rPr>
                <w:rFonts w:ascii="Courier New" w:hAnsi="Courier New" w:eastAsia="Courier New" w:cs="Courier New"/>
                <w:color w:val="202020"/>
                <w:sz w:val="20"/>
                <w:szCs w:val="20"/>
                <w:highlight w:val="white"/>
                <w:lang w:val="sr-Cyrl-RS"/>
                <w:rPrChange w:id="554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543" w:author="Milan Stojkov" w:date="2026-10-02T11:00:00Z">
                  <w:rPr>
                    <w:rFonts w:ascii="Courier New" w:hAnsi="Courier New" w:eastAsia="Courier New" w:cs="Courier New"/>
                    <w:color w:val="1F2328"/>
                    <w:sz w:val="20"/>
                    <w:szCs w:val="20"/>
                    <w:highlight w:val="white"/>
                  </w:rPr>
                </w:rPrChange>
              </w:rPr>
              <w:t>node</w:t>
            </w:r>
            <w:r>
              <w:rPr>
                <w:rFonts w:ascii="Courier New" w:hAnsi="Courier New" w:eastAsia="Courier New" w:cs="Courier New"/>
                <w:color w:val="202020"/>
                <w:sz w:val="20"/>
                <w:szCs w:val="20"/>
                <w:highlight w:val="white"/>
                <w:lang w:val="sr-Cyrl-RS"/>
                <w:rPrChange w:id="554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545" w:author="Milan Stojkov" w:date="2026-10-02T11:00:00Z">
                  <w:rPr>
                    <w:rFonts w:ascii="Courier New" w:hAnsi="Courier New" w:eastAsia="Courier New" w:cs="Courier New"/>
                    <w:color w:val="1F2328"/>
                    <w:sz w:val="20"/>
                    <w:szCs w:val="20"/>
                    <w:highlight w:val="white"/>
                  </w:rPr>
                </w:rPrChange>
              </w:rPr>
              <w:t>offers</w:t>
            </w:r>
            <w:r>
              <w:rPr>
                <w:rFonts w:ascii="Courier New" w:hAnsi="Courier New" w:eastAsia="Courier New" w:cs="Courier New"/>
                <w:color w:val="202020"/>
                <w:sz w:val="20"/>
                <w:szCs w:val="20"/>
                <w:highlight w:val="white"/>
                <w:lang w:val="sr-Cyrl-RS"/>
                <w:rPrChange w:id="554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547"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554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549" w:author="Milan Stojkov" w:date="2026-10-02T11:00:00Z">
                  <w:rPr>
                    <w:rFonts w:ascii="Courier New" w:hAnsi="Courier New" w:eastAsia="Courier New" w:cs="Courier New"/>
                    <w:color w:val="953800"/>
                    <w:sz w:val="20"/>
                    <w:szCs w:val="20"/>
                    <w:highlight w:val="white"/>
                  </w:rPr>
                </w:rPrChange>
              </w:rPr>
              <w:t>transport</w:t>
            </w:r>
            <w:r>
              <w:rPr>
                <w:rFonts w:ascii="Courier New" w:hAnsi="Courier New" w:eastAsia="Courier New" w:cs="Courier New"/>
                <w:color w:val="000000"/>
                <w:sz w:val="20"/>
                <w:szCs w:val="20"/>
                <w:highlight w:val="white"/>
                <w:lang w:val="sr-Cyrl-RS"/>
                <w:rPrChange w:id="5550"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1F2328"/>
                <w:sz w:val="20"/>
                <w:szCs w:val="20"/>
                <w:highlight w:val="white"/>
                <w:lang w:val="sr-Cyrl-RS"/>
                <w:rPrChange w:id="5551" w:author="Milan Stojkov" w:date="2026-10-02T11:00:00Z">
                  <w:rPr>
                    <w:rFonts w:ascii="Courier New" w:hAnsi="Courier New" w:eastAsia="Courier New" w:cs="Courier New"/>
                    <w:color w:val="1F2328"/>
                    <w:sz w:val="20"/>
                    <w:szCs w:val="20"/>
                    <w:highlight w:val="white"/>
                  </w:rPr>
                </w:rPrChange>
              </w:rPr>
              <w:t>transport</w:t>
            </w:r>
            <w:r>
              <w:rPr>
                <w:rFonts w:ascii="Courier New" w:hAnsi="Courier New" w:eastAsia="Courier New" w:cs="Courier New"/>
                <w:color w:val="202020"/>
                <w:sz w:val="20"/>
                <w:szCs w:val="20"/>
                <w:highlight w:val="white"/>
                <w:lang w:val="sr-Cyrl-RS"/>
                <w:rPrChange w:id="5552" w:author="Milan Stojkov" w:date="2026-10-02T11:00:00Z">
                  <w:rPr>
                    <w:rFonts w:ascii="Courier New" w:hAnsi="Courier New" w:eastAsia="Courier New" w:cs="Courier New"/>
                    <w:color w:val="202020"/>
                    <w:sz w:val="20"/>
                    <w:szCs w:val="20"/>
                    <w:highlight w:val="white"/>
                  </w:rPr>
                </w:rPrChange>
              </w:rPr>
              <w:t>)</w:t>
            </w:r>
          </w:p>
          <w:p w14:paraId="7C17CD24">
            <w:pPr>
              <w:widowControl/>
              <w:shd w:val="clear" w:color="auto" w:fill="FFFFFF"/>
              <w:jc w:val="left"/>
              <w:rPr>
                <w:rFonts w:ascii="Courier New" w:hAnsi="Courier New" w:eastAsia="Courier New" w:cs="Courier New"/>
                <w:color w:val="202020"/>
                <w:sz w:val="20"/>
                <w:szCs w:val="20"/>
                <w:lang w:val="sr-Cyrl-RS"/>
                <w:rPrChange w:id="5553"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1F2328"/>
                <w:sz w:val="20"/>
                <w:szCs w:val="20"/>
                <w:highlight w:val="white"/>
                <w:lang w:val="sr-Cyrl-RS"/>
                <w:rPrChange w:id="5554" w:author="Milan Stojkov" w:date="2026-10-02T11:00:00Z">
                  <w:rPr>
                    <w:rFonts w:ascii="Courier New" w:hAnsi="Courier New" w:eastAsia="Courier New" w:cs="Courier New"/>
                    <w:color w:val="1F2328"/>
                    <w:sz w:val="20"/>
                    <w:szCs w:val="20"/>
                    <w:highlight w:val="white"/>
                  </w:rPr>
                </w:rPrChange>
              </w:rPr>
              <w:t>offered</w:t>
            </w:r>
            <w:r>
              <w:rPr>
                <w:rFonts w:ascii="Courier New" w:hAnsi="Courier New" w:eastAsia="Courier New" w:cs="Courier New"/>
                <w:color w:val="202020"/>
                <w:sz w:val="20"/>
                <w:szCs w:val="20"/>
                <w:highlight w:val="white"/>
                <w:lang w:val="sr-Cyrl-RS"/>
                <w:rPrChange w:id="555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556" w:author="Milan Stojkov" w:date="2026-10-02T11:00:00Z">
                  <w:rPr>
                    <w:rFonts w:ascii="Courier New" w:hAnsi="Courier New" w:eastAsia="Courier New" w:cs="Courier New"/>
                    <w:color w:val="1F2328"/>
                    <w:sz w:val="20"/>
                    <w:szCs w:val="20"/>
                    <w:highlight w:val="white"/>
                  </w:rPr>
                </w:rPrChange>
              </w:rPr>
              <w:t>rejected</w:t>
            </w:r>
            <w:r>
              <w:rPr>
                <w:rFonts w:ascii="Courier New" w:hAnsi="Courier New" w:eastAsia="Courier New" w:cs="Courier New"/>
                <w:color w:val="202020"/>
                <w:sz w:val="20"/>
                <w:szCs w:val="20"/>
                <w:highlight w:val="white"/>
                <w:lang w:val="sr-Cyrl-RS"/>
                <w:rPrChange w:id="555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558" w:author="Milan Stojkov" w:date="2026-10-02T11:00:00Z">
                  <w:rPr>
                    <w:rFonts w:ascii="Courier New" w:hAnsi="Courier New" w:eastAsia="Courier New" w:cs="Courier New"/>
                    <w:color w:val="1F2328"/>
                    <w:sz w:val="20"/>
                    <w:szCs w:val="20"/>
                    <w:highlight w:val="white"/>
                  </w:rPr>
                </w:rPrChange>
              </w:rPr>
              <w:t>reasons</w:t>
            </w:r>
            <w:r>
              <w:rPr>
                <w:rFonts w:ascii="Courier New" w:hAnsi="Courier New" w:eastAsia="Courier New" w:cs="Courier New"/>
                <w:color w:val="202020"/>
                <w:sz w:val="20"/>
                <w:szCs w:val="20"/>
                <w:highlight w:val="white"/>
                <w:lang w:val="sr-Cyrl-RS"/>
                <w:rPrChange w:id="555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560"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56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562" w:author="Milan Stojkov" w:date="2026-10-02T11:00:00Z">
                  <w:rPr>
                    <w:rFonts w:ascii="Courier New" w:hAnsi="Courier New" w:eastAsia="Courier New" w:cs="Courier New"/>
                    <w:color w:val="267F99"/>
                    <w:sz w:val="20"/>
                    <w:szCs w:val="20"/>
                    <w:highlight w:val="white"/>
                  </w:rPr>
                </w:rPrChange>
              </w:rPr>
              <w:t>round_ops</w:t>
            </w:r>
            <w:r>
              <w:rPr>
                <w:rFonts w:ascii="Courier New" w:hAnsi="Courier New" w:eastAsia="Courier New" w:cs="Courier New"/>
                <w:color w:val="202020"/>
                <w:sz w:val="20"/>
                <w:szCs w:val="20"/>
                <w:highlight w:val="white"/>
                <w:lang w:val="sr-Cyrl-RS"/>
                <w:rPrChange w:id="556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5564" w:author="Milan Stojkov" w:date="2026-10-02T11:00:00Z">
                  <w:rPr>
                    <w:rFonts w:ascii="Courier New" w:hAnsi="Courier New" w:eastAsia="Courier New" w:cs="Courier New"/>
                    <w:color w:val="8250DF"/>
                    <w:sz w:val="20"/>
                    <w:szCs w:val="20"/>
                    <w:highlight w:val="white"/>
                  </w:rPr>
                </w:rPrChange>
              </w:rPr>
              <w:t>admit</w:t>
            </w:r>
            <w:r>
              <w:rPr>
                <w:rFonts w:ascii="Courier New" w:hAnsi="Courier New" w:eastAsia="Courier New" w:cs="Courier New"/>
                <w:color w:val="202020"/>
                <w:sz w:val="20"/>
                <w:szCs w:val="20"/>
                <w:highlight w:val="white"/>
                <w:lang w:val="sr-Cyrl-RS"/>
                <w:rPrChange w:id="556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566" w:author="Milan Stojkov" w:date="2026-10-02T11:00:00Z">
                  <w:rPr>
                    <w:rFonts w:ascii="Courier New" w:hAnsi="Courier New" w:eastAsia="Courier New" w:cs="Courier New"/>
                    <w:color w:val="1F2328"/>
                    <w:sz w:val="20"/>
                    <w:szCs w:val="20"/>
                    <w:highlight w:val="white"/>
                  </w:rPr>
                </w:rPrChange>
              </w:rPr>
              <w:t>node</w:t>
            </w:r>
            <w:r>
              <w:rPr>
                <w:rFonts w:ascii="Courier New" w:hAnsi="Courier New" w:eastAsia="Courier New" w:cs="Courier New"/>
                <w:color w:val="202020"/>
                <w:sz w:val="20"/>
                <w:szCs w:val="20"/>
                <w:highlight w:val="white"/>
                <w:lang w:val="sr-Cyrl-RS"/>
                <w:rPrChange w:id="556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568" w:author="Milan Stojkov" w:date="2026-10-02T11:00:00Z">
                  <w:rPr>
                    <w:rFonts w:ascii="Courier New" w:hAnsi="Courier New" w:eastAsia="Courier New" w:cs="Courier New"/>
                    <w:color w:val="1F2328"/>
                    <w:sz w:val="20"/>
                    <w:szCs w:val="20"/>
                    <w:highlight w:val="white"/>
                  </w:rPr>
                </w:rPrChange>
              </w:rPr>
              <w:t>strategy</w:t>
            </w:r>
            <w:r>
              <w:rPr>
                <w:rFonts w:ascii="Courier New" w:hAnsi="Courier New" w:eastAsia="Courier New" w:cs="Courier New"/>
                <w:color w:val="202020"/>
                <w:sz w:val="20"/>
                <w:szCs w:val="20"/>
                <w:highlight w:val="white"/>
                <w:lang w:val="sr-Cyrl-RS"/>
                <w:rPrChange w:id="556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570" w:author="Milan Stojkov" w:date="2026-10-02T11:00:00Z">
                  <w:rPr>
                    <w:rFonts w:ascii="Courier New" w:hAnsi="Courier New" w:eastAsia="Courier New" w:cs="Courier New"/>
                    <w:color w:val="1F2328"/>
                    <w:sz w:val="20"/>
                    <w:szCs w:val="20"/>
                    <w:highlight w:val="white"/>
                  </w:rPr>
                </w:rPrChange>
              </w:rPr>
              <w:t>r</w:t>
            </w:r>
            <w:r>
              <w:rPr>
                <w:rFonts w:ascii="Courier New" w:hAnsi="Courier New" w:eastAsia="Courier New" w:cs="Courier New"/>
                <w:color w:val="202020"/>
                <w:sz w:val="20"/>
                <w:szCs w:val="20"/>
                <w:highlight w:val="white"/>
                <w:lang w:val="sr-Cyrl-RS"/>
                <w:rPrChange w:id="5571" w:author="Milan Stojkov" w:date="2026-10-02T11:00:00Z">
                  <w:rPr>
                    <w:rFonts w:ascii="Courier New" w:hAnsi="Courier New" w:eastAsia="Courier New" w:cs="Courier New"/>
                    <w:color w:val="202020"/>
                    <w:sz w:val="20"/>
                    <w:szCs w:val="20"/>
                    <w:highlight w:val="white"/>
                  </w:rPr>
                </w:rPrChange>
              </w:rPr>
              <w:t>,</w:t>
            </w:r>
          </w:p>
          <w:p w14:paraId="3825E52D">
            <w:pPr>
              <w:widowControl/>
              <w:shd w:val="clear" w:color="auto" w:fill="FFFFFF"/>
              <w:jc w:val="left"/>
              <w:rPr>
                <w:rFonts w:ascii="Courier New" w:hAnsi="Courier New" w:eastAsia="Courier New" w:cs="Courier New"/>
                <w:color w:val="000000"/>
                <w:sz w:val="20"/>
                <w:szCs w:val="20"/>
                <w:lang w:val="sr-Cyrl-RS"/>
                <w:rPrChange w:id="5572"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953800"/>
                <w:sz w:val="20"/>
                <w:szCs w:val="20"/>
                <w:highlight w:val="white"/>
                <w:lang w:val="sr-Cyrl-RS"/>
                <w:rPrChange w:id="5573" w:author="Milan Stojkov" w:date="2026-10-02T11:00:00Z">
                  <w:rPr>
                    <w:rFonts w:ascii="Courier New" w:hAnsi="Courier New" w:eastAsia="Courier New" w:cs="Courier New"/>
                    <w:color w:val="953800"/>
                    <w:sz w:val="20"/>
                    <w:szCs w:val="20"/>
                    <w:highlight w:val="white"/>
                  </w:rPr>
                </w:rPrChange>
              </w:rPr>
              <w:t>trace</w:t>
            </w:r>
            <w:r>
              <w:rPr>
                <w:rFonts w:ascii="Courier New" w:hAnsi="Courier New" w:eastAsia="Courier New" w:cs="Courier New"/>
                <w:color w:val="000000"/>
                <w:sz w:val="20"/>
                <w:szCs w:val="20"/>
                <w:highlight w:val="white"/>
                <w:lang w:val="sr-Cyrl-RS"/>
                <w:rPrChange w:id="5574"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1F2328"/>
                <w:sz w:val="20"/>
                <w:szCs w:val="20"/>
                <w:highlight w:val="white"/>
                <w:lang w:val="sr-Cyrl-RS"/>
                <w:rPrChange w:id="5575" w:author="Milan Stojkov" w:date="2026-10-02T11:00:00Z">
                  <w:rPr>
                    <w:rFonts w:ascii="Courier New" w:hAnsi="Courier New" w:eastAsia="Courier New" w:cs="Courier New"/>
                    <w:color w:val="1F2328"/>
                    <w:sz w:val="20"/>
                    <w:szCs w:val="20"/>
                    <w:highlight w:val="white"/>
                  </w:rPr>
                </w:rPrChange>
              </w:rPr>
              <w:t>trace</w:t>
            </w:r>
            <w:r>
              <w:rPr>
                <w:rFonts w:ascii="Courier New" w:hAnsi="Courier New" w:eastAsia="Courier New" w:cs="Courier New"/>
                <w:color w:val="202020"/>
                <w:sz w:val="20"/>
                <w:szCs w:val="20"/>
                <w:highlight w:val="white"/>
                <w:lang w:val="sr-Cyrl-RS"/>
                <w:rPrChange w:id="557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577" w:author="Milan Stojkov" w:date="2026-10-02T11:00:00Z">
                  <w:rPr>
                    <w:rFonts w:ascii="Courier New" w:hAnsi="Courier New" w:eastAsia="Courier New" w:cs="Courier New"/>
                    <w:color w:val="953800"/>
                    <w:sz w:val="20"/>
                    <w:szCs w:val="20"/>
                    <w:highlight w:val="white"/>
                  </w:rPr>
                </w:rPrChange>
              </w:rPr>
              <w:t>transport</w:t>
            </w:r>
            <w:r>
              <w:rPr>
                <w:rFonts w:ascii="Courier New" w:hAnsi="Courier New" w:eastAsia="Courier New" w:cs="Courier New"/>
                <w:color w:val="000000"/>
                <w:sz w:val="20"/>
                <w:szCs w:val="20"/>
                <w:highlight w:val="white"/>
                <w:lang w:val="sr-Cyrl-RS"/>
                <w:rPrChange w:id="5578"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1F2328"/>
                <w:sz w:val="20"/>
                <w:szCs w:val="20"/>
                <w:highlight w:val="white"/>
                <w:lang w:val="sr-Cyrl-RS"/>
                <w:rPrChange w:id="5579" w:author="Milan Stojkov" w:date="2026-10-02T11:00:00Z">
                  <w:rPr>
                    <w:rFonts w:ascii="Courier New" w:hAnsi="Courier New" w:eastAsia="Courier New" w:cs="Courier New"/>
                    <w:color w:val="1F2328"/>
                    <w:sz w:val="20"/>
                    <w:szCs w:val="20"/>
                    <w:highlight w:val="white"/>
                  </w:rPr>
                </w:rPrChange>
              </w:rPr>
              <w:t>transport</w:t>
            </w:r>
            <w:r>
              <w:rPr>
                <w:rFonts w:ascii="Courier New" w:hAnsi="Courier New" w:eastAsia="Courier New" w:cs="Courier New"/>
                <w:color w:val="202020"/>
                <w:sz w:val="20"/>
                <w:szCs w:val="20"/>
                <w:highlight w:val="white"/>
                <w:lang w:val="sr-Cyrl-RS"/>
                <w:rPrChange w:id="5580" w:author="Milan Stojkov" w:date="2026-10-02T11:00:00Z">
                  <w:rPr>
                    <w:rFonts w:ascii="Courier New" w:hAnsi="Courier New" w:eastAsia="Courier New" w:cs="Courier New"/>
                    <w:color w:val="202020"/>
                    <w:sz w:val="20"/>
                    <w:szCs w:val="20"/>
                    <w:highlight w:val="white"/>
                  </w:rPr>
                </w:rPrChange>
              </w:rPr>
              <w:t>)</w:t>
            </w:r>
          </w:p>
        </w:tc>
      </w:tr>
    </w:tbl>
    <w:p w14:paraId="41B42938">
      <w:pPr>
        <w:pBdr>
          <w:top w:val="none" w:color="auto" w:sz="0" w:space="0"/>
          <w:left w:val="none" w:color="auto" w:sz="0" w:space="0"/>
          <w:bottom w:val="none" w:color="auto" w:sz="0" w:space="0"/>
          <w:right w:val="none" w:color="auto" w:sz="0" w:space="0"/>
          <w:between w:val="none" w:color="auto" w:sz="0" w:space="0"/>
        </w:pBdr>
        <w:jc w:val="center"/>
        <w:rPr>
          <w:ins w:id="5581" w:author="Milica Radić" w:date="2026-10-03T10:21:18Z"/>
          <w:i/>
          <w:iCs/>
          <w:color w:val="000000"/>
          <w:sz w:val="20"/>
          <w:szCs w:val="20"/>
          <w:lang w:val="sr-Cyrl-RS"/>
        </w:rPr>
      </w:pPr>
      <w:r>
        <w:rPr>
          <w:i/>
          <w:iCs/>
          <w:color w:val="000000"/>
          <w:sz w:val="20"/>
          <w:szCs w:val="20"/>
          <w:lang w:val="sr-Cyrl-RS"/>
          <w:rPrChange w:id="5582" w:author="Milan Stojkov" w:date="2026-10-02T11:00:00Z">
            <w:rPr>
              <w:i/>
              <w:iCs/>
              <w:color w:val="000000"/>
              <w:sz w:val="20"/>
              <w:szCs w:val="20"/>
            </w:rPr>
          </w:rPrChange>
        </w:rPr>
        <w:t>Листинг 5.18</w:t>
      </w:r>
      <w:ins w:id="5583" w:author="Milica Radić" w:date="2026-10-03T22:06:12Z">
        <w:r>
          <w:rPr>
            <w:rFonts w:hint="default"/>
            <w:i/>
            <w:iCs/>
            <w:color w:val="000000"/>
            <w:sz w:val="20"/>
            <w:szCs w:val="20"/>
            <w:lang w:val="en-US"/>
          </w:rPr>
          <w:t xml:space="preserve"> </w:t>
        </w:r>
      </w:ins>
      <w:r>
        <w:rPr>
          <w:i/>
          <w:iCs/>
          <w:color w:val="000000"/>
          <w:sz w:val="20"/>
          <w:szCs w:val="20"/>
          <w:lang w:val="sr-Cyrl-RS"/>
          <w:rPrChange w:id="5584" w:author="Milan Stojkov" w:date="2026-10-02T11:00:00Z">
            <w:rPr>
              <w:i/>
              <w:iCs/>
              <w:color w:val="000000"/>
              <w:sz w:val="20"/>
              <w:szCs w:val="20"/>
            </w:rPr>
          </w:rPrChange>
        </w:rPr>
        <w:t>- Преузимање понуде и одлучивање о пријему</w:t>
      </w:r>
    </w:p>
    <w:p w14:paraId="608AB16D">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5585" w:author="Milan Stojkov" w:date="2026-10-02T11:00:00Z">
            <w:rPr>
              <w:i/>
              <w:iCs/>
              <w:color w:val="000000"/>
              <w:sz w:val="20"/>
              <w:szCs w:val="20"/>
            </w:rPr>
          </w:rPrChange>
        </w:rPr>
      </w:pPr>
    </w:p>
    <w:p w14:paraId="1B5DA473">
      <w:pPr>
        <w:widowControl w:val="0"/>
        <w:ind w:firstLine="360"/>
        <w:jc w:val="both"/>
        <w:rPr>
          <w:ins w:id="5586" w:author="Milica Radić" w:date="2026-10-03T18:36:38Z"/>
          <w:rFonts w:hint="default"/>
          <w:color w:val="000000"/>
          <w:sz w:val="22"/>
          <w:szCs w:val="22"/>
          <w:lang w:val="en-US"/>
        </w:rPr>
      </w:pPr>
      <w:r>
        <w:rPr>
          <w:color w:val="000000"/>
          <w:sz w:val="22"/>
          <w:szCs w:val="22"/>
          <w:lang w:val="sr-Cyrl-RS"/>
          <w:rPrChange w:id="5587" w:author="Milan Stojkov" w:date="2026-10-02T11:00:00Z">
            <w:rPr>
              <w:color w:val="000000"/>
              <w:sz w:val="22"/>
              <w:szCs w:val="22"/>
            </w:rPr>
          </w:rPrChange>
        </w:rPr>
        <w:t>На овом месту делују четири напада на структуру. Модул за тровање додаје нападачке идентитете у понуду</w:t>
      </w:r>
      <w:ins w:id="5588" w:author="Milica Radić" w:date="2026-10-03T10:27:35Z">
        <w:r>
          <w:rPr>
            <w:rFonts w:hint="default"/>
            <w:color w:val="000000"/>
            <w:sz w:val="22"/>
            <w:szCs w:val="22"/>
            <w:lang w:val="en-US"/>
          </w:rPr>
          <w:t xml:space="preserve">, </w:t>
        </w:r>
      </w:ins>
      <w:ins w:id="5589" w:author="Milica Radić" w:date="2026-10-03T10:27:36Z">
        <w:r>
          <w:rPr>
            <w:rFonts w:hint="default"/>
            <w:color w:val="000000"/>
            <w:sz w:val="22"/>
            <w:szCs w:val="22"/>
            <w:lang w:val="en-US"/>
          </w:rPr>
          <w:t xml:space="preserve">како је дато у </w:t>
        </w:r>
      </w:ins>
      <w:ins w:id="5590" w:author="Milica Radić" w:date="2026-10-03T18:35:14Z">
        <w:r>
          <w:rPr>
            <w:rFonts w:hint="default"/>
            <w:color w:val="000000"/>
            <w:sz w:val="22"/>
            <w:szCs w:val="22"/>
            <w:lang w:val="sr-Cyrl-RS"/>
          </w:rPr>
          <w:t>Л</w:t>
        </w:r>
      </w:ins>
      <w:ins w:id="5591" w:author="Milica Radić" w:date="2026-10-03T10:27:36Z">
        <w:r>
          <w:rPr>
            <w:rFonts w:hint="default"/>
            <w:color w:val="000000"/>
            <w:sz w:val="22"/>
            <w:szCs w:val="22"/>
            <w:lang w:val="en-US"/>
          </w:rPr>
          <w:t>истингу 5.19.</w:t>
        </w:r>
      </w:ins>
    </w:p>
    <w:p w14:paraId="37522CE0">
      <w:pPr>
        <w:widowControl/>
        <w:ind w:firstLine="0"/>
        <w:jc w:val="left"/>
        <w:rPr>
          <w:ins w:id="5593" w:author="Milica Radić" w:date="2026-10-03T18:36:38Z"/>
          <w:rFonts w:hint="default"/>
          <w:color w:val="000000"/>
          <w:sz w:val="22"/>
          <w:szCs w:val="22"/>
          <w:lang w:val="en-US"/>
        </w:rPr>
        <w:pPrChange w:id="5592" w:author="Milica Radić" w:date="2026-10-03T18:36:38Z">
          <w:pPr>
            <w:widowControl w:val="0"/>
            <w:ind w:firstLine="360"/>
            <w:jc w:val="both"/>
          </w:pPr>
        </w:pPrChange>
      </w:pPr>
      <w:ins w:id="5594" w:author="Milica Radić" w:date="2026-10-03T18:36:38Z">
        <w:r>
          <w:rPr>
            <w:rFonts w:hint="default"/>
            <w:color w:val="000000"/>
            <w:sz w:val="22"/>
            <w:szCs w:val="22"/>
            <w:lang w:val="en-US"/>
          </w:rPr>
          <w:br w:type="page"/>
        </w:r>
      </w:ins>
    </w:p>
    <w:p w14:paraId="795FD38A">
      <w:pPr>
        <w:widowControl w:val="0"/>
        <w:ind w:firstLine="360"/>
        <w:jc w:val="both"/>
        <w:rPr>
          <w:del w:id="5595" w:author="Milica Radić" w:date="2026-10-03T18:35:48Z"/>
          <w:color w:val="000000"/>
          <w:sz w:val="22"/>
          <w:szCs w:val="22"/>
          <w:lang w:val="sr-Cyrl-RS"/>
          <w:rPrChange w:id="5596" w:author="Milan Stojkov" w:date="2026-10-02T11:00:00Z">
            <w:rPr>
              <w:del w:id="5597" w:author="Milica Radić" w:date="2026-10-03T18:35:48Z"/>
              <w:color w:val="000000"/>
              <w:sz w:val="22"/>
              <w:szCs w:val="22"/>
            </w:rPr>
          </w:rPrChange>
        </w:rPr>
      </w:pPr>
      <w:del w:id="5598" w:author="Milica Radić" w:date="2026-10-03T18:36:29Z">
        <w:r>
          <w:rPr>
            <w:color w:val="000000"/>
            <w:sz w:val="22"/>
            <w:szCs w:val="22"/>
            <w:lang w:val="sr-Cyrl-RS"/>
            <w:rPrChange w:id="5599" w:author="Milan Stojkov" w:date="2026-10-02T11:00:00Z">
              <w:rPr>
                <w:color w:val="000000"/>
                <w:sz w:val="22"/>
                <w:szCs w:val="22"/>
              </w:rPr>
            </w:rPrChange>
          </w:rPr>
          <w:delText>:</w:delText>
        </w:r>
      </w:del>
    </w:p>
    <w:tbl>
      <w:tblPr>
        <w:tblStyle w:val="71"/>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5600" w:author="Milica Radić" w:date="2026-10-02T23:03:56Z">
          <w:tblPr>
            <w:tblStyle w:val="71"/>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5601">
          <w:tblGrid>
            <w:gridCol w:w="8724"/>
          </w:tblGrid>
        </w:tblGridChange>
      </w:tblGrid>
      <w:tr w14:paraId="03399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5602" w:author="Milica Radić" w:date="2026-10-02T23:03:56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5603" w:author="Milica Radić" w:date="2026-10-02T23:03:56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380911B9">
            <w:pPr>
              <w:widowControl w:val="0"/>
              <w:shd w:val="clear" w:color="auto" w:fill="auto"/>
              <w:ind w:firstLine="360"/>
              <w:jc w:val="both"/>
              <w:rPr>
                <w:rFonts w:ascii="Courier New" w:hAnsi="Courier New" w:eastAsia="Courier New" w:cs="Courier New"/>
                <w:color w:val="202020"/>
                <w:sz w:val="20"/>
                <w:szCs w:val="20"/>
                <w:lang w:val="sr-Cyrl-RS"/>
                <w:rPrChange w:id="5605" w:author="Milan Stojkov" w:date="2026-10-02T11:00:00Z">
                  <w:rPr>
                    <w:rFonts w:ascii="Courier New" w:hAnsi="Courier New" w:eastAsia="Courier New" w:cs="Courier New"/>
                    <w:color w:val="202020"/>
                    <w:sz w:val="20"/>
                    <w:szCs w:val="20"/>
                  </w:rPr>
                </w:rPrChange>
              </w:rPr>
              <w:pPrChange w:id="5604" w:author="Milica Radić" w:date="2026-10-03T18:36:40Z">
                <w:pPr>
                  <w:widowControl/>
                  <w:shd w:val="clear" w:color="auto" w:fill="FFFFFF"/>
                  <w:jc w:val="left"/>
                </w:pPr>
              </w:pPrChange>
            </w:pPr>
            <w:r>
              <w:rPr>
                <w:rFonts w:ascii="Courier New" w:hAnsi="Courier New" w:eastAsia="Courier New" w:cs="Courier New"/>
                <w:color w:val="CF222E"/>
                <w:sz w:val="20"/>
                <w:szCs w:val="20"/>
                <w:highlight w:val="white"/>
                <w:lang w:val="sr-Cyrl-RS"/>
                <w:rPrChange w:id="5606" w:author="Milan Stojkov" w:date="2026-10-02T11:00:00Z">
                  <w:rPr>
                    <w:rFonts w:ascii="Courier New" w:hAnsi="Courier New" w:eastAsia="Courier New" w:cs="Courier New"/>
                    <w:color w:val="CF222E"/>
                    <w:sz w:val="20"/>
                    <w:szCs w:val="20"/>
                    <w:highlight w:val="white"/>
                  </w:rPr>
                </w:rPrChange>
              </w:rPr>
              <w:t>class</w:t>
            </w:r>
            <w:r>
              <w:rPr>
                <w:rFonts w:ascii="Courier New" w:hAnsi="Courier New" w:eastAsia="Courier New" w:cs="Courier New"/>
                <w:color w:val="202020"/>
                <w:sz w:val="20"/>
                <w:szCs w:val="20"/>
                <w:highlight w:val="white"/>
                <w:lang w:val="sr-Cyrl-RS"/>
                <w:rPrChange w:id="560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608" w:author="Milan Stojkov" w:date="2026-10-02T11:00:00Z">
                  <w:rPr>
                    <w:rFonts w:ascii="Courier New" w:hAnsi="Courier New" w:eastAsia="Courier New" w:cs="Courier New"/>
                    <w:color w:val="267F99"/>
                    <w:sz w:val="20"/>
                    <w:szCs w:val="20"/>
                    <w:highlight w:val="white"/>
                  </w:rPr>
                </w:rPrChange>
              </w:rPr>
              <w:t>PeerPoisoningAttack</w:t>
            </w:r>
            <w:r>
              <w:rPr>
                <w:rFonts w:ascii="Courier New" w:hAnsi="Courier New" w:eastAsia="Courier New" w:cs="Courier New"/>
                <w:color w:val="202020"/>
                <w:sz w:val="20"/>
                <w:szCs w:val="20"/>
                <w:highlight w:val="white"/>
                <w:lang w:val="sr-Cyrl-RS"/>
                <w:rPrChange w:id="560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610" w:author="Milan Stojkov" w:date="2026-10-02T11:00:00Z">
                  <w:rPr>
                    <w:rFonts w:ascii="Courier New" w:hAnsi="Courier New" w:eastAsia="Courier New" w:cs="Courier New"/>
                    <w:color w:val="267F99"/>
                    <w:sz w:val="20"/>
                    <w:szCs w:val="20"/>
                    <w:highlight w:val="white"/>
                  </w:rPr>
                </w:rPrChange>
              </w:rPr>
              <w:t>BaseAttack</w:t>
            </w:r>
            <w:r>
              <w:rPr>
                <w:rFonts w:ascii="Courier New" w:hAnsi="Courier New" w:eastAsia="Courier New" w:cs="Courier New"/>
                <w:color w:val="202020"/>
                <w:sz w:val="20"/>
                <w:szCs w:val="20"/>
                <w:highlight w:val="white"/>
                <w:lang w:val="sr-Cyrl-RS"/>
                <w:rPrChange w:id="5611" w:author="Milan Stojkov" w:date="2026-10-02T11:00:00Z">
                  <w:rPr>
                    <w:rFonts w:ascii="Courier New" w:hAnsi="Courier New" w:eastAsia="Courier New" w:cs="Courier New"/>
                    <w:color w:val="202020"/>
                    <w:sz w:val="20"/>
                    <w:szCs w:val="20"/>
                    <w:highlight w:val="white"/>
                  </w:rPr>
                </w:rPrChange>
              </w:rPr>
              <w:t>):</w:t>
            </w:r>
          </w:p>
          <w:p w14:paraId="46DCA2F2">
            <w:pPr>
              <w:widowControl w:val="0"/>
              <w:shd w:val="clear" w:color="auto" w:fill="auto"/>
              <w:ind w:firstLine="360"/>
              <w:jc w:val="both"/>
              <w:rPr>
                <w:rFonts w:ascii="Courier New" w:hAnsi="Courier New" w:eastAsia="Courier New" w:cs="Courier New"/>
                <w:color w:val="202020"/>
                <w:sz w:val="20"/>
                <w:szCs w:val="20"/>
                <w:lang w:val="sr-Cyrl-RS"/>
                <w:rPrChange w:id="5613" w:author="Milan Stojkov" w:date="2026-10-02T11:00:00Z">
                  <w:rPr>
                    <w:rFonts w:ascii="Courier New" w:hAnsi="Courier New" w:eastAsia="Courier New" w:cs="Courier New"/>
                    <w:color w:val="202020"/>
                    <w:sz w:val="20"/>
                    <w:szCs w:val="20"/>
                  </w:rPr>
                </w:rPrChange>
              </w:rPr>
              <w:pPrChange w:id="5612" w:author="Milica Radić" w:date="2026-10-03T18:36:40Z">
                <w:pPr>
                  <w:widowControl/>
                  <w:shd w:val="clear" w:color="auto" w:fill="FFFFFF"/>
                  <w:jc w:val="left"/>
                </w:pPr>
              </w:pPrChange>
            </w:pPr>
            <w:r>
              <w:rPr>
                <w:rFonts w:ascii="Courier New" w:hAnsi="Courier New" w:eastAsia="Courier New" w:cs="Courier New"/>
                <w:color w:val="202020"/>
                <w:sz w:val="20"/>
                <w:szCs w:val="20"/>
                <w:highlight w:val="white"/>
                <w:lang w:val="sr-Cyrl-RS"/>
                <w:rPrChange w:id="561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615" w:author="Milan Stojkov" w:date="2026-10-02T11:00:00Z">
                  <w:rPr>
                    <w:rFonts w:ascii="Courier New" w:hAnsi="Courier New" w:eastAsia="Courier New" w:cs="Courier New"/>
                    <w:color w:val="1F2328"/>
                    <w:sz w:val="20"/>
                    <w:szCs w:val="20"/>
                    <w:highlight w:val="white"/>
                  </w:rPr>
                </w:rPrChange>
              </w:rPr>
              <w:t>name</w:t>
            </w:r>
            <w:r>
              <w:rPr>
                <w:rFonts w:ascii="Courier New" w:hAnsi="Courier New" w:eastAsia="Courier New" w:cs="Courier New"/>
                <w:color w:val="202020"/>
                <w:sz w:val="20"/>
                <w:szCs w:val="20"/>
                <w:highlight w:val="white"/>
                <w:lang w:val="sr-Cyrl-RS"/>
                <w:rPrChange w:id="561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617"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61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5619" w:author="Milan Stojkov" w:date="2026-10-02T11:00:00Z">
                  <w:rPr>
                    <w:rFonts w:ascii="Courier New" w:hAnsi="Courier New" w:eastAsia="Courier New" w:cs="Courier New"/>
                    <w:color w:val="0A3069"/>
                    <w:sz w:val="20"/>
                    <w:szCs w:val="20"/>
                    <w:highlight w:val="white"/>
                  </w:rPr>
                </w:rPrChange>
              </w:rPr>
              <w:t>"peer_poisoning"</w:t>
            </w:r>
          </w:p>
          <w:p w14:paraId="69849BBB">
            <w:pPr>
              <w:widowControl w:val="0"/>
              <w:ind w:firstLine="360"/>
              <w:jc w:val="both"/>
              <w:rPr>
                <w:rFonts w:ascii="Courier New" w:hAnsi="Courier New" w:eastAsia="Courier New" w:cs="Courier New"/>
                <w:sz w:val="20"/>
                <w:szCs w:val="20"/>
                <w:lang w:val="sr-Cyrl-RS"/>
                <w:rPrChange w:id="5621" w:author="Milan Stojkov" w:date="2026-10-02T11:00:00Z">
                  <w:rPr>
                    <w:rFonts w:ascii="Courier New" w:hAnsi="Courier New" w:eastAsia="Courier New" w:cs="Courier New"/>
                    <w:sz w:val="20"/>
                    <w:szCs w:val="20"/>
                  </w:rPr>
                </w:rPrChange>
              </w:rPr>
              <w:pPrChange w:id="5620" w:author="Milica Radić" w:date="2026-10-03T18:36:40Z">
                <w:pPr>
                  <w:widowControl/>
                  <w:jc w:val="left"/>
                </w:pPr>
              </w:pPrChange>
            </w:pPr>
          </w:p>
          <w:p w14:paraId="237FE3CA">
            <w:pPr>
              <w:widowControl w:val="0"/>
              <w:shd w:val="clear" w:color="auto" w:fill="auto"/>
              <w:ind w:firstLine="360"/>
              <w:jc w:val="both"/>
              <w:rPr>
                <w:rFonts w:ascii="Courier New" w:hAnsi="Courier New" w:eastAsia="Courier New" w:cs="Courier New"/>
                <w:color w:val="202020"/>
                <w:sz w:val="20"/>
                <w:szCs w:val="20"/>
                <w:lang w:val="sr-Cyrl-RS"/>
                <w:rPrChange w:id="5623" w:author="Milan Stojkov" w:date="2026-10-02T11:00:00Z">
                  <w:rPr>
                    <w:rFonts w:ascii="Courier New" w:hAnsi="Courier New" w:eastAsia="Courier New" w:cs="Courier New"/>
                    <w:color w:val="202020"/>
                    <w:sz w:val="20"/>
                    <w:szCs w:val="20"/>
                  </w:rPr>
                </w:rPrChange>
              </w:rPr>
              <w:pPrChange w:id="5622" w:author="Milica Radić" w:date="2026-10-03T18:36:40Z">
                <w:pPr>
                  <w:widowControl/>
                  <w:shd w:val="clear" w:color="auto" w:fill="FFFFFF"/>
                  <w:jc w:val="left"/>
                </w:pPr>
              </w:pPrChange>
            </w:pPr>
            <w:r>
              <w:rPr>
                <w:rFonts w:ascii="Courier New" w:hAnsi="Courier New" w:eastAsia="Courier New" w:cs="Courier New"/>
                <w:color w:val="202020"/>
                <w:sz w:val="20"/>
                <w:szCs w:val="20"/>
                <w:highlight w:val="white"/>
                <w:lang w:val="sr-Cyrl-RS"/>
                <w:rPrChange w:id="562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5625"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562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5627" w:author="Milan Stojkov" w:date="2026-10-02T11:00:00Z">
                  <w:rPr>
                    <w:rFonts w:ascii="Courier New" w:hAnsi="Courier New" w:eastAsia="Courier New" w:cs="Courier New"/>
                    <w:color w:val="8250DF"/>
                    <w:sz w:val="20"/>
                    <w:szCs w:val="20"/>
                    <w:highlight w:val="white"/>
                  </w:rPr>
                </w:rPrChange>
              </w:rPr>
              <w:t>offer_candidates</w:t>
            </w:r>
            <w:r>
              <w:rPr>
                <w:rFonts w:ascii="Courier New" w:hAnsi="Courier New" w:eastAsia="Courier New" w:cs="Courier New"/>
                <w:color w:val="202020"/>
                <w:sz w:val="20"/>
                <w:szCs w:val="20"/>
                <w:highlight w:val="white"/>
                <w:lang w:val="sr-Cyrl-RS"/>
                <w:rPrChange w:id="562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629"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563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631"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63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633" w:author="Milan Stojkov" w:date="2026-10-02T11:00:00Z">
                  <w:rPr>
                    <w:rFonts w:ascii="Courier New" w:hAnsi="Courier New" w:eastAsia="Courier New" w:cs="Courier New"/>
                    <w:color w:val="267F99"/>
                    <w:sz w:val="20"/>
                    <w:szCs w:val="20"/>
                    <w:highlight w:val="white"/>
                  </w:rPr>
                </w:rPrChange>
              </w:rPr>
              <w:t>AttackContext</w:t>
            </w:r>
            <w:r>
              <w:rPr>
                <w:rFonts w:ascii="Courier New" w:hAnsi="Courier New" w:eastAsia="Courier New" w:cs="Courier New"/>
                <w:color w:val="202020"/>
                <w:sz w:val="20"/>
                <w:szCs w:val="20"/>
                <w:highlight w:val="white"/>
                <w:lang w:val="sr-Cyrl-RS"/>
                <w:rPrChange w:id="563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635"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563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637"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563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639"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64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641" w:author="Milan Stojkov" w:date="2026-10-02T11:00:00Z">
                  <w:rPr>
                    <w:rFonts w:ascii="Courier New" w:hAnsi="Courier New" w:eastAsia="Courier New" w:cs="Courier New"/>
                    <w:color w:val="953800"/>
                    <w:sz w:val="20"/>
                    <w:szCs w:val="20"/>
                    <w:highlight w:val="white"/>
                  </w:rPr>
                </w:rPrChange>
              </w:rPr>
              <w:t>rng</w:t>
            </w:r>
            <w:r>
              <w:rPr>
                <w:rFonts w:ascii="Courier New" w:hAnsi="Courier New" w:eastAsia="Courier New" w:cs="Courier New"/>
                <w:color w:val="202020"/>
                <w:sz w:val="20"/>
                <w:szCs w:val="20"/>
                <w:highlight w:val="white"/>
                <w:lang w:val="sr-Cyrl-RS"/>
                <w:rPrChange w:id="564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643" w:author="Milan Stojkov" w:date="2026-10-02T11:00:00Z">
                  <w:rPr>
                    <w:rFonts w:ascii="Courier New" w:hAnsi="Courier New" w:eastAsia="Courier New" w:cs="Courier New"/>
                    <w:color w:val="267F99"/>
                    <w:sz w:val="20"/>
                    <w:szCs w:val="20"/>
                    <w:highlight w:val="white"/>
                  </w:rPr>
                </w:rPrChange>
              </w:rPr>
              <w:t>random</w:t>
            </w:r>
            <w:r>
              <w:rPr>
                <w:rFonts w:ascii="Courier New" w:hAnsi="Courier New" w:eastAsia="Courier New" w:cs="Courier New"/>
                <w:color w:val="202020"/>
                <w:sz w:val="20"/>
                <w:szCs w:val="20"/>
                <w:highlight w:val="white"/>
                <w:lang w:val="sr-Cyrl-RS"/>
                <w:rPrChange w:id="564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645" w:author="Milan Stojkov" w:date="2026-10-02T11:00:00Z">
                  <w:rPr>
                    <w:rFonts w:ascii="Courier New" w:hAnsi="Courier New" w:eastAsia="Courier New" w:cs="Courier New"/>
                    <w:color w:val="267F99"/>
                    <w:sz w:val="20"/>
                    <w:szCs w:val="20"/>
                    <w:highlight w:val="white"/>
                  </w:rPr>
                </w:rPrChange>
              </w:rPr>
              <w:t>Random</w:t>
            </w:r>
            <w:r>
              <w:rPr>
                <w:rFonts w:ascii="Courier New" w:hAnsi="Courier New" w:eastAsia="Courier New" w:cs="Courier New"/>
                <w:color w:val="202020"/>
                <w:sz w:val="20"/>
                <w:szCs w:val="20"/>
                <w:highlight w:val="white"/>
                <w:lang w:val="sr-Cyrl-RS"/>
                <w:rPrChange w:id="564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647" w:author="Milan Stojkov" w:date="2026-10-02T11:00:00Z">
                  <w:rPr>
                    <w:rFonts w:ascii="Courier New" w:hAnsi="Courier New" w:eastAsia="Courier New" w:cs="Courier New"/>
                    <w:color w:val="953800"/>
                    <w:sz w:val="20"/>
                    <w:szCs w:val="20"/>
                    <w:highlight w:val="white"/>
                  </w:rPr>
                </w:rPrChange>
              </w:rPr>
              <w:t>offers</w:t>
            </w:r>
            <w:r>
              <w:rPr>
                <w:rFonts w:ascii="Courier New" w:hAnsi="Courier New" w:eastAsia="Courier New" w:cs="Courier New"/>
                <w:color w:val="202020"/>
                <w:sz w:val="20"/>
                <w:szCs w:val="20"/>
                <w:highlight w:val="white"/>
                <w:lang w:val="sr-Cyrl-RS"/>
                <w:rPrChange w:id="564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649" w:author="Milan Stojkov" w:date="2026-10-02T11:00:00Z">
                  <w:rPr>
                    <w:rFonts w:ascii="Courier New" w:hAnsi="Courier New" w:eastAsia="Courier New" w:cs="Courier New"/>
                    <w:color w:val="267F99"/>
                    <w:sz w:val="20"/>
                    <w:szCs w:val="20"/>
                    <w:highlight w:val="white"/>
                  </w:rPr>
                </w:rPrChange>
              </w:rPr>
              <w:t>List</w:t>
            </w:r>
            <w:r>
              <w:rPr>
                <w:rFonts w:ascii="Courier New" w:hAnsi="Courier New" w:eastAsia="Courier New" w:cs="Courier New"/>
                <w:color w:val="202020"/>
                <w:sz w:val="20"/>
                <w:szCs w:val="20"/>
                <w:highlight w:val="white"/>
                <w:lang w:val="sr-Cyrl-RS"/>
                <w:rPrChange w:id="565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651"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652"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5653" w:author="Milan Stojkov" w:date="2026-10-02T11:00:00Z">
                  <w:rPr>
                    <w:rFonts w:ascii="Courier New" w:hAnsi="Courier New" w:eastAsia="Courier New" w:cs="Courier New"/>
                    <w:color w:val="267F99"/>
                    <w:sz w:val="20"/>
                    <w:szCs w:val="20"/>
                    <w:highlight w:val="white"/>
                  </w:rPr>
                </w:rPrChange>
              </w:rPr>
              <w:t>List</w:t>
            </w:r>
            <w:r>
              <w:rPr>
                <w:rFonts w:ascii="Courier New" w:hAnsi="Courier New" w:eastAsia="Courier New" w:cs="Courier New"/>
                <w:color w:val="202020"/>
                <w:sz w:val="20"/>
                <w:szCs w:val="20"/>
                <w:highlight w:val="white"/>
                <w:lang w:val="sr-Cyrl-RS"/>
                <w:rPrChange w:id="565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655"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656" w:author="Milan Stojkov" w:date="2026-10-02T11:00:00Z">
                  <w:rPr>
                    <w:rFonts w:ascii="Courier New" w:hAnsi="Courier New" w:eastAsia="Courier New" w:cs="Courier New"/>
                    <w:color w:val="202020"/>
                    <w:sz w:val="20"/>
                    <w:szCs w:val="20"/>
                    <w:highlight w:val="white"/>
                  </w:rPr>
                </w:rPrChange>
              </w:rPr>
              <w:t>]:</w:t>
            </w:r>
          </w:p>
          <w:p w14:paraId="792AD602">
            <w:pPr>
              <w:widowControl w:val="0"/>
              <w:shd w:val="clear" w:color="auto" w:fill="auto"/>
              <w:ind w:firstLine="360"/>
              <w:jc w:val="both"/>
              <w:rPr>
                <w:rFonts w:ascii="Courier New" w:hAnsi="Courier New" w:eastAsia="Courier New" w:cs="Courier New"/>
                <w:color w:val="202020"/>
                <w:sz w:val="20"/>
                <w:szCs w:val="20"/>
                <w:lang w:val="sr-Cyrl-RS"/>
                <w:rPrChange w:id="5658" w:author="Milan Stojkov" w:date="2026-10-02T11:00:00Z">
                  <w:rPr>
                    <w:rFonts w:ascii="Courier New" w:hAnsi="Courier New" w:eastAsia="Courier New" w:cs="Courier New"/>
                    <w:color w:val="202020"/>
                    <w:sz w:val="20"/>
                    <w:szCs w:val="20"/>
                  </w:rPr>
                </w:rPrChange>
              </w:rPr>
              <w:pPrChange w:id="5657" w:author="Milica Radić" w:date="2026-10-03T18:36:40Z">
                <w:pPr>
                  <w:widowControl/>
                  <w:shd w:val="clear" w:color="auto" w:fill="FFFFFF"/>
                  <w:jc w:val="left"/>
                </w:pPr>
              </w:pPrChange>
            </w:pPr>
            <w:r>
              <w:rPr>
                <w:rFonts w:ascii="Courier New" w:hAnsi="Courier New" w:eastAsia="Courier New" w:cs="Courier New"/>
                <w:color w:val="202020"/>
                <w:sz w:val="20"/>
                <w:szCs w:val="20"/>
                <w:highlight w:val="white"/>
                <w:lang w:val="sr-Cyrl-RS"/>
                <w:rPrChange w:id="565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660" w:author="Milan Stojkov" w:date="2026-10-02T11:00:00Z">
                  <w:rPr>
                    <w:rFonts w:ascii="Courier New" w:hAnsi="Courier New" w:eastAsia="Courier New" w:cs="Courier New"/>
                    <w:color w:val="1F2328"/>
                    <w:sz w:val="20"/>
                    <w:szCs w:val="20"/>
                    <w:highlight w:val="white"/>
                  </w:rPr>
                </w:rPrChange>
              </w:rPr>
              <w:t>malicious</w:t>
            </w:r>
            <w:r>
              <w:rPr>
                <w:rFonts w:ascii="Courier New" w:hAnsi="Courier New" w:eastAsia="Courier New" w:cs="Courier New"/>
                <w:color w:val="202020"/>
                <w:sz w:val="20"/>
                <w:szCs w:val="20"/>
                <w:highlight w:val="white"/>
                <w:lang w:val="sr-Cyrl-RS"/>
                <w:rPrChange w:id="566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662"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66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664" w:author="Milan Stojkov" w:date="2026-10-02T11:00:00Z">
                  <w:rPr>
                    <w:rFonts w:ascii="Courier New" w:hAnsi="Courier New" w:eastAsia="Courier New" w:cs="Courier New"/>
                    <w:color w:val="1F2328"/>
                    <w:sz w:val="20"/>
                    <w:szCs w:val="20"/>
                    <w:highlight w:val="white"/>
                  </w:rPr>
                </w:rPrChange>
              </w:rPr>
              <w:t>m</w:t>
            </w:r>
            <w:r>
              <w:rPr>
                <w:rFonts w:ascii="Courier New" w:hAnsi="Courier New" w:eastAsia="Courier New" w:cs="Courier New"/>
                <w:color w:val="202020"/>
                <w:sz w:val="20"/>
                <w:szCs w:val="20"/>
                <w:highlight w:val="white"/>
                <w:lang w:val="sr-Cyrl-RS"/>
                <w:rPrChange w:id="566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666" w:author="Milan Stojkov" w:date="2026-10-02T11:00:00Z">
                  <w:rPr>
                    <w:rFonts w:ascii="Courier New" w:hAnsi="Courier New" w:eastAsia="Courier New" w:cs="Courier New"/>
                    <w:color w:val="AF00DB"/>
                    <w:sz w:val="20"/>
                    <w:szCs w:val="20"/>
                    <w:highlight w:val="white"/>
                  </w:rPr>
                </w:rPrChange>
              </w:rPr>
              <w:t>for</w:t>
            </w:r>
            <w:r>
              <w:rPr>
                <w:rFonts w:ascii="Courier New" w:hAnsi="Courier New" w:eastAsia="Courier New" w:cs="Courier New"/>
                <w:color w:val="202020"/>
                <w:sz w:val="20"/>
                <w:szCs w:val="20"/>
                <w:highlight w:val="white"/>
                <w:lang w:val="sr-Cyrl-RS"/>
                <w:rPrChange w:id="566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668" w:author="Milan Stojkov" w:date="2026-10-02T11:00:00Z">
                  <w:rPr>
                    <w:rFonts w:ascii="Courier New" w:hAnsi="Courier New" w:eastAsia="Courier New" w:cs="Courier New"/>
                    <w:color w:val="1F2328"/>
                    <w:sz w:val="20"/>
                    <w:szCs w:val="20"/>
                    <w:highlight w:val="white"/>
                  </w:rPr>
                </w:rPrChange>
              </w:rPr>
              <w:t>m</w:t>
            </w:r>
            <w:r>
              <w:rPr>
                <w:rFonts w:ascii="Courier New" w:hAnsi="Courier New" w:eastAsia="Courier New" w:cs="Courier New"/>
                <w:color w:val="202020"/>
                <w:sz w:val="20"/>
                <w:szCs w:val="20"/>
                <w:highlight w:val="white"/>
                <w:lang w:val="sr-Cyrl-RS"/>
                <w:rPrChange w:id="566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670" w:author="Milan Stojkov" w:date="2026-10-02T11:00:00Z">
                  <w:rPr>
                    <w:rFonts w:ascii="Courier New" w:hAnsi="Courier New" w:eastAsia="Courier New" w:cs="Courier New"/>
                    <w:color w:val="AF00DB"/>
                    <w:sz w:val="20"/>
                    <w:szCs w:val="20"/>
                    <w:highlight w:val="white"/>
                  </w:rPr>
                </w:rPrChange>
              </w:rPr>
              <w:t>in</w:t>
            </w:r>
            <w:r>
              <w:rPr>
                <w:rFonts w:ascii="Courier New" w:hAnsi="Courier New" w:eastAsia="Courier New" w:cs="Courier New"/>
                <w:color w:val="202020"/>
                <w:sz w:val="20"/>
                <w:szCs w:val="20"/>
                <w:highlight w:val="white"/>
                <w:lang w:val="sr-Cyrl-RS"/>
                <w:rPrChange w:id="567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5672" w:author="Milan Stojkov" w:date="2026-10-02T11:00:00Z">
                  <w:rPr>
                    <w:rFonts w:ascii="Courier New" w:hAnsi="Courier New" w:eastAsia="Courier New" w:cs="Courier New"/>
                    <w:color w:val="8250DF"/>
                    <w:sz w:val="20"/>
                    <w:szCs w:val="20"/>
                    <w:highlight w:val="white"/>
                  </w:rPr>
                </w:rPrChange>
              </w:rPr>
              <w:t>sorted</w:t>
            </w:r>
            <w:r>
              <w:rPr>
                <w:rFonts w:ascii="Courier New" w:hAnsi="Courier New" w:eastAsia="Courier New" w:cs="Courier New"/>
                <w:color w:val="202020"/>
                <w:sz w:val="20"/>
                <w:szCs w:val="20"/>
                <w:highlight w:val="white"/>
                <w:lang w:val="sr-Cyrl-RS"/>
                <w:rPrChange w:id="567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5674"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67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676" w:author="Milan Stojkov" w:date="2026-10-02T11:00:00Z">
                  <w:rPr>
                    <w:rFonts w:ascii="Courier New" w:hAnsi="Courier New" w:eastAsia="Courier New" w:cs="Courier New"/>
                    <w:color w:val="1F2328"/>
                    <w:sz w:val="20"/>
                    <w:szCs w:val="20"/>
                    <w:highlight w:val="white"/>
                  </w:rPr>
                </w:rPrChange>
              </w:rPr>
              <w:t>malicious_ids</w:t>
            </w:r>
            <w:r>
              <w:rPr>
                <w:rFonts w:ascii="Courier New" w:hAnsi="Courier New" w:eastAsia="Courier New" w:cs="Courier New"/>
                <w:color w:val="202020"/>
                <w:sz w:val="20"/>
                <w:szCs w:val="20"/>
                <w:highlight w:val="white"/>
                <w:lang w:val="sr-Cyrl-RS"/>
                <w:rPrChange w:id="567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678"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567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680" w:author="Milan Stojkov" w:date="2026-10-02T11:00:00Z">
                  <w:rPr>
                    <w:rFonts w:ascii="Courier New" w:hAnsi="Courier New" w:eastAsia="Courier New" w:cs="Courier New"/>
                    <w:color w:val="1F2328"/>
                    <w:sz w:val="20"/>
                    <w:szCs w:val="20"/>
                    <w:highlight w:val="white"/>
                  </w:rPr>
                </w:rPrChange>
              </w:rPr>
              <w:t>m</w:t>
            </w:r>
            <w:r>
              <w:rPr>
                <w:rFonts w:ascii="Courier New" w:hAnsi="Courier New" w:eastAsia="Courier New" w:cs="Courier New"/>
                <w:color w:val="202020"/>
                <w:sz w:val="20"/>
                <w:szCs w:val="20"/>
                <w:highlight w:val="white"/>
                <w:lang w:val="sr-Cyrl-RS"/>
                <w:rPrChange w:id="568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682"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568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684" w:author="Milan Stojkov" w:date="2026-10-02T11:00:00Z">
                  <w:rPr>
                    <w:rFonts w:ascii="Courier New" w:hAnsi="Courier New" w:eastAsia="Courier New" w:cs="Courier New"/>
                    <w:color w:val="0000FF"/>
                    <w:sz w:val="20"/>
                    <w:szCs w:val="20"/>
                    <w:highlight w:val="white"/>
                  </w:rPr>
                </w:rPrChange>
              </w:rPr>
              <w:t>in</w:t>
            </w:r>
            <w:r>
              <w:rPr>
                <w:rFonts w:ascii="Courier New" w:hAnsi="Courier New" w:eastAsia="Courier New" w:cs="Courier New"/>
                <w:color w:val="202020"/>
                <w:sz w:val="20"/>
                <w:szCs w:val="20"/>
                <w:highlight w:val="white"/>
                <w:lang w:val="sr-Cyrl-RS"/>
                <w:rPrChange w:id="568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686"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5687" w:author="Milan Stojkov" w:date="2026-10-02T11:00:00Z">
                  <w:rPr>
                    <w:rFonts w:ascii="Courier New" w:hAnsi="Courier New" w:eastAsia="Courier New" w:cs="Courier New"/>
                    <w:color w:val="202020"/>
                    <w:sz w:val="20"/>
                    <w:szCs w:val="20"/>
                    <w:highlight w:val="white"/>
                  </w:rPr>
                </w:rPrChange>
              </w:rPr>
              <w:t>.peers]</w:t>
            </w:r>
          </w:p>
          <w:p w14:paraId="1488C349">
            <w:pPr>
              <w:widowControl w:val="0"/>
              <w:shd w:val="clear" w:color="auto" w:fill="auto"/>
              <w:ind w:firstLine="360"/>
              <w:jc w:val="both"/>
              <w:rPr>
                <w:rFonts w:ascii="Courier New" w:hAnsi="Courier New" w:eastAsia="Courier New" w:cs="Courier New"/>
                <w:color w:val="000000"/>
                <w:sz w:val="20"/>
                <w:szCs w:val="20"/>
                <w:lang w:val="sr-Cyrl-RS"/>
                <w:rPrChange w:id="5689" w:author="Milan Stojkov" w:date="2026-10-02T11:00:00Z">
                  <w:rPr>
                    <w:rFonts w:ascii="Courier New" w:hAnsi="Courier New" w:eastAsia="Courier New" w:cs="Courier New"/>
                    <w:color w:val="000000"/>
                    <w:sz w:val="20"/>
                    <w:szCs w:val="20"/>
                  </w:rPr>
                </w:rPrChange>
              </w:rPr>
              <w:pPrChange w:id="5688" w:author="Milica Radić" w:date="2026-10-03T18:36:40Z">
                <w:pPr>
                  <w:widowControl/>
                  <w:shd w:val="clear" w:color="auto" w:fill="FFFFFF"/>
                  <w:jc w:val="left"/>
                </w:pPr>
              </w:pPrChange>
            </w:pPr>
            <w:r>
              <w:rPr>
                <w:rFonts w:ascii="Courier New" w:hAnsi="Courier New" w:eastAsia="Courier New" w:cs="Courier New"/>
                <w:color w:val="202020"/>
                <w:sz w:val="20"/>
                <w:szCs w:val="20"/>
                <w:highlight w:val="white"/>
                <w:lang w:val="sr-Cyrl-RS"/>
                <w:rPrChange w:id="569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691"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569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693" w:author="Milan Stojkov" w:date="2026-10-02T11:00:00Z">
                  <w:rPr>
                    <w:rFonts w:ascii="Courier New" w:hAnsi="Courier New" w:eastAsia="Courier New" w:cs="Courier New"/>
                    <w:color w:val="953800"/>
                    <w:sz w:val="20"/>
                    <w:szCs w:val="20"/>
                    <w:highlight w:val="white"/>
                  </w:rPr>
                </w:rPrChange>
              </w:rPr>
              <w:t>offers</w:t>
            </w:r>
            <w:r>
              <w:rPr>
                <w:rFonts w:ascii="Courier New" w:hAnsi="Courier New" w:eastAsia="Courier New" w:cs="Courier New"/>
                <w:color w:val="202020"/>
                <w:sz w:val="20"/>
                <w:szCs w:val="20"/>
                <w:highlight w:val="white"/>
                <w:lang w:val="sr-Cyrl-RS"/>
                <w:rPrChange w:id="569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695"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69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697" w:author="Milan Stojkov" w:date="2026-10-02T11:00:00Z">
                  <w:rPr>
                    <w:rFonts w:ascii="Courier New" w:hAnsi="Courier New" w:eastAsia="Courier New" w:cs="Courier New"/>
                    <w:color w:val="1F2328"/>
                    <w:sz w:val="20"/>
                    <w:szCs w:val="20"/>
                    <w:highlight w:val="white"/>
                  </w:rPr>
                </w:rPrChange>
              </w:rPr>
              <w:t>malicious</w:t>
            </w:r>
          </w:p>
        </w:tc>
      </w:tr>
    </w:tbl>
    <w:p w14:paraId="53725DF3">
      <w:pPr>
        <w:pBdr>
          <w:top w:val="none" w:color="auto" w:sz="0" w:space="0"/>
          <w:left w:val="none" w:color="auto" w:sz="0" w:space="0"/>
          <w:bottom w:val="none" w:color="auto" w:sz="0" w:space="0"/>
          <w:right w:val="none" w:color="auto" w:sz="0" w:space="0"/>
          <w:between w:val="none" w:color="auto" w:sz="0" w:space="0"/>
        </w:pBdr>
        <w:jc w:val="center"/>
        <w:rPr>
          <w:ins w:id="5698" w:author="Milica Radić" w:date="2026-10-03T10:21:40Z"/>
          <w:i/>
          <w:iCs/>
          <w:color w:val="000000"/>
          <w:sz w:val="20"/>
          <w:szCs w:val="20"/>
          <w:lang w:val="sr-Cyrl-RS"/>
        </w:rPr>
      </w:pPr>
      <w:r>
        <w:rPr>
          <w:i/>
          <w:iCs/>
          <w:color w:val="000000"/>
          <w:sz w:val="20"/>
          <w:szCs w:val="20"/>
          <w:lang w:val="sr-Cyrl-RS"/>
          <w:rPrChange w:id="5699" w:author="Milan Stojkov" w:date="2026-10-02T11:00:00Z">
            <w:rPr>
              <w:i/>
              <w:iCs/>
              <w:color w:val="000000"/>
              <w:sz w:val="20"/>
              <w:szCs w:val="20"/>
            </w:rPr>
          </w:rPrChange>
        </w:rPr>
        <w:t>Листинг 5.19</w:t>
      </w:r>
      <w:ins w:id="5700" w:author="Milica Radić" w:date="2026-10-03T22:06:15Z">
        <w:r>
          <w:rPr>
            <w:rFonts w:hint="default"/>
            <w:i/>
            <w:iCs/>
            <w:color w:val="000000"/>
            <w:sz w:val="20"/>
            <w:szCs w:val="20"/>
            <w:lang w:val="en-US"/>
          </w:rPr>
          <w:t xml:space="preserve"> </w:t>
        </w:r>
      </w:ins>
      <w:r>
        <w:rPr>
          <w:i/>
          <w:iCs/>
          <w:color w:val="000000"/>
          <w:sz w:val="20"/>
          <w:szCs w:val="20"/>
          <w:lang w:val="sr-Cyrl-RS"/>
          <w:rPrChange w:id="5701" w:author="Milan Stojkov" w:date="2026-10-02T11:00:00Z">
            <w:rPr>
              <w:i/>
              <w:iCs/>
              <w:color w:val="000000"/>
              <w:sz w:val="20"/>
              <w:szCs w:val="20"/>
            </w:rPr>
          </w:rPrChange>
        </w:rPr>
        <w:t>- Убацивање нападачких идентитета у понуду</w:t>
      </w:r>
    </w:p>
    <w:p w14:paraId="3ED4E39E">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5702" w:author="Milan Stojkov" w:date="2026-10-02T11:00:00Z">
            <w:rPr>
              <w:i/>
              <w:iCs/>
              <w:color w:val="000000"/>
              <w:sz w:val="20"/>
              <w:szCs w:val="20"/>
            </w:rPr>
          </w:rPrChange>
        </w:rPr>
      </w:pPr>
    </w:p>
    <w:p w14:paraId="658B2611">
      <w:pPr>
        <w:widowControl w:val="0"/>
        <w:ind w:firstLine="360"/>
        <w:jc w:val="both"/>
        <w:rPr>
          <w:ins w:id="5703" w:author="Milica Radić" w:date="2026-10-03T10:21:42Z"/>
          <w:color w:val="000000"/>
          <w:sz w:val="22"/>
          <w:szCs w:val="22"/>
          <w:lang w:val="sr-Cyrl-RS"/>
        </w:rPr>
      </w:pPr>
      <w:r>
        <w:rPr>
          <w:color w:val="000000"/>
          <w:sz w:val="22"/>
          <w:szCs w:val="22"/>
          <w:lang w:val="sr-Cyrl-RS"/>
          <w:rPrChange w:id="5704" w:author="Milan Stojkov" w:date="2026-10-02T11:00:00Z">
            <w:rPr>
              <w:color w:val="000000"/>
              <w:sz w:val="22"/>
              <w:szCs w:val="22"/>
            </w:rPr>
          </w:rPrChange>
        </w:rPr>
        <w:t xml:space="preserve"> Модул за изолацију изабраним жртвама из понуде уклања честите кандидате, док остали чворови добијају неизмењену понуду</w:t>
      </w:r>
      <w:ins w:id="5705" w:author="Milica Radić" w:date="2026-10-03T10:27:49Z">
        <w:r>
          <w:rPr>
            <w:rFonts w:hint="default"/>
            <w:color w:val="000000"/>
            <w:sz w:val="22"/>
            <w:szCs w:val="22"/>
            <w:lang w:val="en-US"/>
          </w:rPr>
          <w:t xml:space="preserve">. </w:t>
        </w:r>
      </w:ins>
      <w:ins w:id="5706" w:author="Milica Radić" w:date="2026-10-03T10:27:50Z">
        <w:r>
          <w:rPr>
            <w:rFonts w:hint="default"/>
            <w:color w:val="000000"/>
            <w:sz w:val="22"/>
            <w:szCs w:val="22"/>
            <w:lang w:val="en-US"/>
          </w:rPr>
          <w:t xml:space="preserve">Поступак следи у </w:t>
        </w:r>
      </w:ins>
      <w:ins w:id="5707" w:author="Milica Radić" w:date="2026-10-03T18:37:44Z">
        <w:r>
          <w:rPr>
            <w:rFonts w:hint="default"/>
            <w:color w:val="000000"/>
            <w:sz w:val="22"/>
            <w:szCs w:val="22"/>
            <w:lang w:val="sr-Cyrl-RS"/>
          </w:rPr>
          <w:t>Л</w:t>
        </w:r>
      </w:ins>
      <w:ins w:id="5708" w:author="Milica Radić" w:date="2026-10-03T10:27:50Z">
        <w:r>
          <w:rPr>
            <w:rFonts w:hint="default"/>
            <w:color w:val="000000"/>
            <w:sz w:val="22"/>
            <w:szCs w:val="22"/>
            <w:lang w:val="en-US"/>
          </w:rPr>
          <w:t>истингу 5.20.</w:t>
        </w:r>
      </w:ins>
      <w:del w:id="5709" w:author="Milica Radić" w:date="2026-10-03T10:27:48Z">
        <w:r>
          <w:rPr>
            <w:color w:val="000000"/>
            <w:sz w:val="22"/>
            <w:szCs w:val="22"/>
            <w:lang w:val="sr-Cyrl-RS"/>
            <w:rPrChange w:id="5710" w:author="Milan Stojkov" w:date="2026-10-02T11:00:00Z">
              <w:rPr>
                <w:color w:val="000000"/>
                <w:sz w:val="22"/>
                <w:szCs w:val="22"/>
              </w:rPr>
            </w:rPrChange>
          </w:rPr>
          <w:delText>:</w:delText>
        </w:r>
      </w:del>
    </w:p>
    <w:p w14:paraId="6612CD8B">
      <w:pPr>
        <w:widowControl w:val="0"/>
        <w:ind w:firstLine="360"/>
        <w:jc w:val="both"/>
        <w:rPr>
          <w:color w:val="000000"/>
          <w:sz w:val="22"/>
          <w:szCs w:val="22"/>
          <w:lang w:val="sr-Cyrl-RS"/>
          <w:rPrChange w:id="5711" w:author="Milan Stojkov" w:date="2026-10-02T11:00:00Z">
            <w:rPr>
              <w:color w:val="000000"/>
              <w:sz w:val="22"/>
              <w:szCs w:val="22"/>
            </w:rPr>
          </w:rPrChange>
        </w:rPr>
      </w:pPr>
    </w:p>
    <w:tbl>
      <w:tblPr>
        <w:tblStyle w:val="72"/>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5712" w:author="Milica Radić" w:date="2026-10-02T23:03:59Z">
          <w:tblPr>
            <w:tblStyle w:val="72"/>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5713">
          <w:tblGrid>
            <w:gridCol w:w="8724"/>
          </w:tblGrid>
        </w:tblGridChange>
      </w:tblGrid>
      <w:tr w14:paraId="03A09E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5714" w:author="Milica Radić" w:date="2026-10-02T23:03:5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5715" w:author="Milica Radić" w:date="2026-10-02T23:03:59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26405582">
            <w:pPr>
              <w:widowControl/>
              <w:shd w:val="clear" w:color="auto" w:fill="FFFFFF"/>
              <w:jc w:val="left"/>
              <w:rPr>
                <w:rFonts w:ascii="Courier New" w:hAnsi="Courier New" w:eastAsia="Courier New" w:cs="Courier New"/>
                <w:color w:val="202020"/>
                <w:sz w:val="20"/>
                <w:szCs w:val="20"/>
                <w:lang w:val="sr-Cyrl-RS"/>
                <w:rPrChange w:id="571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CF222E"/>
                <w:sz w:val="20"/>
                <w:szCs w:val="20"/>
                <w:highlight w:val="white"/>
                <w:lang w:val="sr-Cyrl-RS"/>
                <w:rPrChange w:id="5717" w:author="Milan Stojkov" w:date="2026-10-02T11:00:00Z">
                  <w:rPr>
                    <w:rFonts w:ascii="Courier New" w:hAnsi="Courier New" w:eastAsia="Courier New" w:cs="Courier New"/>
                    <w:color w:val="CF222E"/>
                    <w:sz w:val="20"/>
                    <w:szCs w:val="20"/>
                    <w:highlight w:val="white"/>
                  </w:rPr>
                </w:rPrChange>
              </w:rPr>
              <w:t>class</w:t>
            </w:r>
            <w:r>
              <w:rPr>
                <w:rFonts w:ascii="Courier New" w:hAnsi="Courier New" w:eastAsia="Courier New" w:cs="Courier New"/>
                <w:color w:val="202020"/>
                <w:sz w:val="20"/>
                <w:szCs w:val="20"/>
                <w:highlight w:val="white"/>
                <w:lang w:val="sr-Cyrl-RS"/>
                <w:rPrChange w:id="571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719" w:author="Milan Stojkov" w:date="2026-10-02T11:00:00Z">
                  <w:rPr>
                    <w:rFonts w:ascii="Courier New" w:hAnsi="Courier New" w:eastAsia="Courier New" w:cs="Courier New"/>
                    <w:color w:val="267F99"/>
                    <w:sz w:val="20"/>
                    <w:szCs w:val="20"/>
                    <w:highlight w:val="white"/>
                  </w:rPr>
                </w:rPrChange>
              </w:rPr>
              <w:t>EclipseAttack</w:t>
            </w:r>
            <w:r>
              <w:rPr>
                <w:rFonts w:ascii="Courier New" w:hAnsi="Courier New" w:eastAsia="Courier New" w:cs="Courier New"/>
                <w:color w:val="202020"/>
                <w:sz w:val="20"/>
                <w:szCs w:val="20"/>
                <w:highlight w:val="white"/>
                <w:lang w:val="sr-Cyrl-RS"/>
                <w:rPrChange w:id="572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721" w:author="Milan Stojkov" w:date="2026-10-02T11:00:00Z">
                  <w:rPr>
                    <w:rFonts w:ascii="Courier New" w:hAnsi="Courier New" w:eastAsia="Courier New" w:cs="Courier New"/>
                    <w:color w:val="267F99"/>
                    <w:sz w:val="20"/>
                    <w:szCs w:val="20"/>
                    <w:highlight w:val="white"/>
                  </w:rPr>
                </w:rPrChange>
              </w:rPr>
              <w:t>BaseAttack</w:t>
            </w:r>
            <w:r>
              <w:rPr>
                <w:rFonts w:ascii="Courier New" w:hAnsi="Courier New" w:eastAsia="Courier New" w:cs="Courier New"/>
                <w:color w:val="202020"/>
                <w:sz w:val="20"/>
                <w:szCs w:val="20"/>
                <w:highlight w:val="white"/>
                <w:lang w:val="sr-Cyrl-RS"/>
                <w:rPrChange w:id="5722" w:author="Milan Stojkov" w:date="2026-10-02T11:00:00Z">
                  <w:rPr>
                    <w:rFonts w:ascii="Courier New" w:hAnsi="Courier New" w:eastAsia="Courier New" w:cs="Courier New"/>
                    <w:color w:val="202020"/>
                    <w:sz w:val="20"/>
                    <w:szCs w:val="20"/>
                    <w:highlight w:val="white"/>
                  </w:rPr>
                </w:rPrChange>
              </w:rPr>
              <w:t>):</w:t>
            </w:r>
          </w:p>
          <w:p w14:paraId="0D1D3552">
            <w:pPr>
              <w:widowControl/>
              <w:shd w:val="clear" w:color="auto" w:fill="FFFFFF"/>
              <w:jc w:val="left"/>
              <w:rPr>
                <w:rFonts w:ascii="Courier New" w:hAnsi="Courier New" w:eastAsia="Courier New" w:cs="Courier New"/>
                <w:color w:val="202020"/>
                <w:sz w:val="20"/>
                <w:szCs w:val="20"/>
                <w:lang w:val="sr-Cyrl-RS"/>
                <w:rPrChange w:id="5723"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72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725" w:author="Milan Stojkov" w:date="2026-10-02T11:00:00Z">
                  <w:rPr>
                    <w:rFonts w:ascii="Courier New" w:hAnsi="Courier New" w:eastAsia="Courier New" w:cs="Courier New"/>
                    <w:color w:val="1F2328"/>
                    <w:sz w:val="20"/>
                    <w:szCs w:val="20"/>
                    <w:highlight w:val="white"/>
                  </w:rPr>
                </w:rPrChange>
              </w:rPr>
              <w:t>name</w:t>
            </w:r>
            <w:r>
              <w:rPr>
                <w:rFonts w:ascii="Courier New" w:hAnsi="Courier New" w:eastAsia="Courier New" w:cs="Courier New"/>
                <w:color w:val="202020"/>
                <w:sz w:val="20"/>
                <w:szCs w:val="20"/>
                <w:highlight w:val="white"/>
                <w:lang w:val="sr-Cyrl-RS"/>
                <w:rPrChange w:id="572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727"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72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5729" w:author="Milan Stojkov" w:date="2026-10-02T11:00:00Z">
                  <w:rPr>
                    <w:rFonts w:ascii="Courier New" w:hAnsi="Courier New" w:eastAsia="Courier New" w:cs="Courier New"/>
                    <w:color w:val="0A3069"/>
                    <w:sz w:val="20"/>
                    <w:szCs w:val="20"/>
                    <w:highlight w:val="white"/>
                  </w:rPr>
                </w:rPrChange>
              </w:rPr>
              <w:t>"eclipse"</w:t>
            </w:r>
          </w:p>
          <w:p w14:paraId="34933D24">
            <w:pPr>
              <w:widowControl/>
              <w:jc w:val="left"/>
              <w:rPr>
                <w:rFonts w:ascii="Courier New" w:hAnsi="Courier New" w:eastAsia="Courier New" w:cs="Courier New"/>
                <w:sz w:val="20"/>
                <w:szCs w:val="20"/>
                <w:lang w:val="sr-Cyrl-RS"/>
                <w:rPrChange w:id="5730" w:author="Milan Stojkov" w:date="2026-10-02T11:00:00Z">
                  <w:rPr>
                    <w:rFonts w:ascii="Courier New" w:hAnsi="Courier New" w:eastAsia="Courier New" w:cs="Courier New"/>
                    <w:sz w:val="20"/>
                    <w:szCs w:val="20"/>
                  </w:rPr>
                </w:rPrChange>
              </w:rPr>
            </w:pPr>
          </w:p>
          <w:p w14:paraId="0F9D6A51">
            <w:pPr>
              <w:widowControl/>
              <w:shd w:val="clear" w:color="auto" w:fill="FFFFFF"/>
              <w:jc w:val="left"/>
              <w:rPr>
                <w:rFonts w:ascii="Courier New" w:hAnsi="Courier New" w:eastAsia="Courier New" w:cs="Courier New"/>
                <w:color w:val="202020"/>
                <w:sz w:val="20"/>
                <w:szCs w:val="20"/>
                <w:lang w:val="sr-Cyrl-RS"/>
                <w:rPrChange w:id="573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73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5733"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573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5735" w:author="Milan Stojkov" w:date="2026-10-02T11:00:00Z">
                  <w:rPr>
                    <w:rFonts w:ascii="Courier New" w:hAnsi="Courier New" w:eastAsia="Courier New" w:cs="Courier New"/>
                    <w:color w:val="8250DF"/>
                    <w:sz w:val="20"/>
                    <w:szCs w:val="20"/>
                    <w:highlight w:val="white"/>
                  </w:rPr>
                </w:rPrChange>
              </w:rPr>
              <w:t>offer_candidates</w:t>
            </w:r>
            <w:r>
              <w:rPr>
                <w:rFonts w:ascii="Courier New" w:hAnsi="Courier New" w:eastAsia="Courier New" w:cs="Courier New"/>
                <w:color w:val="202020"/>
                <w:sz w:val="20"/>
                <w:szCs w:val="20"/>
                <w:highlight w:val="white"/>
                <w:lang w:val="sr-Cyrl-RS"/>
                <w:rPrChange w:id="573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737"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573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739"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74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741" w:author="Milan Stojkov" w:date="2026-10-02T11:00:00Z">
                  <w:rPr>
                    <w:rFonts w:ascii="Courier New" w:hAnsi="Courier New" w:eastAsia="Courier New" w:cs="Courier New"/>
                    <w:color w:val="267F99"/>
                    <w:sz w:val="20"/>
                    <w:szCs w:val="20"/>
                    <w:highlight w:val="white"/>
                  </w:rPr>
                </w:rPrChange>
              </w:rPr>
              <w:t>AttackContext</w:t>
            </w:r>
            <w:r>
              <w:rPr>
                <w:rFonts w:ascii="Courier New" w:hAnsi="Courier New" w:eastAsia="Courier New" w:cs="Courier New"/>
                <w:color w:val="202020"/>
                <w:sz w:val="20"/>
                <w:szCs w:val="20"/>
                <w:highlight w:val="white"/>
                <w:lang w:val="sr-Cyrl-RS"/>
                <w:rPrChange w:id="574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743"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574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745"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574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747"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748" w:author="Milan Stojkov" w:date="2026-10-02T11:00:00Z">
                  <w:rPr>
                    <w:rFonts w:ascii="Courier New" w:hAnsi="Courier New" w:eastAsia="Courier New" w:cs="Courier New"/>
                    <w:color w:val="202020"/>
                    <w:sz w:val="20"/>
                    <w:szCs w:val="20"/>
                    <w:highlight w:val="white"/>
                  </w:rPr>
                </w:rPrChange>
              </w:rPr>
              <w:t>, </w:t>
            </w:r>
            <w:r>
              <w:rPr>
                <w:rFonts w:ascii="Courier New" w:hAnsi="Courier New" w:eastAsia="Courier New" w:cs="Courier New"/>
                <w:color w:val="953800"/>
                <w:sz w:val="20"/>
                <w:szCs w:val="20"/>
                <w:highlight w:val="white"/>
                <w:lang w:val="sr-Cyrl-RS"/>
                <w:rPrChange w:id="5749" w:author="Milan Stojkov" w:date="2026-10-02T11:00:00Z">
                  <w:rPr>
                    <w:rFonts w:ascii="Courier New" w:hAnsi="Courier New" w:eastAsia="Courier New" w:cs="Courier New"/>
                    <w:color w:val="953800"/>
                    <w:sz w:val="20"/>
                    <w:szCs w:val="20"/>
                    <w:highlight w:val="white"/>
                  </w:rPr>
                </w:rPrChange>
              </w:rPr>
              <w:t>rng</w:t>
            </w:r>
            <w:r>
              <w:rPr>
                <w:rFonts w:ascii="Courier New" w:hAnsi="Courier New" w:eastAsia="Courier New" w:cs="Courier New"/>
                <w:color w:val="202020"/>
                <w:sz w:val="20"/>
                <w:szCs w:val="20"/>
                <w:highlight w:val="white"/>
                <w:lang w:val="sr-Cyrl-RS"/>
                <w:rPrChange w:id="575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751" w:author="Milan Stojkov" w:date="2026-10-02T11:00:00Z">
                  <w:rPr>
                    <w:rFonts w:ascii="Courier New" w:hAnsi="Courier New" w:eastAsia="Courier New" w:cs="Courier New"/>
                    <w:color w:val="267F99"/>
                    <w:sz w:val="20"/>
                    <w:szCs w:val="20"/>
                    <w:highlight w:val="white"/>
                  </w:rPr>
                </w:rPrChange>
              </w:rPr>
              <w:t>random</w:t>
            </w:r>
            <w:r>
              <w:rPr>
                <w:rFonts w:ascii="Courier New" w:hAnsi="Courier New" w:eastAsia="Courier New" w:cs="Courier New"/>
                <w:color w:val="202020"/>
                <w:sz w:val="20"/>
                <w:szCs w:val="20"/>
                <w:highlight w:val="white"/>
                <w:lang w:val="sr-Cyrl-RS"/>
                <w:rPrChange w:id="575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753" w:author="Milan Stojkov" w:date="2026-10-02T11:00:00Z">
                  <w:rPr>
                    <w:rFonts w:ascii="Courier New" w:hAnsi="Courier New" w:eastAsia="Courier New" w:cs="Courier New"/>
                    <w:color w:val="267F99"/>
                    <w:sz w:val="20"/>
                    <w:szCs w:val="20"/>
                    <w:highlight w:val="white"/>
                  </w:rPr>
                </w:rPrChange>
              </w:rPr>
              <w:t>Random</w:t>
            </w:r>
            <w:r>
              <w:rPr>
                <w:rFonts w:ascii="Courier New" w:hAnsi="Courier New" w:eastAsia="Courier New" w:cs="Courier New"/>
                <w:color w:val="202020"/>
                <w:sz w:val="20"/>
                <w:szCs w:val="20"/>
                <w:highlight w:val="white"/>
                <w:lang w:val="sr-Cyrl-RS"/>
                <w:rPrChange w:id="575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755" w:author="Milan Stojkov" w:date="2026-10-02T11:00:00Z">
                  <w:rPr>
                    <w:rFonts w:ascii="Courier New" w:hAnsi="Courier New" w:eastAsia="Courier New" w:cs="Courier New"/>
                    <w:color w:val="953800"/>
                    <w:sz w:val="20"/>
                    <w:szCs w:val="20"/>
                    <w:highlight w:val="white"/>
                  </w:rPr>
                </w:rPrChange>
              </w:rPr>
              <w:t>offers</w:t>
            </w:r>
            <w:r>
              <w:rPr>
                <w:rFonts w:ascii="Courier New" w:hAnsi="Courier New" w:eastAsia="Courier New" w:cs="Courier New"/>
                <w:color w:val="202020"/>
                <w:sz w:val="20"/>
                <w:szCs w:val="20"/>
                <w:highlight w:val="white"/>
                <w:lang w:val="sr-Cyrl-RS"/>
                <w:rPrChange w:id="575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757" w:author="Milan Stojkov" w:date="2026-10-02T11:00:00Z">
                  <w:rPr>
                    <w:rFonts w:ascii="Courier New" w:hAnsi="Courier New" w:eastAsia="Courier New" w:cs="Courier New"/>
                    <w:color w:val="267F99"/>
                    <w:sz w:val="20"/>
                    <w:szCs w:val="20"/>
                    <w:highlight w:val="white"/>
                  </w:rPr>
                </w:rPrChange>
              </w:rPr>
              <w:t>List</w:t>
            </w:r>
            <w:r>
              <w:rPr>
                <w:rFonts w:ascii="Courier New" w:hAnsi="Courier New" w:eastAsia="Courier New" w:cs="Courier New"/>
                <w:color w:val="202020"/>
                <w:sz w:val="20"/>
                <w:szCs w:val="20"/>
                <w:highlight w:val="white"/>
                <w:lang w:val="sr-Cyrl-RS"/>
                <w:rPrChange w:id="575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759"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760"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5761" w:author="Milan Stojkov" w:date="2026-10-02T11:00:00Z">
                  <w:rPr>
                    <w:rFonts w:ascii="Courier New" w:hAnsi="Courier New" w:eastAsia="Courier New" w:cs="Courier New"/>
                    <w:color w:val="267F99"/>
                    <w:sz w:val="20"/>
                    <w:szCs w:val="20"/>
                    <w:highlight w:val="white"/>
                  </w:rPr>
                </w:rPrChange>
              </w:rPr>
              <w:t>List</w:t>
            </w:r>
            <w:r>
              <w:rPr>
                <w:rFonts w:ascii="Courier New" w:hAnsi="Courier New" w:eastAsia="Courier New" w:cs="Courier New"/>
                <w:color w:val="202020"/>
                <w:sz w:val="20"/>
                <w:szCs w:val="20"/>
                <w:highlight w:val="white"/>
                <w:lang w:val="sr-Cyrl-RS"/>
                <w:rPrChange w:id="576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763"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764" w:author="Milan Stojkov" w:date="2026-10-02T11:00:00Z">
                  <w:rPr>
                    <w:rFonts w:ascii="Courier New" w:hAnsi="Courier New" w:eastAsia="Courier New" w:cs="Courier New"/>
                    <w:color w:val="202020"/>
                    <w:sz w:val="20"/>
                    <w:szCs w:val="20"/>
                    <w:highlight w:val="white"/>
                  </w:rPr>
                </w:rPrChange>
              </w:rPr>
              <w:t>]:</w:t>
            </w:r>
          </w:p>
          <w:p w14:paraId="25046FE8">
            <w:pPr>
              <w:widowControl/>
              <w:shd w:val="clear" w:color="auto" w:fill="FFFFFF"/>
              <w:jc w:val="left"/>
              <w:rPr>
                <w:rFonts w:ascii="Courier New" w:hAnsi="Courier New" w:eastAsia="Courier New" w:cs="Courier New"/>
                <w:color w:val="202020"/>
                <w:sz w:val="20"/>
                <w:szCs w:val="20"/>
                <w:lang w:val="sr-Cyrl-RS"/>
                <w:rPrChange w:id="576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76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767"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576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769"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5770" w:author="Milan Stojkov" w:date="2026-10-02T11:00:00Z">
                  <w:rPr>
                    <w:rFonts w:ascii="Courier New" w:hAnsi="Courier New" w:eastAsia="Courier New" w:cs="Courier New"/>
                    <w:color w:val="202020"/>
                    <w:sz w:val="20"/>
                    <w:szCs w:val="20"/>
                    <w:highlight w:val="white"/>
                  </w:rPr>
                </w:rPrChange>
              </w:rPr>
              <w:t xml:space="preserve">.node_id </w:t>
            </w:r>
            <w:r>
              <w:rPr>
                <w:rFonts w:ascii="Courier New" w:hAnsi="Courier New" w:eastAsia="Courier New" w:cs="Courier New"/>
                <w:color w:val="0000FF"/>
                <w:sz w:val="20"/>
                <w:szCs w:val="20"/>
                <w:highlight w:val="white"/>
                <w:lang w:val="sr-Cyrl-RS"/>
                <w:rPrChange w:id="5771"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577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773" w:author="Milan Stojkov" w:date="2026-10-02T11:00:00Z">
                  <w:rPr>
                    <w:rFonts w:ascii="Courier New" w:hAnsi="Courier New" w:eastAsia="Courier New" w:cs="Courier New"/>
                    <w:color w:val="0000FF"/>
                    <w:sz w:val="20"/>
                    <w:szCs w:val="20"/>
                    <w:highlight w:val="white"/>
                  </w:rPr>
                </w:rPrChange>
              </w:rPr>
              <w:t>in</w:t>
            </w:r>
            <w:r>
              <w:rPr>
                <w:rFonts w:ascii="Courier New" w:hAnsi="Courier New" w:eastAsia="Courier New" w:cs="Courier New"/>
                <w:color w:val="202020"/>
                <w:sz w:val="20"/>
                <w:szCs w:val="20"/>
                <w:highlight w:val="white"/>
                <w:lang w:val="sr-Cyrl-RS"/>
                <w:rPrChange w:id="577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775"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77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5777" w:author="Milan Stojkov" w:date="2026-10-02T11:00:00Z">
                  <w:rPr>
                    <w:rFonts w:ascii="Courier New" w:hAnsi="Courier New" w:eastAsia="Courier New" w:cs="Courier New"/>
                    <w:color w:val="8250DF"/>
                    <w:sz w:val="20"/>
                    <w:szCs w:val="20"/>
                    <w:highlight w:val="white"/>
                  </w:rPr>
                </w:rPrChange>
              </w:rPr>
              <w:t>targets</w:t>
            </w:r>
            <w:r>
              <w:rPr>
                <w:rFonts w:ascii="Courier New" w:hAnsi="Courier New" w:eastAsia="Courier New" w:cs="Courier New"/>
                <w:color w:val="202020"/>
                <w:sz w:val="20"/>
                <w:szCs w:val="20"/>
                <w:highlight w:val="white"/>
                <w:lang w:val="sr-Cyrl-RS"/>
                <w:rPrChange w:id="5778" w:author="Milan Stojkov" w:date="2026-10-02T11:00:00Z">
                  <w:rPr>
                    <w:rFonts w:ascii="Courier New" w:hAnsi="Courier New" w:eastAsia="Courier New" w:cs="Courier New"/>
                    <w:color w:val="202020"/>
                    <w:sz w:val="20"/>
                    <w:szCs w:val="20"/>
                    <w:highlight w:val="white"/>
                  </w:rPr>
                </w:rPrChange>
              </w:rPr>
              <w:t>():</w:t>
            </w:r>
          </w:p>
          <w:p w14:paraId="3645DFE3">
            <w:pPr>
              <w:widowControl/>
              <w:shd w:val="clear" w:color="auto" w:fill="FFFFFF"/>
              <w:jc w:val="left"/>
              <w:rPr>
                <w:rFonts w:ascii="Courier New" w:hAnsi="Courier New" w:eastAsia="Courier New" w:cs="Courier New"/>
                <w:color w:val="202020"/>
                <w:sz w:val="20"/>
                <w:szCs w:val="20"/>
                <w:lang w:val="sr-Cyrl-RS"/>
                <w:rPrChange w:id="5779"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78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781"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578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783" w:author="Milan Stojkov" w:date="2026-10-02T11:00:00Z">
                  <w:rPr>
                    <w:rFonts w:ascii="Courier New" w:hAnsi="Courier New" w:eastAsia="Courier New" w:cs="Courier New"/>
                    <w:color w:val="953800"/>
                    <w:sz w:val="20"/>
                    <w:szCs w:val="20"/>
                    <w:highlight w:val="white"/>
                  </w:rPr>
                </w:rPrChange>
              </w:rPr>
              <w:t>offers</w:t>
            </w:r>
            <w:r>
              <w:rPr>
                <w:rFonts w:ascii="Courier New" w:hAnsi="Courier New" w:eastAsia="Courier New" w:cs="Courier New"/>
                <w:color w:val="6E7781"/>
                <w:sz w:val="20"/>
                <w:szCs w:val="20"/>
                <w:highlight w:val="white"/>
                <w:lang w:val="sr-Cyrl-RS"/>
                <w:rPrChange w:id="5784" w:author="Milan Stojkov" w:date="2026-10-02T11:00:00Z">
                  <w:rPr>
                    <w:rFonts w:ascii="Courier New" w:hAnsi="Courier New" w:eastAsia="Courier New" w:cs="Courier New"/>
                    <w:color w:val="6E7781"/>
                    <w:sz w:val="20"/>
                    <w:szCs w:val="20"/>
                    <w:highlight w:val="white"/>
                  </w:rPr>
                </w:rPrChange>
              </w:rPr>
              <w:t xml:space="preserve"> </w:t>
            </w:r>
          </w:p>
          <w:p w14:paraId="31AAE1AE">
            <w:pPr>
              <w:widowControl/>
              <w:shd w:val="clear" w:color="auto" w:fill="FFFFFF"/>
              <w:jc w:val="left"/>
              <w:rPr>
                <w:rFonts w:ascii="Courier New" w:hAnsi="Courier New" w:eastAsia="Courier New" w:cs="Courier New"/>
                <w:color w:val="000000"/>
                <w:sz w:val="20"/>
                <w:szCs w:val="20"/>
                <w:lang w:val="sr-Cyrl-RS"/>
                <w:rPrChange w:id="5785"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202020"/>
                <w:sz w:val="20"/>
                <w:szCs w:val="20"/>
                <w:highlight w:val="white"/>
                <w:lang w:val="sr-Cyrl-RS"/>
                <w:rPrChange w:id="578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787"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578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789" w:author="Milan Stojkov" w:date="2026-10-02T11:00:00Z">
                  <w:rPr>
                    <w:rFonts w:ascii="Courier New" w:hAnsi="Courier New" w:eastAsia="Courier New" w:cs="Courier New"/>
                    <w:color w:val="1F2328"/>
                    <w:sz w:val="20"/>
                    <w:szCs w:val="20"/>
                    <w:highlight w:val="white"/>
                  </w:rPr>
                </w:rPrChange>
              </w:rPr>
              <w:t>o</w:t>
            </w:r>
            <w:r>
              <w:rPr>
                <w:rFonts w:ascii="Courier New" w:hAnsi="Courier New" w:eastAsia="Courier New" w:cs="Courier New"/>
                <w:color w:val="202020"/>
                <w:sz w:val="20"/>
                <w:szCs w:val="20"/>
                <w:highlight w:val="white"/>
                <w:lang w:val="sr-Cyrl-RS"/>
                <w:rPrChange w:id="579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791" w:author="Milan Stojkov" w:date="2026-10-02T11:00:00Z">
                  <w:rPr>
                    <w:rFonts w:ascii="Courier New" w:hAnsi="Courier New" w:eastAsia="Courier New" w:cs="Courier New"/>
                    <w:color w:val="AF00DB"/>
                    <w:sz w:val="20"/>
                    <w:szCs w:val="20"/>
                    <w:highlight w:val="white"/>
                  </w:rPr>
                </w:rPrChange>
              </w:rPr>
              <w:t>for</w:t>
            </w:r>
            <w:r>
              <w:rPr>
                <w:rFonts w:ascii="Courier New" w:hAnsi="Courier New" w:eastAsia="Courier New" w:cs="Courier New"/>
                <w:color w:val="202020"/>
                <w:sz w:val="20"/>
                <w:szCs w:val="20"/>
                <w:highlight w:val="white"/>
                <w:lang w:val="sr-Cyrl-RS"/>
                <w:rPrChange w:id="579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793" w:author="Milan Stojkov" w:date="2026-10-02T11:00:00Z">
                  <w:rPr>
                    <w:rFonts w:ascii="Courier New" w:hAnsi="Courier New" w:eastAsia="Courier New" w:cs="Courier New"/>
                    <w:color w:val="1F2328"/>
                    <w:sz w:val="20"/>
                    <w:szCs w:val="20"/>
                    <w:highlight w:val="white"/>
                  </w:rPr>
                </w:rPrChange>
              </w:rPr>
              <w:t>o</w:t>
            </w:r>
            <w:r>
              <w:rPr>
                <w:rFonts w:ascii="Courier New" w:hAnsi="Courier New" w:eastAsia="Courier New" w:cs="Courier New"/>
                <w:color w:val="202020"/>
                <w:sz w:val="20"/>
                <w:szCs w:val="20"/>
                <w:highlight w:val="white"/>
                <w:lang w:val="sr-Cyrl-RS"/>
                <w:rPrChange w:id="579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795" w:author="Milan Stojkov" w:date="2026-10-02T11:00:00Z">
                  <w:rPr>
                    <w:rFonts w:ascii="Courier New" w:hAnsi="Courier New" w:eastAsia="Courier New" w:cs="Courier New"/>
                    <w:color w:val="AF00DB"/>
                    <w:sz w:val="20"/>
                    <w:szCs w:val="20"/>
                    <w:highlight w:val="white"/>
                  </w:rPr>
                </w:rPrChange>
              </w:rPr>
              <w:t>in</w:t>
            </w:r>
            <w:r>
              <w:rPr>
                <w:rFonts w:ascii="Courier New" w:hAnsi="Courier New" w:eastAsia="Courier New" w:cs="Courier New"/>
                <w:color w:val="202020"/>
                <w:sz w:val="20"/>
                <w:szCs w:val="20"/>
                <w:highlight w:val="white"/>
                <w:lang w:val="sr-Cyrl-RS"/>
                <w:rPrChange w:id="579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797" w:author="Milan Stojkov" w:date="2026-10-02T11:00:00Z">
                  <w:rPr>
                    <w:rFonts w:ascii="Courier New" w:hAnsi="Courier New" w:eastAsia="Courier New" w:cs="Courier New"/>
                    <w:color w:val="953800"/>
                    <w:sz w:val="20"/>
                    <w:szCs w:val="20"/>
                    <w:highlight w:val="white"/>
                  </w:rPr>
                </w:rPrChange>
              </w:rPr>
              <w:t>offers</w:t>
            </w:r>
            <w:r>
              <w:rPr>
                <w:rFonts w:ascii="Courier New" w:hAnsi="Courier New" w:eastAsia="Courier New" w:cs="Courier New"/>
                <w:color w:val="202020"/>
                <w:sz w:val="20"/>
                <w:szCs w:val="20"/>
                <w:highlight w:val="white"/>
                <w:lang w:val="sr-Cyrl-RS"/>
                <w:rPrChange w:id="579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799"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580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801" w:author="Milan Stojkov" w:date="2026-10-02T11:00:00Z">
                  <w:rPr>
                    <w:rFonts w:ascii="Courier New" w:hAnsi="Courier New" w:eastAsia="Courier New" w:cs="Courier New"/>
                    <w:color w:val="1F2328"/>
                    <w:sz w:val="20"/>
                    <w:szCs w:val="20"/>
                    <w:highlight w:val="white"/>
                  </w:rPr>
                </w:rPrChange>
              </w:rPr>
              <w:t>o</w:t>
            </w:r>
            <w:r>
              <w:rPr>
                <w:rFonts w:ascii="Courier New" w:hAnsi="Courier New" w:eastAsia="Courier New" w:cs="Courier New"/>
                <w:color w:val="202020"/>
                <w:sz w:val="20"/>
                <w:szCs w:val="20"/>
                <w:highlight w:val="white"/>
                <w:lang w:val="sr-Cyrl-RS"/>
                <w:rPrChange w:id="580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5803" w:author="Milan Stojkov" w:date="2026-10-02T11:00:00Z">
                  <w:rPr>
                    <w:rFonts w:ascii="Courier New" w:hAnsi="Courier New" w:eastAsia="Courier New" w:cs="Courier New"/>
                    <w:color w:val="0000FF"/>
                    <w:sz w:val="20"/>
                    <w:szCs w:val="20"/>
                    <w:highlight w:val="white"/>
                  </w:rPr>
                </w:rPrChange>
              </w:rPr>
              <w:t xml:space="preserve">in </w:t>
            </w:r>
            <w:r>
              <w:rPr>
                <w:rFonts w:ascii="Courier New" w:hAnsi="Courier New" w:eastAsia="Courier New" w:cs="Courier New"/>
                <w:color w:val="953800"/>
                <w:sz w:val="20"/>
                <w:szCs w:val="20"/>
                <w:highlight w:val="white"/>
                <w:lang w:val="sr-Cyrl-RS"/>
                <w:rPrChange w:id="5804"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80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806" w:author="Milan Stojkov" w:date="2026-10-02T11:00:00Z">
                  <w:rPr>
                    <w:rFonts w:ascii="Courier New" w:hAnsi="Courier New" w:eastAsia="Courier New" w:cs="Courier New"/>
                    <w:color w:val="1F2328"/>
                    <w:sz w:val="20"/>
                    <w:szCs w:val="20"/>
                    <w:highlight w:val="white"/>
                  </w:rPr>
                </w:rPrChange>
              </w:rPr>
              <w:t>malicious_ids</w:t>
            </w:r>
            <w:r>
              <w:rPr>
                <w:rFonts w:ascii="Courier New" w:hAnsi="Courier New" w:eastAsia="Courier New" w:cs="Courier New"/>
                <w:color w:val="202020"/>
                <w:sz w:val="20"/>
                <w:szCs w:val="20"/>
                <w:highlight w:val="white"/>
                <w:lang w:val="sr-Cyrl-RS"/>
                <w:rPrChange w:id="5807" w:author="Milan Stojkov" w:date="2026-10-02T11:00:00Z">
                  <w:rPr>
                    <w:rFonts w:ascii="Courier New" w:hAnsi="Courier New" w:eastAsia="Courier New" w:cs="Courier New"/>
                    <w:color w:val="202020"/>
                    <w:sz w:val="20"/>
                    <w:szCs w:val="20"/>
                    <w:highlight w:val="white"/>
                  </w:rPr>
                </w:rPrChange>
              </w:rPr>
              <w:t>]</w:t>
            </w:r>
          </w:p>
        </w:tc>
      </w:tr>
    </w:tbl>
    <w:p w14:paraId="43E81A92">
      <w:pPr>
        <w:pBdr>
          <w:top w:val="none" w:color="auto" w:sz="0" w:space="0"/>
          <w:left w:val="none" w:color="auto" w:sz="0" w:space="0"/>
          <w:bottom w:val="none" w:color="auto" w:sz="0" w:space="0"/>
          <w:right w:val="none" w:color="auto" w:sz="0" w:space="0"/>
          <w:between w:val="none" w:color="auto" w:sz="0" w:space="0"/>
        </w:pBdr>
        <w:jc w:val="center"/>
        <w:rPr>
          <w:ins w:id="5808" w:author="Milica Radić" w:date="2026-10-03T10:21:44Z"/>
          <w:i/>
          <w:iCs/>
          <w:color w:val="000000"/>
          <w:sz w:val="20"/>
          <w:szCs w:val="20"/>
          <w:lang w:val="sr-Cyrl-RS"/>
        </w:rPr>
      </w:pPr>
      <w:r>
        <w:rPr>
          <w:i/>
          <w:iCs/>
          <w:color w:val="000000"/>
          <w:sz w:val="20"/>
          <w:szCs w:val="20"/>
          <w:lang w:val="sr-Cyrl-RS"/>
          <w:rPrChange w:id="5809" w:author="Milan Stojkov" w:date="2026-10-02T11:00:00Z">
            <w:rPr>
              <w:i/>
              <w:iCs/>
              <w:color w:val="000000"/>
              <w:sz w:val="20"/>
              <w:szCs w:val="20"/>
            </w:rPr>
          </w:rPrChange>
        </w:rPr>
        <w:t>Листинг 5.20</w:t>
      </w:r>
      <w:ins w:id="5810" w:author="Milica Radić" w:date="2026-10-03T22:06:21Z">
        <w:r>
          <w:rPr>
            <w:rFonts w:hint="default"/>
            <w:i/>
            <w:iCs/>
            <w:color w:val="000000"/>
            <w:sz w:val="20"/>
            <w:szCs w:val="20"/>
            <w:lang w:val="en-US"/>
          </w:rPr>
          <w:t xml:space="preserve"> </w:t>
        </w:r>
      </w:ins>
      <w:r>
        <w:rPr>
          <w:i/>
          <w:iCs/>
          <w:color w:val="000000"/>
          <w:sz w:val="20"/>
          <w:szCs w:val="20"/>
          <w:lang w:val="sr-Cyrl-RS"/>
          <w:rPrChange w:id="5811" w:author="Milan Stojkov" w:date="2026-10-02T11:00:00Z">
            <w:rPr>
              <w:i/>
              <w:iCs/>
              <w:color w:val="000000"/>
              <w:sz w:val="20"/>
              <w:szCs w:val="20"/>
            </w:rPr>
          </w:rPrChange>
        </w:rPr>
        <w:t>- Сужавање понуде за изабране жртве</w:t>
      </w:r>
    </w:p>
    <w:p w14:paraId="6A272DA8">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5812" w:author="Milan Stojkov" w:date="2026-10-02T11:00:00Z">
            <w:rPr>
              <w:i/>
              <w:iCs/>
              <w:color w:val="000000"/>
              <w:sz w:val="20"/>
              <w:szCs w:val="20"/>
            </w:rPr>
          </w:rPrChange>
        </w:rPr>
      </w:pPr>
    </w:p>
    <w:p w14:paraId="3A502323">
      <w:pPr>
        <w:widowControl w:val="0"/>
        <w:ind w:firstLine="360"/>
        <w:jc w:val="both"/>
        <w:rPr>
          <w:ins w:id="5813" w:author="Milica Radić" w:date="2026-10-03T10:21:46Z"/>
          <w:color w:val="000000"/>
          <w:sz w:val="22"/>
          <w:szCs w:val="22"/>
          <w:lang w:val="sr-Cyrl-RS"/>
        </w:rPr>
      </w:pPr>
      <w:r>
        <w:rPr>
          <w:color w:val="000000"/>
          <w:sz w:val="22"/>
          <w:szCs w:val="22"/>
          <w:lang w:val="sr-Cyrl-RS"/>
          <w:rPrChange w:id="5814" w:author="Milan Stojkov" w:date="2026-10-02T11:00:00Z">
            <w:rPr>
              <w:color w:val="000000"/>
              <w:sz w:val="22"/>
              <w:szCs w:val="22"/>
            </w:rPr>
          </w:rPrChange>
        </w:rPr>
        <w:t>Модул за преплављивање додаје идентитете који нису регистровани и немају доказ, чија ознака почиње изнад опсега стварних учесника</w:t>
      </w:r>
      <w:ins w:id="5815" w:author="Milica Radić" w:date="2026-10-03T10:29:27Z">
        <w:r>
          <w:rPr>
            <w:rFonts w:hint="default"/>
            <w:color w:val="000000"/>
            <w:sz w:val="22"/>
            <w:szCs w:val="22"/>
            <w:lang w:val="en-US"/>
          </w:rPr>
          <w:t>. Листинг 5.21 показује како се они стварају.</w:t>
        </w:r>
      </w:ins>
      <w:del w:id="5816" w:author="Milica Radić" w:date="2026-10-03T10:29:26Z">
        <w:r>
          <w:rPr>
            <w:color w:val="000000"/>
            <w:sz w:val="22"/>
            <w:szCs w:val="22"/>
            <w:lang w:val="sr-Cyrl-RS"/>
            <w:rPrChange w:id="5817" w:author="Milan Stojkov" w:date="2026-10-02T11:00:00Z">
              <w:rPr>
                <w:color w:val="000000"/>
                <w:sz w:val="22"/>
                <w:szCs w:val="22"/>
              </w:rPr>
            </w:rPrChange>
          </w:rPr>
          <w:delText>:</w:delText>
        </w:r>
      </w:del>
    </w:p>
    <w:p w14:paraId="26161EBA">
      <w:pPr>
        <w:widowControl w:val="0"/>
        <w:ind w:firstLine="360"/>
        <w:jc w:val="both"/>
        <w:rPr>
          <w:color w:val="000000"/>
          <w:sz w:val="22"/>
          <w:szCs w:val="22"/>
          <w:lang w:val="sr-Cyrl-RS"/>
          <w:rPrChange w:id="5818" w:author="Milan Stojkov" w:date="2026-10-02T11:00:00Z">
            <w:rPr>
              <w:color w:val="000000"/>
              <w:sz w:val="22"/>
              <w:szCs w:val="22"/>
            </w:rPr>
          </w:rPrChange>
        </w:rPr>
      </w:pPr>
    </w:p>
    <w:tbl>
      <w:tblPr>
        <w:tblStyle w:val="7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5819" w:author="Milica Radić" w:date="2026-10-02T23:04:02Z">
          <w:tblPr>
            <w:tblStyle w:val="73"/>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5820">
          <w:tblGrid>
            <w:gridCol w:w="8724"/>
          </w:tblGrid>
        </w:tblGridChange>
      </w:tblGrid>
      <w:tr w14:paraId="3DAD74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5821" w:author="Milica Radić" w:date="2026-10-02T23:04:02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5822" w:author="Milica Radić" w:date="2026-10-02T23:04:02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2F60D639">
            <w:pPr>
              <w:widowControl/>
              <w:shd w:val="clear" w:color="auto" w:fill="FFFFFF"/>
              <w:jc w:val="left"/>
              <w:rPr>
                <w:rFonts w:ascii="Courier New" w:hAnsi="Courier New" w:eastAsia="Courier New" w:cs="Courier New"/>
                <w:color w:val="202020"/>
                <w:sz w:val="20"/>
                <w:szCs w:val="20"/>
                <w:lang w:val="sr-Cyrl-RS"/>
                <w:rPrChange w:id="5823"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CF222E"/>
                <w:sz w:val="20"/>
                <w:szCs w:val="20"/>
                <w:highlight w:val="white"/>
                <w:lang w:val="sr-Cyrl-RS"/>
                <w:rPrChange w:id="5824" w:author="Milan Stojkov" w:date="2026-10-02T11:00:00Z">
                  <w:rPr>
                    <w:rFonts w:ascii="Courier New" w:hAnsi="Courier New" w:eastAsia="Courier New" w:cs="Courier New"/>
                    <w:color w:val="CF222E"/>
                    <w:sz w:val="20"/>
                    <w:szCs w:val="20"/>
                    <w:highlight w:val="white"/>
                  </w:rPr>
                </w:rPrChange>
              </w:rPr>
              <w:t>class</w:t>
            </w:r>
            <w:r>
              <w:rPr>
                <w:rFonts w:ascii="Courier New" w:hAnsi="Courier New" w:eastAsia="Courier New" w:cs="Courier New"/>
                <w:color w:val="202020"/>
                <w:sz w:val="20"/>
                <w:szCs w:val="20"/>
                <w:highlight w:val="white"/>
                <w:lang w:val="sr-Cyrl-RS"/>
                <w:rPrChange w:id="582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826" w:author="Milan Stojkov" w:date="2026-10-02T11:00:00Z">
                  <w:rPr>
                    <w:rFonts w:ascii="Courier New" w:hAnsi="Courier New" w:eastAsia="Courier New" w:cs="Courier New"/>
                    <w:color w:val="267F99"/>
                    <w:sz w:val="20"/>
                    <w:szCs w:val="20"/>
                    <w:highlight w:val="white"/>
                  </w:rPr>
                </w:rPrChange>
              </w:rPr>
              <w:t>PeerFloodingAttack</w:t>
            </w:r>
            <w:r>
              <w:rPr>
                <w:rFonts w:ascii="Courier New" w:hAnsi="Courier New" w:eastAsia="Courier New" w:cs="Courier New"/>
                <w:color w:val="202020"/>
                <w:sz w:val="20"/>
                <w:szCs w:val="20"/>
                <w:highlight w:val="white"/>
                <w:lang w:val="sr-Cyrl-RS"/>
                <w:rPrChange w:id="582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828" w:author="Milan Stojkov" w:date="2026-10-02T11:00:00Z">
                  <w:rPr>
                    <w:rFonts w:ascii="Courier New" w:hAnsi="Courier New" w:eastAsia="Courier New" w:cs="Courier New"/>
                    <w:color w:val="267F99"/>
                    <w:sz w:val="20"/>
                    <w:szCs w:val="20"/>
                    <w:highlight w:val="white"/>
                  </w:rPr>
                </w:rPrChange>
              </w:rPr>
              <w:t>BaseAttack</w:t>
            </w:r>
            <w:r>
              <w:rPr>
                <w:rFonts w:ascii="Courier New" w:hAnsi="Courier New" w:eastAsia="Courier New" w:cs="Courier New"/>
                <w:color w:val="202020"/>
                <w:sz w:val="20"/>
                <w:szCs w:val="20"/>
                <w:highlight w:val="white"/>
                <w:lang w:val="sr-Cyrl-RS"/>
                <w:rPrChange w:id="5829" w:author="Milan Stojkov" w:date="2026-10-02T11:00:00Z">
                  <w:rPr>
                    <w:rFonts w:ascii="Courier New" w:hAnsi="Courier New" w:eastAsia="Courier New" w:cs="Courier New"/>
                    <w:color w:val="202020"/>
                    <w:sz w:val="20"/>
                    <w:szCs w:val="20"/>
                    <w:highlight w:val="white"/>
                  </w:rPr>
                </w:rPrChange>
              </w:rPr>
              <w:t>):</w:t>
            </w:r>
          </w:p>
          <w:p w14:paraId="310720C0">
            <w:pPr>
              <w:widowControl/>
              <w:shd w:val="clear" w:color="auto" w:fill="FFFFFF"/>
              <w:ind w:firstLine="377"/>
              <w:jc w:val="left"/>
              <w:rPr>
                <w:rFonts w:ascii="Courier New" w:hAnsi="Courier New" w:eastAsia="Courier New" w:cs="Courier New"/>
                <w:color w:val="0A3069"/>
                <w:sz w:val="20"/>
                <w:szCs w:val="20"/>
                <w:highlight w:val="white"/>
                <w:lang w:val="sr-Cyrl-RS"/>
                <w:rPrChange w:id="5830" w:author="Milan Stojkov" w:date="2026-10-02T11:00:00Z">
                  <w:rPr>
                    <w:rFonts w:ascii="Courier New" w:hAnsi="Courier New" w:eastAsia="Courier New" w:cs="Courier New"/>
                    <w:color w:val="0A3069"/>
                    <w:sz w:val="20"/>
                    <w:szCs w:val="20"/>
                    <w:highlight w:val="white"/>
                  </w:rPr>
                </w:rPrChange>
              </w:rPr>
            </w:pPr>
            <w:r>
              <w:rPr>
                <w:rFonts w:ascii="Courier New" w:hAnsi="Courier New" w:eastAsia="Courier New" w:cs="Courier New"/>
                <w:color w:val="1F2328"/>
                <w:sz w:val="20"/>
                <w:szCs w:val="20"/>
                <w:highlight w:val="white"/>
                <w:lang w:val="sr-Cyrl-RS"/>
                <w:rPrChange w:id="5831" w:author="Milan Stojkov" w:date="2026-10-02T11:00:00Z">
                  <w:rPr>
                    <w:rFonts w:ascii="Courier New" w:hAnsi="Courier New" w:eastAsia="Courier New" w:cs="Courier New"/>
                    <w:color w:val="1F2328"/>
                    <w:sz w:val="20"/>
                    <w:szCs w:val="20"/>
                    <w:highlight w:val="white"/>
                  </w:rPr>
                </w:rPrChange>
              </w:rPr>
              <w:t>name</w:t>
            </w:r>
            <w:r>
              <w:rPr>
                <w:rFonts w:ascii="Courier New" w:hAnsi="Courier New" w:eastAsia="Courier New" w:cs="Courier New"/>
                <w:color w:val="202020"/>
                <w:sz w:val="20"/>
                <w:szCs w:val="20"/>
                <w:highlight w:val="white"/>
                <w:lang w:val="sr-Cyrl-RS"/>
                <w:rPrChange w:id="583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833"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83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5835" w:author="Milan Stojkov" w:date="2026-10-02T11:00:00Z">
                  <w:rPr>
                    <w:rFonts w:ascii="Courier New" w:hAnsi="Courier New" w:eastAsia="Courier New" w:cs="Courier New"/>
                    <w:color w:val="0A3069"/>
                    <w:sz w:val="20"/>
                    <w:szCs w:val="20"/>
                    <w:highlight w:val="white"/>
                  </w:rPr>
                </w:rPrChange>
              </w:rPr>
              <w:t>"peer_flooding"</w:t>
            </w:r>
          </w:p>
          <w:p w14:paraId="798029A2">
            <w:pPr>
              <w:widowControl/>
              <w:shd w:val="clear" w:color="auto" w:fill="FFFFFF"/>
              <w:ind w:firstLine="377"/>
              <w:jc w:val="left"/>
              <w:rPr>
                <w:rFonts w:ascii="Courier New" w:hAnsi="Courier New" w:eastAsia="Courier New" w:cs="Courier New"/>
                <w:color w:val="0A3069"/>
                <w:sz w:val="20"/>
                <w:szCs w:val="20"/>
                <w:highlight w:val="white"/>
                <w:lang w:val="sr-Cyrl-RS"/>
                <w:rPrChange w:id="5836" w:author="Milan Stojkov" w:date="2026-10-02T11:00:00Z">
                  <w:rPr>
                    <w:rFonts w:ascii="Courier New" w:hAnsi="Courier New" w:eastAsia="Courier New" w:cs="Courier New"/>
                    <w:color w:val="0A3069"/>
                    <w:sz w:val="20"/>
                    <w:szCs w:val="20"/>
                    <w:highlight w:val="white"/>
                  </w:rPr>
                </w:rPrChange>
              </w:rPr>
            </w:pPr>
          </w:p>
          <w:p w14:paraId="44CA1B6B">
            <w:pPr>
              <w:widowControl/>
              <w:shd w:val="clear" w:color="auto" w:fill="FFFFFF"/>
              <w:jc w:val="left"/>
              <w:rPr>
                <w:rFonts w:ascii="Courier New" w:hAnsi="Courier New" w:eastAsia="Courier New" w:cs="Courier New"/>
                <w:color w:val="202020"/>
                <w:sz w:val="20"/>
                <w:szCs w:val="20"/>
                <w:lang w:val="sr-Cyrl-RS"/>
                <w:rPrChange w:id="5837"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83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5839"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584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5841" w:author="Milan Stojkov" w:date="2026-10-02T11:00:00Z">
                  <w:rPr>
                    <w:rFonts w:ascii="Courier New" w:hAnsi="Courier New" w:eastAsia="Courier New" w:cs="Courier New"/>
                    <w:color w:val="8250DF"/>
                    <w:sz w:val="20"/>
                    <w:szCs w:val="20"/>
                    <w:highlight w:val="white"/>
                  </w:rPr>
                </w:rPrChange>
              </w:rPr>
              <w:t>offer_candidates</w:t>
            </w:r>
            <w:r>
              <w:rPr>
                <w:rFonts w:ascii="Courier New" w:hAnsi="Courier New" w:eastAsia="Courier New" w:cs="Courier New"/>
                <w:color w:val="202020"/>
                <w:sz w:val="20"/>
                <w:szCs w:val="20"/>
                <w:highlight w:val="white"/>
                <w:lang w:val="sr-Cyrl-RS"/>
                <w:rPrChange w:id="584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843"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584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845"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84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847" w:author="Milan Stojkov" w:date="2026-10-02T11:00:00Z">
                  <w:rPr>
                    <w:rFonts w:ascii="Courier New" w:hAnsi="Courier New" w:eastAsia="Courier New" w:cs="Courier New"/>
                    <w:color w:val="267F99"/>
                    <w:sz w:val="20"/>
                    <w:szCs w:val="20"/>
                    <w:highlight w:val="white"/>
                  </w:rPr>
                </w:rPrChange>
              </w:rPr>
              <w:t>AttackContext</w:t>
            </w:r>
            <w:r>
              <w:rPr>
                <w:rFonts w:ascii="Courier New" w:hAnsi="Courier New" w:eastAsia="Courier New" w:cs="Courier New"/>
                <w:color w:val="202020"/>
                <w:sz w:val="20"/>
                <w:szCs w:val="20"/>
                <w:highlight w:val="white"/>
                <w:lang w:val="sr-Cyrl-RS"/>
                <w:rPrChange w:id="584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849"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585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851"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585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853"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85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5855" w:author="Milan Stojkov" w:date="2026-10-02T11:00:00Z">
                  <w:rPr>
                    <w:rFonts w:ascii="Courier New" w:hAnsi="Courier New" w:eastAsia="Courier New" w:cs="Courier New"/>
                    <w:color w:val="953800"/>
                    <w:sz w:val="20"/>
                    <w:szCs w:val="20"/>
                    <w:highlight w:val="white"/>
                  </w:rPr>
                </w:rPrChange>
              </w:rPr>
              <w:t>rng</w:t>
            </w:r>
            <w:r>
              <w:rPr>
                <w:rFonts w:ascii="Courier New" w:hAnsi="Courier New" w:eastAsia="Courier New" w:cs="Courier New"/>
                <w:color w:val="202020"/>
                <w:sz w:val="20"/>
                <w:szCs w:val="20"/>
                <w:highlight w:val="white"/>
                <w:lang w:val="sr-Cyrl-RS"/>
                <w:rPrChange w:id="585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857" w:author="Milan Stojkov" w:date="2026-10-02T11:00:00Z">
                  <w:rPr>
                    <w:rFonts w:ascii="Courier New" w:hAnsi="Courier New" w:eastAsia="Courier New" w:cs="Courier New"/>
                    <w:color w:val="267F99"/>
                    <w:sz w:val="20"/>
                    <w:szCs w:val="20"/>
                    <w:highlight w:val="white"/>
                  </w:rPr>
                </w:rPrChange>
              </w:rPr>
              <w:t>random</w:t>
            </w:r>
            <w:r>
              <w:rPr>
                <w:rFonts w:ascii="Courier New" w:hAnsi="Courier New" w:eastAsia="Courier New" w:cs="Courier New"/>
                <w:color w:val="202020"/>
                <w:sz w:val="20"/>
                <w:szCs w:val="20"/>
                <w:highlight w:val="white"/>
                <w:lang w:val="sr-Cyrl-RS"/>
                <w:rPrChange w:id="585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859" w:author="Milan Stojkov" w:date="2026-10-02T11:00:00Z">
                  <w:rPr>
                    <w:rFonts w:ascii="Courier New" w:hAnsi="Courier New" w:eastAsia="Courier New" w:cs="Courier New"/>
                    <w:color w:val="267F99"/>
                    <w:sz w:val="20"/>
                    <w:szCs w:val="20"/>
                    <w:highlight w:val="white"/>
                  </w:rPr>
                </w:rPrChange>
              </w:rPr>
              <w:t>Random</w:t>
            </w:r>
            <w:r>
              <w:rPr>
                <w:rFonts w:ascii="Courier New" w:hAnsi="Courier New" w:eastAsia="Courier New" w:cs="Courier New"/>
                <w:color w:val="202020"/>
                <w:sz w:val="20"/>
                <w:szCs w:val="20"/>
                <w:highlight w:val="white"/>
                <w:lang w:val="sr-Cyrl-RS"/>
                <w:rPrChange w:id="586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861" w:author="Milan Stojkov" w:date="2026-10-02T11:00:00Z">
                  <w:rPr>
                    <w:rFonts w:ascii="Courier New" w:hAnsi="Courier New" w:eastAsia="Courier New" w:cs="Courier New"/>
                    <w:color w:val="953800"/>
                    <w:sz w:val="20"/>
                    <w:szCs w:val="20"/>
                    <w:highlight w:val="white"/>
                  </w:rPr>
                </w:rPrChange>
              </w:rPr>
              <w:t>offers</w:t>
            </w:r>
            <w:r>
              <w:rPr>
                <w:rFonts w:ascii="Courier New" w:hAnsi="Courier New" w:eastAsia="Courier New" w:cs="Courier New"/>
                <w:color w:val="202020"/>
                <w:sz w:val="20"/>
                <w:szCs w:val="20"/>
                <w:highlight w:val="white"/>
                <w:lang w:val="sr-Cyrl-RS"/>
                <w:rPrChange w:id="586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863" w:author="Milan Stojkov" w:date="2026-10-02T11:00:00Z">
                  <w:rPr>
                    <w:rFonts w:ascii="Courier New" w:hAnsi="Courier New" w:eastAsia="Courier New" w:cs="Courier New"/>
                    <w:color w:val="267F99"/>
                    <w:sz w:val="20"/>
                    <w:szCs w:val="20"/>
                    <w:highlight w:val="white"/>
                  </w:rPr>
                </w:rPrChange>
              </w:rPr>
              <w:t>List</w:t>
            </w:r>
            <w:r>
              <w:rPr>
                <w:rFonts w:ascii="Courier New" w:hAnsi="Courier New" w:eastAsia="Courier New" w:cs="Courier New"/>
                <w:color w:val="202020"/>
                <w:sz w:val="20"/>
                <w:szCs w:val="20"/>
                <w:highlight w:val="white"/>
                <w:lang w:val="sr-Cyrl-RS"/>
                <w:rPrChange w:id="586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865"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866"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5867" w:author="Milan Stojkov" w:date="2026-10-02T11:00:00Z">
                  <w:rPr>
                    <w:rFonts w:ascii="Courier New" w:hAnsi="Courier New" w:eastAsia="Courier New" w:cs="Courier New"/>
                    <w:color w:val="267F99"/>
                    <w:sz w:val="20"/>
                    <w:szCs w:val="20"/>
                    <w:highlight w:val="white"/>
                  </w:rPr>
                </w:rPrChange>
              </w:rPr>
              <w:t>List</w:t>
            </w:r>
            <w:r>
              <w:rPr>
                <w:rFonts w:ascii="Courier New" w:hAnsi="Courier New" w:eastAsia="Courier New" w:cs="Courier New"/>
                <w:color w:val="202020"/>
                <w:sz w:val="20"/>
                <w:szCs w:val="20"/>
                <w:highlight w:val="white"/>
                <w:lang w:val="sr-Cyrl-RS"/>
                <w:rPrChange w:id="586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869"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870" w:author="Milan Stojkov" w:date="2026-10-02T11:00:00Z">
                  <w:rPr>
                    <w:rFonts w:ascii="Courier New" w:hAnsi="Courier New" w:eastAsia="Courier New" w:cs="Courier New"/>
                    <w:color w:val="202020"/>
                    <w:sz w:val="20"/>
                    <w:szCs w:val="20"/>
                    <w:highlight w:val="white"/>
                  </w:rPr>
                </w:rPrChange>
              </w:rPr>
              <w:t>]:</w:t>
            </w:r>
          </w:p>
          <w:p w14:paraId="188AC38C">
            <w:pPr>
              <w:widowControl/>
              <w:shd w:val="clear" w:color="auto" w:fill="FFFFFF"/>
              <w:jc w:val="left"/>
              <w:rPr>
                <w:rFonts w:ascii="Courier New" w:hAnsi="Courier New" w:eastAsia="Courier New" w:cs="Courier New"/>
                <w:color w:val="202020"/>
                <w:sz w:val="20"/>
                <w:szCs w:val="20"/>
                <w:lang w:val="sr-Cyrl-RS"/>
                <w:rPrChange w:id="587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87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873"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587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875"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87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877" w:author="Milan Stojkov" w:date="2026-10-02T11:00:00Z">
                  <w:rPr>
                    <w:rFonts w:ascii="Courier New" w:hAnsi="Courier New" w:eastAsia="Courier New" w:cs="Courier New"/>
                    <w:color w:val="1F2328"/>
                    <w:sz w:val="20"/>
                    <w:szCs w:val="20"/>
                    <w:highlight w:val="white"/>
                  </w:rPr>
                </w:rPrChange>
              </w:rPr>
              <w:t>params</w:t>
            </w:r>
            <w:r>
              <w:rPr>
                <w:rFonts w:ascii="Courier New" w:hAnsi="Courier New" w:eastAsia="Courier New" w:cs="Courier New"/>
                <w:color w:val="202020"/>
                <w:sz w:val="20"/>
                <w:szCs w:val="20"/>
                <w:highlight w:val="white"/>
                <w:lang w:val="sr-Cyrl-RS"/>
                <w:rPrChange w:id="5878" w:author="Milan Stojkov" w:date="2026-10-02T11:00:00Z">
                  <w:rPr>
                    <w:rFonts w:ascii="Courier New" w:hAnsi="Courier New" w:eastAsia="Courier New" w:cs="Courier New"/>
                    <w:color w:val="202020"/>
                    <w:sz w:val="20"/>
                    <w:szCs w:val="20"/>
                    <w:highlight w:val="white"/>
                  </w:rPr>
                </w:rPrChange>
              </w:rPr>
              <w:t xml:space="preserve">.flooding </w:t>
            </w:r>
            <w:r>
              <w:rPr>
                <w:rFonts w:ascii="Courier New" w:hAnsi="Courier New" w:eastAsia="Courier New" w:cs="Courier New"/>
                <w:color w:val="000000"/>
                <w:sz w:val="20"/>
                <w:szCs w:val="20"/>
                <w:highlight w:val="white"/>
                <w:lang w:val="sr-Cyrl-RS"/>
                <w:rPrChange w:id="5879" w:author="Milan Stojkov" w:date="2026-10-02T11:00:00Z">
                  <w:rPr>
                    <w:rFonts w:ascii="Courier New" w:hAnsi="Courier New" w:eastAsia="Courier New" w:cs="Courier New"/>
                    <w:color w:val="000000"/>
                    <w:sz w:val="20"/>
                    <w:szCs w:val="20"/>
                    <w:highlight w:val="white"/>
                  </w:rPr>
                </w:rPrChange>
              </w:rPr>
              <w:t>&lt;=</w:t>
            </w:r>
            <w:r>
              <w:rPr>
                <w:rFonts w:ascii="Courier New" w:hAnsi="Courier New" w:eastAsia="Courier New" w:cs="Courier New"/>
                <w:color w:val="202020"/>
                <w:sz w:val="20"/>
                <w:szCs w:val="20"/>
                <w:highlight w:val="white"/>
                <w:lang w:val="sr-Cyrl-RS"/>
                <w:rPrChange w:id="588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98658"/>
                <w:sz w:val="20"/>
                <w:szCs w:val="20"/>
                <w:highlight w:val="white"/>
                <w:lang w:val="sr-Cyrl-RS"/>
                <w:rPrChange w:id="5881" w:author="Milan Stojkov" w:date="2026-10-02T11:00:00Z">
                  <w:rPr>
                    <w:rFonts w:ascii="Courier New" w:hAnsi="Courier New" w:eastAsia="Courier New" w:cs="Courier New"/>
                    <w:color w:val="098658"/>
                    <w:sz w:val="20"/>
                    <w:szCs w:val="20"/>
                    <w:highlight w:val="white"/>
                  </w:rPr>
                </w:rPrChange>
              </w:rPr>
              <w:t>0</w:t>
            </w:r>
            <w:r>
              <w:rPr>
                <w:rFonts w:ascii="Courier New" w:hAnsi="Courier New" w:eastAsia="Courier New" w:cs="Courier New"/>
                <w:color w:val="202020"/>
                <w:sz w:val="20"/>
                <w:szCs w:val="20"/>
                <w:highlight w:val="white"/>
                <w:lang w:val="sr-Cyrl-RS"/>
                <w:rPrChange w:id="5882" w:author="Milan Stojkov" w:date="2026-10-02T11:00:00Z">
                  <w:rPr>
                    <w:rFonts w:ascii="Courier New" w:hAnsi="Courier New" w:eastAsia="Courier New" w:cs="Courier New"/>
                    <w:color w:val="202020"/>
                    <w:sz w:val="20"/>
                    <w:szCs w:val="20"/>
                    <w:highlight w:val="white"/>
                  </w:rPr>
                </w:rPrChange>
              </w:rPr>
              <w:t>:</w:t>
            </w:r>
          </w:p>
          <w:p w14:paraId="1E7C8603">
            <w:pPr>
              <w:widowControl/>
              <w:shd w:val="clear" w:color="auto" w:fill="FFFFFF"/>
              <w:jc w:val="left"/>
              <w:rPr>
                <w:rFonts w:ascii="Courier New" w:hAnsi="Courier New" w:eastAsia="Courier New" w:cs="Courier New"/>
                <w:color w:val="202020"/>
                <w:sz w:val="20"/>
                <w:szCs w:val="20"/>
                <w:lang w:val="sr-Cyrl-RS"/>
                <w:rPrChange w:id="5883"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88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885"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588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887" w:author="Milan Stojkov" w:date="2026-10-02T11:00:00Z">
                  <w:rPr>
                    <w:rFonts w:ascii="Courier New" w:hAnsi="Courier New" w:eastAsia="Courier New" w:cs="Courier New"/>
                    <w:color w:val="953800"/>
                    <w:sz w:val="20"/>
                    <w:szCs w:val="20"/>
                    <w:highlight w:val="white"/>
                  </w:rPr>
                </w:rPrChange>
              </w:rPr>
              <w:t>offers</w:t>
            </w:r>
          </w:p>
          <w:p w14:paraId="2A2DE4C0">
            <w:pPr>
              <w:widowControl/>
              <w:shd w:val="clear" w:color="auto" w:fill="FFFFFF"/>
              <w:jc w:val="left"/>
              <w:rPr>
                <w:rFonts w:ascii="Courier New" w:hAnsi="Courier New" w:eastAsia="Courier New" w:cs="Courier New"/>
                <w:color w:val="000000"/>
                <w:sz w:val="20"/>
                <w:szCs w:val="20"/>
                <w:lang w:val="sr-Cyrl-RS"/>
                <w:rPrChange w:id="5888"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202020"/>
                <w:sz w:val="20"/>
                <w:szCs w:val="20"/>
                <w:highlight w:val="white"/>
                <w:lang w:val="sr-Cyrl-RS"/>
                <w:rPrChange w:id="588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890"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589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892" w:author="Milan Stojkov" w:date="2026-10-02T11:00:00Z">
                  <w:rPr>
                    <w:rFonts w:ascii="Courier New" w:hAnsi="Courier New" w:eastAsia="Courier New" w:cs="Courier New"/>
                    <w:color w:val="953800"/>
                    <w:sz w:val="20"/>
                    <w:szCs w:val="20"/>
                    <w:highlight w:val="white"/>
                  </w:rPr>
                </w:rPrChange>
              </w:rPr>
              <w:t>offers</w:t>
            </w:r>
            <w:r>
              <w:rPr>
                <w:rFonts w:ascii="Courier New" w:hAnsi="Courier New" w:eastAsia="Courier New" w:cs="Courier New"/>
                <w:color w:val="202020"/>
                <w:sz w:val="20"/>
                <w:szCs w:val="20"/>
                <w:highlight w:val="white"/>
                <w:lang w:val="sr-Cyrl-RS"/>
                <w:rPrChange w:id="589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894"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89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550AE"/>
                <w:sz w:val="20"/>
                <w:szCs w:val="20"/>
                <w:highlight w:val="white"/>
                <w:lang w:val="sr-Cyrl-RS"/>
                <w:rPrChange w:id="5896" w:author="Milan Stojkov" w:date="2026-10-02T11:00:00Z">
                  <w:rPr>
                    <w:rFonts w:ascii="Courier New" w:hAnsi="Courier New" w:eastAsia="Courier New" w:cs="Courier New"/>
                    <w:color w:val="0550AE"/>
                    <w:sz w:val="20"/>
                    <w:szCs w:val="20"/>
                    <w:highlight w:val="white"/>
                  </w:rPr>
                </w:rPrChange>
              </w:rPr>
              <w:t>FLOOD_BASE</w:t>
            </w:r>
            <w:r>
              <w:rPr>
                <w:rFonts w:ascii="Courier New" w:hAnsi="Courier New" w:eastAsia="Courier New" w:cs="Courier New"/>
                <w:color w:val="202020"/>
                <w:sz w:val="20"/>
                <w:szCs w:val="20"/>
                <w:highlight w:val="white"/>
                <w:lang w:val="sr-Cyrl-RS"/>
                <w:rPrChange w:id="589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898"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89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900" w:author="Milan Stojkov" w:date="2026-10-02T11:00:00Z">
                  <w:rPr>
                    <w:rFonts w:ascii="Courier New" w:hAnsi="Courier New" w:eastAsia="Courier New" w:cs="Courier New"/>
                    <w:color w:val="1F2328"/>
                    <w:sz w:val="20"/>
                    <w:szCs w:val="20"/>
                    <w:highlight w:val="white"/>
                  </w:rPr>
                </w:rPrChange>
              </w:rPr>
              <w:t>i</w:t>
            </w:r>
            <w:r>
              <w:rPr>
                <w:rFonts w:ascii="Courier New" w:hAnsi="Courier New" w:eastAsia="Courier New" w:cs="Courier New"/>
                <w:color w:val="202020"/>
                <w:sz w:val="20"/>
                <w:szCs w:val="20"/>
                <w:highlight w:val="white"/>
                <w:lang w:val="sr-Cyrl-RS"/>
                <w:rPrChange w:id="590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902" w:author="Milan Stojkov" w:date="2026-10-02T11:00:00Z">
                  <w:rPr>
                    <w:rFonts w:ascii="Courier New" w:hAnsi="Courier New" w:eastAsia="Courier New" w:cs="Courier New"/>
                    <w:color w:val="AF00DB"/>
                    <w:sz w:val="20"/>
                    <w:szCs w:val="20"/>
                    <w:highlight w:val="white"/>
                  </w:rPr>
                </w:rPrChange>
              </w:rPr>
              <w:t>for</w:t>
            </w:r>
            <w:r>
              <w:rPr>
                <w:rFonts w:ascii="Courier New" w:hAnsi="Courier New" w:eastAsia="Courier New" w:cs="Courier New"/>
                <w:color w:val="202020"/>
                <w:sz w:val="20"/>
                <w:szCs w:val="20"/>
                <w:highlight w:val="white"/>
                <w:lang w:val="sr-Cyrl-RS"/>
                <w:rPrChange w:id="590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904" w:author="Milan Stojkov" w:date="2026-10-02T11:00:00Z">
                  <w:rPr>
                    <w:rFonts w:ascii="Courier New" w:hAnsi="Courier New" w:eastAsia="Courier New" w:cs="Courier New"/>
                    <w:color w:val="1F2328"/>
                    <w:sz w:val="20"/>
                    <w:szCs w:val="20"/>
                    <w:highlight w:val="white"/>
                  </w:rPr>
                </w:rPrChange>
              </w:rPr>
              <w:t>i</w:t>
            </w:r>
            <w:r>
              <w:rPr>
                <w:rFonts w:ascii="Courier New" w:hAnsi="Courier New" w:eastAsia="Courier New" w:cs="Courier New"/>
                <w:color w:val="202020"/>
                <w:sz w:val="20"/>
                <w:szCs w:val="20"/>
                <w:highlight w:val="white"/>
                <w:lang w:val="sr-Cyrl-RS"/>
                <w:rPrChange w:id="590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906" w:author="Milan Stojkov" w:date="2026-10-02T11:00:00Z">
                  <w:rPr>
                    <w:rFonts w:ascii="Courier New" w:hAnsi="Courier New" w:eastAsia="Courier New" w:cs="Courier New"/>
                    <w:color w:val="AF00DB"/>
                    <w:sz w:val="20"/>
                    <w:szCs w:val="20"/>
                    <w:highlight w:val="white"/>
                  </w:rPr>
                </w:rPrChange>
              </w:rPr>
              <w:t>in</w:t>
            </w:r>
            <w:r>
              <w:rPr>
                <w:rFonts w:ascii="Courier New" w:hAnsi="Courier New" w:eastAsia="Courier New" w:cs="Courier New"/>
                <w:color w:val="202020"/>
                <w:sz w:val="20"/>
                <w:szCs w:val="20"/>
                <w:highlight w:val="white"/>
                <w:lang w:val="sr-Cyrl-RS"/>
                <w:rPrChange w:id="590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908" w:author="Milan Stojkov" w:date="2026-10-02T11:00:00Z">
                  <w:rPr>
                    <w:rFonts w:ascii="Courier New" w:hAnsi="Courier New" w:eastAsia="Courier New" w:cs="Courier New"/>
                    <w:color w:val="267F99"/>
                    <w:sz w:val="20"/>
                    <w:szCs w:val="20"/>
                    <w:highlight w:val="white"/>
                  </w:rPr>
                </w:rPrChange>
              </w:rPr>
              <w:t>range</w:t>
            </w:r>
            <w:r>
              <w:rPr>
                <w:rFonts w:ascii="Courier New" w:hAnsi="Courier New" w:eastAsia="Courier New" w:cs="Courier New"/>
                <w:color w:val="202020"/>
                <w:sz w:val="20"/>
                <w:szCs w:val="20"/>
                <w:highlight w:val="white"/>
                <w:lang w:val="sr-Cyrl-RS"/>
                <w:rPrChange w:id="590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5910"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91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912" w:author="Milan Stojkov" w:date="2026-10-02T11:00:00Z">
                  <w:rPr>
                    <w:rFonts w:ascii="Courier New" w:hAnsi="Courier New" w:eastAsia="Courier New" w:cs="Courier New"/>
                    <w:color w:val="1F2328"/>
                    <w:sz w:val="20"/>
                    <w:szCs w:val="20"/>
                    <w:highlight w:val="white"/>
                  </w:rPr>
                </w:rPrChange>
              </w:rPr>
              <w:t>params</w:t>
            </w:r>
            <w:r>
              <w:rPr>
                <w:rFonts w:ascii="Courier New" w:hAnsi="Courier New" w:eastAsia="Courier New" w:cs="Courier New"/>
                <w:color w:val="202020"/>
                <w:sz w:val="20"/>
                <w:szCs w:val="20"/>
                <w:highlight w:val="white"/>
                <w:lang w:val="sr-Cyrl-RS"/>
                <w:rPrChange w:id="5913" w:author="Milan Stojkov" w:date="2026-10-02T11:00:00Z">
                  <w:rPr>
                    <w:rFonts w:ascii="Courier New" w:hAnsi="Courier New" w:eastAsia="Courier New" w:cs="Courier New"/>
                    <w:color w:val="202020"/>
                    <w:sz w:val="20"/>
                    <w:szCs w:val="20"/>
                    <w:highlight w:val="white"/>
                  </w:rPr>
                </w:rPrChange>
              </w:rPr>
              <w:t>.flooding)]</w:t>
            </w:r>
          </w:p>
        </w:tc>
      </w:tr>
    </w:tbl>
    <w:p w14:paraId="4257D81B">
      <w:pPr>
        <w:pBdr>
          <w:top w:val="none" w:color="auto" w:sz="0" w:space="0"/>
          <w:left w:val="none" w:color="auto" w:sz="0" w:space="0"/>
          <w:bottom w:val="none" w:color="auto" w:sz="0" w:space="0"/>
          <w:right w:val="none" w:color="auto" w:sz="0" w:space="0"/>
          <w:between w:val="none" w:color="auto" w:sz="0" w:space="0"/>
        </w:pBdr>
        <w:jc w:val="center"/>
        <w:rPr>
          <w:ins w:id="5914" w:author="Milica Radić" w:date="2026-10-03T10:21:48Z"/>
          <w:i/>
          <w:iCs/>
          <w:color w:val="000000"/>
          <w:sz w:val="20"/>
          <w:szCs w:val="20"/>
          <w:lang w:val="sr-Cyrl-RS"/>
        </w:rPr>
      </w:pPr>
      <w:r>
        <w:rPr>
          <w:i/>
          <w:iCs/>
          <w:color w:val="000000"/>
          <w:sz w:val="20"/>
          <w:szCs w:val="20"/>
          <w:lang w:val="sr-Cyrl-RS"/>
          <w:rPrChange w:id="5915" w:author="Milan Stojkov" w:date="2026-10-02T11:00:00Z">
            <w:rPr>
              <w:i/>
              <w:iCs/>
              <w:color w:val="000000"/>
              <w:sz w:val="20"/>
              <w:szCs w:val="20"/>
            </w:rPr>
          </w:rPrChange>
        </w:rPr>
        <w:t>Листинг 5.21</w:t>
      </w:r>
      <w:ins w:id="5916" w:author="Milica Radić" w:date="2026-10-03T22:06:23Z">
        <w:r>
          <w:rPr>
            <w:rFonts w:hint="default"/>
            <w:i/>
            <w:iCs/>
            <w:color w:val="000000"/>
            <w:sz w:val="20"/>
            <w:szCs w:val="20"/>
            <w:lang w:val="en-US"/>
          </w:rPr>
          <w:t xml:space="preserve"> </w:t>
        </w:r>
      </w:ins>
      <w:r>
        <w:rPr>
          <w:i/>
          <w:iCs/>
          <w:color w:val="000000"/>
          <w:sz w:val="20"/>
          <w:szCs w:val="20"/>
          <w:lang w:val="sr-Cyrl-RS"/>
          <w:rPrChange w:id="5917" w:author="Milan Stojkov" w:date="2026-10-02T11:00:00Z">
            <w:rPr>
              <w:i/>
              <w:iCs/>
              <w:color w:val="000000"/>
              <w:sz w:val="20"/>
              <w:szCs w:val="20"/>
            </w:rPr>
          </w:rPrChange>
        </w:rPr>
        <w:t>- Преплављивање нерегистрованим идентитетима</w:t>
      </w:r>
    </w:p>
    <w:p w14:paraId="0B6969CF">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5918" w:author="Milan Stojkov" w:date="2026-10-02T11:00:00Z">
            <w:rPr>
              <w:i/>
              <w:iCs/>
              <w:color w:val="000000"/>
              <w:sz w:val="20"/>
              <w:szCs w:val="20"/>
            </w:rPr>
          </w:rPrChange>
        </w:rPr>
      </w:pPr>
    </w:p>
    <w:p w14:paraId="3F0A563B">
      <w:pPr>
        <w:widowControl w:val="0"/>
        <w:ind w:firstLine="360"/>
        <w:jc w:val="both"/>
        <w:rPr>
          <w:ins w:id="5919" w:author="Milica Radić" w:date="2026-10-03T10:28:06Z"/>
          <w:color w:val="000000"/>
          <w:sz w:val="22"/>
          <w:szCs w:val="22"/>
          <w:lang w:val="sr-Cyrl-RS"/>
        </w:rPr>
      </w:pPr>
      <w:r>
        <w:rPr>
          <w:color w:val="000000"/>
          <w:sz w:val="22"/>
          <w:szCs w:val="22"/>
          <w:lang w:val="sr-Cyrl-RS"/>
          <w:rPrChange w:id="5920" w:author="Milan Stojkov" w:date="2026-10-02T11:00:00Z">
            <w:rPr>
              <w:color w:val="000000"/>
              <w:sz w:val="22"/>
              <w:szCs w:val="22"/>
            </w:rPr>
          </w:rPrChange>
        </w:rPr>
        <w:t>Партиционисање делује и овде, тиме што из понуде задржава кандидате из исте групе као прималац, чиме се подела учвршћује и у структури. Уколико у понуди нема ниједног таквог кандидата, понуда остаје неизмењена</w:t>
      </w:r>
      <w:ins w:id="5921" w:author="Milica Radić" w:date="2026-10-03T10:30:39Z">
        <w:r>
          <w:rPr>
            <w:rFonts w:hint="default"/>
            <w:color w:val="000000"/>
            <w:sz w:val="22"/>
            <w:szCs w:val="22"/>
            <w:lang w:val="en-US"/>
          </w:rPr>
          <w:t>,</w:t>
        </w:r>
      </w:ins>
      <w:ins w:id="5922" w:author="Milica Radić" w:date="2026-10-03T10:30:43Z">
        <w:r>
          <w:rPr>
            <w:rFonts w:hint="default"/>
            <w:color w:val="000000"/>
            <w:sz w:val="22"/>
            <w:szCs w:val="22"/>
            <w:lang w:val="sr-Cyrl-RS"/>
          </w:rPr>
          <w:t xml:space="preserve"> као </w:t>
        </w:r>
      </w:ins>
      <w:ins w:id="5923" w:author="Milica Radić" w:date="2026-10-03T10:30:45Z">
        <w:r>
          <w:rPr>
            <w:rFonts w:hint="default"/>
            <w:color w:val="000000"/>
            <w:sz w:val="22"/>
            <w:szCs w:val="22"/>
            <w:lang w:val="sr-Cyrl-RS"/>
          </w:rPr>
          <w:t>ш</w:t>
        </w:r>
      </w:ins>
      <w:ins w:id="5924" w:author="Milica Radić" w:date="2026-10-03T10:30:46Z">
        <w:r>
          <w:rPr>
            <w:rFonts w:hint="default"/>
            <w:color w:val="000000"/>
            <w:sz w:val="22"/>
            <w:szCs w:val="22"/>
            <w:lang w:val="sr-Cyrl-RS"/>
          </w:rPr>
          <w:t xml:space="preserve">то је </w:t>
        </w:r>
      </w:ins>
      <w:ins w:id="5925" w:author="Milica Radić" w:date="2026-10-03T10:30:47Z">
        <w:r>
          <w:rPr>
            <w:rFonts w:hint="default"/>
            <w:color w:val="000000"/>
            <w:sz w:val="22"/>
            <w:szCs w:val="22"/>
            <w:lang w:val="sr-Cyrl-RS"/>
          </w:rPr>
          <w:t>прика</w:t>
        </w:r>
      </w:ins>
      <w:ins w:id="5926" w:author="Milica Radić" w:date="2026-10-03T10:30:48Z">
        <w:r>
          <w:rPr>
            <w:rFonts w:hint="default"/>
            <w:color w:val="000000"/>
            <w:sz w:val="22"/>
            <w:szCs w:val="22"/>
            <w:lang w:val="sr-Cyrl-RS"/>
          </w:rPr>
          <w:t>зан</w:t>
        </w:r>
      </w:ins>
      <w:ins w:id="5927" w:author="Milica Radić" w:date="2026-10-03T10:30:49Z">
        <w:r>
          <w:rPr>
            <w:rFonts w:hint="default"/>
            <w:color w:val="000000"/>
            <w:sz w:val="22"/>
            <w:szCs w:val="22"/>
            <w:lang w:val="sr-Cyrl-RS"/>
          </w:rPr>
          <w:t xml:space="preserve">о </w:t>
        </w:r>
      </w:ins>
      <w:ins w:id="5928" w:author="Milica Radić" w:date="2026-10-03T10:31:23Z">
        <w:r>
          <w:rPr>
            <w:rFonts w:hint="default"/>
            <w:color w:val="000000"/>
            <w:sz w:val="22"/>
            <w:szCs w:val="22"/>
            <w:lang w:val="sr-Cyrl-RS"/>
          </w:rPr>
          <w:t>у</w:t>
        </w:r>
      </w:ins>
      <w:ins w:id="5929" w:author="Milica Radić" w:date="2026-10-03T10:31:24Z">
        <w:r>
          <w:rPr>
            <w:rFonts w:hint="default"/>
            <w:color w:val="000000"/>
            <w:sz w:val="22"/>
            <w:szCs w:val="22"/>
            <w:lang w:val="sr-Cyrl-RS"/>
          </w:rPr>
          <w:t xml:space="preserve"> </w:t>
        </w:r>
      </w:ins>
      <w:ins w:id="5930" w:author="Milica Radić" w:date="2026-10-03T18:37:48Z">
        <w:r>
          <w:rPr>
            <w:rFonts w:hint="default"/>
            <w:color w:val="000000"/>
            <w:sz w:val="22"/>
            <w:szCs w:val="22"/>
            <w:lang w:val="sr-Cyrl-RS"/>
          </w:rPr>
          <w:t>Л</w:t>
        </w:r>
      </w:ins>
      <w:ins w:id="5931" w:author="Milica Radić" w:date="2026-10-03T10:30:49Z">
        <w:r>
          <w:rPr>
            <w:rFonts w:hint="default"/>
            <w:color w:val="000000"/>
            <w:sz w:val="22"/>
            <w:szCs w:val="22"/>
            <w:lang w:val="sr-Cyrl-RS"/>
          </w:rPr>
          <w:t>и</w:t>
        </w:r>
      </w:ins>
      <w:ins w:id="5932" w:author="Milica Radić" w:date="2026-10-03T10:30:50Z">
        <w:r>
          <w:rPr>
            <w:rFonts w:hint="default"/>
            <w:color w:val="000000"/>
            <w:sz w:val="22"/>
            <w:szCs w:val="22"/>
            <w:lang w:val="sr-Cyrl-RS"/>
          </w:rPr>
          <w:t>стингу</w:t>
        </w:r>
      </w:ins>
      <w:ins w:id="5933" w:author="Milica Radić" w:date="2026-10-03T10:30:51Z">
        <w:r>
          <w:rPr>
            <w:rFonts w:hint="default"/>
            <w:color w:val="000000"/>
            <w:sz w:val="22"/>
            <w:szCs w:val="22"/>
            <w:lang w:val="sr-Cyrl-RS"/>
          </w:rPr>
          <w:t xml:space="preserve"> </w:t>
        </w:r>
      </w:ins>
      <w:ins w:id="5934" w:author="Milica Radić" w:date="2026-10-03T10:30:52Z">
        <w:r>
          <w:rPr>
            <w:rFonts w:hint="default"/>
            <w:color w:val="000000"/>
            <w:sz w:val="22"/>
            <w:szCs w:val="22"/>
            <w:lang w:val="sr-Cyrl-RS"/>
          </w:rPr>
          <w:t>5.22.</w:t>
        </w:r>
      </w:ins>
      <w:del w:id="5935" w:author="Milica Radić" w:date="2026-10-03T10:30:38Z">
        <w:r>
          <w:rPr>
            <w:color w:val="000000"/>
            <w:sz w:val="22"/>
            <w:szCs w:val="22"/>
            <w:lang w:val="sr-Cyrl-RS"/>
            <w:rPrChange w:id="5936" w:author="Milan Stojkov" w:date="2026-10-02T11:00:00Z">
              <w:rPr>
                <w:color w:val="000000"/>
                <w:sz w:val="22"/>
                <w:szCs w:val="22"/>
              </w:rPr>
            </w:rPrChange>
          </w:rPr>
          <w:delText>:</w:delText>
        </w:r>
      </w:del>
    </w:p>
    <w:p w14:paraId="7B28A3EC">
      <w:pPr>
        <w:widowControl w:val="0"/>
        <w:ind w:firstLine="360"/>
        <w:jc w:val="both"/>
        <w:rPr>
          <w:ins w:id="5937" w:author="Milica Radić" w:date="2026-10-03T10:28:06Z"/>
          <w:color w:val="000000"/>
          <w:sz w:val="22"/>
          <w:szCs w:val="22"/>
          <w:lang w:val="sr-Cyrl-RS"/>
        </w:rPr>
      </w:pPr>
    </w:p>
    <w:p w14:paraId="0971728D">
      <w:pPr>
        <w:widowControl w:val="0"/>
        <w:ind w:firstLine="360"/>
        <w:jc w:val="both"/>
        <w:rPr>
          <w:ins w:id="5938" w:author="Milica Radić" w:date="2026-10-03T10:28:07Z"/>
          <w:color w:val="000000"/>
          <w:sz w:val="22"/>
          <w:szCs w:val="22"/>
          <w:lang w:val="sr-Cyrl-RS"/>
        </w:rPr>
      </w:pPr>
    </w:p>
    <w:p w14:paraId="338EA6C0">
      <w:pPr>
        <w:widowControl w:val="0"/>
        <w:ind w:firstLine="360"/>
        <w:jc w:val="both"/>
        <w:rPr>
          <w:ins w:id="5939" w:author="Milica Radić" w:date="2026-10-03T10:28:07Z"/>
          <w:color w:val="000000"/>
          <w:sz w:val="22"/>
          <w:szCs w:val="22"/>
          <w:lang w:val="sr-Cyrl-RS"/>
        </w:rPr>
      </w:pPr>
    </w:p>
    <w:p w14:paraId="387CC5CC">
      <w:pPr>
        <w:widowControl w:val="0"/>
        <w:ind w:firstLine="360"/>
        <w:jc w:val="both"/>
        <w:rPr>
          <w:ins w:id="5940" w:author="Milica Radić" w:date="2026-10-03T10:28:07Z"/>
          <w:color w:val="000000"/>
          <w:sz w:val="22"/>
          <w:szCs w:val="22"/>
          <w:lang w:val="sr-Cyrl-RS"/>
        </w:rPr>
      </w:pPr>
    </w:p>
    <w:p w14:paraId="3B573F43">
      <w:pPr>
        <w:widowControl w:val="0"/>
        <w:ind w:firstLine="360"/>
        <w:jc w:val="both"/>
        <w:rPr>
          <w:color w:val="000000"/>
          <w:sz w:val="22"/>
          <w:szCs w:val="22"/>
          <w:lang w:val="sr-Cyrl-RS"/>
          <w:rPrChange w:id="5941" w:author="Milan Stojkov" w:date="2026-10-02T11:00:00Z">
            <w:rPr>
              <w:color w:val="000000"/>
              <w:sz w:val="22"/>
              <w:szCs w:val="22"/>
            </w:rPr>
          </w:rPrChange>
        </w:rPr>
      </w:pPr>
    </w:p>
    <w:tbl>
      <w:tblPr>
        <w:tblStyle w:val="74"/>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5942" w:author="Milica Radić" w:date="2026-10-02T23:04:05Z">
          <w:tblPr>
            <w:tblStyle w:val="74"/>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5943">
          <w:tblGrid>
            <w:gridCol w:w="8724"/>
          </w:tblGrid>
        </w:tblGridChange>
      </w:tblGrid>
      <w:tr w14:paraId="40D0CE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5944" w:author="Milica Radić" w:date="2026-10-02T23:04:0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left w:w="108" w:type="dxa"/>
              <w:right w:w="108" w:type="dxa"/>
            </w:tcMar>
            <w:tcPrChange w:id="5945" w:author="Milica Radić" w:date="2026-10-02T23:04:05Z">
              <w:tcPr>
                <w:tcW w:w="8724" w:type="dxa"/>
                <w:tcBorders>
                  <w:top w:val="single" w:color="000000" w:sz="4" w:space="0"/>
                  <w:left w:val="single" w:color="000000" w:sz="4" w:space="0"/>
                  <w:bottom w:val="single" w:color="000000" w:sz="4" w:space="0"/>
                  <w:right w:val="single" w:color="000000" w:sz="4" w:space="0"/>
                </w:tcBorders>
                <w:tcMar>
                  <w:left w:w="108" w:type="dxa"/>
                  <w:right w:w="108" w:type="dxa"/>
                </w:tcMar>
              </w:tcPr>
            </w:tcPrChange>
          </w:tcPr>
          <w:p w14:paraId="0A9AE7C9">
            <w:pPr>
              <w:widowControl/>
              <w:shd w:val="clear" w:color="auto" w:fill="FFFFFF"/>
              <w:jc w:val="left"/>
              <w:rPr>
                <w:del w:id="5946" w:author="Milica Radić" w:date="2026-10-03T22:04:38Z"/>
                <w:rFonts w:ascii="Courier New" w:hAnsi="Courier New" w:eastAsia="Courier New" w:cs="Courier New"/>
                <w:color w:val="202020"/>
                <w:sz w:val="20"/>
                <w:szCs w:val="20"/>
                <w:lang w:val="en-US"/>
                <w:rPrChange w:id="5947" w:author="Milan Stojkov" w:date="2026-10-02T11:00:00Z">
                  <w:rPr>
                    <w:del w:id="5948" w:author="Milica Radić" w:date="2026-10-03T22:04:38Z"/>
                    <w:rFonts w:ascii="Courier New" w:hAnsi="Courier New" w:eastAsia="Courier New" w:cs="Courier New"/>
                    <w:color w:val="202020"/>
                    <w:sz w:val="20"/>
                    <w:szCs w:val="20"/>
                  </w:rPr>
                </w:rPrChange>
              </w:rPr>
            </w:pPr>
            <w:r>
              <w:rPr>
                <w:rFonts w:ascii="Courier New" w:hAnsi="Courier New" w:eastAsia="Courier New" w:cs="Courier New"/>
                <w:color w:val="CF222E"/>
                <w:sz w:val="20"/>
                <w:szCs w:val="20"/>
                <w:highlight w:val="white"/>
                <w:lang w:val="sr-Cyrl-RS"/>
                <w:rPrChange w:id="5949"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595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5951" w:author="Milan Stojkov" w:date="2026-10-02T11:00:00Z">
                  <w:rPr>
                    <w:rFonts w:ascii="Courier New" w:hAnsi="Courier New" w:eastAsia="Courier New" w:cs="Courier New"/>
                    <w:color w:val="8250DF"/>
                    <w:sz w:val="20"/>
                    <w:szCs w:val="20"/>
                    <w:highlight w:val="white"/>
                  </w:rPr>
                </w:rPrChange>
              </w:rPr>
              <w:t>offer_candidates</w:t>
            </w:r>
            <w:r>
              <w:rPr>
                <w:rFonts w:ascii="Courier New" w:hAnsi="Courier New" w:eastAsia="Courier New" w:cs="Courier New"/>
                <w:color w:val="202020"/>
                <w:sz w:val="20"/>
                <w:szCs w:val="20"/>
                <w:highlight w:val="white"/>
                <w:lang w:val="sr-Cyrl-RS"/>
                <w:rPrChange w:id="595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953"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595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955"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95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957" w:author="Milan Stojkov" w:date="2026-10-02T11:00:00Z">
                  <w:rPr>
                    <w:rFonts w:ascii="Courier New" w:hAnsi="Courier New" w:eastAsia="Courier New" w:cs="Courier New"/>
                    <w:color w:val="267F99"/>
                    <w:sz w:val="20"/>
                    <w:szCs w:val="20"/>
                    <w:highlight w:val="white"/>
                  </w:rPr>
                </w:rPrChange>
              </w:rPr>
              <w:t>AttackContext</w:t>
            </w:r>
            <w:r>
              <w:rPr>
                <w:rFonts w:ascii="Courier New" w:hAnsi="Courier New" w:eastAsia="Courier New" w:cs="Courier New"/>
                <w:color w:val="202020"/>
                <w:sz w:val="20"/>
                <w:szCs w:val="20"/>
                <w:highlight w:val="white"/>
                <w:lang w:val="sr-Cyrl-RS"/>
                <w:rPrChange w:id="595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959"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596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961"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596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963"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964" w:author="Milan Stojkov" w:date="2026-10-02T11:00:00Z">
                  <w:rPr>
                    <w:rFonts w:ascii="Courier New" w:hAnsi="Courier New" w:eastAsia="Courier New" w:cs="Courier New"/>
                    <w:color w:val="202020"/>
                    <w:sz w:val="20"/>
                    <w:szCs w:val="20"/>
                    <w:highlight w:val="white"/>
                  </w:rPr>
                </w:rPrChange>
              </w:rPr>
              <w:t>,</w:t>
            </w:r>
            <w:ins w:id="5965" w:author="Milica Radić" w:date="2026-10-03T22:04:38Z">
              <w:r>
                <w:rPr>
                  <w:rFonts w:hint="default" w:ascii="Courier New" w:hAnsi="Courier New" w:eastAsia="Courier New" w:cs="Courier New"/>
                  <w:color w:val="202020"/>
                  <w:sz w:val="20"/>
                  <w:szCs w:val="20"/>
                  <w:highlight w:val="white"/>
                  <w:lang w:val="en-US"/>
                </w:rPr>
                <w:t xml:space="preserve"> </w:t>
              </w:r>
            </w:ins>
          </w:p>
          <w:p w14:paraId="73BAAF08">
            <w:pPr>
              <w:widowControl/>
              <w:shd w:val="clear" w:color="auto" w:fill="FFFFFF"/>
              <w:jc w:val="left"/>
              <w:rPr>
                <w:rFonts w:ascii="Courier New" w:hAnsi="Courier New" w:eastAsia="Courier New" w:cs="Courier New"/>
                <w:color w:val="202020"/>
                <w:sz w:val="20"/>
                <w:szCs w:val="20"/>
                <w:lang w:val="sr-Cyrl-RS"/>
                <w:rPrChange w:id="5966" w:author="Milan Stojkov" w:date="2026-10-02T11:00:00Z">
                  <w:rPr>
                    <w:rFonts w:ascii="Courier New" w:hAnsi="Courier New" w:eastAsia="Courier New" w:cs="Courier New"/>
                    <w:color w:val="202020"/>
                    <w:sz w:val="20"/>
                    <w:szCs w:val="20"/>
                  </w:rPr>
                </w:rPrChange>
              </w:rPr>
            </w:pPr>
            <w:del w:id="5967" w:author="Milica Radić" w:date="2026-10-03T22:04:38Z">
              <w:r>
                <w:rPr>
                  <w:rFonts w:ascii="Courier New" w:hAnsi="Courier New" w:eastAsia="Courier New" w:cs="Courier New"/>
                  <w:color w:val="202020"/>
                  <w:sz w:val="20"/>
                  <w:szCs w:val="20"/>
                  <w:highlight w:val="white"/>
                  <w:lang w:val="sr-Cyrl-RS"/>
                  <w:rPrChange w:id="5968" w:author="Milan Stojkov" w:date="2026-10-02T11:00:00Z">
                    <w:rPr>
                      <w:rFonts w:ascii="Courier New" w:hAnsi="Courier New" w:eastAsia="Courier New" w:cs="Courier New"/>
                      <w:color w:val="202020"/>
                      <w:sz w:val="20"/>
                      <w:szCs w:val="20"/>
                      <w:highlight w:val="white"/>
                    </w:rPr>
                  </w:rPrChange>
                </w:rPr>
                <w:delText>                         </w:delText>
              </w:r>
            </w:del>
            <w:r>
              <w:rPr>
                <w:rFonts w:ascii="Courier New" w:hAnsi="Courier New" w:eastAsia="Courier New" w:cs="Courier New"/>
                <w:color w:val="953800"/>
                <w:sz w:val="20"/>
                <w:szCs w:val="20"/>
                <w:highlight w:val="white"/>
                <w:lang w:val="sr-Cyrl-RS"/>
                <w:rPrChange w:id="5969" w:author="Milan Stojkov" w:date="2026-10-02T11:00:00Z">
                  <w:rPr>
                    <w:rFonts w:ascii="Courier New" w:hAnsi="Courier New" w:eastAsia="Courier New" w:cs="Courier New"/>
                    <w:color w:val="953800"/>
                    <w:sz w:val="20"/>
                    <w:szCs w:val="20"/>
                    <w:highlight w:val="white"/>
                  </w:rPr>
                </w:rPrChange>
              </w:rPr>
              <w:t>rng</w:t>
            </w:r>
            <w:r>
              <w:rPr>
                <w:rFonts w:ascii="Courier New" w:hAnsi="Courier New" w:eastAsia="Courier New" w:cs="Courier New"/>
                <w:color w:val="202020"/>
                <w:sz w:val="20"/>
                <w:szCs w:val="20"/>
                <w:highlight w:val="white"/>
                <w:lang w:val="sr-Cyrl-RS"/>
                <w:rPrChange w:id="597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971" w:author="Milan Stojkov" w:date="2026-10-02T11:00:00Z">
                  <w:rPr>
                    <w:rFonts w:ascii="Courier New" w:hAnsi="Courier New" w:eastAsia="Courier New" w:cs="Courier New"/>
                    <w:color w:val="267F99"/>
                    <w:sz w:val="20"/>
                    <w:szCs w:val="20"/>
                    <w:highlight w:val="white"/>
                  </w:rPr>
                </w:rPrChange>
              </w:rPr>
              <w:t>random</w:t>
            </w:r>
            <w:r>
              <w:rPr>
                <w:rFonts w:ascii="Courier New" w:hAnsi="Courier New" w:eastAsia="Courier New" w:cs="Courier New"/>
                <w:color w:val="202020"/>
                <w:sz w:val="20"/>
                <w:szCs w:val="20"/>
                <w:highlight w:val="white"/>
                <w:lang w:val="sr-Cyrl-RS"/>
                <w:rPrChange w:id="597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973" w:author="Milan Stojkov" w:date="2026-10-02T11:00:00Z">
                  <w:rPr>
                    <w:rFonts w:ascii="Courier New" w:hAnsi="Courier New" w:eastAsia="Courier New" w:cs="Courier New"/>
                    <w:color w:val="267F99"/>
                    <w:sz w:val="20"/>
                    <w:szCs w:val="20"/>
                    <w:highlight w:val="white"/>
                  </w:rPr>
                </w:rPrChange>
              </w:rPr>
              <w:t>Random</w:t>
            </w:r>
            <w:r>
              <w:rPr>
                <w:rFonts w:ascii="Courier New" w:hAnsi="Courier New" w:eastAsia="Courier New" w:cs="Courier New"/>
                <w:color w:val="202020"/>
                <w:sz w:val="20"/>
                <w:szCs w:val="20"/>
                <w:highlight w:val="white"/>
                <w:lang w:val="sr-Cyrl-RS"/>
                <w:rPrChange w:id="597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975" w:author="Milan Stojkov" w:date="2026-10-02T11:00:00Z">
                  <w:rPr>
                    <w:rFonts w:ascii="Courier New" w:hAnsi="Courier New" w:eastAsia="Courier New" w:cs="Courier New"/>
                    <w:color w:val="953800"/>
                    <w:sz w:val="20"/>
                    <w:szCs w:val="20"/>
                    <w:highlight w:val="white"/>
                  </w:rPr>
                </w:rPrChange>
              </w:rPr>
              <w:t>offers</w:t>
            </w:r>
            <w:r>
              <w:rPr>
                <w:rFonts w:ascii="Courier New" w:hAnsi="Courier New" w:eastAsia="Courier New" w:cs="Courier New"/>
                <w:color w:val="202020"/>
                <w:sz w:val="20"/>
                <w:szCs w:val="20"/>
                <w:highlight w:val="white"/>
                <w:lang w:val="sr-Cyrl-RS"/>
                <w:rPrChange w:id="597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5977" w:author="Milan Stojkov" w:date="2026-10-02T11:00:00Z">
                  <w:rPr>
                    <w:rFonts w:ascii="Courier New" w:hAnsi="Courier New" w:eastAsia="Courier New" w:cs="Courier New"/>
                    <w:color w:val="267F99"/>
                    <w:sz w:val="20"/>
                    <w:szCs w:val="20"/>
                    <w:highlight w:val="white"/>
                  </w:rPr>
                </w:rPrChange>
              </w:rPr>
              <w:t>List</w:t>
            </w:r>
            <w:r>
              <w:rPr>
                <w:rFonts w:ascii="Courier New" w:hAnsi="Courier New" w:eastAsia="Courier New" w:cs="Courier New"/>
                <w:color w:val="202020"/>
                <w:sz w:val="20"/>
                <w:szCs w:val="20"/>
                <w:highlight w:val="white"/>
                <w:lang w:val="sr-Cyrl-RS"/>
                <w:rPrChange w:id="597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979"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980"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5981" w:author="Milan Stojkov" w:date="2026-10-02T11:00:00Z">
                  <w:rPr>
                    <w:rFonts w:ascii="Courier New" w:hAnsi="Courier New" w:eastAsia="Courier New" w:cs="Courier New"/>
                    <w:color w:val="267F99"/>
                    <w:sz w:val="20"/>
                    <w:szCs w:val="20"/>
                    <w:highlight w:val="white"/>
                  </w:rPr>
                </w:rPrChange>
              </w:rPr>
              <w:t>List</w:t>
            </w:r>
            <w:r>
              <w:rPr>
                <w:rFonts w:ascii="Courier New" w:hAnsi="Courier New" w:eastAsia="Courier New" w:cs="Courier New"/>
                <w:color w:val="202020"/>
                <w:sz w:val="20"/>
                <w:szCs w:val="20"/>
                <w:highlight w:val="white"/>
                <w:lang w:val="sr-Cyrl-RS"/>
                <w:rPrChange w:id="598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5983"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5984" w:author="Milan Stojkov" w:date="2026-10-02T11:00:00Z">
                  <w:rPr>
                    <w:rFonts w:ascii="Courier New" w:hAnsi="Courier New" w:eastAsia="Courier New" w:cs="Courier New"/>
                    <w:color w:val="202020"/>
                    <w:sz w:val="20"/>
                    <w:szCs w:val="20"/>
                    <w:highlight w:val="white"/>
                  </w:rPr>
                </w:rPrChange>
              </w:rPr>
              <w:t>]:</w:t>
            </w:r>
          </w:p>
          <w:p w14:paraId="5BD9BBC4">
            <w:pPr>
              <w:widowControl/>
              <w:shd w:val="clear" w:color="auto" w:fill="FFFFFF"/>
              <w:jc w:val="left"/>
              <w:rPr>
                <w:rFonts w:ascii="Courier New" w:hAnsi="Courier New" w:eastAsia="Courier New" w:cs="Courier New"/>
                <w:color w:val="202020"/>
                <w:sz w:val="20"/>
                <w:szCs w:val="20"/>
                <w:lang w:val="sr-Cyrl-RS"/>
                <w:rPrChange w:id="598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98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987"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598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5989"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599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5991" w:author="Milan Stojkov" w:date="2026-10-02T11:00:00Z">
                  <w:rPr>
                    <w:rFonts w:ascii="Courier New" w:hAnsi="Courier New" w:eastAsia="Courier New" w:cs="Courier New"/>
                    <w:color w:val="953800"/>
                    <w:sz w:val="20"/>
                    <w:szCs w:val="20"/>
                    <w:highlight w:val="white"/>
                  </w:rPr>
                </w:rPrChange>
              </w:rPr>
              <w:t>ctx</w:t>
            </w:r>
            <w:r>
              <w:rPr>
                <w:rFonts w:ascii="Courier New" w:hAnsi="Courier New" w:eastAsia="Courier New" w:cs="Courier New"/>
                <w:color w:val="202020"/>
                <w:sz w:val="20"/>
                <w:szCs w:val="20"/>
                <w:highlight w:val="white"/>
                <w:lang w:val="sr-Cyrl-RS"/>
                <w:rPrChange w:id="599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5993" w:author="Milan Stojkov" w:date="2026-10-02T11:00:00Z">
                  <w:rPr>
                    <w:rFonts w:ascii="Courier New" w:hAnsi="Courier New" w:eastAsia="Courier New" w:cs="Courier New"/>
                    <w:color w:val="1F2328"/>
                    <w:sz w:val="20"/>
                    <w:szCs w:val="20"/>
                    <w:highlight w:val="white"/>
                  </w:rPr>
                </w:rPrChange>
              </w:rPr>
              <w:t>params</w:t>
            </w:r>
          </w:p>
          <w:p w14:paraId="4B0543C4">
            <w:pPr>
              <w:widowControl/>
              <w:shd w:val="clear" w:color="auto" w:fill="FFFFFF"/>
              <w:jc w:val="left"/>
              <w:rPr>
                <w:rFonts w:ascii="Courier New" w:hAnsi="Courier New" w:eastAsia="Courier New" w:cs="Courier New"/>
                <w:color w:val="202020"/>
                <w:sz w:val="20"/>
                <w:szCs w:val="20"/>
                <w:lang w:val="sr-Cyrl-RS"/>
                <w:rPrChange w:id="599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599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5996"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599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5998"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5999" w:author="Milan Stojkov" w:date="2026-10-02T11:00:00Z">
                  <w:rPr>
                    <w:rFonts w:ascii="Courier New" w:hAnsi="Courier New" w:eastAsia="Courier New" w:cs="Courier New"/>
                    <w:color w:val="202020"/>
                    <w:sz w:val="20"/>
                    <w:szCs w:val="20"/>
                    <w:highlight w:val="white"/>
                  </w:rPr>
                </w:rPrChange>
              </w:rPr>
              <w:t xml:space="preserve">.partition_groups </w:t>
            </w:r>
            <w:r>
              <w:rPr>
                <w:rFonts w:ascii="Courier New" w:hAnsi="Courier New" w:eastAsia="Courier New" w:cs="Courier New"/>
                <w:color w:val="000000"/>
                <w:sz w:val="20"/>
                <w:szCs w:val="20"/>
                <w:highlight w:val="white"/>
                <w:lang w:val="sr-Cyrl-RS"/>
                <w:rPrChange w:id="6000" w:author="Milan Stojkov" w:date="2026-10-02T11:00:00Z">
                  <w:rPr>
                    <w:rFonts w:ascii="Courier New" w:hAnsi="Courier New" w:eastAsia="Courier New" w:cs="Courier New"/>
                    <w:color w:val="000000"/>
                    <w:sz w:val="20"/>
                    <w:szCs w:val="20"/>
                    <w:highlight w:val="white"/>
                  </w:rPr>
                </w:rPrChange>
              </w:rPr>
              <w:t>&lt;=</w:t>
            </w:r>
            <w:r>
              <w:rPr>
                <w:rFonts w:ascii="Courier New" w:hAnsi="Courier New" w:eastAsia="Courier New" w:cs="Courier New"/>
                <w:color w:val="202020"/>
                <w:sz w:val="20"/>
                <w:szCs w:val="20"/>
                <w:highlight w:val="white"/>
                <w:lang w:val="sr-Cyrl-RS"/>
                <w:rPrChange w:id="600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98658"/>
                <w:sz w:val="20"/>
                <w:szCs w:val="20"/>
                <w:highlight w:val="white"/>
                <w:lang w:val="sr-Cyrl-RS"/>
                <w:rPrChange w:id="6002" w:author="Milan Stojkov" w:date="2026-10-02T11:00:00Z">
                  <w:rPr>
                    <w:rFonts w:ascii="Courier New" w:hAnsi="Courier New" w:eastAsia="Courier New" w:cs="Courier New"/>
                    <w:color w:val="098658"/>
                    <w:sz w:val="20"/>
                    <w:szCs w:val="20"/>
                    <w:highlight w:val="white"/>
                  </w:rPr>
                </w:rPrChange>
              </w:rPr>
              <w:t>1</w:t>
            </w:r>
            <w:r>
              <w:rPr>
                <w:rFonts w:ascii="Courier New" w:hAnsi="Courier New" w:eastAsia="Courier New" w:cs="Courier New"/>
                <w:color w:val="202020"/>
                <w:sz w:val="20"/>
                <w:szCs w:val="20"/>
                <w:highlight w:val="white"/>
                <w:lang w:val="sr-Cyrl-RS"/>
                <w:rPrChange w:id="6003" w:author="Milan Stojkov" w:date="2026-10-02T11:00:00Z">
                  <w:rPr>
                    <w:rFonts w:ascii="Courier New" w:hAnsi="Courier New" w:eastAsia="Courier New" w:cs="Courier New"/>
                    <w:color w:val="202020"/>
                    <w:sz w:val="20"/>
                    <w:szCs w:val="20"/>
                    <w:highlight w:val="white"/>
                  </w:rPr>
                </w:rPrChange>
              </w:rPr>
              <w:t>:</w:t>
            </w:r>
          </w:p>
          <w:p w14:paraId="24058FD2">
            <w:pPr>
              <w:widowControl/>
              <w:shd w:val="clear" w:color="auto" w:fill="FFFFFF"/>
              <w:jc w:val="left"/>
              <w:rPr>
                <w:rFonts w:ascii="Courier New" w:hAnsi="Courier New" w:eastAsia="Courier New" w:cs="Courier New"/>
                <w:color w:val="202020"/>
                <w:sz w:val="20"/>
                <w:szCs w:val="20"/>
                <w:lang w:val="sr-Cyrl-RS"/>
                <w:rPrChange w:id="600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00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006"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00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008" w:author="Milan Stojkov" w:date="2026-10-02T11:00:00Z">
                  <w:rPr>
                    <w:rFonts w:ascii="Courier New" w:hAnsi="Courier New" w:eastAsia="Courier New" w:cs="Courier New"/>
                    <w:color w:val="953800"/>
                    <w:sz w:val="20"/>
                    <w:szCs w:val="20"/>
                    <w:highlight w:val="white"/>
                  </w:rPr>
                </w:rPrChange>
              </w:rPr>
              <w:t>offers</w:t>
            </w:r>
          </w:p>
          <w:p w14:paraId="046B280F">
            <w:pPr>
              <w:widowControl/>
              <w:shd w:val="clear" w:color="auto" w:fill="FFFFFF"/>
              <w:jc w:val="left"/>
              <w:rPr>
                <w:rFonts w:ascii="Courier New" w:hAnsi="Courier New" w:eastAsia="Courier New" w:cs="Courier New"/>
                <w:color w:val="202020"/>
                <w:sz w:val="20"/>
                <w:szCs w:val="20"/>
                <w:lang w:val="sr-Cyrl-RS"/>
                <w:rPrChange w:id="6009"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01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011" w:author="Milan Stojkov" w:date="2026-10-02T11:00:00Z">
                  <w:rPr>
                    <w:rFonts w:ascii="Courier New" w:hAnsi="Courier New" w:eastAsia="Courier New" w:cs="Courier New"/>
                    <w:color w:val="1F2328"/>
                    <w:sz w:val="20"/>
                    <w:szCs w:val="20"/>
                    <w:highlight w:val="white"/>
                  </w:rPr>
                </w:rPrChange>
              </w:rPr>
              <w:t>mine</w:t>
            </w:r>
            <w:r>
              <w:rPr>
                <w:rFonts w:ascii="Courier New" w:hAnsi="Courier New" w:eastAsia="Courier New" w:cs="Courier New"/>
                <w:color w:val="202020"/>
                <w:sz w:val="20"/>
                <w:szCs w:val="20"/>
                <w:highlight w:val="white"/>
                <w:lang w:val="sr-Cyrl-RS"/>
                <w:rPrChange w:id="601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013"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01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6015" w:author="Milan Stojkov" w:date="2026-10-02T11:00:00Z">
                  <w:rPr>
                    <w:rFonts w:ascii="Courier New" w:hAnsi="Courier New" w:eastAsia="Courier New" w:cs="Courier New"/>
                    <w:color w:val="8250DF"/>
                    <w:sz w:val="20"/>
                    <w:szCs w:val="20"/>
                    <w:highlight w:val="white"/>
                  </w:rPr>
                </w:rPrChange>
              </w:rPr>
              <w:t>group_of</w:t>
            </w:r>
            <w:r>
              <w:rPr>
                <w:rFonts w:ascii="Courier New" w:hAnsi="Courier New" w:eastAsia="Courier New" w:cs="Courier New"/>
                <w:color w:val="202020"/>
                <w:sz w:val="20"/>
                <w:szCs w:val="20"/>
                <w:highlight w:val="white"/>
                <w:lang w:val="sr-Cyrl-RS"/>
                <w:rPrChange w:id="601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017"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018" w:author="Milan Stojkov" w:date="2026-10-02T11:00:00Z">
                  <w:rPr>
                    <w:rFonts w:ascii="Courier New" w:hAnsi="Courier New" w:eastAsia="Courier New" w:cs="Courier New"/>
                    <w:color w:val="202020"/>
                    <w:sz w:val="20"/>
                    <w:szCs w:val="20"/>
                    <w:highlight w:val="white"/>
                  </w:rPr>
                </w:rPrChange>
              </w:rPr>
              <w:t xml:space="preserve">.node_id, </w:t>
            </w:r>
            <w:r>
              <w:rPr>
                <w:rFonts w:ascii="Courier New" w:hAnsi="Courier New" w:eastAsia="Courier New" w:cs="Courier New"/>
                <w:color w:val="1F2328"/>
                <w:sz w:val="20"/>
                <w:szCs w:val="20"/>
                <w:highlight w:val="white"/>
                <w:lang w:val="sr-Cyrl-RS"/>
                <w:rPrChange w:id="6019"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6020" w:author="Milan Stojkov" w:date="2026-10-02T11:00:00Z">
                  <w:rPr>
                    <w:rFonts w:ascii="Courier New" w:hAnsi="Courier New" w:eastAsia="Courier New" w:cs="Courier New"/>
                    <w:color w:val="202020"/>
                    <w:sz w:val="20"/>
                    <w:szCs w:val="20"/>
                    <w:highlight w:val="white"/>
                  </w:rPr>
                </w:rPrChange>
              </w:rPr>
              <w:t>.partition_groups)</w:t>
            </w:r>
          </w:p>
          <w:p w14:paraId="1DEC86D7">
            <w:pPr>
              <w:widowControl/>
              <w:shd w:val="clear" w:color="auto" w:fill="FFFFFF"/>
              <w:jc w:val="left"/>
              <w:rPr>
                <w:rFonts w:ascii="Courier New" w:hAnsi="Courier New" w:eastAsia="Courier New" w:cs="Courier New"/>
                <w:color w:val="202020"/>
                <w:sz w:val="20"/>
                <w:szCs w:val="20"/>
                <w:lang w:val="sr-Cyrl-RS"/>
                <w:rPrChange w:id="602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02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023" w:author="Milan Stojkov" w:date="2026-10-02T11:00:00Z">
                  <w:rPr>
                    <w:rFonts w:ascii="Courier New" w:hAnsi="Courier New" w:eastAsia="Courier New" w:cs="Courier New"/>
                    <w:color w:val="1F2328"/>
                    <w:sz w:val="20"/>
                    <w:szCs w:val="20"/>
                    <w:highlight w:val="white"/>
                  </w:rPr>
                </w:rPrChange>
              </w:rPr>
              <w:t>same</w:t>
            </w:r>
            <w:r>
              <w:rPr>
                <w:rFonts w:ascii="Courier New" w:hAnsi="Courier New" w:eastAsia="Courier New" w:cs="Courier New"/>
                <w:color w:val="202020"/>
                <w:sz w:val="20"/>
                <w:szCs w:val="20"/>
                <w:highlight w:val="white"/>
                <w:lang w:val="sr-Cyrl-RS"/>
                <w:rPrChange w:id="602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025"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02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027" w:author="Milan Stojkov" w:date="2026-10-02T11:00:00Z">
                  <w:rPr>
                    <w:rFonts w:ascii="Courier New" w:hAnsi="Courier New" w:eastAsia="Courier New" w:cs="Courier New"/>
                    <w:color w:val="1F2328"/>
                    <w:sz w:val="20"/>
                    <w:szCs w:val="20"/>
                    <w:highlight w:val="white"/>
                  </w:rPr>
                </w:rPrChange>
              </w:rPr>
              <w:t>o</w:t>
            </w:r>
            <w:r>
              <w:rPr>
                <w:rFonts w:ascii="Courier New" w:hAnsi="Courier New" w:eastAsia="Courier New" w:cs="Courier New"/>
                <w:color w:val="202020"/>
                <w:sz w:val="20"/>
                <w:szCs w:val="20"/>
                <w:highlight w:val="white"/>
                <w:lang w:val="sr-Cyrl-RS"/>
                <w:rPrChange w:id="602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029" w:author="Milan Stojkov" w:date="2026-10-02T11:00:00Z">
                  <w:rPr>
                    <w:rFonts w:ascii="Courier New" w:hAnsi="Courier New" w:eastAsia="Courier New" w:cs="Courier New"/>
                    <w:color w:val="AF00DB"/>
                    <w:sz w:val="20"/>
                    <w:szCs w:val="20"/>
                    <w:highlight w:val="white"/>
                  </w:rPr>
                </w:rPrChange>
              </w:rPr>
              <w:t>for</w:t>
            </w:r>
            <w:r>
              <w:rPr>
                <w:rFonts w:ascii="Courier New" w:hAnsi="Courier New" w:eastAsia="Courier New" w:cs="Courier New"/>
                <w:color w:val="202020"/>
                <w:sz w:val="20"/>
                <w:szCs w:val="20"/>
                <w:highlight w:val="white"/>
                <w:lang w:val="sr-Cyrl-RS"/>
                <w:rPrChange w:id="603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031" w:author="Milan Stojkov" w:date="2026-10-02T11:00:00Z">
                  <w:rPr>
                    <w:rFonts w:ascii="Courier New" w:hAnsi="Courier New" w:eastAsia="Courier New" w:cs="Courier New"/>
                    <w:color w:val="1F2328"/>
                    <w:sz w:val="20"/>
                    <w:szCs w:val="20"/>
                    <w:highlight w:val="white"/>
                  </w:rPr>
                </w:rPrChange>
              </w:rPr>
              <w:t>o</w:t>
            </w:r>
            <w:r>
              <w:rPr>
                <w:rFonts w:ascii="Courier New" w:hAnsi="Courier New" w:eastAsia="Courier New" w:cs="Courier New"/>
                <w:color w:val="202020"/>
                <w:sz w:val="20"/>
                <w:szCs w:val="20"/>
                <w:highlight w:val="white"/>
                <w:lang w:val="sr-Cyrl-RS"/>
                <w:rPrChange w:id="603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033" w:author="Milan Stojkov" w:date="2026-10-02T11:00:00Z">
                  <w:rPr>
                    <w:rFonts w:ascii="Courier New" w:hAnsi="Courier New" w:eastAsia="Courier New" w:cs="Courier New"/>
                    <w:color w:val="AF00DB"/>
                    <w:sz w:val="20"/>
                    <w:szCs w:val="20"/>
                    <w:highlight w:val="white"/>
                  </w:rPr>
                </w:rPrChange>
              </w:rPr>
              <w:t>in</w:t>
            </w:r>
            <w:r>
              <w:rPr>
                <w:rFonts w:ascii="Courier New" w:hAnsi="Courier New" w:eastAsia="Courier New" w:cs="Courier New"/>
                <w:color w:val="202020"/>
                <w:sz w:val="20"/>
                <w:szCs w:val="20"/>
                <w:highlight w:val="white"/>
                <w:lang w:val="sr-Cyrl-RS"/>
                <w:rPrChange w:id="603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035" w:author="Milan Stojkov" w:date="2026-10-02T11:00:00Z">
                  <w:rPr>
                    <w:rFonts w:ascii="Courier New" w:hAnsi="Courier New" w:eastAsia="Courier New" w:cs="Courier New"/>
                    <w:color w:val="953800"/>
                    <w:sz w:val="20"/>
                    <w:szCs w:val="20"/>
                    <w:highlight w:val="white"/>
                  </w:rPr>
                </w:rPrChange>
              </w:rPr>
              <w:t>offers</w:t>
            </w:r>
            <w:r>
              <w:rPr>
                <w:rFonts w:ascii="Courier New" w:hAnsi="Courier New" w:eastAsia="Courier New" w:cs="Courier New"/>
                <w:color w:val="202020"/>
                <w:sz w:val="20"/>
                <w:szCs w:val="20"/>
                <w:highlight w:val="white"/>
                <w:lang w:val="sr-Cyrl-RS"/>
                <w:rPrChange w:id="603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037"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03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6039" w:author="Milan Stojkov" w:date="2026-10-02T11:00:00Z">
                  <w:rPr>
                    <w:rFonts w:ascii="Courier New" w:hAnsi="Courier New" w:eastAsia="Courier New" w:cs="Courier New"/>
                    <w:color w:val="8250DF"/>
                    <w:sz w:val="20"/>
                    <w:szCs w:val="20"/>
                    <w:highlight w:val="white"/>
                  </w:rPr>
                </w:rPrChange>
              </w:rPr>
              <w:t>group_of</w:t>
            </w:r>
            <w:r>
              <w:rPr>
                <w:rFonts w:ascii="Courier New" w:hAnsi="Courier New" w:eastAsia="Courier New" w:cs="Courier New"/>
                <w:color w:val="202020"/>
                <w:sz w:val="20"/>
                <w:szCs w:val="20"/>
                <w:highlight w:val="white"/>
                <w:lang w:val="sr-Cyrl-RS"/>
                <w:rPrChange w:id="604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041" w:author="Milan Stojkov" w:date="2026-10-02T11:00:00Z">
                  <w:rPr>
                    <w:rFonts w:ascii="Courier New" w:hAnsi="Courier New" w:eastAsia="Courier New" w:cs="Courier New"/>
                    <w:color w:val="1F2328"/>
                    <w:sz w:val="20"/>
                    <w:szCs w:val="20"/>
                    <w:highlight w:val="white"/>
                  </w:rPr>
                </w:rPrChange>
              </w:rPr>
              <w:t>o</w:t>
            </w:r>
            <w:r>
              <w:rPr>
                <w:rFonts w:ascii="Courier New" w:hAnsi="Courier New" w:eastAsia="Courier New" w:cs="Courier New"/>
                <w:color w:val="202020"/>
                <w:sz w:val="20"/>
                <w:szCs w:val="20"/>
                <w:highlight w:val="white"/>
                <w:lang w:val="sr-Cyrl-RS"/>
                <w:rPrChange w:id="604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043" w:author="Milan Stojkov" w:date="2026-10-02T11:00:00Z">
                  <w:rPr>
                    <w:rFonts w:ascii="Courier New" w:hAnsi="Courier New" w:eastAsia="Courier New" w:cs="Courier New"/>
                    <w:color w:val="1F2328"/>
                    <w:sz w:val="20"/>
                    <w:szCs w:val="20"/>
                    <w:highlight w:val="white"/>
                  </w:rPr>
                </w:rPrChange>
              </w:rPr>
              <w:t>p</w:t>
            </w:r>
            <w:r>
              <w:rPr>
                <w:rFonts w:ascii="Courier New" w:hAnsi="Courier New" w:eastAsia="Courier New" w:cs="Courier New"/>
                <w:color w:val="202020"/>
                <w:sz w:val="20"/>
                <w:szCs w:val="20"/>
                <w:highlight w:val="white"/>
                <w:lang w:val="sr-Cyrl-RS"/>
                <w:rPrChange w:id="6044" w:author="Milan Stojkov" w:date="2026-10-02T11:00:00Z">
                  <w:rPr>
                    <w:rFonts w:ascii="Courier New" w:hAnsi="Courier New" w:eastAsia="Courier New" w:cs="Courier New"/>
                    <w:color w:val="202020"/>
                    <w:sz w:val="20"/>
                    <w:szCs w:val="20"/>
                    <w:highlight w:val="white"/>
                  </w:rPr>
                </w:rPrChange>
              </w:rPr>
              <w:t xml:space="preserve">.partition_groups) </w:t>
            </w:r>
            <w:r>
              <w:rPr>
                <w:rFonts w:ascii="Courier New" w:hAnsi="Courier New" w:eastAsia="Courier New" w:cs="Courier New"/>
                <w:color w:val="000000"/>
                <w:sz w:val="20"/>
                <w:szCs w:val="20"/>
                <w:highlight w:val="white"/>
                <w:lang w:val="sr-Cyrl-RS"/>
                <w:rPrChange w:id="6045"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04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047" w:author="Milan Stojkov" w:date="2026-10-02T11:00:00Z">
                  <w:rPr>
                    <w:rFonts w:ascii="Courier New" w:hAnsi="Courier New" w:eastAsia="Courier New" w:cs="Courier New"/>
                    <w:color w:val="1F2328"/>
                    <w:sz w:val="20"/>
                    <w:szCs w:val="20"/>
                    <w:highlight w:val="white"/>
                  </w:rPr>
                </w:rPrChange>
              </w:rPr>
              <w:t>mine</w:t>
            </w:r>
            <w:r>
              <w:rPr>
                <w:rFonts w:ascii="Courier New" w:hAnsi="Courier New" w:eastAsia="Courier New" w:cs="Courier New"/>
                <w:color w:val="202020"/>
                <w:sz w:val="20"/>
                <w:szCs w:val="20"/>
                <w:highlight w:val="white"/>
                <w:lang w:val="sr-Cyrl-RS"/>
                <w:rPrChange w:id="6048" w:author="Milan Stojkov" w:date="2026-10-02T11:00:00Z">
                  <w:rPr>
                    <w:rFonts w:ascii="Courier New" w:hAnsi="Courier New" w:eastAsia="Courier New" w:cs="Courier New"/>
                    <w:color w:val="202020"/>
                    <w:sz w:val="20"/>
                    <w:szCs w:val="20"/>
                    <w:highlight w:val="white"/>
                  </w:rPr>
                </w:rPrChange>
              </w:rPr>
              <w:t>]</w:t>
            </w:r>
          </w:p>
          <w:p w14:paraId="15FDB336">
            <w:pPr>
              <w:widowControl/>
              <w:shd w:val="clear" w:color="auto" w:fill="FFFFFF"/>
              <w:jc w:val="left"/>
              <w:rPr>
                <w:rFonts w:ascii="Courier New" w:hAnsi="Courier New" w:eastAsia="Courier New" w:cs="Courier New"/>
                <w:color w:val="000000"/>
                <w:sz w:val="20"/>
                <w:szCs w:val="20"/>
                <w:lang w:val="sr-Cyrl-RS"/>
                <w:rPrChange w:id="6049"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202020"/>
                <w:sz w:val="20"/>
                <w:szCs w:val="20"/>
                <w:highlight w:val="white"/>
                <w:lang w:val="sr-Cyrl-RS"/>
                <w:rPrChange w:id="605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051"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05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053" w:author="Milan Stojkov" w:date="2026-10-02T11:00:00Z">
                  <w:rPr>
                    <w:rFonts w:ascii="Courier New" w:hAnsi="Courier New" w:eastAsia="Courier New" w:cs="Courier New"/>
                    <w:color w:val="1F2328"/>
                    <w:sz w:val="20"/>
                    <w:szCs w:val="20"/>
                    <w:highlight w:val="white"/>
                  </w:rPr>
                </w:rPrChange>
              </w:rPr>
              <w:t>same</w:t>
            </w:r>
            <w:r>
              <w:rPr>
                <w:rFonts w:ascii="Courier New" w:hAnsi="Courier New" w:eastAsia="Courier New" w:cs="Courier New"/>
                <w:color w:val="202020"/>
                <w:sz w:val="20"/>
                <w:szCs w:val="20"/>
                <w:highlight w:val="white"/>
                <w:lang w:val="sr-Cyrl-RS"/>
                <w:rPrChange w:id="605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055"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05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057" w:author="Milan Stojkov" w:date="2026-10-02T11:00:00Z">
                  <w:rPr>
                    <w:rFonts w:ascii="Courier New" w:hAnsi="Courier New" w:eastAsia="Courier New" w:cs="Courier New"/>
                    <w:color w:val="1F2328"/>
                    <w:sz w:val="20"/>
                    <w:szCs w:val="20"/>
                    <w:highlight w:val="white"/>
                  </w:rPr>
                </w:rPrChange>
              </w:rPr>
              <w:t>same</w:t>
            </w:r>
            <w:r>
              <w:rPr>
                <w:rFonts w:ascii="Courier New" w:hAnsi="Courier New" w:eastAsia="Courier New" w:cs="Courier New"/>
                <w:color w:val="202020"/>
                <w:sz w:val="20"/>
                <w:szCs w:val="20"/>
                <w:highlight w:val="white"/>
                <w:lang w:val="sr-Cyrl-RS"/>
                <w:rPrChange w:id="605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059" w:author="Milan Stojkov" w:date="2026-10-02T11:00:00Z">
                  <w:rPr>
                    <w:rFonts w:ascii="Courier New" w:hAnsi="Courier New" w:eastAsia="Courier New" w:cs="Courier New"/>
                    <w:color w:val="AF00DB"/>
                    <w:sz w:val="20"/>
                    <w:szCs w:val="20"/>
                    <w:highlight w:val="white"/>
                  </w:rPr>
                </w:rPrChange>
              </w:rPr>
              <w:t>else</w:t>
            </w:r>
            <w:r>
              <w:rPr>
                <w:rFonts w:ascii="Courier New" w:hAnsi="Courier New" w:eastAsia="Courier New" w:cs="Courier New"/>
                <w:color w:val="202020"/>
                <w:sz w:val="20"/>
                <w:szCs w:val="20"/>
                <w:highlight w:val="white"/>
                <w:lang w:val="sr-Cyrl-RS"/>
                <w:rPrChange w:id="606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061" w:author="Milan Stojkov" w:date="2026-10-02T11:00:00Z">
                  <w:rPr>
                    <w:rFonts w:ascii="Courier New" w:hAnsi="Courier New" w:eastAsia="Courier New" w:cs="Courier New"/>
                    <w:color w:val="953800"/>
                    <w:sz w:val="20"/>
                    <w:szCs w:val="20"/>
                    <w:highlight w:val="white"/>
                  </w:rPr>
                </w:rPrChange>
              </w:rPr>
              <w:t>offers</w:t>
            </w:r>
          </w:p>
        </w:tc>
      </w:tr>
    </w:tbl>
    <w:p w14:paraId="25919A79">
      <w:pPr>
        <w:pBdr>
          <w:top w:val="none" w:color="auto" w:sz="0" w:space="0"/>
          <w:left w:val="none" w:color="auto" w:sz="0" w:space="0"/>
          <w:bottom w:val="none" w:color="auto" w:sz="0" w:space="0"/>
          <w:right w:val="none" w:color="auto" w:sz="0" w:space="0"/>
          <w:between w:val="none" w:color="auto" w:sz="0" w:space="0"/>
        </w:pBdr>
        <w:jc w:val="center"/>
        <w:rPr>
          <w:ins w:id="6062" w:author="Milica Radić" w:date="2026-10-03T10:28:02Z"/>
          <w:i/>
          <w:iCs/>
          <w:color w:val="000000"/>
          <w:sz w:val="20"/>
          <w:szCs w:val="20"/>
          <w:lang w:val="sr-Cyrl-RS"/>
        </w:rPr>
      </w:pPr>
      <w:r>
        <w:rPr>
          <w:i/>
          <w:iCs/>
          <w:color w:val="000000"/>
          <w:sz w:val="20"/>
          <w:szCs w:val="20"/>
          <w:lang w:val="sr-Cyrl-RS"/>
          <w:rPrChange w:id="6063" w:author="Milan Stojkov" w:date="2026-10-02T11:00:00Z">
            <w:rPr>
              <w:i/>
              <w:iCs/>
              <w:color w:val="000000"/>
              <w:sz w:val="20"/>
              <w:szCs w:val="20"/>
            </w:rPr>
          </w:rPrChange>
        </w:rPr>
        <w:t>Листинг 5.22 - Фаворизовање кандидата из исте групе</w:t>
      </w:r>
    </w:p>
    <w:p w14:paraId="31870D38">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i/>
          <w:iCs/>
          <w:color w:val="000000"/>
          <w:sz w:val="20"/>
          <w:szCs w:val="20"/>
          <w:lang w:val="sr-Cyrl-RS"/>
        </w:rPr>
      </w:pPr>
    </w:p>
    <w:p w14:paraId="73B9F4B1">
      <w:pPr>
        <w:widowControl w:val="0"/>
        <w:ind w:firstLine="360"/>
        <w:jc w:val="both"/>
        <w:rPr>
          <w:ins w:id="6064" w:author="Milica Radić" w:date="2026-10-03T22:04:46Z"/>
          <w:rFonts w:hint="default"/>
          <w:color w:val="000000"/>
          <w:sz w:val="22"/>
          <w:szCs w:val="22"/>
          <w:lang w:val="en-US"/>
        </w:rPr>
      </w:pPr>
      <w:r>
        <w:rPr>
          <w:color w:val="000000"/>
          <w:sz w:val="22"/>
          <w:szCs w:val="22"/>
          <w:lang w:val="sr-Cyrl-RS"/>
          <w:rPrChange w:id="6065" w:author="Milan Stojkov" w:date="2026-10-02T11:00:00Z">
            <w:rPr>
              <w:color w:val="000000"/>
              <w:sz w:val="22"/>
              <w:szCs w:val="22"/>
            </w:rPr>
          </w:rPrChange>
        </w:rPr>
        <w:t>Понуде стижу као поруке, при чему свака носи доказ који идентитет прилаже о себи, а одлука о пријему доноси се локално</w:t>
      </w:r>
      <w:ins w:id="6066" w:author="Milica Radić" w:date="2026-10-03T18:23:43Z">
        <w:r>
          <w:rPr>
            <w:rFonts w:hint="default"/>
            <w:color w:val="000000"/>
            <w:sz w:val="22"/>
            <w:szCs w:val="22"/>
            <w:lang w:val="en-US"/>
          </w:rPr>
          <w:t xml:space="preserve">, </w:t>
        </w:r>
      </w:ins>
      <w:ins w:id="6067" w:author="Milica Radić" w:date="2026-10-03T18:23:44Z">
        <w:r>
          <w:rPr>
            <w:rFonts w:hint="default"/>
            <w:color w:val="000000"/>
            <w:sz w:val="22"/>
            <w:szCs w:val="22"/>
            <w:lang w:val="en-US"/>
          </w:rPr>
          <w:t xml:space="preserve">према алгоритму приказаном у </w:t>
        </w:r>
      </w:ins>
      <w:ins w:id="6068" w:author="Milica Radić" w:date="2026-10-03T18:40:39Z">
        <w:r>
          <w:rPr>
            <w:rFonts w:hint="default"/>
            <w:color w:val="000000"/>
            <w:sz w:val="22"/>
            <w:szCs w:val="22"/>
            <w:lang w:val="sr-Cyrl-RS"/>
          </w:rPr>
          <w:t>Л</w:t>
        </w:r>
      </w:ins>
      <w:ins w:id="6069" w:author="Milica Radić" w:date="2026-10-03T18:23:44Z">
        <w:r>
          <w:rPr>
            <w:rFonts w:hint="default"/>
            <w:color w:val="000000"/>
            <w:sz w:val="22"/>
            <w:szCs w:val="22"/>
            <w:lang w:val="en-US"/>
          </w:rPr>
          <w:t>истингу 5.23</w:t>
        </w:r>
      </w:ins>
      <w:ins w:id="6070" w:author="Milica Radić" w:date="2026-10-03T22:04:45Z">
        <w:r>
          <w:rPr>
            <w:rFonts w:hint="default"/>
            <w:color w:val="000000"/>
            <w:sz w:val="22"/>
            <w:szCs w:val="22"/>
            <w:lang w:val="en-US"/>
          </w:rPr>
          <w:t>.</w:t>
        </w:r>
      </w:ins>
    </w:p>
    <w:p w14:paraId="5DDFC8DB">
      <w:pPr>
        <w:widowControl w:val="0"/>
        <w:ind w:firstLine="360"/>
        <w:jc w:val="both"/>
        <w:rPr>
          <w:color w:val="000000"/>
          <w:sz w:val="22"/>
          <w:szCs w:val="22"/>
          <w:lang w:val="sr-Cyrl-RS"/>
          <w:rPrChange w:id="6071" w:author="Milan Stojkov" w:date="2026-10-02T11:00:00Z">
            <w:rPr>
              <w:color w:val="000000"/>
              <w:sz w:val="22"/>
              <w:szCs w:val="22"/>
            </w:rPr>
          </w:rPrChange>
        </w:rPr>
      </w:pPr>
      <w:del w:id="6072" w:author="Milica Radić" w:date="2026-10-03T18:23:42Z">
        <w:r>
          <w:rPr>
            <w:color w:val="000000"/>
            <w:sz w:val="22"/>
            <w:szCs w:val="22"/>
            <w:lang w:val="sr-Cyrl-RS"/>
            <w:rPrChange w:id="6073" w:author="Milan Stojkov" w:date="2026-10-02T11:00:00Z">
              <w:rPr>
                <w:color w:val="000000"/>
                <w:sz w:val="22"/>
                <w:szCs w:val="22"/>
              </w:rPr>
            </w:rPrChange>
          </w:rPr>
          <w:delText>:</w:delText>
        </w:r>
      </w:del>
    </w:p>
    <w:tbl>
      <w:tblPr>
        <w:tblStyle w:val="75"/>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6074" w:author="Milica Radić" w:date="2026-10-02T23:04:08Z">
          <w:tblPr>
            <w:tblStyle w:val="75"/>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6075">
          <w:tblGrid>
            <w:gridCol w:w="8724"/>
          </w:tblGrid>
        </w:tblGridChange>
      </w:tblGrid>
      <w:tr w14:paraId="24F15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6076" w:author="Milica Radić" w:date="2026-10-02T23:04:08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6077" w:author="Milica Radić" w:date="2026-10-02T23:04:08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6D295C89">
            <w:pPr>
              <w:widowControl/>
              <w:shd w:val="clear" w:color="auto" w:fill="FFFFFF"/>
              <w:jc w:val="left"/>
              <w:rPr>
                <w:rFonts w:ascii="Courier New" w:hAnsi="Courier New" w:eastAsia="Courier New" w:cs="Courier New"/>
                <w:color w:val="202020"/>
                <w:sz w:val="20"/>
                <w:szCs w:val="20"/>
                <w:lang w:val="sr-Cyrl-RS"/>
                <w:rPrChange w:id="607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AF00DB"/>
                <w:sz w:val="20"/>
                <w:szCs w:val="20"/>
                <w:highlight w:val="white"/>
                <w:lang w:val="sr-Cyrl-RS"/>
                <w:rPrChange w:id="6079" w:author="Milan Stojkov" w:date="2026-10-02T11:00:00Z">
                  <w:rPr>
                    <w:rFonts w:ascii="Courier New" w:hAnsi="Courier New" w:eastAsia="Courier New" w:cs="Courier New"/>
                    <w:color w:val="AF00DB"/>
                    <w:sz w:val="20"/>
                    <w:szCs w:val="20"/>
                    <w:highlight w:val="white"/>
                  </w:rPr>
                </w:rPrChange>
              </w:rPr>
              <w:t>for</w:t>
            </w:r>
            <w:r>
              <w:rPr>
                <w:rFonts w:ascii="Courier New" w:hAnsi="Courier New" w:eastAsia="Courier New" w:cs="Courier New"/>
                <w:color w:val="202020"/>
                <w:sz w:val="20"/>
                <w:szCs w:val="20"/>
                <w:highlight w:val="white"/>
                <w:lang w:val="sr-Cyrl-RS"/>
                <w:rPrChange w:id="608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081" w:author="Milan Stojkov" w:date="2026-10-02T11:00:00Z">
                  <w:rPr>
                    <w:rFonts w:ascii="Courier New" w:hAnsi="Courier New" w:eastAsia="Courier New" w:cs="Courier New"/>
                    <w:color w:val="1F2328"/>
                    <w:sz w:val="20"/>
                    <w:szCs w:val="20"/>
                    <w:highlight w:val="white"/>
                  </w:rPr>
                </w:rPrChange>
              </w:rPr>
              <w:t>candidate</w:t>
            </w:r>
            <w:r>
              <w:rPr>
                <w:rFonts w:ascii="Courier New" w:hAnsi="Courier New" w:eastAsia="Courier New" w:cs="Courier New"/>
                <w:color w:val="202020"/>
                <w:sz w:val="20"/>
                <w:szCs w:val="20"/>
                <w:highlight w:val="white"/>
                <w:lang w:val="sr-Cyrl-RS"/>
                <w:rPrChange w:id="608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083" w:author="Milan Stojkov" w:date="2026-10-02T11:00:00Z">
                  <w:rPr>
                    <w:rFonts w:ascii="Courier New" w:hAnsi="Courier New" w:eastAsia="Courier New" w:cs="Courier New"/>
                    <w:color w:val="1F2328"/>
                    <w:sz w:val="20"/>
                    <w:szCs w:val="20"/>
                    <w:highlight w:val="white"/>
                  </w:rPr>
                </w:rPrChange>
              </w:rPr>
              <w:t>nonce</w:t>
            </w:r>
            <w:r>
              <w:rPr>
                <w:rFonts w:ascii="Courier New" w:hAnsi="Courier New" w:eastAsia="Courier New" w:cs="Courier New"/>
                <w:color w:val="202020"/>
                <w:sz w:val="20"/>
                <w:szCs w:val="20"/>
                <w:highlight w:val="white"/>
                <w:lang w:val="sr-Cyrl-RS"/>
                <w:rPrChange w:id="608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085" w:author="Milan Stojkov" w:date="2026-10-02T11:00:00Z">
                  <w:rPr>
                    <w:rFonts w:ascii="Courier New" w:hAnsi="Courier New" w:eastAsia="Courier New" w:cs="Courier New"/>
                    <w:color w:val="AF00DB"/>
                    <w:sz w:val="20"/>
                    <w:szCs w:val="20"/>
                    <w:highlight w:val="white"/>
                  </w:rPr>
                </w:rPrChange>
              </w:rPr>
              <w:t>in</w:t>
            </w:r>
            <w:r>
              <w:rPr>
                <w:rFonts w:ascii="Courier New" w:hAnsi="Courier New" w:eastAsia="Courier New" w:cs="Courier New"/>
                <w:color w:val="202020"/>
                <w:sz w:val="20"/>
                <w:szCs w:val="20"/>
                <w:highlight w:val="white"/>
                <w:lang w:val="sr-Cyrl-RS"/>
                <w:rPrChange w:id="608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087" w:author="Milan Stojkov" w:date="2026-10-02T11:00:00Z">
                  <w:rPr>
                    <w:rFonts w:ascii="Courier New" w:hAnsi="Courier New" w:eastAsia="Courier New" w:cs="Courier New"/>
                    <w:color w:val="1F2328"/>
                    <w:sz w:val="20"/>
                    <w:szCs w:val="20"/>
                    <w:highlight w:val="white"/>
                  </w:rPr>
                </w:rPrChange>
              </w:rPr>
              <w:t>exchanges</w:t>
            </w:r>
            <w:r>
              <w:rPr>
                <w:rFonts w:ascii="Courier New" w:hAnsi="Courier New" w:eastAsia="Courier New" w:cs="Courier New"/>
                <w:color w:val="202020"/>
                <w:sz w:val="20"/>
                <w:szCs w:val="20"/>
                <w:highlight w:val="white"/>
                <w:lang w:val="sr-Cyrl-RS"/>
                <w:rPrChange w:id="6088" w:author="Milan Stojkov" w:date="2026-10-02T11:00:00Z">
                  <w:rPr>
                    <w:rFonts w:ascii="Courier New" w:hAnsi="Courier New" w:eastAsia="Courier New" w:cs="Courier New"/>
                    <w:color w:val="202020"/>
                    <w:sz w:val="20"/>
                    <w:szCs w:val="20"/>
                    <w:highlight w:val="white"/>
                  </w:rPr>
                </w:rPrChange>
              </w:rPr>
              <w:t>:</w:t>
            </w:r>
          </w:p>
          <w:p w14:paraId="66CFF1F2">
            <w:pPr>
              <w:widowControl/>
              <w:shd w:val="clear" w:color="auto" w:fill="FFFFFF"/>
              <w:ind w:firstLine="300"/>
              <w:jc w:val="left"/>
              <w:rPr>
                <w:rFonts w:ascii="Courier New" w:hAnsi="Courier New" w:eastAsia="Courier New" w:cs="Courier New"/>
                <w:color w:val="202020"/>
                <w:sz w:val="20"/>
                <w:szCs w:val="20"/>
                <w:lang w:val="sr-Cyrl-RS"/>
                <w:rPrChange w:id="6089"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09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6091" w:author="Milan Stojkov" w:date="2026-10-02T11:00:00Z">
                  <w:rPr>
                    <w:rFonts w:ascii="Courier New" w:hAnsi="Courier New" w:eastAsia="Courier New" w:cs="Courier New"/>
                    <w:color w:val="8250DF"/>
                    <w:sz w:val="20"/>
                    <w:szCs w:val="20"/>
                    <w:highlight w:val="white"/>
                  </w:rPr>
                </w:rPrChange>
              </w:rPr>
              <w:t>observe</w:t>
            </w:r>
            <w:r>
              <w:rPr>
                <w:rFonts w:ascii="Courier New" w:hAnsi="Courier New" w:eastAsia="Courier New" w:cs="Courier New"/>
                <w:color w:val="202020"/>
                <w:sz w:val="20"/>
                <w:szCs w:val="20"/>
                <w:highlight w:val="white"/>
                <w:lang w:val="sr-Cyrl-RS"/>
                <w:rPrChange w:id="609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093"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09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095" w:author="Milan Stojkov" w:date="2026-10-02T11:00:00Z">
                  <w:rPr>
                    <w:rFonts w:ascii="Courier New" w:hAnsi="Courier New" w:eastAsia="Courier New" w:cs="Courier New"/>
                    <w:color w:val="1F2328"/>
                    <w:sz w:val="20"/>
                    <w:szCs w:val="20"/>
                    <w:highlight w:val="white"/>
                  </w:rPr>
                </w:rPrChange>
              </w:rPr>
              <w:t>candidate</w:t>
            </w:r>
            <w:r>
              <w:rPr>
                <w:rFonts w:ascii="Courier New" w:hAnsi="Courier New" w:eastAsia="Courier New" w:cs="Courier New"/>
                <w:color w:val="202020"/>
                <w:sz w:val="20"/>
                <w:szCs w:val="20"/>
                <w:highlight w:val="white"/>
                <w:lang w:val="sr-Cyrl-RS"/>
                <w:rPrChange w:id="609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097"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09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099" w:author="Milan Stojkov" w:date="2026-10-02T11:00:00Z">
                  <w:rPr>
                    <w:rFonts w:ascii="Courier New" w:hAnsi="Courier New" w:eastAsia="Courier New" w:cs="Courier New"/>
                    <w:color w:val="953800"/>
                    <w:sz w:val="20"/>
                    <w:szCs w:val="20"/>
                    <w:highlight w:val="white"/>
                  </w:rPr>
                </w:rPrChange>
              </w:rPr>
              <w:t>exchanged</w:t>
            </w:r>
            <w:r>
              <w:rPr>
                <w:rFonts w:ascii="Courier New" w:hAnsi="Courier New" w:eastAsia="Courier New" w:cs="Courier New"/>
                <w:color w:val="000000"/>
                <w:sz w:val="20"/>
                <w:szCs w:val="20"/>
                <w:highlight w:val="white"/>
                <w:lang w:val="sr-Cyrl-RS"/>
                <w:rPrChange w:id="6100"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0000FF"/>
                <w:sz w:val="20"/>
                <w:szCs w:val="20"/>
                <w:highlight w:val="white"/>
                <w:lang w:val="sr-Cyrl-RS"/>
                <w:rPrChange w:id="6101" w:author="Milan Stojkov" w:date="2026-10-02T11:00:00Z">
                  <w:rPr>
                    <w:rFonts w:ascii="Courier New" w:hAnsi="Courier New" w:eastAsia="Courier New" w:cs="Courier New"/>
                    <w:color w:val="0000FF"/>
                    <w:sz w:val="20"/>
                    <w:szCs w:val="20"/>
                    <w:highlight w:val="white"/>
                  </w:rPr>
                </w:rPrChange>
              </w:rPr>
              <w:t>False</w:t>
            </w:r>
            <w:r>
              <w:rPr>
                <w:rFonts w:ascii="Courier New" w:hAnsi="Courier New" w:eastAsia="Courier New" w:cs="Courier New"/>
                <w:color w:val="202020"/>
                <w:sz w:val="20"/>
                <w:szCs w:val="20"/>
                <w:highlight w:val="white"/>
                <w:lang w:val="sr-Cyrl-RS"/>
                <w:rPrChange w:id="610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103" w:author="Milan Stojkov" w:date="2026-10-02T11:00:00Z">
                  <w:rPr>
                    <w:rFonts w:ascii="Courier New" w:hAnsi="Courier New" w:eastAsia="Courier New" w:cs="Courier New"/>
                    <w:color w:val="953800"/>
                    <w:sz w:val="20"/>
                    <w:szCs w:val="20"/>
                    <w:highlight w:val="white"/>
                  </w:rPr>
                </w:rPrChange>
              </w:rPr>
              <w:t>nonce</w:t>
            </w:r>
            <w:r>
              <w:rPr>
                <w:rFonts w:ascii="Courier New" w:hAnsi="Courier New" w:eastAsia="Courier New" w:cs="Courier New"/>
                <w:color w:val="000000"/>
                <w:sz w:val="20"/>
                <w:szCs w:val="20"/>
                <w:highlight w:val="white"/>
                <w:lang w:val="sr-Cyrl-RS"/>
                <w:rPrChange w:id="6104"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1F2328"/>
                <w:sz w:val="20"/>
                <w:szCs w:val="20"/>
                <w:highlight w:val="white"/>
                <w:lang w:val="sr-Cyrl-RS"/>
                <w:rPrChange w:id="6105" w:author="Milan Stojkov" w:date="2026-10-02T11:00:00Z">
                  <w:rPr>
                    <w:rFonts w:ascii="Courier New" w:hAnsi="Courier New" w:eastAsia="Courier New" w:cs="Courier New"/>
                    <w:color w:val="1F2328"/>
                    <w:sz w:val="20"/>
                    <w:szCs w:val="20"/>
                    <w:highlight w:val="white"/>
                  </w:rPr>
                </w:rPrChange>
              </w:rPr>
              <w:t>nonce</w:t>
            </w:r>
            <w:r>
              <w:rPr>
                <w:rFonts w:ascii="Courier New" w:hAnsi="Courier New" w:eastAsia="Courier New" w:cs="Courier New"/>
                <w:color w:val="202020"/>
                <w:sz w:val="20"/>
                <w:szCs w:val="20"/>
                <w:highlight w:val="white"/>
                <w:lang w:val="sr-Cyrl-RS"/>
                <w:rPrChange w:id="6106" w:author="Milan Stojkov" w:date="2026-10-02T11:00:00Z">
                  <w:rPr>
                    <w:rFonts w:ascii="Courier New" w:hAnsi="Courier New" w:eastAsia="Courier New" w:cs="Courier New"/>
                    <w:color w:val="202020"/>
                    <w:sz w:val="20"/>
                    <w:szCs w:val="20"/>
                    <w:highlight w:val="white"/>
                  </w:rPr>
                </w:rPrChange>
              </w:rPr>
              <w:t>)</w:t>
            </w:r>
          </w:p>
          <w:p w14:paraId="5281CC9F">
            <w:pPr>
              <w:widowControl/>
              <w:shd w:val="clear" w:color="auto" w:fill="FFFFFF"/>
              <w:jc w:val="left"/>
              <w:rPr>
                <w:rFonts w:ascii="Courier New" w:hAnsi="Courier New" w:eastAsia="Courier New" w:cs="Courier New"/>
                <w:color w:val="202020"/>
                <w:sz w:val="20"/>
                <w:szCs w:val="20"/>
                <w:lang w:val="sr-Cyrl-RS"/>
                <w:rPrChange w:id="6107"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10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109"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11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111" w:author="Milan Stojkov" w:date="2026-10-02T11:00:00Z">
                  <w:rPr>
                    <w:rFonts w:ascii="Courier New" w:hAnsi="Courier New" w:eastAsia="Courier New" w:cs="Courier New"/>
                    <w:color w:val="1F2328"/>
                    <w:sz w:val="20"/>
                    <w:szCs w:val="20"/>
                    <w:highlight w:val="white"/>
                  </w:rPr>
                </w:rPrChange>
              </w:rPr>
              <w:t>candidate</w:t>
            </w:r>
            <w:r>
              <w:rPr>
                <w:rFonts w:ascii="Courier New" w:hAnsi="Courier New" w:eastAsia="Courier New" w:cs="Courier New"/>
                <w:color w:val="202020"/>
                <w:sz w:val="20"/>
                <w:szCs w:val="20"/>
                <w:highlight w:val="white"/>
                <w:lang w:val="sr-Cyrl-RS"/>
                <w:rPrChange w:id="611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113"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11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115"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116" w:author="Milan Stojkov" w:date="2026-10-02T11:00:00Z">
                  <w:rPr>
                    <w:rFonts w:ascii="Courier New" w:hAnsi="Courier New" w:eastAsia="Courier New" w:cs="Courier New"/>
                    <w:color w:val="202020"/>
                    <w:sz w:val="20"/>
                    <w:szCs w:val="20"/>
                    <w:highlight w:val="white"/>
                  </w:rPr>
                </w:rPrChange>
              </w:rPr>
              <w:t xml:space="preserve">.node_id </w:t>
            </w:r>
            <w:r>
              <w:rPr>
                <w:rFonts w:ascii="Courier New" w:hAnsi="Courier New" w:eastAsia="Courier New" w:cs="Courier New"/>
                <w:color w:val="0000FF"/>
                <w:sz w:val="20"/>
                <w:szCs w:val="20"/>
                <w:highlight w:val="white"/>
                <w:lang w:val="sr-Cyrl-RS"/>
                <w:rPrChange w:id="6117" w:author="Milan Stojkov" w:date="2026-10-02T11:00:00Z">
                  <w:rPr>
                    <w:rFonts w:ascii="Courier New" w:hAnsi="Courier New" w:eastAsia="Courier New" w:cs="Courier New"/>
                    <w:color w:val="0000FF"/>
                    <w:sz w:val="20"/>
                    <w:szCs w:val="20"/>
                    <w:highlight w:val="white"/>
                  </w:rPr>
                </w:rPrChange>
              </w:rPr>
              <w:t>or</w:t>
            </w:r>
            <w:r>
              <w:rPr>
                <w:rFonts w:ascii="Courier New" w:hAnsi="Courier New" w:eastAsia="Courier New" w:cs="Courier New"/>
                <w:color w:val="202020"/>
                <w:sz w:val="20"/>
                <w:szCs w:val="20"/>
                <w:highlight w:val="white"/>
                <w:lang w:val="sr-Cyrl-RS"/>
                <w:rPrChange w:id="611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119" w:author="Milan Stojkov" w:date="2026-10-02T11:00:00Z">
                  <w:rPr>
                    <w:rFonts w:ascii="Courier New" w:hAnsi="Courier New" w:eastAsia="Courier New" w:cs="Courier New"/>
                    <w:color w:val="1F2328"/>
                    <w:sz w:val="20"/>
                    <w:szCs w:val="20"/>
                    <w:highlight w:val="white"/>
                  </w:rPr>
                </w:rPrChange>
              </w:rPr>
              <w:t>candidate</w:t>
            </w:r>
            <w:r>
              <w:rPr>
                <w:rFonts w:ascii="Courier New" w:hAnsi="Courier New" w:eastAsia="Courier New" w:cs="Courier New"/>
                <w:color w:val="202020"/>
                <w:sz w:val="20"/>
                <w:szCs w:val="20"/>
                <w:highlight w:val="white"/>
                <w:lang w:val="sr-Cyrl-RS"/>
                <w:rPrChange w:id="612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121" w:author="Milan Stojkov" w:date="2026-10-02T11:00:00Z">
                  <w:rPr>
                    <w:rFonts w:ascii="Courier New" w:hAnsi="Courier New" w:eastAsia="Courier New" w:cs="Courier New"/>
                    <w:color w:val="0000FF"/>
                    <w:sz w:val="20"/>
                    <w:szCs w:val="20"/>
                    <w:highlight w:val="white"/>
                  </w:rPr>
                </w:rPrChange>
              </w:rPr>
              <w:t>in</w:t>
            </w:r>
            <w:r>
              <w:rPr>
                <w:rFonts w:ascii="Courier New" w:hAnsi="Courier New" w:eastAsia="Courier New" w:cs="Courier New"/>
                <w:color w:val="202020"/>
                <w:sz w:val="20"/>
                <w:szCs w:val="20"/>
                <w:highlight w:val="white"/>
                <w:lang w:val="sr-Cyrl-RS"/>
                <w:rPrChange w:id="612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123"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124" w:author="Milan Stojkov" w:date="2026-10-02T11:00:00Z">
                  <w:rPr>
                    <w:rFonts w:ascii="Courier New" w:hAnsi="Courier New" w:eastAsia="Courier New" w:cs="Courier New"/>
                    <w:color w:val="202020"/>
                    <w:sz w:val="20"/>
                    <w:szCs w:val="20"/>
                    <w:highlight w:val="white"/>
                  </w:rPr>
                </w:rPrChange>
              </w:rPr>
              <w:t>.peers:</w:t>
            </w:r>
          </w:p>
          <w:p w14:paraId="5893C554">
            <w:pPr>
              <w:widowControl/>
              <w:shd w:val="clear" w:color="auto" w:fill="FFFFFF"/>
              <w:jc w:val="left"/>
              <w:rPr>
                <w:rFonts w:ascii="Courier New" w:hAnsi="Courier New" w:eastAsia="Courier New" w:cs="Courier New"/>
                <w:color w:val="AF00DB"/>
                <w:sz w:val="20"/>
                <w:szCs w:val="20"/>
                <w:highlight w:val="white"/>
                <w:lang w:val="sr-Cyrl-RS"/>
                <w:rPrChange w:id="6125" w:author="Milan Stojkov" w:date="2026-10-02T11:00:00Z">
                  <w:rPr>
                    <w:rFonts w:ascii="Courier New" w:hAnsi="Courier New" w:eastAsia="Courier New" w:cs="Courier New"/>
                    <w:color w:val="AF00DB"/>
                    <w:sz w:val="20"/>
                    <w:szCs w:val="20"/>
                    <w:highlight w:val="white"/>
                  </w:rPr>
                </w:rPrChange>
              </w:rPr>
            </w:pPr>
            <w:r>
              <w:rPr>
                <w:rFonts w:ascii="Courier New" w:hAnsi="Courier New" w:eastAsia="Courier New" w:cs="Courier New"/>
                <w:color w:val="202020"/>
                <w:sz w:val="20"/>
                <w:szCs w:val="20"/>
                <w:highlight w:val="white"/>
                <w:lang w:val="sr-Cyrl-RS"/>
                <w:rPrChange w:id="612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127" w:author="Milan Stojkov" w:date="2026-10-02T11:00:00Z">
                  <w:rPr>
                    <w:rFonts w:ascii="Courier New" w:hAnsi="Courier New" w:eastAsia="Courier New" w:cs="Courier New"/>
                    <w:color w:val="AF00DB"/>
                    <w:sz w:val="20"/>
                    <w:szCs w:val="20"/>
                    <w:highlight w:val="white"/>
                  </w:rPr>
                </w:rPrChange>
              </w:rPr>
              <w:t>continue</w:t>
            </w:r>
          </w:p>
          <w:p w14:paraId="380611FD">
            <w:pPr>
              <w:widowControl/>
              <w:shd w:val="clear" w:color="auto" w:fill="FFFFFF"/>
              <w:jc w:val="left"/>
              <w:rPr>
                <w:rFonts w:ascii="Courier New" w:hAnsi="Courier New" w:eastAsia="Courier New" w:cs="Courier New"/>
                <w:color w:val="202020"/>
                <w:sz w:val="20"/>
                <w:szCs w:val="20"/>
                <w:lang w:val="sr-Cyrl-RS"/>
                <w:rPrChange w:id="612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12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130"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13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132" w:author="Milan Stojkov" w:date="2026-10-02T11:00:00Z">
                  <w:rPr>
                    <w:rFonts w:ascii="Courier New" w:hAnsi="Courier New" w:eastAsia="Courier New" w:cs="Courier New"/>
                    <w:color w:val="953800"/>
                    <w:sz w:val="20"/>
                    <w:szCs w:val="20"/>
                    <w:highlight w:val="white"/>
                  </w:rPr>
                </w:rPrChange>
              </w:rPr>
              <w:t>sampling</w:t>
            </w:r>
            <w:r>
              <w:rPr>
                <w:rFonts w:ascii="Courier New" w:hAnsi="Courier New" w:eastAsia="Courier New" w:cs="Courier New"/>
                <w:color w:val="202020"/>
                <w:sz w:val="20"/>
                <w:szCs w:val="20"/>
                <w:highlight w:val="white"/>
                <w:lang w:val="sr-Cyrl-RS"/>
                <w:rPrChange w:id="6133" w:author="Milan Stojkov" w:date="2026-10-02T11:00:00Z">
                  <w:rPr>
                    <w:rFonts w:ascii="Courier New" w:hAnsi="Courier New" w:eastAsia="Courier New" w:cs="Courier New"/>
                    <w:color w:val="202020"/>
                    <w:sz w:val="20"/>
                    <w:szCs w:val="20"/>
                    <w:highlight w:val="white"/>
                  </w:rPr>
                </w:rPrChange>
              </w:rPr>
              <w:t>.accept_peer(</w:t>
            </w:r>
            <w:r>
              <w:rPr>
                <w:rFonts w:ascii="Courier New" w:hAnsi="Courier New" w:eastAsia="Courier New" w:cs="Courier New"/>
                <w:color w:val="953800"/>
                <w:sz w:val="20"/>
                <w:szCs w:val="20"/>
                <w:highlight w:val="white"/>
                <w:lang w:val="sr-Cyrl-RS"/>
                <w:rPrChange w:id="6134"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13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136" w:author="Milan Stojkov" w:date="2026-10-02T11:00:00Z">
                  <w:rPr>
                    <w:rFonts w:ascii="Courier New" w:hAnsi="Courier New" w:eastAsia="Courier New" w:cs="Courier New"/>
                    <w:color w:val="1F2328"/>
                    <w:sz w:val="20"/>
                    <w:szCs w:val="20"/>
                    <w:highlight w:val="white"/>
                  </w:rPr>
                </w:rPrChange>
              </w:rPr>
              <w:t>candidate</w:t>
            </w:r>
            <w:r>
              <w:rPr>
                <w:rFonts w:ascii="Courier New" w:hAnsi="Courier New" w:eastAsia="Courier New" w:cs="Courier New"/>
                <w:color w:val="202020"/>
                <w:sz w:val="20"/>
                <w:szCs w:val="20"/>
                <w:highlight w:val="white"/>
                <w:lang w:val="sr-Cyrl-RS"/>
                <w:rPrChange w:id="613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138"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139" w:author="Milan Stojkov" w:date="2026-10-02T11:00:00Z">
                  <w:rPr>
                    <w:rFonts w:ascii="Courier New" w:hAnsi="Courier New" w:eastAsia="Courier New" w:cs="Courier New"/>
                    <w:color w:val="202020"/>
                    <w:sz w:val="20"/>
                    <w:szCs w:val="20"/>
                    <w:highlight w:val="white"/>
                  </w:rPr>
                </w:rPrChange>
              </w:rPr>
              <w:t>):</w:t>
            </w:r>
          </w:p>
          <w:p w14:paraId="5BECF505">
            <w:pPr>
              <w:widowControl/>
              <w:shd w:val="clear" w:color="auto" w:fill="FFFFFF"/>
              <w:jc w:val="left"/>
              <w:rPr>
                <w:rFonts w:ascii="Courier New" w:hAnsi="Courier New" w:eastAsia="Courier New" w:cs="Courier New"/>
                <w:color w:val="202020"/>
                <w:sz w:val="20"/>
                <w:szCs w:val="20"/>
                <w:lang w:val="sr-Cyrl-RS"/>
                <w:rPrChange w:id="6140"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14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142" w:author="Milan Stojkov" w:date="2026-10-02T11:00:00Z">
                  <w:rPr>
                    <w:rFonts w:ascii="Courier New" w:hAnsi="Courier New" w:eastAsia="Courier New" w:cs="Courier New"/>
                    <w:color w:val="1F2328"/>
                    <w:sz w:val="20"/>
                    <w:szCs w:val="20"/>
                    <w:highlight w:val="white"/>
                  </w:rPr>
                </w:rPrChange>
              </w:rPr>
              <w:t>victim</w:t>
            </w:r>
            <w:r>
              <w:rPr>
                <w:rFonts w:ascii="Courier New" w:hAnsi="Courier New" w:eastAsia="Courier New" w:cs="Courier New"/>
                <w:color w:val="202020"/>
                <w:sz w:val="20"/>
                <w:szCs w:val="20"/>
                <w:highlight w:val="white"/>
                <w:lang w:val="sr-Cyrl-RS"/>
                <w:rPrChange w:id="614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144"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14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146" w:author="Milan Stojkov" w:date="2026-10-02T11:00:00Z">
                  <w:rPr>
                    <w:rFonts w:ascii="Courier New" w:hAnsi="Courier New" w:eastAsia="Courier New" w:cs="Courier New"/>
                    <w:color w:val="953800"/>
                    <w:sz w:val="20"/>
                    <w:szCs w:val="20"/>
                    <w:highlight w:val="white"/>
                  </w:rPr>
                </w:rPrChange>
              </w:rPr>
              <w:t>sampling</w:t>
            </w:r>
            <w:r>
              <w:rPr>
                <w:rFonts w:ascii="Courier New" w:hAnsi="Courier New" w:eastAsia="Courier New" w:cs="Courier New"/>
                <w:color w:val="202020"/>
                <w:sz w:val="20"/>
                <w:szCs w:val="20"/>
                <w:highlight w:val="white"/>
                <w:lang w:val="sr-Cyrl-RS"/>
                <w:rPrChange w:id="6147" w:author="Milan Stojkov" w:date="2026-10-02T11:00:00Z">
                  <w:rPr>
                    <w:rFonts w:ascii="Courier New" w:hAnsi="Courier New" w:eastAsia="Courier New" w:cs="Courier New"/>
                    <w:color w:val="202020"/>
                    <w:sz w:val="20"/>
                    <w:szCs w:val="20"/>
                    <w:highlight w:val="white"/>
                  </w:rPr>
                </w:rPrChange>
              </w:rPr>
              <w:t>.evict_peer(</w:t>
            </w:r>
            <w:r>
              <w:rPr>
                <w:rFonts w:ascii="Courier New" w:hAnsi="Courier New" w:eastAsia="Courier New" w:cs="Courier New"/>
                <w:color w:val="953800"/>
                <w:sz w:val="20"/>
                <w:szCs w:val="20"/>
                <w:highlight w:val="white"/>
                <w:lang w:val="sr-Cyrl-RS"/>
                <w:rPrChange w:id="6148"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14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150"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15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152" w:author="Milan Stojkov" w:date="2026-10-02T11:00:00Z">
                  <w:rPr>
                    <w:rFonts w:ascii="Courier New" w:hAnsi="Courier New" w:eastAsia="Courier New" w:cs="Courier New"/>
                    <w:color w:val="1F2328"/>
                    <w:sz w:val="20"/>
                    <w:szCs w:val="20"/>
                    <w:highlight w:val="white"/>
                  </w:rPr>
                </w:rPrChange>
              </w:rPr>
              <w:t>candidate</w:t>
            </w:r>
            <w:r>
              <w:rPr>
                <w:rFonts w:ascii="Courier New" w:hAnsi="Courier New" w:eastAsia="Courier New" w:cs="Courier New"/>
                <w:color w:val="202020"/>
                <w:sz w:val="20"/>
                <w:szCs w:val="20"/>
                <w:highlight w:val="white"/>
                <w:lang w:val="sr-Cyrl-RS"/>
                <w:rPrChange w:id="6153" w:author="Milan Stojkov" w:date="2026-10-02T11:00:00Z">
                  <w:rPr>
                    <w:rFonts w:ascii="Courier New" w:hAnsi="Courier New" w:eastAsia="Courier New" w:cs="Courier New"/>
                    <w:color w:val="202020"/>
                    <w:sz w:val="20"/>
                    <w:szCs w:val="20"/>
                    <w:highlight w:val="white"/>
                  </w:rPr>
                </w:rPrChange>
              </w:rPr>
              <w:t>)</w:t>
            </w:r>
          </w:p>
          <w:p w14:paraId="2C80A00D">
            <w:pPr>
              <w:widowControl/>
              <w:shd w:val="clear" w:color="auto" w:fill="FFFFFF"/>
              <w:jc w:val="left"/>
              <w:rPr>
                <w:rFonts w:ascii="Courier New" w:hAnsi="Courier New" w:eastAsia="Courier New" w:cs="Courier New"/>
                <w:color w:val="202020"/>
                <w:sz w:val="20"/>
                <w:szCs w:val="20"/>
                <w:lang w:val="sr-Cyrl-RS"/>
                <w:rPrChange w:id="615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155" w:author="Milan Stojkov" w:date="2026-10-02T11:00:00Z">
                  <w:rPr>
                    <w:rFonts w:ascii="Courier New" w:hAnsi="Courier New" w:eastAsia="Courier New" w:cs="Courier New"/>
                    <w:color w:val="202020"/>
                    <w:sz w:val="20"/>
                    <w:szCs w:val="20"/>
                    <w:highlight w:val="white"/>
                  </w:rPr>
                </w:rPrChange>
              </w:rPr>
              <w:t>         </w:t>
            </w:r>
            <w:r>
              <w:rPr>
                <w:rFonts w:ascii="Courier New" w:hAnsi="Courier New" w:eastAsia="Courier New" w:cs="Courier New"/>
                <w:color w:val="AF00DB"/>
                <w:sz w:val="20"/>
                <w:szCs w:val="20"/>
                <w:highlight w:val="white"/>
                <w:lang w:val="sr-Cyrl-RS"/>
                <w:rPrChange w:id="6156"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15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158" w:author="Milan Stojkov" w:date="2026-10-02T11:00:00Z">
                  <w:rPr>
                    <w:rFonts w:ascii="Courier New" w:hAnsi="Courier New" w:eastAsia="Courier New" w:cs="Courier New"/>
                    <w:color w:val="1F2328"/>
                    <w:sz w:val="20"/>
                    <w:szCs w:val="20"/>
                    <w:highlight w:val="white"/>
                  </w:rPr>
                </w:rPrChange>
              </w:rPr>
              <w:t>victim</w:t>
            </w:r>
            <w:r>
              <w:rPr>
                <w:rFonts w:ascii="Courier New" w:hAnsi="Courier New" w:eastAsia="Courier New" w:cs="Courier New"/>
                <w:color w:val="202020"/>
                <w:sz w:val="20"/>
                <w:szCs w:val="20"/>
                <w:highlight w:val="white"/>
                <w:lang w:val="sr-Cyrl-RS"/>
                <w:rPrChange w:id="615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160" w:author="Milan Stojkov" w:date="2026-10-02T11:00:00Z">
                  <w:rPr>
                    <w:rFonts w:ascii="Courier New" w:hAnsi="Courier New" w:eastAsia="Courier New" w:cs="Courier New"/>
                    <w:color w:val="0000FF"/>
                    <w:sz w:val="20"/>
                    <w:szCs w:val="20"/>
                    <w:highlight w:val="white"/>
                  </w:rPr>
                </w:rPrChange>
              </w:rPr>
              <w:t>is</w:t>
            </w:r>
            <w:r>
              <w:rPr>
                <w:rFonts w:ascii="Courier New" w:hAnsi="Courier New" w:eastAsia="Courier New" w:cs="Courier New"/>
                <w:color w:val="202020"/>
                <w:sz w:val="20"/>
                <w:szCs w:val="20"/>
                <w:highlight w:val="white"/>
                <w:lang w:val="sr-Cyrl-RS"/>
                <w:rPrChange w:id="616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162"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616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164"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6165" w:author="Milan Stojkov" w:date="2026-10-02T11:00:00Z">
                  <w:rPr>
                    <w:rFonts w:ascii="Courier New" w:hAnsi="Courier New" w:eastAsia="Courier New" w:cs="Courier New"/>
                    <w:color w:val="202020"/>
                    <w:sz w:val="20"/>
                    <w:szCs w:val="20"/>
                    <w:highlight w:val="white"/>
                  </w:rPr>
                </w:rPrChange>
              </w:rPr>
              <w:t>:</w:t>
            </w:r>
          </w:p>
          <w:p w14:paraId="5D88E764">
            <w:pPr>
              <w:widowControl/>
              <w:shd w:val="clear" w:color="auto" w:fill="FFFFFF"/>
              <w:jc w:val="left"/>
              <w:rPr>
                <w:rFonts w:ascii="Courier New" w:hAnsi="Courier New" w:eastAsia="Courier New" w:cs="Courier New"/>
                <w:color w:val="202020"/>
                <w:sz w:val="20"/>
                <w:szCs w:val="20"/>
                <w:lang w:val="sr-Cyrl-RS"/>
                <w:rPrChange w:id="616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16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168"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169" w:author="Milan Stojkov" w:date="2026-10-02T11:00:00Z">
                  <w:rPr>
                    <w:rFonts w:ascii="Courier New" w:hAnsi="Courier New" w:eastAsia="Courier New" w:cs="Courier New"/>
                    <w:color w:val="202020"/>
                    <w:sz w:val="20"/>
                    <w:szCs w:val="20"/>
                    <w:highlight w:val="white"/>
                  </w:rPr>
                </w:rPrChange>
              </w:rPr>
              <w:t>.peers.remove(</w:t>
            </w:r>
            <w:r>
              <w:rPr>
                <w:rFonts w:ascii="Courier New" w:hAnsi="Courier New" w:eastAsia="Courier New" w:cs="Courier New"/>
                <w:color w:val="1F2328"/>
                <w:sz w:val="20"/>
                <w:szCs w:val="20"/>
                <w:highlight w:val="white"/>
                <w:lang w:val="sr-Cyrl-RS"/>
                <w:rPrChange w:id="6170" w:author="Milan Stojkov" w:date="2026-10-02T11:00:00Z">
                  <w:rPr>
                    <w:rFonts w:ascii="Courier New" w:hAnsi="Courier New" w:eastAsia="Courier New" w:cs="Courier New"/>
                    <w:color w:val="1F2328"/>
                    <w:sz w:val="20"/>
                    <w:szCs w:val="20"/>
                    <w:highlight w:val="white"/>
                  </w:rPr>
                </w:rPrChange>
              </w:rPr>
              <w:t>victim</w:t>
            </w:r>
            <w:r>
              <w:rPr>
                <w:rFonts w:ascii="Courier New" w:hAnsi="Courier New" w:eastAsia="Courier New" w:cs="Courier New"/>
                <w:color w:val="202020"/>
                <w:sz w:val="20"/>
                <w:szCs w:val="20"/>
                <w:highlight w:val="white"/>
                <w:lang w:val="sr-Cyrl-RS"/>
                <w:rPrChange w:id="6171" w:author="Milan Stojkov" w:date="2026-10-02T11:00:00Z">
                  <w:rPr>
                    <w:rFonts w:ascii="Courier New" w:hAnsi="Courier New" w:eastAsia="Courier New" w:cs="Courier New"/>
                    <w:color w:val="202020"/>
                    <w:sz w:val="20"/>
                    <w:szCs w:val="20"/>
                    <w:highlight w:val="white"/>
                  </w:rPr>
                </w:rPrChange>
              </w:rPr>
              <w:t>)</w:t>
            </w:r>
          </w:p>
          <w:p w14:paraId="6821CAE8">
            <w:pPr>
              <w:widowControl/>
              <w:shd w:val="clear" w:color="auto" w:fill="FFFFFF"/>
              <w:jc w:val="left"/>
              <w:rPr>
                <w:rFonts w:ascii="Courier New" w:hAnsi="Courier New" w:eastAsia="Courier New" w:cs="Courier New"/>
                <w:color w:val="202020"/>
                <w:sz w:val="20"/>
                <w:szCs w:val="20"/>
                <w:highlight w:val="white"/>
                <w:lang w:val="sr-Cyrl-RS"/>
                <w:rPrChange w:id="6172" w:author="Milan Stojkov" w:date="2026-10-02T11:00:00Z">
                  <w:rPr>
                    <w:rFonts w:ascii="Courier New" w:hAnsi="Courier New" w:eastAsia="Courier New" w:cs="Courier New"/>
                    <w:color w:val="202020"/>
                    <w:sz w:val="20"/>
                    <w:szCs w:val="20"/>
                    <w:highlight w:val="white"/>
                  </w:rPr>
                </w:rPrChange>
              </w:rPr>
            </w:pPr>
            <w:r>
              <w:rPr>
                <w:rFonts w:ascii="Courier New" w:hAnsi="Courier New" w:eastAsia="Courier New" w:cs="Courier New"/>
                <w:color w:val="202020"/>
                <w:sz w:val="20"/>
                <w:szCs w:val="20"/>
                <w:highlight w:val="white"/>
                <w:lang w:val="sr-Cyrl-RS"/>
                <w:rPrChange w:id="617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174"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17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176" w:author="Milan Stojkov" w:date="2026-10-02T11:00:00Z">
                  <w:rPr>
                    <w:rFonts w:ascii="Courier New" w:hAnsi="Courier New" w:eastAsia="Courier New" w:cs="Courier New"/>
                    <w:color w:val="953800"/>
                    <w:sz w:val="20"/>
                    <w:szCs w:val="20"/>
                    <w:highlight w:val="white"/>
                  </w:rPr>
                </w:rPrChange>
              </w:rPr>
              <w:t>trace</w:t>
            </w:r>
            <w:r>
              <w:rPr>
                <w:rFonts w:ascii="Courier New" w:hAnsi="Courier New" w:eastAsia="Courier New" w:cs="Courier New"/>
                <w:color w:val="202020"/>
                <w:sz w:val="20"/>
                <w:szCs w:val="20"/>
                <w:highlight w:val="white"/>
                <w:lang w:val="sr-Cyrl-RS"/>
                <w:rPrChange w:id="617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178" w:author="Milan Stojkov" w:date="2026-10-02T11:00:00Z">
                  <w:rPr>
                    <w:rFonts w:ascii="Courier New" w:hAnsi="Courier New" w:eastAsia="Courier New" w:cs="Courier New"/>
                    <w:color w:val="0000FF"/>
                    <w:sz w:val="20"/>
                    <w:szCs w:val="20"/>
                    <w:highlight w:val="white"/>
                  </w:rPr>
                </w:rPrChange>
              </w:rPr>
              <w:t>is</w:t>
            </w:r>
            <w:r>
              <w:rPr>
                <w:rFonts w:ascii="Courier New" w:hAnsi="Courier New" w:eastAsia="Courier New" w:cs="Courier New"/>
                <w:color w:val="202020"/>
                <w:sz w:val="20"/>
                <w:szCs w:val="20"/>
                <w:highlight w:val="white"/>
                <w:lang w:val="sr-Cyrl-RS"/>
                <w:rPrChange w:id="617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180" w:author="Milan Stojkov" w:date="2026-10-02T11:00:00Z">
                  <w:rPr>
                    <w:rFonts w:ascii="Courier New" w:hAnsi="Courier New" w:eastAsia="Courier New" w:cs="Courier New"/>
                    <w:color w:val="0000FF"/>
                    <w:sz w:val="20"/>
                    <w:szCs w:val="20"/>
                    <w:highlight w:val="white"/>
                  </w:rPr>
                </w:rPrChange>
              </w:rPr>
              <w:t>not None</w:t>
            </w:r>
            <w:ins w:id="6181" w:author="Milica Radić" w:date="2026-10-03T18:23:03Z">
              <w:r>
                <w:rPr>
                  <w:rFonts w:hint="default" w:ascii="Courier New" w:hAnsi="Courier New" w:eastAsia="Courier New" w:cs="Courier New"/>
                  <w:color w:val="0000FF"/>
                  <w:sz w:val="20"/>
                  <w:szCs w:val="20"/>
                  <w:highlight w:val="white"/>
                  <w:lang w:val="en-US"/>
                </w:rPr>
                <w:t>:</w:t>
              </w:r>
            </w:ins>
            <w:r>
              <w:rPr>
                <w:rFonts w:ascii="Courier New" w:hAnsi="Courier New" w:eastAsia="Courier New" w:cs="Courier New"/>
                <w:color w:val="202020"/>
                <w:sz w:val="20"/>
                <w:szCs w:val="20"/>
                <w:highlight w:val="white"/>
                <w:lang w:val="sr-Cyrl-RS"/>
                <w:rPrChange w:id="6182" w:author="Milan Stojkov" w:date="2026-10-02T11:00:00Z">
                  <w:rPr>
                    <w:rFonts w:ascii="Courier New" w:hAnsi="Courier New" w:eastAsia="Courier New" w:cs="Courier New"/>
                    <w:color w:val="202020"/>
                    <w:sz w:val="20"/>
                    <w:szCs w:val="20"/>
                    <w:highlight w:val="white"/>
                  </w:rPr>
                </w:rPrChange>
              </w:rPr>
              <w:t xml:space="preserve">                   </w:t>
            </w:r>
          </w:p>
          <w:p w14:paraId="73720F7A">
            <w:pPr>
              <w:widowControl/>
              <w:shd w:val="clear" w:color="auto" w:fill="FFFFFF"/>
              <w:ind w:firstLine="1700"/>
              <w:jc w:val="left"/>
              <w:rPr>
                <w:rFonts w:ascii="Courier New" w:hAnsi="Courier New" w:eastAsia="Courier New" w:cs="Courier New"/>
                <w:color w:val="202020"/>
                <w:sz w:val="20"/>
                <w:szCs w:val="20"/>
                <w:lang w:val="sr-Cyrl-RS"/>
                <w:rPrChange w:id="6183"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953800"/>
                <w:sz w:val="20"/>
                <w:szCs w:val="20"/>
                <w:highlight w:val="white"/>
                <w:lang w:val="sr-Cyrl-RS"/>
                <w:rPrChange w:id="6184" w:author="Milan Stojkov" w:date="2026-10-02T11:00:00Z">
                  <w:rPr>
                    <w:rFonts w:ascii="Courier New" w:hAnsi="Courier New" w:eastAsia="Courier New" w:cs="Courier New"/>
                    <w:color w:val="953800"/>
                    <w:sz w:val="20"/>
                    <w:szCs w:val="20"/>
                    <w:highlight w:val="white"/>
                  </w:rPr>
                </w:rPrChange>
              </w:rPr>
              <w:t>trace</w:t>
            </w:r>
            <w:r>
              <w:rPr>
                <w:rFonts w:ascii="Courier New" w:hAnsi="Courier New" w:eastAsia="Courier New" w:cs="Courier New"/>
                <w:color w:val="202020"/>
                <w:sz w:val="20"/>
                <w:szCs w:val="20"/>
                <w:highlight w:val="white"/>
                <w:lang w:val="sr-Cyrl-RS"/>
                <w:rPrChange w:id="6185" w:author="Milan Stojkov" w:date="2026-10-02T11:00:00Z">
                  <w:rPr>
                    <w:rFonts w:ascii="Courier New" w:hAnsi="Courier New" w:eastAsia="Courier New" w:cs="Courier New"/>
                    <w:color w:val="202020"/>
                    <w:sz w:val="20"/>
                    <w:szCs w:val="20"/>
                    <w:highlight w:val="white"/>
                  </w:rPr>
                </w:rPrChange>
              </w:rPr>
              <w:t>.evict(</w:t>
            </w:r>
            <w:r>
              <w:rPr>
                <w:rFonts w:ascii="Courier New" w:hAnsi="Courier New" w:eastAsia="Courier New" w:cs="Courier New"/>
                <w:color w:val="953800"/>
                <w:sz w:val="20"/>
                <w:szCs w:val="20"/>
                <w:highlight w:val="white"/>
                <w:lang w:val="sr-Cyrl-RS"/>
                <w:rPrChange w:id="6186"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18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188"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189" w:author="Milan Stojkov" w:date="2026-10-02T11:00:00Z">
                  <w:rPr>
                    <w:rFonts w:ascii="Courier New" w:hAnsi="Courier New" w:eastAsia="Courier New" w:cs="Courier New"/>
                    <w:color w:val="202020"/>
                    <w:sz w:val="20"/>
                    <w:szCs w:val="20"/>
                    <w:highlight w:val="white"/>
                  </w:rPr>
                </w:rPrChange>
              </w:rPr>
              <w:t xml:space="preserve">.node_id, </w:t>
            </w:r>
            <w:r>
              <w:rPr>
                <w:rFonts w:ascii="Courier New" w:hAnsi="Courier New" w:eastAsia="Courier New" w:cs="Courier New"/>
                <w:color w:val="1F2328"/>
                <w:sz w:val="20"/>
                <w:szCs w:val="20"/>
                <w:highlight w:val="white"/>
                <w:lang w:val="sr-Cyrl-RS"/>
                <w:rPrChange w:id="6190" w:author="Milan Stojkov" w:date="2026-10-02T11:00:00Z">
                  <w:rPr>
                    <w:rFonts w:ascii="Courier New" w:hAnsi="Courier New" w:eastAsia="Courier New" w:cs="Courier New"/>
                    <w:color w:val="1F2328"/>
                    <w:sz w:val="20"/>
                    <w:szCs w:val="20"/>
                    <w:highlight w:val="white"/>
                  </w:rPr>
                </w:rPrChange>
              </w:rPr>
              <w:t>victim</w:t>
            </w:r>
            <w:r>
              <w:rPr>
                <w:rFonts w:ascii="Courier New" w:hAnsi="Courier New" w:eastAsia="Courier New" w:cs="Courier New"/>
                <w:color w:val="202020"/>
                <w:sz w:val="20"/>
                <w:szCs w:val="20"/>
                <w:highlight w:val="white"/>
                <w:lang w:val="sr-Cyrl-RS"/>
                <w:rPrChange w:id="619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6192" w:author="Milan Stojkov" w:date="2026-10-02T11:00:00Z">
                  <w:rPr>
                    <w:rFonts w:ascii="Courier New" w:hAnsi="Courier New" w:eastAsia="Courier New" w:cs="Courier New"/>
                    <w:color w:val="0A3069"/>
                    <w:sz w:val="20"/>
                    <w:szCs w:val="20"/>
                    <w:highlight w:val="white"/>
                  </w:rPr>
                </w:rPrChange>
              </w:rPr>
              <w:t>"replaced_by"</w:t>
            </w:r>
            <w:r>
              <w:rPr>
                <w:rFonts w:ascii="Courier New" w:hAnsi="Courier New" w:eastAsia="Courier New" w:cs="Courier New"/>
                <w:color w:val="202020"/>
                <w:sz w:val="20"/>
                <w:szCs w:val="20"/>
                <w:highlight w:val="white"/>
                <w:lang w:val="sr-Cyrl-RS"/>
                <w:rPrChange w:id="619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194" w:author="Milan Stojkov" w:date="2026-10-02T11:00:00Z">
                  <w:rPr>
                    <w:rFonts w:ascii="Courier New" w:hAnsi="Courier New" w:eastAsia="Courier New" w:cs="Courier New"/>
                    <w:color w:val="1F2328"/>
                    <w:sz w:val="20"/>
                    <w:szCs w:val="20"/>
                    <w:highlight w:val="white"/>
                  </w:rPr>
                </w:rPrChange>
              </w:rPr>
              <w:t>candidate</w:t>
            </w:r>
            <w:r>
              <w:rPr>
                <w:rFonts w:ascii="Courier New" w:hAnsi="Courier New" w:eastAsia="Courier New" w:cs="Courier New"/>
                <w:color w:val="202020"/>
                <w:sz w:val="20"/>
                <w:szCs w:val="20"/>
                <w:highlight w:val="white"/>
                <w:lang w:val="sr-Cyrl-RS"/>
                <w:rPrChange w:id="6195" w:author="Milan Stojkov" w:date="2026-10-02T11:00:00Z">
                  <w:rPr>
                    <w:rFonts w:ascii="Courier New" w:hAnsi="Courier New" w:eastAsia="Courier New" w:cs="Courier New"/>
                    <w:color w:val="202020"/>
                    <w:sz w:val="20"/>
                    <w:szCs w:val="20"/>
                    <w:highlight w:val="white"/>
                  </w:rPr>
                </w:rPrChange>
              </w:rPr>
              <w:t>)</w:t>
            </w:r>
          </w:p>
          <w:p w14:paraId="79C8BC6B">
            <w:pPr>
              <w:widowControl/>
              <w:shd w:val="clear" w:color="auto" w:fill="FFFFFF"/>
              <w:jc w:val="left"/>
              <w:rPr>
                <w:rFonts w:ascii="Courier New" w:hAnsi="Courier New" w:eastAsia="Courier New" w:cs="Courier New"/>
                <w:color w:val="000000"/>
                <w:sz w:val="20"/>
                <w:szCs w:val="20"/>
                <w:lang w:val="sr-Cyrl-RS"/>
                <w:rPrChange w:id="6196"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202020"/>
                <w:sz w:val="20"/>
                <w:szCs w:val="20"/>
                <w:highlight w:val="white"/>
                <w:lang w:val="sr-Cyrl-RS"/>
                <w:rPrChange w:id="6197" w:author="Milan Stojkov" w:date="2026-10-02T11:00:00Z">
                  <w:rPr>
                    <w:rFonts w:ascii="Courier New" w:hAnsi="Courier New" w:eastAsia="Courier New" w:cs="Courier New"/>
                    <w:color w:val="202020"/>
                    <w:sz w:val="20"/>
                    <w:szCs w:val="20"/>
                    <w:highlight w:val="white"/>
                  </w:rPr>
                </w:rPrChange>
              </w:rPr>
              <w:t>         </w:t>
            </w:r>
            <w:r>
              <w:rPr>
                <w:rFonts w:ascii="Courier New" w:hAnsi="Courier New" w:eastAsia="Courier New" w:cs="Courier New"/>
                <w:color w:val="953800"/>
                <w:sz w:val="20"/>
                <w:szCs w:val="20"/>
                <w:highlight w:val="white"/>
                <w:lang w:val="sr-Cyrl-RS"/>
                <w:rPrChange w:id="6198"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199" w:author="Milan Stojkov" w:date="2026-10-02T11:00:00Z">
                  <w:rPr>
                    <w:rFonts w:ascii="Courier New" w:hAnsi="Courier New" w:eastAsia="Courier New" w:cs="Courier New"/>
                    <w:color w:val="202020"/>
                    <w:sz w:val="20"/>
                    <w:szCs w:val="20"/>
                    <w:highlight w:val="white"/>
                  </w:rPr>
                </w:rPrChange>
              </w:rPr>
              <w:t>.peers.append(</w:t>
            </w:r>
            <w:r>
              <w:rPr>
                <w:rFonts w:ascii="Courier New" w:hAnsi="Courier New" w:eastAsia="Courier New" w:cs="Courier New"/>
                <w:color w:val="1F2328"/>
                <w:sz w:val="20"/>
                <w:szCs w:val="20"/>
                <w:highlight w:val="white"/>
                <w:lang w:val="sr-Cyrl-RS"/>
                <w:rPrChange w:id="6200" w:author="Milan Stojkov" w:date="2026-10-02T11:00:00Z">
                  <w:rPr>
                    <w:rFonts w:ascii="Courier New" w:hAnsi="Courier New" w:eastAsia="Courier New" w:cs="Courier New"/>
                    <w:color w:val="1F2328"/>
                    <w:sz w:val="20"/>
                    <w:szCs w:val="20"/>
                    <w:highlight w:val="white"/>
                  </w:rPr>
                </w:rPrChange>
              </w:rPr>
              <w:t>candidate</w:t>
            </w:r>
            <w:r>
              <w:rPr>
                <w:rFonts w:ascii="Courier New" w:hAnsi="Courier New" w:eastAsia="Courier New" w:cs="Courier New"/>
                <w:color w:val="202020"/>
                <w:sz w:val="20"/>
                <w:szCs w:val="20"/>
                <w:highlight w:val="white"/>
                <w:lang w:val="sr-Cyrl-RS"/>
                <w:rPrChange w:id="6201" w:author="Milan Stojkov" w:date="2026-10-02T11:00:00Z">
                  <w:rPr>
                    <w:rFonts w:ascii="Courier New" w:hAnsi="Courier New" w:eastAsia="Courier New" w:cs="Courier New"/>
                    <w:color w:val="202020"/>
                    <w:sz w:val="20"/>
                    <w:szCs w:val="20"/>
                    <w:highlight w:val="white"/>
                  </w:rPr>
                </w:rPrChange>
              </w:rPr>
              <w:t>)</w:t>
            </w:r>
          </w:p>
        </w:tc>
      </w:tr>
    </w:tbl>
    <w:p w14:paraId="592B8DB8">
      <w:pPr>
        <w:pBdr>
          <w:top w:val="none" w:color="auto" w:sz="0" w:space="0"/>
          <w:left w:val="none" w:color="auto" w:sz="0" w:space="0"/>
          <w:bottom w:val="none" w:color="auto" w:sz="0" w:space="0"/>
          <w:right w:val="none" w:color="auto" w:sz="0" w:space="0"/>
          <w:between w:val="none" w:color="auto" w:sz="0" w:space="0"/>
        </w:pBdr>
        <w:jc w:val="center"/>
        <w:rPr>
          <w:ins w:id="6202" w:author="Milica Radić" w:date="2026-10-03T10:31:27Z"/>
          <w:i/>
          <w:iCs/>
          <w:color w:val="000000"/>
          <w:sz w:val="20"/>
          <w:szCs w:val="20"/>
          <w:lang w:val="sr-Cyrl-RS"/>
        </w:rPr>
      </w:pPr>
      <w:r>
        <w:rPr>
          <w:i/>
          <w:iCs/>
          <w:color w:val="000000"/>
          <w:sz w:val="20"/>
          <w:szCs w:val="20"/>
          <w:lang w:val="sr-Cyrl-RS"/>
          <w:rPrChange w:id="6203" w:author="Milan Stojkov" w:date="2026-10-02T11:00:00Z">
            <w:rPr>
              <w:i/>
              <w:iCs/>
              <w:color w:val="000000"/>
              <w:sz w:val="20"/>
              <w:szCs w:val="20"/>
            </w:rPr>
          </w:rPrChange>
        </w:rPr>
        <w:t>Листинг 5.23 -  Петља пријема кандидата</w:t>
      </w:r>
    </w:p>
    <w:p w14:paraId="4D6595D5">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6204" w:author="Milan Stojkov" w:date="2026-10-02T11:00:00Z">
            <w:rPr>
              <w:i/>
              <w:iCs/>
              <w:color w:val="000000"/>
              <w:sz w:val="20"/>
              <w:szCs w:val="20"/>
            </w:rPr>
          </w:rPrChange>
        </w:rPr>
      </w:pPr>
    </w:p>
    <w:p w14:paraId="76E8A169">
      <w:pPr>
        <w:widowControl w:val="0"/>
        <w:ind w:firstLine="360"/>
        <w:jc w:val="both"/>
        <w:rPr>
          <w:color w:val="000000"/>
          <w:sz w:val="22"/>
          <w:szCs w:val="22"/>
          <w:lang w:val="sr-Cyrl-RS"/>
          <w:rPrChange w:id="6205" w:author="Milan Stojkov" w:date="2026-10-02T11:00:00Z">
            <w:rPr>
              <w:color w:val="000000"/>
              <w:sz w:val="22"/>
              <w:szCs w:val="22"/>
            </w:rPr>
          </w:rPrChange>
        </w:rPr>
      </w:pPr>
      <w:r>
        <w:rPr>
          <w:color w:val="000000"/>
          <w:sz w:val="22"/>
          <w:szCs w:val="22"/>
          <w:lang w:val="sr-Cyrl-RS"/>
          <w:rPrChange w:id="6206" w:author="Milan Stojkov" w:date="2026-10-02T11:00:00Z">
            <w:rPr>
              <w:color w:val="000000"/>
              <w:sz w:val="22"/>
              <w:szCs w:val="22"/>
            </w:rPr>
          </w:rPrChange>
        </w:rPr>
        <w:t>Први ред петље носи суштину механизма одлагања: кандидат се уписује у дневник пре него што буде оцењен, чиме му старост почиње да тече и када буде одбијен. Уз то се уписује и приложени доказ, чиме он постоји искључиво у запису онога ко је идентитет видео, а не у заједничком именику.</w:t>
      </w:r>
    </w:p>
    <w:p w14:paraId="5585239E">
      <w:pPr>
        <w:widowControl w:val="0"/>
        <w:ind w:firstLine="360"/>
        <w:jc w:val="both"/>
        <w:rPr>
          <w:color w:val="000000"/>
          <w:sz w:val="22"/>
          <w:szCs w:val="22"/>
          <w:lang w:val="sr-Cyrl-RS"/>
          <w:rPrChange w:id="6207" w:author="Milan Stojkov" w:date="2026-10-02T11:00:00Z">
            <w:rPr>
              <w:color w:val="000000"/>
              <w:sz w:val="22"/>
              <w:szCs w:val="22"/>
            </w:rPr>
          </w:rPrChange>
        </w:rPr>
      </w:pPr>
      <w:r>
        <w:rPr>
          <w:color w:val="000000"/>
          <w:sz w:val="22"/>
          <w:szCs w:val="22"/>
          <w:lang w:val="sr-Cyrl-RS"/>
          <w:rPrChange w:id="6208" w:author="Milan Stojkov" w:date="2026-10-02T11:00:00Z">
            <w:rPr>
              <w:color w:val="000000"/>
              <w:sz w:val="22"/>
              <w:szCs w:val="22"/>
            </w:rPr>
          </w:rPrChange>
        </w:rPr>
        <w:t xml:space="preserve">Сама функција не доноси ниједну одлуку - она води ток и евиденцију, док правила даје изабрана стратегија, кроз три питања: да ли кандидат задовољава услове, кога уклонити да би се ослободило место, и који услов кандидат није испунио. Одговор на последње питање не утиче на понашање система, али омогућава да се свако одбијање припише тачно једном механизму. </w:t>
      </w:r>
    </w:p>
    <w:p w14:paraId="3C86EBAF">
      <w:pPr>
        <w:widowControl w:val="0"/>
        <w:ind w:firstLine="360"/>
        <w:jc w:val="both"/>
        <w:rPr>
          <w:ins w:id="6209" w:author="Milica Radić" w:date="2026-10-03T18:40:52Z"/>
          <w:color w:val="000000"/>
          <w:sz w:val="22"/>
          <w:szCs w:val="22"/>
          <w:lang w:val="sr-Cyrl-RS"/>
        </w:rPr>
      </w:pPr>
      <w:r>
        <w:rPr>
          <w:color w:val="000000"/>
          <w:sz w:val="22"/>
          <w:szCs w:val="22"/>
          <w:lang w:val="sr-Cyrl-RS"/>
          <w:rPrChange w:id="6210" w:author="Milan Stojkov" w:date="2026-10-02T11:00:00Z">
            <w:rPr>
              <w:color w:val="000000"/>
              <w:sz w:val="22"/>
              <w:szCs w:val="22"/>
            </w:rPr>
          </w:rPrChange>
        </w:rPr>
        <w:t xml:space="preserve">Референтна стратегија прихвата сваког кандидата и уклања насумично изабраног суседа, при чему је избор изведен из експерименталног </w:t>
      </w:r>
      <w:r>
        <w:rPr>
          <w:i/>
          <w:iCs/>
          <w:color w:val="000000"/>
          <w:sz w:val="22"/>
          <w:szCs w:val="22"/>
          <w:lang w:val="sr-Cyrl-RS"/>
          <w:rPrChange w:id="6211" w:author="Milica Radić" w:date="2026-10-03T10:23:07Z">
            <w:rPr>
              <w:color w:val="000000"/>
              <w:sz w:val="22"/>
              <w:szCs w:val="22"/>
            </w:rPr>
          </w:rPrChange>
        </w:rPr>
        <w:t>seed</w:t>
      </w:r>
      <w:r>
        <w:rPr>
          <w:color w:val="000000"/>
          <w:sz w:val="22"/>
          <w:szCs w:val="22"/>
          <w:lang w:val="sr-Cyrl-RS"/>
          <w:rPrChange w:id="6212" w:author="Milan Stojkov" w:date="2026-10-02T11:00:00Z">
            <w:rPr>
              <w:color w:val="000000"/>
              <w:sz w:val="22"/>
              <w:szCs w:val="22"/>
            </w:rPr>
          </w:rPrChange>
        </w:rPr>
        <w:t>-а</w:t>
      </w:r>
      <w:ins w:id="6213" w:author="Milica Radić" w:date="2026-10-03T18:49:55Z">
        <w:r>
          <w:rPr>
            <w:rFonts w:hint="default"/>
            <w:color w:val="000000"/>
            <w:sz w:val="22"/>
            <w:szCs w:val="22"/>
            <w:lang w:val="sr-Cyrl-RS"/>
          </w:rPr>
          <w:t>, као што је приказано у Листингу 5.24</w:t>
        </w:r>
      </w:ins>
      <w:ins w:id="6214" w:author="Milica Radić" w:date="2026-10-03T22:04:50Z">
        <w:r>
          <w:rPr>
            <w:rFonts w:hint="default"/>
            <w:color w:val="000000"/>
            <w:sz w:val="22"/>
            <w:szCs w:val="22"/>
            <w:lang w:val="en-US"/>
          </w:rPr>
          <w:t>.</w:t>
        </w:r>
      </w:ins>
      <w:del w:id="6215" w:author="Milica Radić" w:date="2026-10-03T18:49:54Z">
        <w:r>
          <w:rPr>
            <w:color w:val="000000"/>
            <w:sz w:val="22"/>
            <w:szCs w:val="22"/>
            <w:lang w:val="sr-Cyrl-RS"/>
            <w:rPrChange w:id="6216" w:author="Milan Stojkov" w:date="2026-10-02T11:00:00Z">
              <w:rPr>
                <w:color w:val="000000"/>
                <w:sz w:val="22"/>
                <w:szCs w:val="22"/>
              </w:rPr>
            </w:rPrChange>
          </w:rPr>
          <w:delText>:</w:delText>
        </w:r>
      </w:del>
    </w:p>
    <w:p w14:paraId="6FB44295">
      <w:pPr>
        <w:widowControl/>
        <w:ind w:firstLine="0"/>
        <w:jc w:val="left"/>
        <w:rPr>
          <w:ins w:id="6218" w:author="Milica Radić" w:date="2026-10-03T18:40:52Z"/>
          <w:color w:val="000000"/>
          <w:sz w:val="22"/>
          <w:szCs w:val="22"/>
          <w:lang w:val="sr-Cyrl-RS"/>
        </w:rPr>
        <w:pPrChange w:id="6217" w:author="Milica Radić" w:date="2026-10-03T18:40:52Z">
          <w:pPr>
            <w:widowControl w:val="0"/>
            <w:ind w:firstLine="360"/>
            <w:jc w:val="both"/>
          </w:pPr>
        </w:pPrChange>
      </w:pPr>
      <w:ins w:id="6219" w:author="Milica Radić" w:date="2026-10-03T18:40:52Z">
        <w:r>
          <w:rPr>
            <w:color w:val="000000"/>
            <w:sz w:val="22"/>
            <w:szCs w:val="22"/>
            <w:lang w:val="sr-Cyrl-RS"/>
          </w:rPr>
          <w:br w:type="page"/>
        </w:r>
      </w:ins>
    </w:p>
    <w:p w14:paraId="05B2A560">
      <w:pPr>
        <w:widowControl w:val="0"/>
        <w:ind w:firstLine="360"/>
        <w:jc w:val="both"/>
        <w:rPr>
          <w:color w:val="000000"/>
          <w:sz w:val="22"/>
          <w:szCs w:val="22"/>
          <w:lang w:val="sr-Cyrl-RS"/>
          <w:rPrChange w:id="6220" w:author="Milan Stojkov" w:date="2026-10-02T11:00:00Z">
            <w:rPr>
              <w:color w:val="000000"/>
              <w:sz w:val="22"/>
              <w:szCs w:val="22"/>
            </w:rPr>
          </w:rPrChange>
        </w:rPr>
      </w:pPr>
    </w:p>
    <w:tbl>
      <w:tblPr>
        <w:tblStyle w:val="76"/>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6221" w:author="Milica Radić" w:date="2026-10-02T23:04:14Z">
          <w:tblPr>
            <w:tblStyle w:val="76"/>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6222">
          <w:tblGrid>
            <w:gridCol w:w="8724"/>
          </w:tblGrid>
        </w:tblGridChange>
      </w:tblGrid>
      <w:tr w14:paraId="4FB41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6223" w:author="Milica Radić" w:date="2026-10-02T23:04:14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6224" w:author="Milica Radić" w:date="2026-10-02T23:04:14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716B3454">
            <w:pPr>
              <w:widowControl/>
              <w:shd w:val="clear" w:color="auto" w:fill="FFFFFF"/>
              <w:jc w:val="left"/>
              <w:rPr>
                <w:rFonts w:ascii="Courier New" w:hAnsi="Courier New" w:eastAsia="Courier New" w:cs="Courier New"/>
                <w:color w:val="202020"/>
                <w:sz w:val="20"/>
                <w:szCs w:val="20"/>
                <w:lang w:val="sr-Cyrl-RS"/>
                <w:rPrChange w:id="622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CF222E"/>
                <w:sz w:val="20"/>
                <w:szCs w:val="20"/>
                <w:highlight w:val="white"/>
                <w:lang w:val="sr-Cyrl-RS"/>
                <w:rPrChange w:id="6226" w:author="Milan Stojkov" w:date="2026-10-02T11:00:00Z">
                  <w:rPr>
                    <w:rFonts w:ascii="Courier New" w:hAnsi="Courier New" w:eastAsia="Courier New" w:cs="Courier New"/>
                    <w:color w:val="CF222E"/>
                    <w:sz w:val="20"/>
                    <w:szCs w:val="20"/>
                    <w:highlight w:val="white"/>
                  </w:rPr>
                </w:rPrChange>
              </w:rPr>
              <w:t>class</w:t>
            </w:r>
            <w:r>
              <w:rPr>
                <w:rFonts w:ascii="Courier New" w:hAnsi="Courier New" w:eastAsia="Courier New" w:cs="Courier New"/>
                <w:color w:val="202020"/>
                <w:sz w:val="20"/>
                <w:szCs w:val="20"/>
                <w:highlight w:val="white"/>
                <w:lang w:val="sr-Cyrl-RS"/>
                <w:rPrChange w:id="622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228" w:author="Milan Stojkov" w:date="2026-10-02T11:00:00Z">
                  <w:rPr>
                    <w:rFonts w:ascii="Courier New" w:hAnsi="Courier New" w:eastAsia="Courier New" w:cs="Courier New"/>
                    <w:color w:val="267F99"/>
                    <w:sz w:val="20"/>
                    <w:szCs w:val="20"/>
                    <w:highlight w:val="white"/>
                  </w:rPr>
                </w:rPrChange>
              </w:rPr>
              <w:t>RandomStrategy</w:t>
            </w:r>
            <w:r>
              <w:rPr>
                <w:rFonts w:ascii="Courier New" w:hAnsi="Courier New" w:eastAsia="Courier New" w:cs="Courier New"/>
                <w:color w:val="202020"/>
                <w:sz w:val="20"/>
                <w:szCs w:val="20"/>
                <w:highlight w:val="white"/>
                <w:lang w:val="sr-Cyrl-RS"/>
                <w:rPrChange w:id="6229" w:author="Milan Stojkov" w:date="2026-10-02T11:00:00Z">
                  <w:rPr>
                    <w:rFonts w:ascii="Courier New" w:hAnsi="Courier New" w:eastAsia="Courier New" w:cs="Courier New"/>
                    <w:color w:val="202020"/>
                    <w:sz w:val="20"/>
                    <w:szCs w:val="20"/>
                    <w:highlight w:val="white"/>
                  </w:rPr>
                </w:rPrChange>
              </w:rPr>
              <w:t>:</w:t>
            </w:r>
          </w:p>
          <w:p w14:paraId="38C3716D">
            <w:pPr>
              <w:widowControl/>
              <w:shd w:val="clear" w:color="auto" w:fill="FFFFFF"/>
              <w:jc w:val="left"/>
              <w:rPr>
                <w:rFonts w:ascii="Courier New" w:hAnsi="Courier New" w:eastAsia="Courier New" w:cs="Courier New"/>
                <w:color w:val="202020"/>
                <w:sz w:val="20"/>
                <w:szCs w:val="20"/>
                <w:lang w:val="sr-Cyrl-RS"/>
                <w:rPrChange w:id="6230"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23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232" w:author="Milan Stojkov" w:date="2026-10-02T11:00:00Z">
                  <w:rPr>
                    <w:rFonts w:ascii="Courier New" w:hAnsi="Courier New" w:eastAsia="Courier New" w:cs="Courier New"/>
                    <w:color w:val="1F2328"/>
                    <w:sz w:val="20"/>
                    <w:szCs w:val="20"/>
                    <w:highlight w:val="white"/>
                  </w:rPr>
                </w:rPrChange>
              </w:rPr>
              <w:t>name</w:t>
            </w:r>
            <w:r>
              <w:rPr>
                <w:rFonts w:ascii="Courier New" w:hAnsi="Courier New" w:eastAsia="Courier New" w:cs="Courier New"/>
                <w:color w:val="202020"/>
                <w:sz w:val="20"/>
                <w:szCs w:val="20"/>
                <w:highlight w:val="white"/>
                <w:lang w:val="sr-Cyrl-RS"/>
                <w:rPrChange w:id="623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234"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23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6236" w:author="Milan Stojkov" w:date="2026-10-02T11:00:00Z">
                  <w:rPr>
                    <w:rFonts w:ascii="Courier New" w:hAnsi="Courier New" w:eastAsia="Courier New" w:cs="Courier New"/>
                    <w:color w:val="0A3069"/>
                    <w:sz w:val="20"/>
                    <w:szCs w:val="20"/>
                    <w:highlight w:val="white"/>
                  </w:rPr>
                </w:rPrChange>
              </w:rPr>
              <w:t>"random"</w:t>
            </w:r>
          </w:p>
          <w:p w14:paraId="3CE346A1">
            <w:pPr>
              <w:widowControl/>
              <w:jc w:val="left"/>
              <w:rPr>
                <w:rFonts w:ascii="Courier New" w:hAnsi="Courier New" w:eastAsia="Courier New" w:cs="Courier New"/>
                <w:sz w:val="20"/>
                <w:szCs w:val="20"/>
                <w:lang w:val="sr-Cyrl-RS"/>
                <w:rPrChange w:id="6237" w:author="Milan Stojkov" w:date="2026-10-02T11:00:00Z">
                  <w:rPr>
                    <w:rFonts w:ascii="Courier New" w:hAnsi="Courier New" w:eastAsia="Courier New" w:cs="Courier New"/>
                    <w:sz w:val="20"/>
                    <w:szCs w:val="20"/>
                  </w:rPr>
                </w:rPrChange>
              </w:rPr>
            </w:pPr>
          </w:p>
          <w:p w14:paraId="761954C5">
            <w:pPr>
              <w:widowControl/>
              <w:shd w:val="clear" w:color="auto" w:fill="FFFFFF"/>
              <w:jc w:val="left"/>
              <w:rPr>
                <w:rFonts w:ascii="Courier New" w:hAnsi="Courier New" w:eastAsia="Courier New" w:cs="Courier New"/>
                <w:color w:val="202020"/>
                <w:sz w:val="20"/>
                <w:szCs w:val="20"/>
                <w:lang w:val="sr-Cyrl-RS"/>
                <w:rPrChange w:id="623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23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6240"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624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6242" w:author="Milan Stojkov" w:date="2026-10-02T11:00:00Z">
                  <w:rPr>
                    <w:rFonts w:ascii="Courier New" w:hAnsi="Courier New" w:eastAsia="Courier New" w:cs="Courier New"/>
                    <w:color w:val="8250DF"/>
                    <w:sz w:val="20"/>
                    <w:szCs w:val="20"/>
                    <w:highlight w:val="white"/>
                  </w:rPr>
                </w:rPrChange>
              </w:rPr>
              <w:t>reason</w:t>
            </w:r>
            <w:r>
              <w:rPr>
                <w:rFonts w:ascii="Courier New" w:hAnsi="Courier New" w:eastAsia="Courier New" w:cs="Courier New"/>
                <w:color w:val="202020"/>
                <w:sz w:val="20"/>
                <w:szCs w:val="20"/>
                <w:highlight w:val="white"/>
                <w:lang w:val="sr-Cyrl-RS"/>
                <w:rPrChange w:id="624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244"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24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246"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24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248" w:author="Milan Stojkov" w:date="2026-10-02T11:00:00Z">
                  <w:rPr>
                    <w:rFonts w:ascii="Courier New" w:hAnsi="Courier New" w:eastAsia="Courier New" w:cs="Courier New"/>
                    <w:color w:val="267F99"/>
                    <w:sz w:val="20"/>
                    <w:szCs w:val="20"/>
                    <w:highlight w:val="white"/>
                  </w:rPr>
                </w:rPrChange>
              </w:rPr>
              <w:t>Node</w:t>
            </w:r>
            <w:r>
              <w:rPr>
                <w:rFonts w:ascii="Courier New" w:hAnsi="Courier New" w:eastAsia="Courier New" w:cs="Courier New"/>
                <w:color w:val="202020"/>
                <w:sz w:val="20"/>
                <w:szCs w:val="20"/>
                <w:highlight w:val="white"/>
                <w:lang w:val="sr-Cyrl-RS"/>
                <w:rPrChange w:id="624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250"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625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252"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625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254"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25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256"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6257"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6258" w:author="Milan Stojkov" w:date="2026-10-02T11:00:00Z">
                  <w:rPr>
                    <w:rFonts w:ascii="Courier New" w:hAnsi="Courier New" w:eastAsia="Courier New" w:cs="Courier New"/>
                    <w:color w:val="267F99"/>
                    <w:sz w:val="20"/>
                    <w:szCs w:val="20"/>
                    <w:highlight w:val="white"/>
                  </w:rPr>
                </w:rPrChange>
              </w:rPr>
              <w:t>Optional</w:t>
            </w:r>
            <w:r>
              <w:rPr>
                <w:rFonts w:ascii="Courier New" w:hAnsi="Courier New" w:eastAsia="Courier New" w:cs="Courier New"/>
                <w:color w:val="202020"/>
                <w:sz w:val="20"/>
                <w:szCs w:val="20"/>
                <w:highlight w:val="white"/>
                <w:lang w:val="sr-Cyrl-RS"/>
                <w:rPrChange w:id="625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6260" w:author="Milan Stojkov" w:date="2026-10-02T11:00:00Z">
                  <w:rPr>
                    <w:rFonts w:ascii="Courier New" w:hAnsi="Courier New" w:eastAsia="Courier New" w:cs="Courier New"/>
                    <w:color w:val="267F99"/>
                    <w:sz w:val="20"/>
                    <w:szCs w:val="20"/>
                    <w:highlight w:val="white"/>
                  </w:rPr>
                </w:rPrChange>
              </w:rPr>
              <w:t>str</w:t>
            </w:r>
            <w:r>
              <w:rPr>
                <w:rFonts w:ascii="Courier New" w:hAnsi="Courier New" w:eastAsia="Courier New" w:cs="Courier New"/>
                <w:color w:val="202020"/>
                <w:sz w:val="20"/>
                <w:szCs w:val="20"/>
                <w:highlight w:val="white"/>
                <w:lang w:val="sr-Cyrl-RS"/>
                <w:rPrChange w:id="6261" w:author="Milan Stojkov" w:date="2026-10-02T11:00:00Z">
                  <w:rPr>
                    <w:rFonts w:ascii="Courier New" w:hAnsi="Courier New" w:eastAsia="Courier New" w:cs="Courier New"/>
                    <w:color w:val="202020"/>
                    <w:sz w:val="20"/>
                    <w:szCs w:val="20"/>
                    <w:highlight w:val="white"/>
                  </w:rPr>
                </w:rPrChange>
              </w:rPr>
              <w:t>]:</w:t>
            </w:r>
          </w:p>
          <w:p w14:paraId="44D5F1F1">
            <w:pPr>
              <w:widowControl/>
              <w:shd w:val="clear" w:color="auto" w:fill="FFFFFF"/>
              <w:jc w:val="left"/>
              <w:rPr>
                <w:rFonts w:ascii="Courier New" w:hAnsi="Courier New" w:eastAsia="Courier New" w:cs="Courier New"/>
                <w:color w:val="202020"/>
                <w:sz w:val="20"/>
                <w:szCs w:val="20"/>
                <w:lang w:val="sr-Cyrl-RS"/>
                <w:rPrChange w:id="6262"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26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264"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26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266"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626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268"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26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270"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27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272" w:author="Milan Stojkov" w:date="2026-10-02T11:00:00Z">
                  <w:rPr>
                    <w:rFonts w:ascii="Courier New" w:hAnsi="Courier New" w:eastAsia="Courier New" w:cs="Courier New"/>
                    <w:color w:val="1F2328"/>
                    <w:sz w:val="20"/>
                    <w:szCs w:val="20"/>
                    <w:highlight w:val="white"/>
                  </w:rPr>
                </w:rPrChange>
              </w:rPr>
              <w:t>node_id</w:t>
            </w:r>
            <w:r>
              <w:rPr>
                <w:rFonts w:ascii="Courier New" w:hAnsi="Courier New" w:eastAsia="Courier New" w:cs="Courier New"/>
                <w:color w:val="202020"/>
                <w:sz w:val="20"/>
                <w:szCs w:val="20"/>
                <w:highlight w:val="white"/>
                <w:lang w:val="sr-Cyrl-RS"/>
                <w:rPrChange w:id="627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274" w:author="Milan Stojkov" w:date="2026-10-02T11:00:00Z">
                  <w:rPr>
                    <w:rFonts w:ascii="Courier New" w:hAnsi="Courier New" w:eastAsia="Courier New" w:cs="Courier New"/>
                    <w:color w:val="0000FF"/>
                    <w:sz w:val="20"/>
                    <w:szCs w:val="20"/>
                    <w:highlight w:val="white"/>
                  </w:rPr>
                </w:rPrChange>
              </w:rPr>
              <w:t>or</w:t>
            </w:r>
            <w:r>
              <w:rPr>
                <w:rFonts w:ascii="Courier New" w:hAnsi="Courier New" w:eastAsia="Courier New" w:cs="Courier New"/>
                <w:color w:val="202020"/>
                <w:sz w:val="20"/>
                <w:szCs w:val="20"/>
                <w:highlight w:val="white"/>
                <w:lang w:val="sr-Cyrl-RS"/>
                <w:rPrChange w:id="627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276"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627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278" w:author="Milan Stojkov" w:date="2026-10-02T11:00:00Z">
                  <w:rPr>
                    <w:rFonts w:ascii="Courier New" w:hAnsi="Courier New" w:eastAsia="Courier New" w:cs="Courier New"/>
                    <w:color w:val="0000FF"/>
                    <w:sz w:val="20"/>
                    <w:szCs w:val="20"/>
                    <w:highlight w:val="white"/>
                  </w:rPr>
                </w:rPrChange>
              </w:rPr>
              <w:t>in</w:t>
            </w:r>
            <w:r>
              <w:rPr>
                <w:rFonts w:ascii="Courier New" w:hAnsi="Courier New" w:eastAsia="Courier New" w:cs="Courier New"/>
                <w:color w:val="202020"/>
                <w:sz w:val="20"/>
                <w:szCs w:val="20"/>
                <w:highlight w:val="white"/>
                <w:lang w:val="sr-Cyrl-RS"/>
                <w:rPrChange w:id="627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280"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28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282" w:author="Milan Stojkov" w:date="2026-10-02T11:00:00Z">
                  <w:rPr>
                    <w:rFonts w:ascii="Courier New" w:hAnsi="Courier New" w:eastAsia="Courier New" w:cs="Courier New"/>
                    <w:color w:val="1F2328"/>
                    <w:sz w:val="20"/>
                    <w:szCs w:val="20"/>
                    <w:highlight w:val="white"/>
                  </w:rPr>
                </w:rPrChange>
              </w:rPr>
              <w:t>peers</w:t>
            </w:r>
            <w:r>
              <w:rPr>
                <w:rFonts w:ascii="Courier New" w:hAnsi="Courier New" w:eastAsia="Courier New" w:cs="Courier New"/>
                <w:color w:val="202020"/>
                <w:sz w:val="20"/>
                <w:szCs w:val="20"/>
                <w:highlight w:val="white"/>
                <w:lang w:val="sr-Cyrl-RS"/>
                <w:rPrChange w:id="6283" w:author="Milan Stojkov" w:date="2026-10-02T11:00:00Z">
                  <w:rPr>
                    <w:rFonts w:ascii="Courier New" w:hAnsi="Courier New" w:eastAsia="Courier New" w:cs="Courier New"/>
                    <w:color w:val="202020"/>
                    <w:sz w:val="20"/>
                    <w:szCs w:val="20"/>
                    <w:highlight w:val="white"/>
                  </w:rPr>
                </w:rPrChange>
              </w:rPr>
              <w:t>:</w:t>
            </w:r>
          </w:p>
          <w:p w14:paraId="5EAF8570">
            <w:pPr>
              <w:widowControl/>
              <w:shd w:val="clear" w:color="auto" w:fill="FFFFFF"/>
              <w:jc w:val="left"/>
              <w:rPr>
                <w:rFonts w:ascii="Courier New" w:hAnsi="Courier New" w:eastAsia="Courier New" w:cs="Courier New"/>
                <w:color w:val="202020"/>
                <w:sz w:val="20"/>
                <w:szCs w:val="20"/>
                <w:lang w:val="sr-Cyrl-RS"/>
                <w:rPrChange w:id="628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28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286"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28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6288" w:author="Milan Stojkov" w:date="2026-10-02T11:00:00Z">
                  <w:rPr>
                    <w:rFonts w:ascii="Courier New" w:hAnsi="Courier New" w:eastAsia="Courier New" w:cs="Courier New"/>
                    <w:color w:val="0A3069"/>
                    <w:sz w:val="20"/>
                    <w:szCs w:val="20"/>
                    <w:highlight w:val="white"/>
                  </w:rPr>
                </w:rPrChange>
              </w:rPr>
              <w:t>"self_or_duplicate"</w:t>
            </w:r>
          </w:p>
          <w:p w14:paraId="0E9F0031">
            <w:pPr>
              <w:widowControl/>
              <w:shd w:val="clear" w:color="auto" w:fill="FFFFFF"/>
              <w:jc w:val="left"/>
              <w:rPr>
                <w:rFonts w:ascii="Courier New" w:hAnsi="Courier New" w:eastAsia="Courier New" w:cs="Courier New"/>
                <w:color w:val="202020"/>
                <w:sz w:val="20"/>
                <w:szCs w:val="20"/>
                <w:lang w:val="sr-Cyrl-RS"/>
                <w:rPrChange w:id="6289"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29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291"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29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293" w:author="Milan Stojkov" w:date="2026-10-02T11:00:00Z">
                  <w:rPr>
                    <w:rFonts w:ascii="Courier New" w:hAnsi="Courier New" w:eastAsia="Courier New" w:cs="Courier New"/>
                    <w:color w:val="0000FF"/>
                    <w:sz w:val="20"/>
                    <w:szCs w:val="20"/>
                    <w:highlight w:val="white"/>
                  </w:rPr>
                </w:rPrChange>
              </w:rPr>
              <w:t>None</w:t>
            </w:r>
          </w:p>
          <w:p w14:paraId="04D71DDD">
            <w:pPr>
              <w:widowControl/>
              <w:jc w:val="left"/>
              <w:rPr>
                <w:rFonts w:ascii="Courier New" w:hAnsi="Courier New" w:eastAsia="Courier New" w:cs="Courier New"/>
                <w:sz w:val="20"/>
                <w:szCs w:val="20"/>
                <w:lang w:val="sr-Cyrl-RS"/>
                <w:rPrChange w:id="6294" w:author="Milan Stojkov" w:date="2026-10-02T11:00:00Z">
                  <w:rPr>
                    <w:rFonts w:ascii="Courier New" w:hAnsi="Courier New" w:eastAsia="Courier New" w:cs="Courier New"/>
                    <w:sz w:val="20"/>
                    <w:szCs w:val="20"/>
                  </w:rPr>
                </w:rPrChange>
              </w:rPr>
            </w:pPr>
          </w:p>
          <w:p w14:paraId="4BA15464">
            <w:pPr>
              <w:widowControl/>
              <w:shd w:val="clear" w:color="auto" w:fill="FFFFFF"/>
              <w:jc w:val="left"/>
              <w:rPr>
                <w:rFonts w:ascii="Courier New" w:hAnsi="Courier New" w:eastAsia="Courier New" w:cs="Courier New"/>
                <w:color w:val="202020"/>
                <w:sz w:val="20"/>
                <w:szCs w:val="20"/>
                <w:lang w:val="sr-Cyrl-RS"/>
                <w:rPrChange w:id="629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29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6297"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629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6299" w:author="Milan Stojkov" w:date="2026-10-02T11:00:00Z">
                  <w:rPr>
                    <w:rFonts w:ascii="Courier New" w:hAnsi="Courier New" w:eastAsia="Courier New" w:cs="Courier New"/>
                    <w:color w:val="8250DF"/>
                    <w:sz w:val="20"/>
                    <w:szCs w:val="20"/>
                    <w:highlight w:val="white"/>
                  </w:rPr>
                </w:rPrChange>
              </w:rPr>
              <w:t>accept_peer</w:t>
            </w:r>
            <w:r>
              <w:rPr>
                <w:rFonts w:ascii="Courier New" w:hAnsi="Courier New" w:eastAsia="Courier New" w:cs="Courier New"/>
                <w:color w:val="202020"/>
                <w:sz w:val="20"/>
                <w:szCs w:val="20"/>
                <w:highlight w:val="white"/>
                <w:lang w:val="sr-Cyrl-RS"/>
                <w:rPrChange w:id="630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301"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30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303"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30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305" w:author="Milan Stojkov" w:date="2026-10-02T11:00:00Z">
                  <w:rPr>
                    <w:rFonts w:ascii="Courier New" w:hAnsi="Courier New" w:eastAsia="Courier New" w:cs="Courier New"/>
                    <w:color w:val="267F99"/>
                    <w:sz w:val="20"/>
                    <w:szCs w:val="20"/>
                    <w:highlight w:val="white"/>
                  </w:rPr>
                </w:rPrChange>
              </w:rPr>
              <w:t>Node</w:t>
            </w:r>
            <w:r>
              <w:rPr>
                <w:rFonts w:ascii="Courier New" w:hAnsi="Courier New" w:eastAsia="Courier New" w:cs="Courier New"/>
                <w:color w:val="202020"/>
                <w:sz w:val="20"/>
                <w:szCs w:val="20"/>
                <w:highlight w:val="white"/>
                <w:lang w:val="sr-Cyrl-RS"/>
                <w:rPrChange w:id="630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307"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630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309"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631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311"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31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313"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6314"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6315" w:author="Milan Stojkov" w:date="2026-10-02T11:00:00Z">
                  <w:rPr>
                    <w:rFonts w:ascii="Courier New" w:hAnsi="Courier New" w:eastAsia="Courier New" w:cs="Courier New"/>
                    <w:color w:val="267F99"/>
                    <w:sz w:val="20"/>
                    <w:szCs w:val="20"/>
                    <w:highlight w:val="white"/>
                  </w:rPr>
                </w:rPrChange>
              </w:rPr>
              <w:t>bool</w:t>
            </w:r>
            <w:r>
              <w:rPr>
                <w:rFonts w:ascii="Courier New" w:hAnsi="Courier New" w:eastAsia="Courier New" w:cs="Courier New"/>
                <w:color w:val="202020"/>
                <w:sz w:val="20"/>
                <w:szCs w:val="20"/>
                <w:highlight w:val="white"/>
                <w:lang w:val="sr-Cyrl-RS"/>
                <w:rPrChange w:id="6316" w:author="Milan Stojkov" w:date="2026-10-02T11:00:00Z">
                  <w:rPr>
                    <w:rFonts w:ascii="Courier New" w:hAnsi="Courier New" w:eastAsia="Courier New" w:cs="Courier New"/>
                    <w:color w:val="202020"/>
                    <w:sz w:val="20"/>
                    <w:szCs w:val="20"/>
                    <w:highlight w:val="white"/>
                  </w:rPr>
                </w:rPrChange>
              </w:rPr>
              <w:t>:</w:t>
            </w:r>
          </w:p>
          <w:p w14:paraId="072F6782">
            <w:pPr>
              <w:widowControl/>
              <w:shd w:val="clear" w:color="auto" w:fill="FFFFFF"/>
              <w:jc w:val="left"/>
              <w:rPr>
                <w:rFonts w:ascii="Courier New" w:hAnsi="Courier New" w:eastAsia="Courier New" w:cs="Courier New"/>
                <w:color w:val="202020"/>
                <w:sz w:val="20"/>
                <w:szCs w:val="20"/>
                <w:lang w:val="sr-Cyrl-RS"/>
                <w:rPrChange w:id="6317"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31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319"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32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321"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32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6323" w:author="Milan Stojkov" w:date="2026-10-02T11:00:00Z">
                  <w:rPr>
                    <w:rFonts w:ascii="Courier New" w:hAnsi="Courier New" w:eastAsia="Courier New" w:cs="Courier New"/>
                    <w:color w:val="8250DF"/>
                    <w:sz w:val="20"/>
                    <w:szCs w:val="20"/>
                    <w:highlight w:val="white"/>
                  </w:rPr>
                </w:rPrChange>
              </w:rPr>
              <w:t>reason</w:t>
            </w:r>
            <w:r>
              <w:rPr>
                <w:rFonts w:ascii="Courier New" w:hAnsi="Courier New" w:eastAsia="Courier New" w:cs="Courier New"/>
                <w:color w:val="202020"/>
                <w:sz w:val="20"/>
                <w:szCs w:val="20"/>
                <w:highlight w:val="white"/>
                <w:lang w:val="sr-Cyrl-RS"/>
                <w:rPrChange w:id="632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325"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32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327"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632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329"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33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331" w:author="Milan Stojkov" w:date="2026-10-02T11:00:00Z">
                  <w:rPr>
                    <w:rFonts w:ascii="Courier New" w:hAnsi="Courier New" w:eastAsia="Courier New" w:cs="Courier New"/>
                    <w:color w:val="0000FF"/>
                    <w:sz w:val="20"/>
                    <w:szCs w:val="20"/>
                    <w:highlight w:val="white"/>
                  </w:rPr>
                </w:rPrChange>
              </w:rPr>
              <w:t>is</w:t>
            </w:r>
            <w:r>
              <w:rPr>
                <w:rFonts w:ascii="Courier New" w:hAnsi="Courier New" w:eastAsia="Courier New" w:cs="Courier New"/>
                <w:color w:val="202020"/>
                <w:sz w:val="20"/>
                <w:szCs w:val="20"/>
                <w:highlight w:val="white"/>
                <w:lang w:val="sr-Cyrl-RS"/>
                <w:rPrChange w:id="633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333" w:author="Milan Stojkov" w:date="2026-10-02T11:00:00Z">
                  <w:rPr>
                    <w:rFonts w:ascii="Courier New" w:hAnsi="Courier New" w:eastAsia="Courier New" w:cs="Courier New"/>
                    <w:color w:val="0000FF"/>
                    <w:sz w:val="20"/>
                    <w:szCs w:val="20"/>
                    <w:highlight w:val="white"/>
                  </w:rPr>
                </w:rPrChange>
              </w:rPr>
              <w:t>None</w:t>
            </w:r>
          </w:p>
          <w:p w14:paraId="40A29E46">
            <w:pPr>
              <w:widowControl/>
              <w:jc w:val="left"/>
              <w:rPr>
                <w:rFonts w:ascii="Courier New" w:hAnsi="Courier New" w:eastAsia="Courier New" w:cs="Courier New"/>
                <w:sz w:val="20"/>
                <w:szCs w:val="20"/>
                <w:lang w:val="sr-Cyrl-RS"/>
                <w:rPrChange w:id="6334" w:author="Milan Stojkov" w:date="2026-10-02T11:00:00Z">
                  <w:rPr>
                    <w:rFonts w:ascii="Courier New" w:hAnsi="Courier New" w:eastAsia="Courier New" w:cs="Courier New"/>
                    <w:sz w:val="20"/>
                    <w:szCs w:val="20"/>
                  </w:rPr>
                </w:rPrChange>
              </w:rPr>
            </w:pPr>
          </w:p>
          <w:p w14:paraId="399EB82D">
            <w:pPr>
              <w:widowControl/>
              <w:shd w:val="clear" w:color="auto" w:fill="FFFFFF"/>
              <w:jc w:val="left"/>
              <w:rPr>
                <w:rFonts w:ascii="Courier New" w:hAnsi="Courier New" w:eastAsia="Courier New" w:cs="Courier New"/>
                <w:color w:val="202020"/>
                <w:sz w:val="20"/>
                <w:szCs w:val="20"/>
                <w:lang w:val="sr-Cyrl-RS"/>
                <w:rPrChange w:id="633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33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6337"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633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6339" w:author="Milan Stojkov" w:date="2026-10-02T11:00:00Z">
                  <w:rPr>
                    <w:rFonts w:ascii="Courier New" w:hAnsi="Courier New" w:eastAsia="Courier New" w:cs="Courier New"/>
                    <w:color w:val="8250DF"/>
                    <w:sz w:val="20"/>
                    <w:szCs w:val="20"/>
                    <w:highlight w:val="white"/>
                  </w:rPr>
                </w:rPrChange>
              </w:rPr>
              <w:t>evict_peer</w:t>
            </w:r>
            <w:r>
              <w:rPr>
                <w:rFonts w:ascii="Courier New" w:hAnsi="Courier New" w:eastAsia="Courier New" w:cs="Courier New"/>
                <w:color w:val="202020"/>
                <w:sz w:val="20"/>
                <w:szCs w:val="20"/>
                <w:highlight w:val="white"/>
                <w:lang w:val="sr-Cyrl-RS"/>
                <w:rPrChange w:id="634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341"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34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343"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34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345" w:author="Milan Stojkov" w:date="2026-10-02T11:00:00Z">
                  <w:rPr>
                    <w:rFonts w:ascii="Courier New" w:hAnsi="Courier New" w:eastAsia="Courier New" w:cs="Courier New"/>
                    <w:color w:val="267F99"/>
                    <w:sz w:val="20"/>
                    <w:szCs w:val="20"/>
                    <w:highlight w:val="white"/>
                  </w:rPr>
                </w:rPrChange>
              </w:rPr>
              <w:t>Node</w:t>
            </w:r>
            <w:r>
              <w:rPr>
                <w:rFonts w:ascii="Courier New" w:hAnsi="Courier New" w:eastAsia="Courier New" w:cs="Courier New"/>
                <w:color w:val="202020"/>
                <w:sz w:val="20"/>
                <w:szCs w:val="20"/>
                <w:highlight w:val="white"/>
                <w:lang w:val="sr-Cyrl-RS"/>
                <w:rPrChange w:id="634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347"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34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349"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635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351"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635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353" w:author="Milan Stojkov" w:date="2026-10-02T11:00:00Z">
                  <w:rPr>
                    <w:rFonts w:ascii="Courier New" w:hAnsi="Courier New" w:eastAsia="Courier New" w:cs="Courier New"/>
                    <w:color w:val="267F99"/>
                    <w:sz w:val="20"/>
                    <w:szCs w:val="20"/>
                    <w:highlight w:val="white"/>
                  </w:rPr>
                </w:rPrChange>
              </w:rPr>
              <w:t>Optional</w:t>
            </w:r>
            <w:r>
              <w:rPr>
                <w:rFonts w:ascii="Courier New" w:hAnsi="Courier New" w:eastAsia="Courier New" w:cs="Courier New"/>
                <w:color w:val="202020"/>
                <w:sz w:val="20"/>
                <w:szCs w:val="20"/>
                <w:highlight w:val="white"/>
                <w:lang w:val="sr-Cyrl-RS"/>
                <w:rPrChange w:id="635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6355"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635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357"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35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359"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6360"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6361" w:author="Milan Stojkov" w:date="2026-10-02T11:00:00Z">
                  <w:rPr>
                    <w:rFonts w:ascii="Courier New" w:hAnsi="Courier New" w:eastAsia="Courier New" w:cs="Courier New"/>
                    <w:color w:val="267F99"/>
                    <w:sz w:val="20"/>
                    <w:szCs w:val="20"/>
                    <w:highlight w:val="white"/>
                  </w:rPr>
                </w:rPrChange>
              </w:rPr>
              <w:t>Optional</w:t>
            </w:r>
            <w:r>
              <w:rPr>
                <w:rFonts w:ascii="Courier New" w:hAnsi="Courier New" w:eastAsia="Courier New" w:cs="Courier New"/>
                <w:color w:val="202020"/>
                <w:sz w:val="20"/>
                <w:szCs w:val="20"/>
                <w:highlight w:val="white"/>
                <w:lang w:val="sr-Cyrl-RS"/>
                <w:rPrChange w:id="636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6363"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6364" w:author="Milan Stojkov" w:date="2026-10-02T11:00:00Z">
                  <w:rPr>
                    <w:rFonts w:ascii="Courier New" w:hAnsi="Courier New" w:eastAsia="Courier New" w:cs="Courier New"/>
                    <w:color w:val="202020"/>
                    <w:sz w:val="20"/>
                    <w:szCs w:val="20"/>
                    <w:highlight w:val="white"/>
                  </w:rPr>
                </w:rPrChange>
              </w:rPr>
              <w:t>]:</w:t>
            </w:r>
          </w:p>
          <w:p w14:paraId="190C5A89">
            <w:pPr>
              <w:widowControl/>
              <w:shd w:val="clear" w:color="auto" w:fill="FFFFFF"/>
              <w:jc w:val="left"/>
              <w:rPr>
                <w:rFonts w:ascii="Courier New" w:hAnsi="Courier New" w:eastAsia="Courier New" w:cs="Courier New"/>
                <w:color w:val="202020"/>
                <w:sz w:val="20"/>
                <w:szCs w:val="20"/>
                <w:lang w:val="sr-Cyrl-RS"/>
                <w:rPrChange w:id="636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36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367"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36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6369" w:author="Milan Stojkov" w:date="2026-10-02T11:00:00Z">
                  <w:rPr>
                    <w:rFonts w:ascii="Courier New" w:hAnsi="Courier New" w:eastAsia="Courier New" w:cs="Courier New"/>
                    <w:color w:val="8250DF"/>
                    <w:sz w:val="20"/>
                    <w:szCs w:val="20"/>
                    <w:highlight w:val="white"/>
                  </w:rPr>
                </w:rPrChange>
              </w:rPr>
              <w:t>len</w:t>
            </w:r>
            <w:r>
              <w:rPr>
                <w:rFonts w:ascii="Courier New" w:hAnsi="Courier New" w:eastAsia="Courier New" w:cs="Courier New"/>
                <w:color w:val="202020"/>
                <w:sz w:val="20"/>
                <w:szCs w:val="20"/>
                <w:highlight w:val="white"/>
                <w:lang w:val="sr-Cyrl-RS"/>
                <w:rPrChange w:id="637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371"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37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373" w:author="Milan Stojkov" w:date="2026-10-02T11:00:00Z">
                  <w:rPr>
                    <w:rFonts w:ascii="Courier New" w:hAnsi="Courier New" w:eastAsia="Courier New" w:cs="Courier New"/>
                    <w:color w:val="1F2328"/>
                    <w:sz w:val="20"/>
                    <w:szCs w:val="20"/>
                    <w:highlight w:val="white"/>
                  </w:rPr>
                </w:rPrChange>
              </w:rPr>
              <w:t>peers</w:t>
            </w:r>
            <w:r>
              <w:rPr>
                <w:rFonts w:ascii="Courier New" w:hAnsi="Courier New" w:eastAsia="Courier New" w:cs="Courier New"/>
                <w:color w:val="202020"/>
                <w:sz w:val="20"/>
                <w:szCs w:val="20"/>
                <w:highlight w:val="white"/>
                <w:lang w:val="sr-Cyrl-RS"/>
                <w:rPrChange w:id="637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375" w:author="Milan Stojkov" w:date="2026-10-02T11:00:00Z">
                  <w:rPr>
                    <w:rFonts w:ascii="Courier New" w:hAnsi="Courier New" w:eastAsia="Courier New" w:cs="Courier New"/>
                    <w:color w:val="000000"/>
                    <w:sz w:val="20"/>
                    <w:szCs w:val="20"/>
                    <w:highlight w:val="white"/>
                  </w:rPr>
                </w:rPrChange>
              </w:rPr>
              <w:t>&lt;</w:t>
            </w:r>
            <w:r>
              <w:rPr>
                <w:rFonts w:ascii="Courier New" w:hAnsi="Courier New" w:eastAsia="Courier New" w:cs="Courier New"/>
                <w:color w:val="202020"/>
                <w:sz w:val="20"/>
                <w:szCs w:val="20"/>
                <w:highlight w:val="white"/>
                <w:lang w:val="sr-Cyrl-RS"/>
                <w:rPrChange w:id="637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377"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37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379" w:author="Milan Stojkov" w:date="2026-10-02T11:00:00Z">
                  <w:rPr>
                    <w:rFonts w:ascii="Courier New" w:hAnsi="Courier New" w:eastAsia="Courier New" w:cs="Courier New"/>
                    <w:color w:val="1F2328"/>
                    <w:sz w:val="20"/>
                    <w:szCs w:val="20"/>
                    <w:highlight w:val="white"/>
                  </w:rPr>
                </w:rPrChange>
              </w:rPr>
              <w:t>max_peers</w:t>
            </w:r>
            <w:r>
              <w:rPr>
                <w:rFonts w:ascii="Courier New" w:hAnsi="Courier New" w:eastAsia="Courier New" w:cs="Courier New"/>
                <w:color w:val="202020"/>
                <w:sz w:val="20"/>
                <w:szCs w:val="20"/>
                <w:highlight w:val="white"/>
                <w:lang w:val="sr-Cyrl-RS"/>
                <w:rPrChange w:id="6380" w:author="Milan Stojkov" w:date="2026-10-02T11:00:00Z">
                  <w:rPr>
                    <w:rFonts w:ascii="Courier New" w:hAnsi="Courier New" w:eastAsia="Courier New" w:cs="Courier New"/>
                    <w:color w:val="202020"/>
                    <w:sz w:val="20"/>
                    <w:szCs w:val="20"/>
                    <w:highlight w:val="white"/>
                  </w:rPr>
                </w:rPrChange>
              </w:rPr>
              <w:t>:</w:t>
            </w:r>
          </w:p>
          <w:p w14:paraId="09F9F87D">
            <w:pPr>
              <w:widowControl/>
              <w:shd w:val="clear" w:color="auto" w:fill="FFFFFF"/>
              <w:jc w:val="left"/>
              <w:rPr>
                <w:rFonts w:ascii="Courier New" w:hAnsi="Courier New" w:eastAsia="Courier New" w:cs="Courier New"/>
                <w:color w:val="202020"/>
                <w:sz w:val="20"/>
                <w:szCs w:val="20"/>
                <w:lang w:val="sr-Cyrl-RS"/>
                <w:rPrChange w:id="638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38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383"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38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385" w:author="Milan Stojkov" w:date="2026-10-02T11:00:00Z">
                  <w:rPr>
                    <w:rFonts w:ascii="Courier New" w:hAnsi="Courier New" w:eastAsia="Courier New" w:cs="Courier New"/>
                    <w:color w:val="0000FF"/>
                    <w:sz w:val="20"/>
                    <w:szCs w:val="20"/>
                    <w:highlight w:val="white"/>
                  </w:rPr>
                </w:rPrChange>
              </w:rPr>
              <w:t>None</w:t>
            </w:r>
          </w:p>
          <w:p w14:paraId="55BE8829">
            <w:pPr>
              <w:widowControl/>
              <w:shd w:val="clear" w:color="auto" w:fill="FFFFFF"/>
              <w:jc w:val="left"/>
              <w:rPr>
                <w:rFonts w:ascii="Courier New" w:hAnsi="Courier New" w:eastAsia="Courier New" w:cs="Courier New"/>
                <w:color w:val="202020"/>
                <w:sz w:val="20"/>
                <w:szCs w:val="20"/>
                <w:lang w:val="sr-Cyrl-RS"/>
                <w:rPrChange w:id="638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38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388"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38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390"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639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392"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39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394" w:author="Milan Stojkov" w:date="2026-10-02T11:00:00Z">
                  <w:rPr>
                    <w:rFonts w:ascii="Courier New" w:hAnsi="Courier New" w:eastAsia="Courier New" w:cs="Courier New"/>
                    <w:color w:val="1F2328"/>
                    <w:sz w:val="20"/>
                    <w:szCs w:val="20"/>
                    <w:highlight w:val="white"/>
                  </w:rPr>
                </w:rPrChange>
              </w:rPr>
              <w:t>peers</w:t>
            </w:r>
            <w:r>
              <w:rPr>
                <w:rFonts w:ascii="Courier New" w:hAnsi="Courier New" w:eastAsia="Courier New" w:cs="Courier New"/>
                <w:color w:val="202020"/>
                <w:sz w:val="20"/>
                <w:szCs w:val="20"/>
                <w:highlight w:val="white"/>
                <w:lang w:val="sr-Cyrl-RS"/>
                <w:rPrChange w:id="6395" w:author="Milan Stojkov" w:date="2026-10-02T11:00:00Z">
                  <w:rPr>
                    <w:rFonts w:ascii="Courier New" w:hAnsi="Courier New" w:eastAsia="Courier New" w:cs="Courier New"/>
                    <w:color w:val="202020"/>
                    <w:sz w:val="20"/>
                    <w:szCs w:val="20"/>
                    <w:highlight w:val="white"/>
                  </w:rPr>
                </w:rPrChange>
              </w:rPr>
              <w:t>:</w:t>
            </w:r>
          </w:p>
          <w:p w14:paraId="097A61F1">
            <w:pPr>
              <w:widowControl/>
              <w:shd w:val="clear" w:color="auto" w:fill="FFFFFF"/>
              <w:jc w:val="left"/>
              <w:rPr>
                <w:rFonts w:ascii="Courier New" w:hAnsi="Courier New" w:eastAsia="Courier New" w:cs="Courier New"/>
                <w:color w:val="202020"/>
                <w:sz w:val="20"/>
                <w:szCs w:val="20"/>
                <w:lang w:val="sr-Cyrl-RS"/>
                <w:rPrChange w:id="639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39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398"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39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400" w:author="Milan Stojkov" w:date="2026-10-02T11:00:00Z">
                  <w:rPr>
                    <w:rFonts w:ascii="Courier New" w:hAnsi="Courier New" w:eastAsia="Courier New" w:cs="Courier New"/>
                    <w:color w:val="0000FF"/>
                    <w:sz w:val="20"/>
                    <w:szCs w:val="20"/>
                    <w:highlight w:val="white"/>
                  </w:rPr>
                </w:rPrChange>
              </w:rPr>
              <w:t>None</w:t>
            </w:r>
          </w:p>
          <w:p w14:paraId="370C143F">
            <w:pPr>
              <w:widowControl/>
              <w:shd w:val="clear" w:color="auto" w:fill="FFFFFF"/>
              <w:jc w:val="left"/>
              <w:rPr>
                <w:rFonts w:ascii="Courier New" w:hAnsi="Courier New" w:eastAsia="Courier New" w:cs="Courier New"/>
                <w:color w:val="202020"/>
                <w:sz w:val="20"/>
                <w:szCs w:val="20"/>
                <w:lang w:val="sr-Cyrl-RS"/>
                <w:rPrChange w:id="640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40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403" w:author="Milan Stojkov" w:date="2026-10-02T11:00:00Z">
                  <w:rPr>
                    <w:rFonts w:ascii="Courier New" w:hAnsi="Courier New" w:eastAsia="Courier New" w:cs="Courier New"/>
                    <w:color w:val="1F2328"/>
                    <w:sz w:val="20"/>
                    <w:szCs w:val="20"/>
                    <w:highlight w:val="white"/>
                  </w:rPr>
                </w:rPrChange>
              </w:rPr>
              <w:t>rng</w:t>
            </w:r>
            <w:r>
              <w:rPr>
                <w:rFonts w:ascii="Courier New" w:hAnsi="Courier New" w:eastAsia="Courier New" w:cs="Courier New"/>
                <w:color w:val="202020"/>
                <w:sz w:val="20"/>
                <w:szCs w:val="20"/>
                <w:highlight w:val="white"/>
                <w:lang w:val="sr-Cyrl-RS"/>
                <w:rPrChange w:id="640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405"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40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6407" w:author="Milan Stojkov" w:date="2026-10-02T11:00:00Z">
                  <w:rPr>
                    <w:rFonts w:ascii="Courier New" w:hAnsi="Courier New" w:eastAsia="Courier New" w:cs="Courier New"/>
                    <w:color w:val="8250DF"/>
                    <w:sz w:val="20"/>
                    <w:szCs w:val="20"/>
                    <w:highlight w:val="white"/>
                  </w:rPr>
                </w:rPrChange>
              </w:rPr>
              <w:t>make_rng</w:t>
            </w:r>
            <w:r>
              <w:rPr>
                <w:rFonts w:ascii="Courier New" w:hAnsi="Courier New" w:eastAsia="Courier New" w:cs="Courier New"/>
                <w:color w:val="202020"/>
                <w:sz w:val="20"/>
                <w:szCs w:val="20"/>
                <w:highlight w:val="white"/>
                <w:lang w:val="sr-Cyrl-RS"/>
                <w:rPrChange w:id="640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409"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41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411" w:author="Milan Stojkov" w:date="2026-10-02T11:00:00Z">
                  <w:rPr>
                    <w:rFonts w:ascii="Courier New" w:hAnsi="Courier New" w:eastAsia="Courier New" w:cs="Courier New"/>
                    <w:color w:val="1F2328"/>
                    <w:sz w:val="20"/>
                    <w:szCs w:val="20"/>
                    <w:highlight w:val="white"/>
                  </w:rPr>
                </w:rPrChange>
              </w:rPr>
              <w:t>seed</w:t>
            </w:r>
            <w:r>
              <w:rPr>
                <w:rFonts w:ascii="Courier New" w:hAnsi="Courier New" w:eastAsia="Courier New" w:cs="Courier New"/>
                <w:color w:val="202020"/>
                <w:sz w:val="20"/>
                <w:szCs w:val="20"/>
                <w:highlight w:val="white"/>
                <w:lang w:val="sr-Cyrl-RS"/>
                <w:rPrChange w:id="641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6413" w:author="Milan Stojkov" w:date="2026-10-02T11:00:00Z">
                  <w:rPr>
                    <w:rFonts w:ascii="Courier New" w:hAnsi="Courier New" w:eastAsia="Courier New" w:cs="Courier New"/>
                    <w:color w:val="0A3069"/>
                    <w:sz w:val="20"/>
                    <w:szCs w:val="20"/>
                    <w:highlight w:val="white"/>
                  </w:rPr>
                </w:rPrChange>
              </w:rPr>
              <w:t>"random_eviction"</w:t>
            </w:r>
            <w:r>
              <w:rPr>
                <w:rFonts w:ascii="Courier New" w:hAnsi="Courier New" w:eastAsia="Courier New" w:cs="Courier New"/>
                <w:color w:val="202020"/>
                <w:sz w:val="20"/>
                <w:szCs w:val="20"/>
                <w:highlight w:val="white"/>
                <w:lang w:val="sr-Cyrl-RS"/>
                <w:rPrChange w:id="641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415"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41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417" w:author="Milan Stojkov" w:date="2026-10-02T11:00:00Z">
                  <w:rPr>
                    <w:rFonts w:ascii="Courier New" w:hAnsi="Courier New" w:eastAsia="Courier New" w:cs="Courier New"/>
                    <w:color w:val="1F2328"/>
                    <w:sz w:val="20"/>
                    <w:szCs w:val="20"/>
                    <w:highlight w:val="white"/>
                  </w:rPr>
                </w:rPrChange>
              </w:rPr>
              <w:t>node_id</w:t>
            </w:r>
            <w:r>
              <w:rPr>
                <w:rFonts w:ascii="Courier New" w:hAnsi="Courier New" w:eastAsia="Courier New" w:cs="Courier New"/>
                <w:color w:val="202020"/>
                <w:sz w:val="20"/>
                <w:szCs w:val="20"/>
                <w:highlight w:val="white"/>
                <w:lang w:val="sr-Cyrl-RS"/>
                <w:rPrChange w:id="641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419"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420" w:author="Milan Stojkov" w:date="2026-10-02T11:00:00Z">
                  <w:rPr>
                    <w:rFonts w:ascii="Courier New" w:hAnsi="Courier New" w:eastAsia="Courier New" w:cs="Courier New"/>
                    <w:color w:val="202020"/>
                    <w:sz w:val="20"/>
                    <w:szCs w:val="20"/>
                    <w:highlight w:val="white"/>
                  </w:rPr>
                </w:rPrChange>
              </w:rPr>
              <w:t>)</w:t>
            </w:r>
          </w:p>
          <w:p w14:paraId="6571897B">
            <w:pPr>
              <w:widowControl/>
              <w:shd w:val="clear" w:color="auto" w:fill="FFFFFF"/>
              <w:jc w:val="left"/>
              <w:rPr>
                <w:rFonts w:ascii="Courier New" w:hAnsi="Courier New" w:eastAsia="Courier New" w:cs="Courier New"/>
                <w:color w:val="000000"/>
                <w:sz w:val="20"/>
                <w:szCs w:val="20"/>
                <w:lang w:val="sr-Cyrl-RS"/>
                <w:rPrChange w:id="6421"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202020"/>
                <w:sz w:val="20"/>
                <w:szCs w:val="20"/>
                <w:highlight w:val="white"/>
                <w:lang w:val="sr-Cyrl-RS"/>
                <w:rPrChange w:id="642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423"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42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425" w:author="Milan Stojkov" w:date="2026-10-02T11:00:00Z">
                  <w:rPr>
                    <w:rFonts w:ascii="Courier New" w:hAnsi="Courier New" w:eastAsia="Courier New" w:cs="Courier New"/>
                    <w:color w:val="1F2328"/>
                    <w:sz w:val="20"/>
                    <w:szCs w:val="20"/>
                    <w:highlight w:val="white"/>
                  </w:rPr>
                </w:rPrChange>
              </w:rPr>
              <w:t>rng</w:t>
            </w:r>
            <w:r>
              <w:rPr>
                <w:rFonts w:ascii="Courier New" w:hAnsi="Courier New" w:eastAsia="Courier New" w:cs="Courier New"/>
                <w:color w:val="202020"/>
                <w:sz w:val="20"/>
                <w:szCs w:val="20"/>
                <w:highlight w:val="white"/>
                <w:lang w:val="sr-Cyrl-RS"/>
                <w:rPrChange w:id="642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6427" w:author="Milan Stojkov" w:date="2026-10-02T11:00:00Z">
                  <w:rPr>
                    <w:rFonts w:ascii="Courier New" w:hAnsi="Courier New" w:eastAsia="Courier New" w:cs="Courier New"/>
                    <w:color w:val="8250DF"/>
                    <w:sz w:val="20"/>
                    <w:szCs w:val="20"/>
                    <w:highlight w:val="white"/>
                  </w:rPr>
                </w:rPrChange>
              </w:rPr>
              <w:t>choice</w:t>
            </w:r>
            <w:r>
              <w:rPr>
                <w:rFonts w:ascii="Courier New" w:hAnsi="Courier New" w:eastAsia="Courier New" w:cs="Courier New"/>
                <w:color w:val="202020"/>
                <w:sz w:val="20"/>
                <w:szCs w:val="20"/>
                <w:highlight w:val="white"/>
                <w:lang w:val="sr-Cyrl-RS"/>
                <w:rPrChange w:id="642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6429" w:author="Milan Stojkov" w:date="2026-10-02T11:00:00Z">
                  <w:rPr>
                    <w:rFonts w:ascii="Courier New" w:hAnsi="Courier New" w:eastAsia="Courier New" w:cs="Courier New"/>
                    <w:color w:val="267F99"/>
                    <w:sz w:val="20"/>
                    <w:szCs w:val="20"/>
                    <w:highlight w:val="white"/>
                  </w:rPr>
                </w:rPrChange>
              </w:rPr>
              <w:t>list</w:t>
            </w:r>
            <w:r>
              <w:rPr>
                <w:rFonts w:ascii="Courier New" w:hAnsi="Courier New" w:eastAsia="Courier New" w:cs="Courier New"/>
                <w:color w:val="202020"/>
                <w:sz w:val="20"/>
                <w:szCs w:val="20"/>
                <w:highlight w:val="white"/>
                <w:lang w:val="sr-Cyrl-RS"/>
                <w:rPrChange w:id="643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431"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43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433" w:author="Milan Stojkov" w:date="2026-10-02T11:00:00Z">
                  <w:rPr>
                    <w:rFonts w:ascii="Courier New" w:hAnsi="Courier New" w:eastAsia="Courier New" w:cs="Courier New"/>
                    <w:color w:val="1F2328"/>
                    <w:sz w:val="20"/>
                    <w:szCs w:val="20"/>
                    <w:highlight w:val="white"/>
                  </w:rPr>
                </w:rPrChange>
              </w:rPr>
              <w:t>peers</w:t>
            </w:r>
            <w:r>
              <w:rPr>
                <w:rFonts w:ascii="Courier New" w:hAnsi="Courier New" w:eastAsia="Courier New" w:cs="Courier New"/>
                <w:color w:val="202020"/>
                <w:sz w:val="20"/>
                <w:szCs w:val="20"/>
                <w:highlight w:val="white"/>
                <w:lang w:val="sr-Cyrl-RS"/>
                <w:rPrChange w:id="6434" w:author="Milan Stojkov" w:date="2026-10-02T11:00:00Z">
                  <w:rPr>
                    <w:rFonts w:ascii="Courier New" w:hAnsi="Courier New" w:eastAsia="Courier New" w:cs="Courier New"/>
                    <w:color w:val="202020"/>
                    <w:sz w:val="20"/>
                    <w:szCs w:val="20"/>
                    <w:highlight w:val="white"/>
                  </w:rPr>
                </w:rPrChange>
              </w:rPr>
              <w:t>))</w:t>
            </w:r>
          </w:p>
        </w:tc>
      </w:tr>
    </w:tbl>
    <w:p w14:paraId="49E1FA91">
      <w:pPr>
        <w:pBdr>
          <w:top w:val="none" w:color="auto" w:sz="0" w:space="0"/>
          <w:left w:val="none" w:color="auto" w:sz="0" w:space="0"/>
          <w:bottom w:val="none" w:color="auto" w:sz="0" w:space="0"/>
          <w:right w:val="none" w:color="auto" w:sz="0" w:space="0"/>
          <w:between w:val="none" w:color="auto" w:sz="0" w:space="0"/>
        </w:pBdr>
        <w:jc w:val="center"/>
        <w:rPr>
          <w:ins w:id="6435" w:author="Milica Radić" w:date="2026-10-03T18:40:44Z"/>
          <w:i/>
          <w:iCs/>
          <w:color w:val="000000"/>
          <w:sz w:val="20"/>
          <w:szCs w:val="20"/>
          <w:lang w:val="sr-Cyrl-RS"/>
        </w:rPr>
      </w:pPr>
      <w:r>
        <w:rPr>
          <w:i/>
          <w:iCs/>
          <w:color w:val="000000"/>
          <w:sz w:val="20"/>
          <w:szCs w:val="20"/>
          <w:lang w:val="sr-Cyrl-RS"/>
          <w:rPrChange w:id="6436" w:author="Milan Stojkov" w:date="2026-10-02T11:00:00Z">
            <w:rPr>
              <w:i/>
              <w:iCs/>
              <w:color w:val="000000"/>
              <w:sz w:val="20"/>
              <w:szCs w:val="20"/>
            </w:rPr>
          </w:rPrChange>
        </w:rPr>
        <w:t>Листинг 5.24</w:t>
      </w:r>
      <w:ins w:id="6437" w:author="Milica Radić" w:date="2026-10-04T03:49:24Z">
        <w:r>
          <w:rPr>
            <w:rFonts w:hint="default"/>
            <w:i/>
            <w:iCs/>
            <w:color w:val="000000"/>
            <w:sz w:val="20"/>
            <w:szCs w:val="20"/>
            <w:lang w:val="sr-Cyrl-RS"/>
          </w:rPr>
          <w:t xml:space="preserve"> </w:t>
        </w:r>
      </w:ins>
      <w:r>
        <w:rPr>
          <w:i/>
          <w:iCs/>
          <w:color w:val="000000"/>
          <w:sz w:val="20"/>
          <w:szCs w:val="20"/>
          <w:lang w:val="sr-Cyrl-RS"/>
          <w:rPrChange w:id="6438" w:author="Milan Stojkov" w:date="2026-10-02T11:00:00Z">
            <w:rPr>
              <w:i/>
              <w:iCs/>
              <w:color w:val="000000"/>
              <w:sz w:val="20"/>
              <w:szCs w:val="20"/>
            </w:rPr>
          </w:rPrChange>
        </w:rPr>
        <w:t>- Референтна стратегија</w:t>
      </w:r>
    </w:p>
    <w:p w14:paraId="5FA8311B">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6439" w:author="Milan Stojkov" w:date="2026-10-02T11:00:00Z">
            <w:rPr>
              <w:i/>
              <w:iCs/>
              <w:color w:val="000000"/>
              <w:sz w:val="20"/>
              <w:szCs w:val="20"/>
            </w:rPr>
          </w:rPrChange>
        </w:rPr>
      </w:pPr>
    </w:p>
    <w:p w14:paraId="7D566709">
      <w:pPr>
        <w:widowControl w:val="0"/>
        <w:ind w:firstLine="360"/>
        <w:jc w:val="both"/>
        <w:rPr>
          <w:ins w:id="6440" w:author="Milica Radić" w:date="2026-10-03T18:50:22Z"/>
          <w:color w:val="000000"/>
          <w:sz w:val="22"/>
          <w:szCs w:val="22"/>
          <w:lang w:val="sr-Cyrl-RS"/>
        </w:rPr>
      </w:pPr>
      <w:r>
        <w:rPr>
          <w:i/>
          <w:iCs/>
          <w:color w:val="000000"/>
          <w:sz w:val="22"/>
          <w:szCs w:val="22"/>
          <w:lang w:val="sr-Cyrl-RS"/>
          <w:rPrChange w:id="6441" w:author="Milan Stojkov" w:date="2026-10-02T11:00:00Z">
            <w:rPr>
              <w:i/>
              <w:iCs/>
              <w:color w:val="000000"/>
              <w:sz w:val="22"/>
              <w:szCs w:val="22"/>
            </w:rPr>
          </w:rPrChange>
        </w:rPr>
        <w:t>Sybil</w:t>
      </w:r>
      <w:r>
        <w:rPr>
          <w:color w:val="000000"/>
          <w:sz w:val="22"/>
          <w:szCs w:val="22"/>
          <w:lang w:val="sr-Cyrl-RS"/>
          <w:rPrChange w:id="6442" w:author="Milan Stojkov" w:date="2026-10-02T11:00:00Z">
            <w:rPr>
              <w:color w:val="000000"/>
              <w:sz w:val="22"/>
              <w:szCs w:val="22"/>
            </w:rPr>
          </w:rPrChange>
        </w:rPr>
        <w:t>-отпорна стратегија проверава доказ, старост и праг оцене, тим редоследом од најјефтиније до најскупље провере, а уклања суседа са најнижом оценом</w:t>
      </w:r>
      <w:ins w:id="6443" w:author="Milica Radić" w:date="2026-10-03T18:51:24Z">
        <w:r>
          <w:rPr>
            <w:rFonts w:hint="default"/>
            <w:color w:val="000000"/>
            <w:sz w:val="22"/>
            <w:szCs w:val="22"/>
            <w:lang w:val="sr-Cyrl-RS"/>
          </w:rPr>
          <w:t>, што је имплементирано у Листингу 5.25</w:t>
        </w:r>
      </w:ins>
      <w:ins w:id="6444" w:author="Milica Radić" w:date="2026-10-03T18:51:25Z">
        <w:r>
          <w:rPr>
            <w:rFonts w:hint="default"/>
            <w:color w:val="000000"/>
            <w:sz w:val="22"/>
            <w:szCs w:val="22"/>
            <w:lang w:val="en-US"/>
          </w:rPr>
          <w:t>.</w:t>
        </w:r>
      </w:ins>
      <w:del w:id="6445" w:author="Milica Radić" w:date="2026-10-03T18:51:23Z">
        <w:r>
          <w:rPr>
            <w:color w:val="000000"/>
            <w:sz w:val="22"/>
            <w:szCs w:val="22"/>
            <w:lang w:val="sr-Cyrl-RS"/>
            <w:rPrChange w:id="6446" w:author="Milan Stojkov" w:date="2026-10-02T11:00:00Z">
              <w:rPr>
                <w:color w:val="000000"/>
                <w:sz w:val="22"/>
                <w:szCs w:val="22"/>
              </w:rPr>
            </w:rPrChange>
          </w:rPr>
          <w:delText>:</w:delText>
        </w:r>
      </w:del>
    </w:p>
    <w:p w14:paraId="2DB21B97">
      <w:pPr>
        <w:widowControl/>
        <w:ind w:firstLine="0"/>
        <w:jc w:val="left"/>
        <w:rPr>
          <w:ins w:id="6448" w:author="Milica Radić" w:date="2026-10-03T22:06:57Z"/>
          <w:color w:val="000000"/>
          <w:sz w:val="22"/>
          <w:szCs w:val="22"/>
          <w:lang w:val="sr-Cyrl-RS"/>
        </w:rPr>
        <w:pPrChange w:id="6447" w:author="Milica Radić" w:date="2026-10-03T22:06:57Z">
          <w:pPr>
            <w:widowControl w:val="0"/>
            <w:ind w:firstLine="360"/>
            <w:jc w:val="both"/>
          </w:pPr>
        </w:pPrChange>
      </w:pPr>
      <w:ins w:id="6449" w:author="Milica Radić" w:date="2026-10-03T22:06:57Z">
        <w:r>
          <w:rPr>
            <w:color w:val="000000"/>
            <w:sz w:val="22"/>
            <w:szCs w:val="22"/>
            <w:lang w:val="sr-Cyrl-RS"/>
          </w:rPr>
          <w:br w:type="page"/>
        </w:r>
      </w:ins>
    </w:p>
    <w:p w14:paraId="7C56D748">
      <w:pPr>
        <w:widowControl w:val="0"/>
        <w:ind w:firstLine="360"/>
        <w:jc w:val="both"/>
        <w:rPr>
          <w:del w:id="6450" w:author="Milica Radić" w:date="2026-10-03T22:07:02Z"/>
          <w:color w:val="000000"/>
          <w:sz w:val="22"/>
          <w:szCs w:val="22"/>
          <w:lang w:val="sr-Cyrl-RS"/>
          <w:rPrChange w:id="6451" w:author="Milan Stojkov" w:date="2026-10-02T11:00:00Z">
            <w:rPr>
              <w:del w:id="6452" w:author="Milica Radić" w:date="2026-10-03T22:07:02Z"/>
              <w:color w:val="000000"/>
              <w:sz w:val="22"/>
              <w:szCs w:val="22"/>
            </w:rPr>
          </w:rPrChange>
        </w:rPr>
      </w:pPr>
    </w:p>
    <w:tbl>
      <w:tblPr>
        <w:tblStyle w:val="7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6453" w:author="Milica Radić" w:date="2026-10-02T23:04:18Z">
          <w:tblPr>
            <w:tblStyle w:val="77"/>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6454">
          <w:tblGrid>
            <w:gridCol w:w="8724"/>
          </w:tblGrid>
        </w:tblGridChange>
      </w:tblGrid>
      <w:tr w14:paraId="0D4A7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6455" w:author="Milica Radić" w:date="2026-10-02T23:04:18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6456" w:author="Milica Radić" w:date="2026-10-02T23:04:18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76BBC6B7">
            <w:pPr>
              <w:widowControl/>
              <w:shd w:val="clear" w:color="auto" w:fill="FFFFFF"/>
              <w:jc w:val="left"/>
              <w:rPr>
                <w:rFonts w:ascii="Courier New" w:hAnsi="Courier New" w:eastAsia="Courier New" w:cs="Courier New"/>
                <w:color w:val="202020"/>
                <w:sz w:val="20"/>
                <w:szCs w:val="20"/>
                <w:lang w:val="sr-Cyrl-RS"/>
                <w:rPrChange w:id="6457"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CF222E"/>
                <w:sz w:val="20"/>
                <w:szCs w:val="20"/>
                <w:highlight w:val="white"/>
                <w:lang w:val="sr-Cyrl-RS"/>
                <w:rPrChange w:id="6458" w:author="Milan Stojkov" w:date="2026-10-02T11:00:00Z">
                  <w:rPr>
                    <w:rFonts w:ascii="Courier New" w:hAnsi="Courier New" w:eastAsia="Courier New" w:cs="Courier New"/>
                    <w:color w:val="CF222E"/>
                    <w:sz w:val="20"/>
                    <w:szCs w:val="20"/>
                    <w:highlight w:val="white"/>
                  </w:rPr>
                </w:rPrChange>
              </w:rPr>
              <w:t>class</w:t>
            </w:r>
            <w:r>
              <w:rPr>
                <w:rFonts w:ascii="Courier New" w:hAnsi="Courier New" w:eastAsia="Courier New" w:cs="Courier New"/>
                <w:color w:val="202020"/>
                <w:sz w:val="20"/>
                <w:szCs w:val="20"/>
                <w:highlight w:val="white"/>
                <w:lang w:val="sr-Cyrl-RS"/>
                <w:rPrChange w:id="645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460" w:author="Milan Stojkov" w:date="2026-10-02T11:00:00Z">
                  <w:rPr>
                    <w:rFonts w:ascii="Courier New" w:hAnsi="Courier New" w:eastAsia="Courier New" w:cs="Courier New"/>
                    <w:color w:val="267F99"/>
                    <w:sz w:val="20"/>
                    <w:szCs w:val="20"/>
                    <w:highlight w:val="white"/>
                  </w:rPr>
                </w:rPrChange>
              </w:rPr>
              <w:t>SybilResistantStrategy</w:t>
            </w:r>
            <w:r>
              <w:rPr>
                <w:rFonts w:ascii="Courier New" w:hAnsi="Courier New" w:eastAsia="Courier New" w:cs="Courier New"/>
                <w:color w:val="202020"/>
                <w:sz w:val="20"/>
                <w:szCs w:val="20"/>
                <w:highlight w:val="white"/>
                <w:lang w:val="sr-Cyrl-RS"/>
                <w:rPrChange w:id="6461" w:author="Milan Stojkov" w:date="2026-10-02T11:00:00Z">
                  <w:rPr>
                    <w:rFonts w:ascii="Courier New" w:hAnsi="Courier New" w:eastAsia="Courier New" w:cs="Courier New"/>
                    <w:color w:val="202020"/>
                    <w:sz w:val="20"/>
                    <w:szCs w:val="20"/>
                    <w:highlight w:val="white"/>
                  </w:rPr>
                </w:rPrChange>
              </w:rPr>
              <w:t>:</w:t>
            </w:r>
          </w:p>
          <w:p w14:paraId="1CC363D4">
            <w:pPr>
              <w:widowControl/>
              <w:shd w:val="clear" w:color="auto" w:fill="FFFFFF"/>
              <w:jc w:val="left"/>
              <w:rPr>
                <w:rFonts w:ascii="Courier New" w:hAnsi="Courier New" w:eastAsia="Courier New" w:cs="Courier New"/>
                <w:color w:val="202020"/>
                <w:sz w:val="20"/>
                <w:szCs w:val="20"/>
                <w:lang w:val="sr-Cyrl-RS"/>
                <w:rPrChange w:id="6462"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46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464" w:author="Milan Stojkov" w:date="2026-10-02T11:00:00Z">
                  <w:rPr>
                    <w:rFonts w:ascii="Courier New" w:hAnsi="Courier New" w:eastAsia="Courier New" w:cs="Courier New"/>
                    <w:color w:val="1F2328"/>
                    <w:sz w:val="20"/>
                    <w:szCs w:val="20"/>
                    <w:highlight w:val="white"/>
                  </w:rPr>
                </w:rPrChange>
              </w:rPr>
              <w:t>name</w:t>
            </w:r>
            <w:r>
              <w:rPr>
                <w:rFonts w:ascii="Courier New" w:hAnsi="Courier New" w:eastAsia="Courier New" w:cs="Courier New"/>
                <w:color w:val="202020"/>
                <w:sz w:val="20"/>
                <w:szCs w:val="20"/>
                <w:highlight w:val="white"/>
                <w:lang w:val="sr-Cyrl-RS"/>
                <w:rPrChange w:id="646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466"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46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6468" w:author="Milan Stojkov" w:date="2026-10-02T11:00:00Z">
                  <w:rPr>
                    <w:rFonts w:ascii="Courier New" w:hAnsi="Courier New" w:eastAsia="Courier New" w:cs="Courier New"/>
                    <w:color w:val="0A3069"/>
                    <w:sz w:val="20"/>
                    <w:szCs w:val="20"/>
                    <w:highlight w:val="white"/>
                  </w:rPr>
                </w:rPrChange>
              </w:rPr>
              <w:t>"sybil_resistant"</w:t>
            </w:r>
          </w:p>
          <w:p w14:paraId="0ED96D8C">
            <w:pPr>
              <w:widowControl/>
              <w:jc w:val="left"/>
              <w:rPr>
                <w:rFonts w:ascii="Courier New" w:hAnsi="Courier New" w:eastAsia="Courier New" w:cs="Courier New"/>
                <w:sz w:val="20"/>
                <w:szCs w:val="20"/>
                <w:lang w:val="sr-Cyrl-RS"/>
                <w:rPrChange w:id="6469" w:author="Milan Stojkov" w:date="2026-10-02T11:00:00Z">
                  <w:rPr>
                    <w:rFonts w:ascii="Courier New" w:hAnsi="Courier New" w:eastAsia="Courier New" w:cs="Courier New"/>
                    <w:sz w:val="20"/>
                    <w:szCs w:val="20"/>
                  </w:rPr>
                </w:rPrChange>
              </w:rPr>
            </w:pPr>
          </w:p>
          <w:p w14:paraId="464C49CF">
            <w:pPr>
              <w:widowControl/>
              <w:shd w:val="clear" w:color="auto" w:fill="FFFFFF"/>
              <w:jc w:val="left"/>
              <w:rPr>
                <w:rFonts w:ascii="Courier New" w:hAnsi="Courier New" w:eastAsia="Courier New" w:cs="Courier New"/>
                <w:color w:val="202020"/>
                <w:sz w:val="20"/>
                <w:szCs w:val="20"/>
                <w:lang w:val="sr-Cyrl-RS"/>
                <w:rPrChange w:id="6470"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47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6472"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647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6474" w:author="Milan Stojkov" w:date="2026-10-02T11:00:00Z">
                  <w:rPr>
                    <w:rFonts w:ascii="Courier New" w:hAnsi="Courier New" w:eastAsia="Courier New" w:cs="Courier New"/>
                    <w:color w:val="8250DF"/>
                    <w:sz w:val="20"/>
                    <w:szCs w:val="20"/>
                    <w:highlight w:val="white"/>
                  </w:rPr>
                </w:rPrChange>
              </w:rPr>
              <w:t>reason</w:t>
            </w:r>
            <w:r>
              <w:rPr>
                <w:rFonts w:ascii="Courier New" w:hAnsi="Courier New" w:eastAsia="Courier New" w:cs="Courier New"/>
                <w:color w:val="202020"/>
                <w:sz w:val="20"/>
                <w:szCs w:val="20"/>
                <w:highlight w:val="white"/>
                <w:lang w:val="sr-Cyrl-RS"/>
                <w:rPrChange w:id="647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476"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47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478"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47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480" w:author="Milan Stojkov" w:date="2026-10-02T11:00:00Z">
                  <w:rPr>
                    <w:rFonts w:ascii="Courier New" w:hAnsi="Courier New" w:eastAsia="Courier New" w:cs="Courier New"/>
                    <w:color w:val="267F99"/>
                    <w:sz w:val="20"/>
                    <w:szCs w:val="20"/>
                    <w:highlight w:val="white"/>
                  </w:rPr>
                </w:rPrChange>
              </w:rPr>
              <w:t>Node</w:t>
            </w:r>
            <w:r>
              <w:rPr>
                <w:rFonts w:ascii="Courier New" w:hAnsi="Courier New" w:eastAsia="Courier New" w:cs="Courier New"/>
                <w:color w:val="202020"/>
                <w:sz w:val="20"/>
                <w:szCs w:val="20"/>
                <w:highlight w:val="white"/>
                <w:lang w:val="sr-Cyrl-RS"/>
                <w:rPrChange w:id="648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482"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648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484"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648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486"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48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488"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6489"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6490" w:author="Milan Stojkov" w:date="2026-10-02T11:00:00Z">
                  <w:rPr>
                    <w:rFonts w:ascii="Courier New" w:hAnsi="Courier New" w:eastAsia="Courier New" w:cs="Courier New"/>
                    <w:color w:val="267F99"/>
                    <w:sz w:val="20"/>
                    <w:szCs w:val="20"/>
                    <w:highlight w:val="white"/>
                  </w:rPr>
                </w:rPrChange>
              </w:rPr>
              <w:t>Optional</w:t>
            </w:r>
            <w:r>
              <w:rPr>
                <w:rFonts w:ascii="Courier New" w:hAnsi="Courier New" w:eastAsia="Courier New" w:cs="Courier New"/>
                <w:color w:val="202020"/>
                <w:sz w:val="20"/>
                <w:szCs w:val="20"/>
                <w:highlight w:val="white"/>
                <w:lang w:val="sr-Cyrl-RS"/>
                <w:rPrChange w:id="649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6492" w:author="Milan Stojkov" w:date="2026-10-02T11:00:00Z">
                  <w:rPr>
                    <w:rFonts w:ascii="Courier New" w:hAnsi="Courier New" w:eastAsia="Courier New" w:cs="Courier New"/>
                    <w:color w:val="267F99"/>
                    <w:sz w:val="20"/>
                    <w:szCs w:val="20"/>
                    <w:highlight w:val="white"/>
                  </w:rPr>
                </w:rPrChange>
              </w:rPr>
              <w:t>str</w:t>
            </w:r>
            <w:r>
              <w:rPr>
                <w:rFonts w:ascii="Courier New" w:hAnsi="Courier New" w:eastAsia="Courier New" w:cs="Courier New"/>
                <w:color w:val="202020"/>
                <w:sz w:val="20"/>
                <w:szCs w:val="20"/>
                <w:highlight w:val="white"/>
                <w:lang w:val="sr-Cyrl-RS"/>
                <w:rPrChange w:id="6493" w:author="Milan Stojkov" w:date="2026-10-02T11:00:00Z">
                  <w:rPr>
                    <w:rFonts w:ascii="Courier New" w:hAnsi="Courier New" w:eastAsia="Courier New" w:cs="Courier New"/>
                    <w:color w:val="202020"/>
                    <w:sz w:val="20"/>
                    <w:szCs w:val="20"/>
                    <w:highlight w:val="white"/>
                  </w:rPr>
                </w:rPrChange>
              </w:rPr>
              <w:t>]:</w:t>
            </w:r>
          </w:p>
          <w:p w14:paraId="77B85BA5">
            <w:pPr>
              <w:widowControl/>
              <w:shd w:val="clear" w:color="auto" w:fill="FFFFFF"/>
              <w:jc w:val="left"/>
              <w:rPr>
                <w:rFonts w:ascii="Courier New" w:hAnsi="Courier New" w:eastAsia="Courier New" w:cs="Courier New"/>
                <w:color w:val="202020"/>
                <w:sz w:val="20"/>
                <w:szCs w:val="20"/>
                <w:lang w:val="sr-Cyrl-RS"/>
                <w:rPrChange w:id="649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49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496"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49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498"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649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500"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50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502"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50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504" w:author="Milan Stojkov" w:date="2026-10-02T11:00:00Z">
                  <w:rPr>
                    <w:rFonts w:ascii="Courier New" w:hAnsi="Courier New" w:eastAsia="Courier New" w:cs="Courier New"/>
                    <w:color w:val="1F2328"/>
                    <w:sz w:val="20"/>
                    <w:szCs w:val="20"/>
                    <w:highlight w:val="white"/>
                  </w:rPr>
                </w:rPrChange>
              </w:rPr>
              <w:t>node_id</w:t>
            </w:r>
            <w:r>
              <w:rPr>
                <w:rFonts w:ascii="Courier New" w:hAnsi="Courier New" w:eastAsia="Courier New" w:cs="Courier New"/>
                <w:color w:val="202020"/>
                <w:sz w:val="20"/>
                <w:szCs w:val="20"/>
                <w:highlight w:val="white"/>
                <w:lang w:val="sr-Cyrl-RS"/>
                <w:rPrChange w:id="650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506" w:author="Milan Stojkov" w:date="2026-10-02T11:00:00Z">
                  <w:rPr>
                    <w:rFonts w:ascii="Courier New" w:hAnsi="Courier New" w:eastAsia="Courier New" w:cs="Courier New"/>
                    <w:color w:val="0000FF"/>
                    <w:sz w:val="20"/>
                    <w:szCs w:val="20"/>
                    <w:highlight w:val="white"/>
                  </w:rPr>
                </w:rPrChange>
              </w:rPr>
              <w:t>or</w:t>
            </w:r>
            <w:r>
              <w:rPr>
                <w:rFonts w:ascii="Courier New" w:hAnsi="Courier New" w:eastAsia="Courier New" w:cs="Courier New"/>
                <w:color w:val="202020"/>
                <w:sz w:val="20"/>
                <w:szCs w:val="20"/>
                <w:highlight w:val="white"/>
                <w:lang w:val="sr-Cyrl-RS"/>
                <w:rPrChange w:id="650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508"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650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510" w:author="Milan Stojkov" w:date="2026-10-02T11:00:00Z">
                  <w:rPr>
                    <w:rFonts w:ascii="Courier New" w:hAnsi="Courier New" w:eastAsia="Courier New" w:cs="Courier New"/>
                    <w:color w:val="0000FF"/>
                    <w:sz w:val="20"/>
                    <w:szCs w:val="20"/>
                    <w:highlight w:val="white"/>
                  </w:rPr>
                </w:rPrChange>
              </w:rPr>
              <w:t>in</w:t>
            </w:r>
            <w:r>
              <w:rPr>
                <w:rFonts w:ascii="Courier New" w:hAnsi="Courier New" w:eastAsia="Courier New" w:cs="Courier New"/>
                <w:color w:val="202020"/>
                <w:sz w:val="20"/>
                <w:szCs w:val="20"/>
                <w:highlight w:val="white"/>
                <w:lang w:val="sr-Cyrl-RS"/>
                <w:rPrChange w:id="651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512"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51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514" w:author="Milan Stojkov" w:date="2026-10-02T11:00:00Z">
                  <w:rPr>
                    <w:rFonts w:ascii="Courier New" w:hAnsi="Courier New" w:eastAsia="Courier New" w:cs="Courier New"/>
                    <w:color w:val="1F2328"/>
                    <w:sz w:val="20"/>
                    <w:szCs w:val="20"/>
                    <w:highlight w:val="white"/>
                  </w:rPr>
                </w:rPrChange>
              </w:rPr>
              <w:t>peers</w:t>
            </w:r>
            <w:r>
              <w:rPr>
                <w:rFonts w:ascii="Courier New" w:hAnsi="Courier New" w:eastAsia="Courier New" w:cs="Courier New"/>
                <w:color w:val="202020"/>
                <w:sz w:val="20"/>
                <w:szCs w:val="20"/>
                <w:highlight w:val="white"/>
                <w:lang w:val="sr-Cyrl-RS"/>
                <w:rPrChange w:id="6515" w:author="Milan Stojkov" w:date="2026-10-02T11:00:00Z">
                  <w:rPr>
                    <w:rFonts w:ascii="Courier New" w:hAnsi="Courier New" w:eastAsia="Courier New" w:cs="Courier New"/>
                    <w:color w:val="202020"/>
                    <w:sz w:val="20"/>
                    <w:szCs w:val="20"/>
                    <w:highlight w:val="white"/>
                  </w:rPr>
                </w:rPrChange>
              </w:rPr>
              <w:t>:</w:t>
            </w:r>
          </w:p>
          <w:p w14:paraId="76A0B3C9">
            <w:pPr>
              <w:widowControl/>
              <w:shd w:val="clear" w:color="auto" w:fill="FFFFFF"/>
              <w:jc w:val="left"/>
              <w:rPr>
                <w:rFonts w:ascii="Courier New" w:hAnsi="Courier New" w:eastAsia="Courier New" w:cs="Courier New"/>
                <w:color w:val="202020"/>
                <w:sz w:val="20"/>
                <w:szCs w:val="20"/>
                <w:lang w:val="sr-Cyrl-RS"/>
                <w:rPrChange w:id="651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51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518"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51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6520" w:author="Milan Stojkov" w:date="2026-10-02T11:00:00Z">
                  <w:rPr>
                    <w:rFonts w:ascii="Courier New" w:hAnsi="Courier New" w:eastAsia="Courier New" w:cs="Courier New"/>
                    <w:color w:val="0A3069"/>
                    <w:sz w:val="20"/>
                    <w:szCs w:val="20"/>
                    <w:highlight w:val="white"/>
                  </w:rPr>
                </w:rPrChange>
              </w:rPr>
              <w:t>"self_or_duplicate"</w:t>
            </w:r>
          </w:p>
          <w:p w14:paraId="0E1E2720">
            <w:pPr>
              <w:widowControl/>
              <w:shd w:val="clear" w:color="auto" w:fill="FFFFFF"/>
              <w:jc w:val="left"/>
              <w:rPr>
                <w:rFonts w:ascii="Courier New" w:hAnsi="Courier New" w:eastAsia="Courier New" w:cs="Courier New"/>
                <w:color w:val="202020"/>
                <w:sz w:val="20"/>
                <w:szCs w:val="20"/>
                <w:lang w:val="sr-Cyrl-RS"/>
                <w:rPrChange w:id="652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52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523"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52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525"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652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527"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52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6529" w:author="Milan Stojkov" w:date="2026-10-02T11:00:00Z">
                  <w:rPr>
                    <w:rFonts w:ascii="Courier New" w:hAnsi="Courier New" w:eastAsia="Courier New" w:cs="Courier New"/>
                    <w:color w:val="8250DF"/>
                    <w:sz w:val="20"/>
                    <w:szCs w:val="20"/>
                    <w:highlight w:val="white"/>
                  </w:rPr>
                </w:rPrChange>
              </w:rPr>
              <w:t>pow_valid</w:t>
            </w:r>
            <w:r>
              <w:rPr>
                <w:rFonts w:ascii="Courier New" w:hAnsi="Courier New" w:eastAsia="Courier New" w:cs="Courier New"/>
                <w:color w:val="202020"/>
                <w:sz w:val="20"/>
                <w:szCs w:val="20"/>
                <w:highlight w:val="white"/>
                <w:lang w:val="sr-Cyrl-RS"/>
                <w:rPrChange w:id="653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531"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53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533"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6534" w:author="Milan Stojkov" w:date="2026-10-02T11:00:00Z">
                  <w:rPr>
                    <w:rFonts w:ascii="Courier New" w:hAnsi="Courier New" w:eastAsia="Courier New" w:cs="Courier New"/>
                    <w:color w:val="202020"/>
                    <w:sz w:val="20"/>
                    <w:szCs w:val="20"/>
                    <w:highlight w:val="white"/>
                  </w:rPr>
                </w:rPrChange>
              </w:rPr>
              <w:t>):</w:t>
            </w:r>
          </w:p>
          <w:p w14:paraId="35CFA8E7">
            <w:pPr>
              <w:widowControl/>
              <w:shd w:val="clear" w:color="auto" w:fill="FFFFFF"/>
              <w:jc w:val="left"/>
              <w:rPr>
                <w:rFonts w:ascii="Courier New" w:hAnsi="Courier New" w:eastAsia="Courier New" w:cs="Courier New"/>
                <w:color w:val="202020"/>
                <w:sz w:val="20"/>
                <w:szCs w:val="20"/>
                <w:lang w:val="sr-Cyrl-RS"/>
                <w:rPrChange w:id="653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53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537"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53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6539" w:author="Milan Stojkov" w:date="2026-10-02T11:00:00Z">
                  <w:rPr>
                    <w:rFonts w:ascii="Courier New" w:hAnsi="Courier New" w:eastAsia="Courier New" w:cs="Courier New"/>
                    <w:color w:val="0A3069"/>
                    <w:sz w:val="20"/>
                    <w:szCs w:val="20"/>
                    <w:highlight w:val="white"/>
                  </w:rPr>
                </w:rPrChange>
              </w:rPr>
              <w:t>"invalid_pow"</w:t>
            </w:r>
          </w:p>
          <w:p w14:paraId="7A8F7B2F">
            <w:pPr>
              <w:widowControl/>
              <w:shd w:val="clear" w:color="auto" w:fill="FFFFFF"/>
              <w:jc w:val="left"/>
              <w:rPr>
                <w:rFonts w:ascii="Courier New" w:hAnsi="Courier New" w:eastAsia="Courier New" w:cs="Courier New"/>
                <w:color w:val="202020"/>
                <w:sz w:val="20"/>
                <w:szCs w:val="20"/>
                <w:lang w:val="sr-Cyrl-RS"/>
                <w:rPrChange w:id="6540"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54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542" w:author="Milan Stojkov" w:date="2026-10-02T11:00:00Z">
                  <w:rPr>
                    <w:rFonts w:ascii="Courier New" w:hAnsi="Courier New" w:eastAsia="Courier New" w:cs="Courier New"/>
                    <w:color w:val="1F2328"/>
                    <w:sz w:val="20"/>
                    <w:szCs w:val="20"/>
                    <w:highlight w:val="white"/>
                  </w:rPr>
                </w:rPrChange>
              </w:rPr>
              <w:t>obs</w:t>
            </w:r>
            <w:r>
              <w:rPr>
                <w:rFonts w:ascii="Courier New" w:hAnsi="Courier New" w:eastAsia="Courier New" w:cs="Courier New"/>
                <w:color w:val="202020"/>
                <w:sz w:val="20"/>
                <w:szCs w:val="20"/>
                <w:highlight w:val="white"/>
                <w:lang w:val="sr-Cyrl-RS"/>
                <w:rPrChange w:id="654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544"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54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546"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54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548" w:author="Milan Stojkov" w:date="2026-10-02T11:00:00Z">
                  <w:rPr>
                    <w:rFonts w:ascii="Courier New" w:hAnsi="Courier New" w:eastAsia="Courier New" w:cs="Courier New"/>
                    <w:color w:val="1F2328"/>
                    <w:sz w:val="20"/>
                    <w:szCs w:val="20"/>
                    <w:highlight w:val="white"/>
                  </w:rPr>
                </w:rPrChange>
              </w:rPr>
              <w:t>observations</w:t>
            </w:r>
            <w:r>
              <w:rPr>
                <w:rFonts w:ascii="Courier New" w:hAnsi="Courier New" w:eastAsia="Courier New" w:cs="Courier New"/>
                <w:color w:val="202020"/>
                <w:sz w:val="20"/>
                <w:szCs w:val="20"/>
                <w:highlight w:val="white"/>
                <w:lang w:val="sr-Cyrl-RS"/>
                <w:rPrChange w:id="654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6550" w:author="Milan Stojkov" w:date="2026-10-02T11:00:00Z">
                  <w:rPr>
                    <w:rFonts w:ascii="Courier New" w:hAnsi="Courier New" w:eastAsia="Courier New" w:cs="Courier New"/>
                    <w:color w:val="8250DF"/>
                    <w:sz w:val="20"/>
                    <w:szCs w:val="20"/>
                    <w:highlight w:val="white"/>
                  </w:rPr>
                </w:rPrChange>
              </w:rPr>
              <w:t>get</w:t>
            </w:r>
            <w:r>
              <w:rPr>
                <w:rFonts w:ascii="Courier New" w:hAnsi="Courier New" w:eastAsia="Courier New" w:cs="Courier New"/>
                <w:color w:val="202020"/>
                <w:sz w:val="20"/>
                <w:szCs w:val="20"/>
                <w:highlight w:val="white"/>
                <w:lang w:val="sr-Cyrl-RS"/>
                <w:rPrChange w:id="655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552"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6553" w:author="Milan Stojkov" w:date="2026-10-02T11:00:00Z">
                  <w:rPr>
                    <w:rFonts w:ascii="Courier New" w:hAnsi="Courier New" w:eastAsia="Courier New" w:cs="Courier New"/>
                    <w:color w:val="202020"/>
                    <w:sz w:val="20"/>
                    <w:szCs w:val="20"/>
                    <w:highlight w:val="white"/>
                  </w:rPr>
                </w:rPrChange>
              </w:rPr>
              <w:t>)</w:t>
            </w:r>
          </w:p>
          <w:p w14:paraId="6D75AF09">
            <w:pPr>
              <w:widowControl/>
              <w:shd w:val="clear" w:color="auto" w:fill="FFFFFF"/>
              <w:jc w:val="left"/>
              <w:rPr>
                <w:rFonts w:ascii="Courier New" w:hAnsi="Courier New" w:eastAsia="Courier New" w:cs="Courier New"/>
                <w:color w:val="202020"/>
                <w:sz w:val="20"/>
                <w:szCs w:val="20"/>
                <w:lang w:val="sr-Cyrl-RS"/>
                <w:rPrChange w:id="655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55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556" w:author="Milan Stojkov" w:date="2026-10-02T11:00:00Z">
                  <w:rPr>
                    <w:rFonts w:ascii="Courier New" w:hAnsi="Courier New" w:eastAsia="Courier New" w:cs="Courier New"/>
                    <w:color w:val="1F2328"/>
                    <w:sz w:val="20"/>
                    <w:szCs w:val="20"/>
                    <w:highlight w:val="white"/>
                  </w:rPr>
                </w:rPrChange>
              </w:rPr>
              <w:t>age</w:t>
            </w:r>
            <w:r>
              <w:rPr>
                <w:rFonts w:ascii="Courier New" w:hAnsi="Courier New" w:eastAsia="Courier New" w:cs="Courier New"/>
                <w:color w:val="202020"/>
                <w:sz w:val="20"/>
                <w:szCs w:val="20"/>
                <w:highlight w:val="white"/>
                <w:lang w:val="sr-Cyrl-RS"/>
                <w:rPrChange w:id="655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558"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55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98658"/>
                <w:sz w:val="20"/>
                <w:szCs w:val="20"/>
                <w:highlight w:val="white"/>
                <w:lang w:val="sr-Cyrl-RS"/>
                <w:rPrChange w:id="6560" w:author="Milan Stojkov" w:date="2026-10-02T11:00:00Z">
                  <w:rPr>
                    <w:rFonts w:ascii="Courier New" w:hAnsi="Courier New" w:eastAsia="Courier New" w:cs="Courier New"/>
                    <w:color w:val="098658"/>
                    <w:sz w:val="20"/>
                    <w:szCs w:val="20"/>
                    <w:highlight w:val="white"/>
                  </w:rPr>
                </w:rPrChange>
              </w:rPr>
              <w:t>0</w:t>
            </w:r>
            <w:r>
              <w:rPr>
                <w:rFonts w:ascii="Courier New" w:hAnsi="Courier New" w:eastAsia="Courier New" w:cs="Courier New"/>
                <w:color w:val="202020"/>
                <w:sz w:val="20"/>
                <w:szCs w:val="20"/>
                <w:highlight w:val="white"/>
                <w:lang w:val="sr-Cyrl-RS"/>
                <w:rPrChange w:id="656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562"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56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564" w:author="Milan Stojkov" w:date="2026-10-02T11:00:00Z">
                  <w:rPr>
                    <w:rFonts w:ascii="Courier New" w:hAnsi="Courier New" w:eastAsia="Courier New" w:cs="Courier New"/>
                    <w:color w:val="1F2328"/>
                    <w:sz w:val="20"/>
                    <w:szCs w:val="20"/>
                    <w:highlight w:val="white"/>
                  </w:rPr>
                </w:rPrChange>
              </w:rPr>
              <w:t>obs</w:t>
            </w:r>
            <w:r>
              <w:rPr>
                <w:rFonts w:ascii="Courier New" w:hAnsi="Courier New" w:eastAsia="Courier New" w:cs="Courier New"/>
                <w:color w:val="202020"/>
                <w:sz w:val="20"/>
                <w:szCs w:val="20"/>
                <w:highlight w:val="white"/>
                <w:lang w:val="sr-Cyrl-RS"/>
                <w:rPrChange w:id="656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566" w:author="Milan Stojkov" w:date="2026-10-02T11:00:00Z">
                  <w:rPr>
                    <w:rFonts w:ascii="Courier New" w:hAnsi="Courier New" w:eastAsia="Courier New" w:cs="Courier New"/>
                    <w:color w:val="0000FF"/>
                    <w:sz w:val="20"/>
                    <w:szCs w:val="20"/>
                    <w:highlight w:val="white"/>
                  </w:rPr>
                </w:rPrChange>
              </w:rPr>
              <w:t>is</w:t>
            </w:r>
            <w:r>
              <w:rPr>
                <w:rFonts w:ascii="Courier New" w:hAnsi="Courier New" w:eastAsia="Courier New" w:cs="Courier New"/>
                <w:color w:val="202020"/>
                <w:sz w:val="20"/>
                <w:szCs w:val="20"/>
                <w:highlight w:val="white"/>
                <w:lang w:val="sr-Cyrl-RS"/>
                <w:rPrChange w:id="656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568"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656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570" w:author="Milan Stojkov" w:date="2026-10-02T11:00:00Z">
                  <w:rPr>
                    <w:rFonts w:ascii="Courier New" w:hAnsi="Courier New" w:eastAsia="Courier New" w:cs="Courier New"/>
                    <w:color w:val="AF00DB"/>
                    <w:sz w:val="20"/>
                    <w:szCs w:val="20"/>
                    <w:highlight w:val="white"/>
                  </w:rPr>
                </w:rPrChange>
              </w:rPr>
              <w:t>else</w:t>
            </w:r>
            <w:r>
              <w:rPr>
                <w:rFonts w:ascii="Courier New" w:hAnsi="Courier New" w:eastAsia="Courier New" w:cs="Courier New"/>
                <w:color w:val="202020"/>
                <w:sz w:val="20"/>
                <w:szCs w:val="20"/>
                <w:highlight w:val="white"/>
                <w:lang w:val="sr-Cyrl-RS"/>
                <w:rPrChange w:id="657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572"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57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574"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57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576" w:author="Milan Stojkov" w:date="2026-10-02T11:00:00Z">
                  <w:rPr>
                    <w:rFonts w:ascii="Courier New" w:hAnsi="Courier New" w:eastAsia="Courier New" w:cs="Courier New"/>
                    <w:color w:val="1F2328"/>
                    <w:sz w:val="20"/>
                    <w:szCs w:val="20"/>
                    <w:highlight w:val="white"/>
                  </w:rPr>
                </w:rPrChange>
              </w:rPr>
              <w:t>obs</w:t>
            </w:r>
            <w:r>
              <w:rPr>
                <w:rFonts w:ascii="Courier New" w:hAnsi="Courier New" w:eastAsia="Courier New" w:cs="Courier New"/>
                <w:color w:val="202020"/>
                <w:sz w:val="20"/>
                <w:szCs w:val="20"/>
                <w:highlight w:val="white"/>
                <w:lang w:val="sr-Cyrl-RS"/>
                <w:rPrChange w:id="657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578" w:author="Milan Stojkov" w:date="2026-10-02T11:00:00Z">
                  <w:rPr>
                    <w:rFonts w:ascii="Courier New" w:hAnsi="Courier New" w:eastAsia="Courier New" w:cs="Courier New"/>
                    <w:color w:val="1F2328"/>
                    <w:sz w:val="20"/>
                    <w:szCs w:val="20"/>
                    <w:highlight w:val="white"/>
                  </w:rPr>
                </w:rPrChange>
              </w:rPr>
              <w:t>first_seen_round</w:t>
            </w:r>
          </w:p>
          <w:p w14:paraId="56C8DAF0">
            <w:pPr>
              <w:widowControl/>
              <w:shd w:val="clear" w:color="auto" w:fill="FFFFFF"/>
              <w:jc w:val="left"/>
              <w:rPr>
                <w:rFonts w:ascii="Courier New" w:hAnsi="Courier New" w:eastAsia="Courier New" w:cs="Courier New"/>
                <w:color w:val="202020"/>
                <w:sz w:val="20"/>
                <w:szCs w:val="20"/>
                <w:lang w:val="sr-Cyrl-RS"/>
                <w:rPrChange w:id="6579"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58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581"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58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583" w:author="Milan Stojkov" w:date="2026-10-02T11:00:00Z">
                  <w:rPr>
                    <w:rFonts w:ascii="Courier New" w:hAnsi="Courier New" w:eastAsia="Courier New" w:cs="Courier New"/>
                    <w:color w:val="1F2328"/>
                    <w:sz w:val="20"/>
                    <w:szCs w:val="20"/>
                    <w:highlight w:val="white"/>
                  </w:rPr>
                </w:rPrChange>
              </w:rPr>
              <w:t>age</w:t>
            </w:r>
            <w:r>
              <w:rPr>
                <w:rFonts w:ascii="Courier New" w:hAnsi="Courier New" w:eastAsia="Courier New" w:cs="Courier New"/>
                <w:color w:val="202020"/>
                <w:sz w:val="20"/>
                <w:szCs w:val="20"/>
                <w:highlight w:val="white"/>
                <w:lang w:val="sr-Cyrl-RS"/>
                <w:rPrChange w:id="658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585" w:author="Milan Stojkov" w:date="2026-10-02T11:00:00Z">
                  <w:rPr>
                    <w:rFonts w:ascii="Courier New" w:hAnsi="Courier New" w:eastAsia="Courier New" w:cs="Courier New"/>
                    <w:color w:val="000000"/>
                    <w:sz w:val="20"/>
                    <w:szCs w:val="20"/>
                    <w:highlight w:val="white"/>
                  </w:rPr>
                </w:rPrChange>
              </w:rPr>
              <w:t>&lt;</w:t>
            </w:r>
            <w:r>
              <w:rPr>
                <w:rFonts w:ascii="Courier New" w:hAnsi="Courier New" w:eastAsia="Courier New" w:cs="Courier New"/>
                <w:color w:val="202020"/>
                <w:sz w:val="20"/>
                <w:szCs w:val="20"/>
                <w:highlight w:val="white"/>
                <w:lang w:val="sr-Cyrl-RS"/>
                <w:rPrChange w:id="658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587"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58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589" w:author="Milan Stojkov" w:date="2026-10-02T11:00:00Z">
                  <w:rPr>
                    <w:rFonts w:ascii="Courier New" w:hAnsi="Courier New" w:eastAsia="Courier New" w:cs="Courier New"/>
                    <w:color w:val="1F2328"/>
                    <w:sz w:val="20"/>
                    <w:szCs w:val="20"/>
                    <w:highlight w:val="white"/>
                  </w:rPr>
                </w:rPrChange>
              </w:rPr>
              <w:t>params</w:t>
            </w:r>
            <w:r>
              <w:rPr>
                <w:rFonts w:ascii="Courier New" w:hAnsi="Courier New" w:eastAsia="Courier New" w:cs="Courier New"/>
                <w:color w:val="202020"/>
                <w:sz w:val="20"/>
                <w:szCs w:val="20"/>
                <w:highlight w:val="white"/>
                <w:lang w:val="sr-Cyrl-RS"/>
                <w:rPrChange w:id="659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591" w:author="Milan Stojkov" w:date="2026-10-02T11:00:00Z">
                  <w:rPr>
                    <w:rFonts w:ascii="Courier New" w:hAnsi="Courier New" w:eastAsia="Courier New" w:cs="Courier New"/>
                    <w:color w:val="1F2328"/>
                    <w:sz w:val="20"/>
                    <w:szCs w:val="20"/>
                    <w:highlight w:val="white"/>
                  </w:rPr>
                </w:rPrChange>
              </w:rPr>
              <w:t>age_min</w:t>
            </w:r>
            <w:r>
              <w:rPr>
                <w:rFonts w:ascii="Courier New" w:hAnsi="Courier New" w:eastAsia="Courier New" w:cs="Courier New"/>
                <w:color w:val="202020"/>
                <w:sz w:val="20"/>
                <w:szCs w:val="20"/>
                <w:highlight w:val="white"/>
                <w:lang w:val="sr-Cyrl-RS"/>
                <w:rPrChange w:id="6592" w:author="Milan Stojkov" w:date="2026-10-02T11:00:00Z">
                  <w:rPr>
                    <w:rFonts w:ascii="Courier New" w:hAnsi="Courier New" w:eastAsia="Courier New" w:cs="Courier New"/>
                    <w:color w:val="202020"/>
                    <w:sz w:val="20"/>
                    <w:szCs w:val="20"/>
                    <w:highlight w:val="white"/>
                  </w:rPr>
                </w:rPrChange>
              </w:rPr>
              <w:t>:</w:t>
            </w:r>
          </w:p>
          <w:p w14:paraId="72840DF7">
            <w:pPr>
              <w:widowControl/>
              <w:shd w:val="clear" w:color="auto" w:fill="FFFFFF"/>
              <w:jc w:val="left"/>
              <w:rPr>
                <w:rFonts w:ascii="Courier New" w:hAnsi="Courier New" w:eastAsia="Courier New" w:cs="Courier New"/>
                <w:color w:val="202020"/>
                <w:sz w:val="20"/>
                <w:szCs w:val="20"/>
                <w:lang w:val="sr-Cyrl-RS"/>
                <w:rPrChange w:id="6593"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59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595"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59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6597" w:author="Milan Stojkov" w:date="2026-10-02T11:00:00Z">
                  <w:rPr>
                    <w:rFonts w:ascii="Courier New" w:hAnsi="Courier New" w:eastAsia="Courier New" w:cs="Courier New"/>
                    <w:color w:val="0A3069"/>
                    <w:sz w:val="20"/>
                    <w:szCs w:val="20"/>
                    <w:highlight w:val="white"/>
                  </w:rPr>
                </w:rPrChange>
              </w:rPr>
              <w:t>"too_young"</w:t>
            </w:r>
          </w:p>
          <w:p w14:paraId="4F18A255">
            <w:pPr>
              <w:widowControl/>
              <w:shd w:val="clear" w:color="auto" w:fill="FFFFFF"/>
              <w:jc w:val="left"/>
              <w:rPr>
                <w:rFonts w:ascii="Courier New" w:hAnsi="Courier New" w:eastAsia="Courier New" w:cs="Courier New"/>
                <w:color w:val="202020"/>
                <w:sz w:val="20"/>
                <w:szCs w:val="20"/>
                <w:lang w:val="sr-Cyrl-RS"/>
                <w:rPrChange w:id="659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59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600" w:author="Milan Stojkov" w:date="2026-10-02T11:00:00Z">
                  <w:rPr>
                    <w:rFonts w:ascii="Courier New" w:hAnsi="Courier New" w:eastAsia="Courier New" w:cs="Courier New"/>
                    <w:color w:val="1F2328"/>
                    <w:sz w:val="20"/>
                    <w:szCs w:val="20"/>
                    <w:highlight w:val="white"/>
                  </w:rPr>
                </w:rPrChange>
              </w:rPr>
              <w:t>cand_score</w:t>
            </w:r>
            <w:r>
              <w:rPr>
                <w:rFonts w:ascii="Courier New" w:hAnsi="Courier New" w:eastAsia="Courier New" w:cs="Courier New"/>
                <w:color w:val="202020"/>
                <w:sz w:val="20"/>
                <w:szCs w:val="20"/>
                <w:highlight w:val="white"/>
                <w:lang w:val="sr-Cyrl-RS"/>
                <w:rPrChange w:id="660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602"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60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604"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60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6606" w:author="Milan Stojkov" w:date="2026-10-02T11:00:00Z">
                  <w:rPr>
                    <w:rFonts w:ascii="Courier New" w:hAnsi="Courier New" w:eastAsia="Courier New" w:cs="Courier New"/>
                    <w:color w:val="8250DF"/>
                    <w:sz w:val="20"/>
                    <w:szCs w:val="20"/>
                    <w:highlight w:val="white"/>
                  </w:rPr>
                </w:rPrChange>
              </w:rPr>
              <w:t>score</w:t>
            </w:r>
            <w:r>
              <w:rPr>
                <w:rFonts w:ascii="Courier New" w:hAnsi="Courier New" w:eastAsia="Courier New" w:cs="Courier New"/>
                <w:color w:val="202020"/>
                <w:sz w:val="20"/>
                <w:szCs w:val="20"/>
                <w:highlight w:val="white"/>
                <w:lang w:val="sr-Cyrl-RS"/>
                <w:rPrChange w:id="660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608"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60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610"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661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612"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613" w:author="Milan Stojkov" w:date="2026-10-02T11:00:00Z">
                  <w:rPr>
                    <w:rFonts w:ascii="Courier New" w:hAnsi="Courier New" w:eastAsia="Courier New" w:cs="Courier New"/>
                    <w:color w:val="202020"/>
                    <w:sz w:val="20"/>
                    <w:szCs w:val="20"/>
                    <w:highlight w:val="white"/>
                  </w:rPr>
                </w:rPrChange>
              </w:rPr>
              <w:t>)</w:t>
            </w:r>
          </w:p>
          <w:p w14:paraId="7F187C67">
            <w:pPr>
              <w:widowControl/>
              <w:shd w:val="clear" w:color="auto" w:fill="FFFFFF"/>
              <w:jc w:val="left"/>
              <w:rPr>
                <w:rFonts w:ascii="Courier New" w:hAnsi="Courier New" w:eastAsia="Courier New" w:cs="Courier New"/>
                <w:color w:val="202020"/>
                <w:sz w:val="20"/>
                <w:szCs w:val="20"/>
                <w:lang w:val="sr-Cyrl-RS"/>
                <w:rPrChange w:id="6614"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61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616"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61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618" w:author="Milan Stojkov" w:date="2026-10-02T11:00:00Z">
                  <w:rPr>
                    <w:rFonts w:ascii="Courier New" w:hAnsi="Courier New" w:eastAsia="Courier New" w:cs="Courier New"/>
                    <w:color w:val="1F2328"/>
                    <w:sz w:val="20"/>
                    <w:szCs w:val="20"/>
                    <w:highlight w:val="white"/>
                  </w:rPr>
                </w:rPrChange>
              </w:rPr>
              <w:t>cand_score</w:t>
            </w:r>
            <w:r>
              <w:rPr>
                <w:rFonts w:ascii="Courier New" w:hAnsi="Courier New" w:eastAsia="Courier New" w:cs="Courier New"/>
                <w:color w:val="202020"/>
                <w:sz w:val="20"/>
                <w:szCs w:val="20"/>
                <w:highlight w:val="white"/>
                <w:lang w:val="sr-Cyrl-RS"/>
                <w:rPrChange w:id="661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620" w:author="Milan Stojkov" w:date="2026-10-02T11:00:00Z">
                  <w:rPr>
                    <w:rFonts w:ascii="Courier New" w:hAnsi="Courier New" w:eastAsia="Courier New" w:cs="Courier New"/>
                    <w:color w:val="000000"/>
                    <w:sz w:val="20"/>
                    <w:szCs w:val="20"/>
                    <w:highlight w:val="white"/>
                  </w:rPr>
                </w:rPrChange>
              </w:rPr>
              <w:t>&lt;</w:t>
            </w:r>
            <w:r>
              <w:rPr>
                <w:rFonts w:ascii="Courier New" w:hAnsi="Courier New" w:eastAsia="Courier New" w:cs="Courier New"/>
                <w:color w:val="202020"/>
                <w:sz w:val="20"/>
                <w:szCs w:val="20"/>
                <w:highlight w:val="white"/>
                <w:lang w:val="sr-Cyrl-RS"/>
                <w:rPrChange w:id="662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622"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62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624" w:author="Milan Stojkov" w:date="2026-10-02T11:00:00Z">
                  <w:rPr>
                    <w:rFonts w:ascii="Courier New" w:hAnsi="Courier New" w:eastAsia="Courier New" w:cs="Courier New"/>
                    <w:color w:val="1F2328"/>
                    <w:sz w:val="20"/>
                    <w:szCs w:val="20"/>
                    <w:highlight w:val="white"/>
                  </w:rPr>
                </w:rPrChange>
              </w:rPr>
              <w:t>params</w:t>
            </w:r>
            <w:r>
              <w:rPr>
                <w:rFonts w:ascii="Courier New" w:hAnsi="Courier New" w:eastAsia="Courier New" w:cs="Courier New"/>
                <w:color w:val="202020"/>
                <w:sz w:val="20"/>
                <w:szCs w:val="20"/>
                <w:highlight w:val="white"/>
                <w:lang w:val="sr-Cyrl-RS"/>
                <w:rPrChange w:id="662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626" w:author="Milan Stojkov" w:date="2026-10-02T11:00:00Z">
                  <w:rPr>
                    <w:rFonts w:ascii="Courier New" w:hAnsi="Courier New" w:eastAsia="Courier New" w:cs="Courier New"/>
                    <w:color w:val="1F2328"/>
                    <w:sz w:val="20"/>
                    <w:szCs w:val="20"/>
                    <w:highlight w:val="white"/>
                  </w:rPr>
                </w:rPrChange>
              </w:rPr>
              <w:t>score_threshold</w:t>
            </w:r>
            <w:r>
              <w:rPr>
                <w:rFonts w:ascii="Courier New" w:hAnsi="Courier New" w:eastAsia="Courier New" w:cs="Courier New"/>
                <w:color w:val="202020"/>
                <w:sz w:val="20"/>
                <w:szCs w:val="20"/>
                <w:highlight w:val="white"/>
                <w:lang w:val="sr-Cyrl-RS"/>
                <w:rPrChange w:id="6627" w:author="Milan Stojkov" w:date="2026-10-02T11:00:00Z">
                  <w:rPr>
                    <w:rFonts w:ascii="Courier New" w:hAnsi="Courier New" w:eastAsia="Courier New" w:cs="Courier New"/>
                    <w:color w:val="202020"/>
                    <w:sz w:val="20"/>
                    <w:szCs w:val="20"/>
                    <w:highlight w:val="white"/>
                  </w:rPr>
                </w:rPrChange>
              </w:rPr>
              <w:t>:</w:t>
            </w:r>
          </w:p>
          <w:p w14:paraId="69698057">
            <w:pPr>
              <w:widowControl/>
              <w:shd w:val="clear" w:color="auto" w:fill="FFFFFF"/>
              <w:jc w:val="left"/>
              <w:rPr>
                <w:rFonts w:ascii="Courier New" w:hAnsi="Courier New" w:eastAsia="Courier New" w:cs="Courier New"/>
                <w:color w:val="202020"/>
                <w:sz w:val="20"/>
                <w:szCs w:val="20"/>
                <w:lang w:val="sr-Cyrl-RS"/>
                <w:rPrChange w:id="662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62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630"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63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6632" w:author="Milan Stojkov" w:date="2026-10-02T11:00:00Z">
                  <w:rPr>
                    <w:rFonts w:ascii="Courier New" w:hAnsi="Courier New" w:eastAsia="Courier New" w:cs="Courier New"/>
                    <w:color w:val="0A3069"/>
                    <w:sz w:val="20"/>
                    <w:szCs w:val="20"/>
                    <w:highlight w:val="white"/>
                  </w:rPr>
                </w:rPrChange>
              </w:rPr>
              <w:t>"low_score"</w:t>
            </w:r>
          </w:p>
          <w:p w14:paraId="0F6D6C70">
            <w:pPr>
              <w:widowControl/>
              <w:shd w:val="clear" w:color="auto" w:fill="FFFFFF"/>
              <w:jc w:val="left"/>
              <w:rPr>
                <w:rFonts w:ascii="Courier New" w:hAnsi="Courier New" w:eastAsia="Courier New" w:cs="Courier New"/>
                <w:color w:val="202020"/>
                <w:sz w:val="20"/>
                <w:szCs w:val="20"/>
                <w:lang w:val="sr-Cyrl-RS"/>
                <w:rPrChange w:id="6633"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63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635"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63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6637" w:author="Milan Stojkov" w:date="2026-10-02T11:00:00Z">
                  <w:rPr>
                    <w:rFonts w:ascii="Courier New" w:hAnsi="Courier New" w:eastAsia="Courier New" w:cs="Courier New"/>
                    <w:color w:val="8250DF"/>
                    <w:sz w:val="20"/>
                    <w:szCs w:val="20"/>
                    <w:highlight w:val="white"/>
                  </w:rPr>
                </w:rPrChange>
              </w:rPr>
              <w:t>len</w:t>
            </w:r>
            <w:r>
              <w:rPr>
                <w:rFonts w:ascii="Courier New" w:hAnsi="Courier New" w:eastAsia="Courier New" w:cs="Courier New"/>
                <w:color w:val="202020"/>
                <w:sz w:val="20"/>
                <w:szCs w:val="20"/>
                <w:highlight w:val="white"/>
                <w:lang w:val="sr-Cyrl-RS"/>
                <w:rPrChange w:id="663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639"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64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641" w:author="Milan Stojkov" w:date="2026-10-02T11:00:00Z">
                  <w:rPr>
                    <w:rFonts w:ascii="Courier New" w:hAnsi="Courier New" w:eastAsia="Courier New" w:cs="Courier New"/>
                    <w:color w:val="1F2328"/>
                    <w:sz w:val="20"/>
                    <w:szCs w:val="20"/>
                    <w:highlight w:val="white"/>
                  </w:rPr>
                </w:rPrChange>
              </w:rPr>
              <w:t>peers</w:t>
            </w:r>
            <w:r>
              <w:rPr>
                <w:rFonts w:ascii="Courier New" w:hAnsi="Courier New" w:eastAsia="Courier New" w:cs="Courier New"/>
                <w:color w:val="202020"/>
                <w:sz w:val="20"/>
                <w:szCs w:val="20"/>
                <w:highlight w:val="white"/>
                <w:lang w:val="sr-Cyrl-RS"/>
                <w:rPrChange w:id="664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643" w:author="Milan Stojkov" w:date="2026-10-02T11:00:00Z">
                  <w:rPr>
                    <w:rFonts w:ascii="Courier New" w:hAnsi="Courier New" w:eastAsia="Courier New" w:cs="Courier New"/>
                    <w:color w:val="000000"/>
                    <w:sz w:val="20"/>
                    <w:szCs w:val="20"/>
                    <w:highlight w:val="white"/>
                  </w:rPr>
                </w:rPrChange>
              </w:rPr>
              <w:t>&gt;=</w:t>
            </w:r>
            <w:r>
              <w:rPr>
                <w:rFonts w:ascii="Courier New" w:hAnsi="Courier New" w:eastAsia="Courier New" w:cs="Courier New"/>
                <w:color w:val="202020"/>
                <w:sz w:val="20"/>
                <w:szCs w:val="20"/>
                <w:highlight w:val="white"/>
                <w:lang w:val="sr-Cyrl-RS"/>
                <w:rPrChange w:id="664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645"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64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647" w:author="Milan Stojkov" w:date="2026-10-02T11:00:00Z">
                  <w:rPr>
                    <w:rFonts w:ascii="Courier New" w:hAnsi="Courier New" w:eastAsia="Courier New" w:cs="Courier New"/>
                    <w:color w:val="1F2328"/>
                    <w:sz w:val="20"/>
                    <w:szCs w:val="20"/>
                    <w:highlight w:val="white"/>
                  </w:rPr>
                </w:rPrChange>
              </w:rPr>
              <w:t>max_peers</w:t>
            </w:r>
            <w:r>
              <w:rPr>
                <w:rFonts w:ascii="Courier New" w:hAnsi="Courier New" w:eastAsia="Courier New" w:cs="Courier New"/>
                <w:color w:val="202020"/>
                <w:sz w:val="20"/>
                <w:szCs w:val="20"/>
                <w:highlight w:val="white"/>
                <w:lang w:val="sr-Cyrl-RS"/>
                <w:rPrChange w:id="6648" w:author="Milan Stojkov" w:date="2026-10-02T11:00:00Z">
                  <w:rPr>
                    <w:rFonts w:ascii="Courier New" w:hAnsi="Courier New" w:eastAsia="Courier New" w:cs="Courier New"/>
                    <w:color w:val="202020"/>
                    <w:sz w:val="20"/>
                    <w:szCs w:val="20"/>
                    <w:highlight w:val="white"/>
                  </w:rPr>
                </w:rPrChange>
              </w:rPr>
              <w:t>:</w:t>
            </w:r>
          </w:p>
          <w:p w14:paraId="73E5CE90">
            <w:pPr>
              <w:widowControl/>
              <w:shd w:val="clear" w:color="auto" w:fill="FFFFFF"/>
              <w:jc w:val="left"/>
              <w:rPr>
                <w:rFonts w:ascii="Courier New" w:hAnsi="Courier New" w:eastAsia="Courier New" w:cs="Courier New"/>
                <w:color w:val="202020"/>
                <w:sz w:val="20"/>
                <w:szCs w:val="20"/>
                <w:lang w:val="sr-Cyrl-RS"/>
                <w:rPrChange w:id="6649"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65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651"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65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653"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65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655" w:author="Milan Stojkov" w:date="2026-10-02T11:00:00Z">
                  <w:rPr>
                    <w:rFonts w:ascii="Courier New" w:hAnsi="Courier New" w:eastAsia="Courier New" w:cs="Courier New"/>
                    <w:color w:val="1F2328"/>
                    <w:sz w:val="20"/>
                    <w:szCs w:val="20"/>
                    <w:highlight w:val="white"/>
                  </w:rPr>
                </w:rPrChange>
              </w:rPr>
              <w:t>_open</w:t>
            </w:r>
            <w:r>
              <w:rPr>
                <w:rFonts w:ascii="Courier New" w:hAnsi="Courier New" w:eastAsia="Courier New" w:cs="Courier New"/>
                <w:color w:val="202020"/>
                <w:sz w:val="20"/>
                <w:szCs w:val="20"/>
                <w:highlight w:val="white"/>
                <w:lang w:val="sr-Cyrl-RS"/>
                <w:rPrChange w:id="665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6657" w:author="Milan Stojkov" w:date="2026-10-02T11:00:00Z">
                  <w:rPr>
                    <w:rFonts w:ascii="Courier New" w:hAnsi="Courier New" w:eastAsia="Courier New" w:cs="Courier New"/>
                    <w:color w:val="8250DF"/>
                    <w:sz w:val="20"/>
                    <w:szCs w:val="20"/>
                    <w:highlight w:val="white"/>
                  </w:rPr>
                </w:rPrChange>
              </w:rPr>
              <w:t>get</w:t>
            </w:r>
            <w:r>
              <w:rPr>
                <w:rFonts w:ascii="Courier New" w:hAnsi="Courier New" w:eastAsia="Courier New" w:cs="Courier New"/>
                <w:color w:val="202020"/>
                <w:sz w:val="20"/>
                <w:szCs w:val="20"/>
                <w:highlight w:val="white"/>
                <w:lang w:val="sr-Cyrl-RS"/>
                <w:rPrChange w:id="665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659"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66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661" w:author="Milan Stojkov" w:date="2026-10-02T11:00:00Z">
                  <w:rPr>
                    <w:rFonts w:ascii="Courier New" w:hAnsi="Courier New" w:eastAsia="Courier New" w:cs="Courier New"/>
                    <w:color w:val="1F2328"/>
                    <w:sz w:val="20"/>
                    <w:szCs w:val="20"/>
                    <w:highlight w:val="white"/>
                  </w:rPr>
                </w:rPrChange>
              </w:rPr>
              <w:t>node_id</w:t>
            </w:r>
            <w:r>
              <w:rPr>
                <w:rFonts w:ascii="Courier New" w:hAnsi="Courier New" w:eastAsia="Courier New" w:cs="Courier New"/>
                <w:color w:val="202020"/>
                <w:sz w:val="20"/>
                <w:szCs w:val="20"/>
                <w:highlight w:val="white"/>
                <w:lang w:val="sr-Cyrl-RS"/>
                <w:rPrChange w:id="666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663"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66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665"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666" w:author="Milan Stojkov" w:date="2026-10-02T11:00:00Z">
                  <w:rPr>
                    <w:rFonts w:ascii="Courier New" w:hAnsi="Courier New" w:eastAsia="Courier New" w:cs="Courier New"/>
                    <w:color w:val="202020"/>
                    <w:sz w:val="20"/>
                    <w:szCs w:val="20"/>
                    <w:highlight w:val="white"/>
                  </w:rPr>
                </w:rPrChange>
              </w:rPr>
              <w:t>:</w:t>
            </w:r>
          </w:p>
          <w:p w14:paraId="52326E43">
            <w:pPr>
              <w:widowControl/>
              <w:shd w:val="clear" w:color="auto" w:fill="FFFFFF"/>
              <w:jc w:val="left"/>
              <w:rPr>
                <w:rFonts w:ascii="Courier New" w:hAnsi="Courier New" w:eastAsia="Courier New" w:cs="Courier New"/>
                <w:color w:val="202020"/>
                <w:sz w:val="20"/>
                <w:szCs w:val="20"/>
                <w:lang w:val="sr-Cyrl-RS"/>
                <w:rPrChange w:id="6667"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66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669"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67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671" w:author="Milan Stojkov" w:date="2026-10-02T11:00:00Z">
                  <w:rPr>
                    <w:rFonts w:ascii="Courier New" w:hAnsi="Courier New" w:eastAsia="Courier New" w:cs="Courier New"/>
                    <w:color w:val="0000FF"/>
                    <w:sz w:val="20"/>
                    <w:szCs w:val="20"/>
                    <w:highlight w:val="white"/>
                  </w:rPr>
                </w:rPrChange>
              </w:rPr>
              <w:t>None</w:t>
            </w:r>
          </w:p>
          <w:p w14:paraId="73BCD53B">
            <w:pPr>
              <w:widowControl/>
              <w:shd w:val="clear" w:color="auto" w:fill="FFFFFF"/>
              <w:jc w:val="left"/>
              <w:rPr>
                <w:rFonts w:ascii="Courier New" w:hAnsi="Courier New" w:eastAsia="Courier New" w:cs="Courier New"/>
                <w:color w:val="202020"/>
                <w:sz w:val="20"/>
                <w:szCs w:val="20"/>
                <w:lang w:val="sr-Cyrl-RS"/>
                <w:rPrChange w:id="6672"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67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674" w:author="Milan Stojkov" w:date="2026-10-02T11:00:00Z">
                  <w:rPr>
                    <w:rFonts w:ascii="Courier New" w:hAnsi="Courier New" w:eastAsia="Courier New" w:cs="Courier New"/>
                    <w:color w:val="1F2328"/>
                    <w:sz w:val="20"/>
                    <w:szCs w:val="20"/>
                    <w:highlight w:val="white"/>
                  </w:rPr>
                </w:rPrChange>
              </w:rPr>
              <w:t>weakest</w:t>
            </w:r>
            <w:r>
              <w:rPr>
                <w:rFonts w:ascii="Courier New" w:hAnsi="Courier New" w:eastAsia="Courier New" w:cs="Courier New"/>
                <w:color w:val="202020"/>
                <w:sz w:val="20"/>
                <w:szCs w:val="20"/>
                <w:highlight w:val="white"/>
                <w:lang w:val="sr-Cyrl-RS"/>
                <w:rPrChange w:id="667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676"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67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6678" w:author="Milan Stojkov" w:date="2026-10-02T11:00:00Z">
                  <w:rPr>
                    <w:rFonts w:ascii="Courier New" w:hAnsi="Courier New" w:eastAsia="Courier New" w:cs="Courier New"/>
                    <w:color w:val="8250DF"/>
                    <w:sz w:val="20"/>
                    <w:szCs w:val="20"/>
                    <w:highlight w:val="white"/>
                  </w:rPr>
                </w:rPrChange>
              </w:rPr>
              <w:t>min</w:t>
            </w:r>
            <w:r>
              <w:rPr>
                <w:rFonts w:ascii="Courier New" w:hAnsi="Courier New" w:eastAsia="Courier New" w:cs="Courier New"/>
                <w:color w:val="202020"/>
                <w:sz w:val="20"/>
                <w:szCs w:val="20"/>
                <w:highlight w:val="white"/>
                <w:lang w:val="sr-Cyrl-RS"/>
                <w:rPrChange w:id="667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680"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68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682" w:author="Milan Stojkov" w:date="2026-10-02T11:00:00Z">
                  <w:rPr>
                    <w:rFonts w:ascii="Courier New" w:hAnsi="Courier New" w:eastAsia="Courier New" w:cs="Courier New"/>
                    <w:color w:val="1F2328"/>
                    <w:sz w:val="20"/>
                    <w:szCs w:val="20"/>
                    <w:highlight w:val="white"/>
                  </w:rPr>
                </w:rPrChange>
              </w:rPr>
              <w:t>peers</w:t>
            </w:r>
            <w:r>
              <w:rPr>
                <w:rFonts w:ascii="Courier New" w:hAnsi="Courier New" w:eastAsia="Courier New" w:cs="Courier New"/>
                <w:color w:val="202020"/>
                <w:sz w:val="20"/>
                <w:szCs w:val="20"/>
                <w:highlight w:val="white"/>
                <w:lang w:val="sr-Cyrl-RS"/>
                <w:rPrChange w:id="668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684" w:author="Milan Stojkov" w:date="2026-10-02T11:00:00Z">
                  <w:rPr>
                    <w:rFonts w:ascii="Courier New" w:hAnsi="Courier New" w:eastAsia="Courier New" w:cs="Courier New"/>
                    <w:color w:val="953800"/>
                    <w:sz w:val="20"/>
                    <w:szCs w:val="20"/>
                    <w:highlight w:val="white"/>
                  </w:rPr>
                </w:rPrChange>
              </w:rPr>
              <w:t>key</w:t>
            </w:r>
            <w:r>
              <w:rPr>
                <w:rFonts w:ascii="Courier New" w:hAnsi="Courier New" w:eastAsia="Courier New" w:cs="Courier New"/>
                <w:color w:val="000000"/>
                <w:sz w:val="20"/>
                <w:szCs w:val="20"/>
                <w:highlight w:val="white"/>
                <w:lang w:val="sr-Cyrl-RS"/>
                <w:rPrChange w:id="6685"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CF222E"/>
                <w:sz w:val="20"/>
                <w:szCs w:val="20"/>
                <w:highlight w:val="white"/>
                <w:lang w:val="sr-Cyrl-RS"/>
                <w:rPrChange w:id="6686" w:author="Milan Stojkov" w:date="2026-10-02T11:00:00Z">
                  <w:rPr>
                    <w:rFonts w:ascii="Courier New" w:hAnsi="Courier New" w:eastAsia="Courier New" w:cs="Courier New"/>
                    <w:color w:val="CF222E"/>
                    <w:sz w:val="20"/>
                    <w:szCs w:val="20"/>
                    <w:highlight w:val="white"/>
                  </w:rPr>
                </w:rPrChange>
              </w:rPr>
              <w:t>lambda</w:t>
            </w:r>
            <w:r>
              <w:rPr>
                <w:rFonts w:ascii="Courier New" w:hAnsi="Courier New" w:eastAsia="Courier New" w:cs="Courier New"/>
                <w:color w:val="202020"/>
                <w:sz w:val="20"/>
                <w:szCs w:val="20"/>
                <w:highlight w:val="white"/>
                <w:lang w:val="sr-Cyrl-RS"/>
                <w:rPrChange w:id="668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688" w:author="Milan Stojkov" w:date="2026-10-02T11:00:00Z">
                  <w:rPr>
                    <w:rFonts w:ascii="Courier New" w:hAnsi="Courier New" w:eastAsia="Courier New" w:cs="Courier New"/>
                    <w:color w:val="953800"/>
                    <w:sz w:val="20"/>
                    <w:szCs w:val="20"/>
                    <w:highlight w:val="white"/>
                  </w:rPr>
                </w:rPrChange>
              </w:rPr>
              <w:t>p</w:t>
            </w:r>
            <w:r>
              <w:rPr>
                <w:rFonts w:ascii="Courier New" w:hAnsi="Courier New" w:eastAsia="Courier New" w:cs="Courier New"/>
                <w:color w:val="202020"/>
                <w:sz w:val="20"/>
                <w:szCs w:val="20"/>
                <w:highlight w:val="white"/>
                <w:lang w:val="sr-Cyrl-RS"/>
                <w:rPrChange w:id="668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690"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69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6692" w:author="Milan Stojkov" w:date="2026-10-02T11:00:00Z">
                  <w:rPr>
                    <w:rFonts w:ascii="Courier New" w:hAnsi="Courier New" w:eastAsia="Courier New" w:cs="Courier New"/>
                    <w:color w:val="8250DF"/>
                    <w:sz w:val="20"/>
                    <w:szCs w:val="20"/>
                    <w:highlight w:val="white"/>
                  </w:rPr>
                </w:rPrChange>
              </w:rPr>
              <w:t>score</w:t>
            </w:r>
            <w:r>
              <w:rPr>
                <w:rFonts w:ascii="Courier New" w:hAnsi="Courier New" w:eastAsia="Courier New" w:cs="Courier New"/>
                <w:color w:val="202020"/>
                <w:sz w:val="20"/>
                <w:szCs w:val="20"/>
                <w:highlight w:val="white"/>
                <w:lang w:val="sr-Cyrl-RS"/>
                <w:rPrChange w:id="669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694"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69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696" w:author="Milan Stojkov" w:date="2026-10-02T11:00:00Z">
                  <w:rPr>
                    <w:rFonts w:ascii="Courier New" w:hAnsi="Courier New" w:eastAsia="Courier New" w:cs="Courier New"/>
                    <w:color w:val="953800"/>
                    <w:sz w:val="20"/>
                    <w:szCs w:val="20"/>
                    <w:highlight w:val="white"/>
                  </w:rPr>
                </w:rPrChange>
              </w:rPr>
              <w:t>p</w:t>
            </w:r>
            <w:r>
              <w:rPr>
                <w:rFonts w:ascii="Courier New" w:hAnsi="Courier New" w:eastAsia="Courier New" w:cs="Courier New"/>
                <w:color w:val="202020"/>
                <w:sz w:val="20"/>
                <w:szCs w:val="20"/>
                <w:highlight w:val="white"/>
                <w:lang w:val="sr-Cyrl-RS"/>
                <w:rPrChange w:id="669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698"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699" w:author="Milan Stojkov" w:date="2026-10-02T11:00:00Z">
                  <w:rPr>
                    <w:rFonts w:ascii="Courier New" w:hAnsi="Courier New" w:eastAsia="Courier New" w:cs="Courier New"/>
                    <w:color w:val="202020"/>
                    <w:sz w:val="20"/>
                    <w:szCs w:val="20"/>
                    <w:highlight w:val="white"/>
                  </w:rPr>
                </w:rPrChange>
              </w:rPr>
              <w:t>))</w:t>
            </w:r>
          </w:p>
          <w:p w14:paraId="2E4D30EB">
            <w:pPr>
              <w:widowControl/>
              <w:shd w:val="clear" w:color="auto" w:fill="FFFFFF"/>
              <w:jc w:val="left"/>
              <w:rPr>
                <w:rFonts w:ascii="Courier New" w:hAnsi="Courier New" w:eastAsia="Courier New" w:cs="Courier New"/>
                <w:color w:val="202020"/>
                <w:sz w:val="20"/>
                <w:szCs w:val="20"/>
                <w:lang w:val="sr-Cyrl-RS"/>
                <w:rPrChange w:id="6700"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70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702"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70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704"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70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6706" w:author="Milan Stojkov" w:date="2026-10-02T11:00:00Z">
                  <w:rPr>
                    <w:rFonts w:ascii="Courier New" w:hAnsi="Courier New" w:eastAsia="Courier New" w:cs="Courier New"/>
                    <w:color w:val="8250DF"/>
                    <w:sz w:val="20"/>
                    <w:szCs w:val="20"/>
                    <w:highlight w:val="white"/>
                  </w:rPr>
                </w:rPrChange>
              </w:rPr>
              <w:t>score</w:t>
            </w:r>
            <w:r>
              <w:rPr>
                <w:rFonts w:ascii="Courier New" w:hAnsi="Courier New" w:eastAsia="Courier New" w:cs="Courier New"/>
                <w:color w:val="202020"/>
                <w:sz w:val="20"/>
                <w:szCs w:val="20"/>
                <w:highlight w:val="white"/>
                <w:lang w:val="sr-Cyrl-RS"/>
                <w:rPrChange w:id="670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708"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70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710" w:author="Milan Stojkov" w:date="2026-10-02T11:00:00Z">
                  <w:rPr>
                    <w:rFonts w:ascii="Courier New" w:hAnsi="Courier New" w:eastAsia="Courier New" w:cs="Courier New"/>
                    <w:color w:val="1F2328"/>
                    <w:sz w:val="20"/>
                    <w:szCs w:val="20"/>
                    <w:highlight w:val="white"/>
                  </w:rPr>
                </w:rPrChange>
              </w:rPr>
              <w:t>weakest</w:t>
            </w:r>
            <w:r>
              <w:rPr>
                <w:rFonts w:ascii="Courier New" w:hAnsi="Courier New" w:eastAsia="Courier New" w:cs="Courier New"/>
                <w:color w:val="202020"/>
                <w:sz w:val="20"/>
                <w:szCs w:val="20"/>
                <w:highlight w:val="white"/>
                <w:lang w:val="sr-Cyrl-RS"/>
                <w:rPrChange w:id="671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712"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71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714" w:author="Milan Stojkov" w:date="2026-10-02T11:00:00Z">
                  <w:rPr>
                    <w:rFonts w:ascii="Courier New" w:hAnsi="Courier New" w:eastAsia="Courier New" w:cs="Courier New"/>
                    <w:color w:val="000000"/>
                    <w:sz w:val="20"/>
                    <w:szCs w:val="20"/>
                    <w:highlight w:val="white"/>
                  </w:rPr>
                </w:rPrChange>
              </w:rPr>
              <w:t>&gt;=</w:t>
            </w:r>
            <w:r>
              <w:rPr>
                <w:rFonts w:ascii="Courier New" w:hAnsi="Courier New" w:eastAsia="Courier New" w:cs="Courier New"/>
                <w:color w:val="202020"/>
                <w:sz w:val="20"/>
                <w:szCs w:val="20"/>
                <w:highlight w:val="white"/>
                <w:lang w:val="sr-Cyrl-RS"/>
                <w:rPrChange w:id="671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716" w:author="Milan Stojkov" w:date="2026-10-02T11:00:00Z">
                  <w:rPr>
                    <w:rFonts w:ascii="Courier New" w:hAnsi="Courier New" w:eastAsia="Courier New" w:cs="Courier New"/>
                    <w:color w:val="1F2328"/>
                    <w:sz w:val="20"/>
                    <w:szCs w:val="20"/>
                    <w:highlight w:val="white"/>
                  </w:rPr>
                </w:rPrChange>
              </w:rPr>
              <w:t>cand_score</w:t>
            </w:r>
            <w:r>
              <w:rPr>
                <w:rFonts w:ascii="Courier New" w:hAnsi="Courier New" w:eastAsia="Courier New" w:cs="Courier New"/>
                <w:color w:val="202020"/>
                <w:sz w:val="20"/>
                <w:szCs w:val="20"/>
                <w:highlight w:val="white"/>
                <w:lang w:val="sr-Cyrl-RS"/>
                <w:rPrChange w:id="6717" w:author="Milan Stojkov" w:date="2026-10-02T11:00:00Z">
                  <w:rPr>
                    <w:rFonts w:ascii="Courier New" w:hAnsi="Courier New" w:eastAsia="Courier New" w:cs="Courier New"/>
                    <w:color w:val="202020"/>
                    <w:sz w:val="20"/>
                    <w:szCs w:val="20"/>
                    <w:highlight w:val="white"/>
                  </w:rPr>
                </w:rPrChange>
              </w:rPr>
              <w:t>:</w:t>
            </w:r>
          </w:p>
          <w:p w14:paraId="625A8435">
            <w:pPr>
              <w:widowControl/>
              <w:shd w:val="clear" w:color="auto" w:fill="FFFFFF"/>
              <w:jc w:val="left"/>
              <w:rPr>
                <w:rFonts w:ascii="Courier New" w:hAnsi="Courier New" w:eastAsia="Courier New" w:cs="Courier New"/>
                <w:color w:val="202020"/>
                <w:sz w:val="20"/>
                <w:szCs w:val="20"/>
                <w:lang w:val="sr-Cyrl-RS"/>
                <w:rPrChange w:id="671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71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720"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72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6722" w:author="Milan Stojkov" w:date="2026-10-02T11:00:00Z">
                  <w:rPr>
                    <w:rFonts w:ascii="Courier New" w:hAnsi="Courier New" w:eastAsia="Courier New" w:cs="Courier New"/>
                    <w:color w:val="0A3069"/>
                    <w:sz w:val="20"/>
                    <w:szCs w:val="20"/>
                    <w:highlight w:val="white"/>
                  </w:rPr>
                </w:rPrChange>
              </w:rPr>
              <w:t>"low_score"</w:t>
            </w:r>
          </w:p>
          <w:p w14:paraId="458EC11E">
            <w:pPr>
              <w:widowControl/>
              <w:shd w:val="clear" w:color="auto" w:fill="FFFFFF"/>
              <w:jc w:val="left"/>
              <w:rPr>
                <w:rFonts w:ascii="Courier New" w:hAnsi="Courier New" w:eastAsia="Courier New" w:cs="Courier New"/>
                <w:color w:val="202020"/>
                <w:sz w:val="20"/>
                <w:szCs w:val="20"/>
                <w:lang w:val="sr-Cyrl-RS"/>
                <w:rPrChange w:id="6723"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72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725"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72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727" w:author="Milan Stojkov" w:date="2026-10-02T11:00:00Z">
                  <w:rPr>
                    <w:rFonts w:ascii="Courier New" w:hAnsi="Courier New" w:eastAsia="Courier New" w:cs="Courier New"/>
                    <w:color w:val="0000FF"/>
                    <w:sz w:val="20"/>
                    <w:szCs w:val="20"/>
                    <w:highlight w:val="white"/>
                  </w:rPr>
                </w:rPrChange>
              </w:rPr>
              <w:t>None</w:t>
            </w:r>
          </w:p>
          <w:p w14:paraId="109369E7">
            <w:pPr>
              <w:widowControl/>
              <w:jc w:val="left"/>
              <w:rPr>
                <w:rFonts w:ascii="Courier New" w:hAnsi="Courier New" w:eastAsia="Courier New" w:cs="Courier New"/>
                <w:sz w:val="20"/>
                <w:szCs w:val="20"/>
                <w:lang w:val="sr-Cyrl-RS"/>
                <w:rPrChange w:id="6728" w:author="Milan Stojkov" w:date="2026-10-02T11:00:00Z">
                  <w:rPr>
                    <w:rFonts w:ascii="Courier New" w:hAnsi="Courier New" w:eastAsia="Courier New" w:cs="Courier New"/>
                    <w:sz w:val="20"/>
                    <w:szCs w:val="20"/>
                  </w:rPr>
                </w:rPrChange>
              </w:rPr>
            </w:pPr>
          </w:p>
          <w:p w14:paraId="025279C5">
            <w:pPr>
              <w:widowControl/>
              <w:shd w:val="clear" w:color="auto" w:fill="FFFFFF"/>
              <w:jc w:val="left"/>
              <w:rPr>
                <w:rFonts w:ascii="Courier New" w:hAnsi="Courier New" w:eastAsia="Courier New" w:cs="Courier New"/>
                <w:color w:val="202020"/>
                <w:sz w:val="20"/>
                <w:szCs w:val="20"/>
                <w:lang w:val="sr-Cyrl-RS"/>
                <w:rPrChange w:id="6729"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73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6731"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673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6733" w:author="Milan Stojkov" w:date="2026-10-02T11:00:00Z">
                  <w:rPr>
                    <w:rFonts w:ascii="Courier New" w:hAnsi="Courier New" w:eastAsia="Courier New" w:cs="Courier New"/>
                    <w:color w:val="8250DF"/>
                    <w:sz w:val="20"/>
                    <w:szCs w:val="20"/>
                    <w:highlight w:val="white"/>
                  </w:rPr>
                </w:rPrChange>
              </w:rPr>
              <w:t>accept_peer</w:t>
            </w:r>
            <w:r>
              <w:rPr>
                <w:rFonts w:ascii="Courier New" w:hAnsi="Courier New" w:eastAsia="Courier New" w:cs="Courier New"/>
                <w:color w:val="202020"/>
                <w:sz w:val="20"/>
                <w:szCs w:val="20"/>
                <w:highlight w:val="white"/>
                <w:lang w:val="sr-Cyrl-RS"/>
                <w:rPrChange w:id="673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735"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73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737"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73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739" w:author="Milan Stojkov" w:date="2026-10-02T11:00:00Z">
                  <w:rPr>
                    <w:rFonts w:ascii="Courier New" w:hAnsi="Courier New" w:eastAsia="Courier New" w:cs="Courier New"/>
                    <w:color w:val="267F99"/>
                    <w:sz w:val="20"/>
                    <w:szCs w:val="20"/>
                    <w:highlight w:val="white"/>
                  </w:rPr>
                </w:rPrChange>
              </w:rPr>
              <w:t>Node</w:t>
            </w:r>
            <w:r>
              <w:rPr>
                <w:rFonts w:ascii="Courier New" w:hAnsi="Courier New" w:eastAsia="Courier New" w:cs="Courier New"/>
                <w:color w:val="202020"/>
                <w:sz w:val="20"/>
                <w:szCs w:val="20"/>
                <w:highlight w:val="white"/>
                <w:lang w:val="sr-Cyrl-RS"/>
                <w:rPrChange w:id="674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741"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674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743"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674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745"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74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747"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6748"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6749" w:author="Milan Stojkov" w:date="2026-10-02T11:00:00Z">
                  <w:rPr>
                    <w:rFonts w:ascii="Courier New" w:hAnsi="Courier New" w:eastAsia="Courier New" w:cs="Courier New"/>
                    <w:color w:val="267F99"/>
                    <w:sz w:val="20"/>
                    <w:szCs w:val="20"/>
                    <w:highlight w:val="white"/>
                  </w:rPr>
                </w:rPrChange>
              </w:rPr>
              <w:t>bool</w:t>
            </w:r>
            <w:r>
              <w:rPr>
                <w:rFonts w:ascii="Courier New" w:hAnsi="Courier New" w:eastAsia="Courier New" w:cs="Courier New"/>
                <w:color w:val="202020"/>
                <w:sz w:val="20"/>
                <w:szCs w:val="20"/>
                <w:highlight w:val="white"/>
                <w:lang w:val="sr-Cyrl-RS"/>
                <w:rPrChange w:id="6750" w:author="Milan Stojkov" w:date="2026-10-02T11:00:00Z">
                  <w:rPr>
                    <w:rFonts w:ascii="Courier New" w:hAnsi="Courier New" w:eastAsia="Courier New" w:cs="Courier New"/>
                    <w:color w:val="202020"/>
                    <w:sz w:val="20"/>
                    <w:szCs w:val="20"/>
                    <w:highlight w:val="white"/>
                  </w:rPr>
                </w:rPrChange>
              </w:rPr>
              <w:t>:</w:t>
            </w:r>
          </w:p>
          <w:p w14:paraId="31162C8B">
            <w:pPr>
              <w:widowControl/>
              <w:shd w:val="clear" w:color="auto" w:fill="FFFFFF"/>
              <w:jc w:val="left"/>
              <w:rPr>
                <w:rFonts w:ascii="Courier New" w:hAnsi="Courier New" w:eastAsia="Courier New" w:cs="Courier New"/>
                <w:color w:val="202020"/>
                <w:sz w:val="20"/>
                <w:szCs w:val="20"/>
                <w:lang w:val="sr-Cyrl-RS"/>
                <w:rPrChange w:id="675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75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753"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75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755"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75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6757" w:author="Milan Stojkov" w:date="2026-10-02T11:00:00Z">
                  <w:rPr>
                    <w:rFonts w:ascii="Courier New" w:hAnsi="Courier New" w:eastAsia="Courier New" w:cs="Courier New"/>
                    <w:color w:val="8250DF"/>
                    <w:sz w:val="20"/>
                    <w:szCs w:val="20"/>
                    <w:highlight w:val="white"/>
                  </w:rPr>
                </w:rPrChange>
              </w:rPr>
              <w:t>reason</w:t>
            </w:r>
            <w:r>
              <w:rPr>
                <w:rFonts w:ascii="Courier New" w:hAnsi="Courier New" w:eastAsia="Courier New" w:cs="Courier New"/>
                <w:color w:val="202020"/>
                <w:sz w:val="20"/>
                <w:szCs w:val="20"/>
                <w:highlight w:val="white"/>
                <w:lang w:val="sr-Cyrl-RS"/>
                <w:rPrChange w:id="675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759"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76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761"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676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763"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76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765" w:author="Milan Stojkov" w:date="2026-10-02T11:00:00Z">
                  <w:rPr>
                    <w:rFonts w:ascii="Courier New" w:hAnsi="Courier New" w:eastAsia="Courier New" w:cs="Courier New"/>
                    <w:color w:val="0000FF"/>
                    <w:sz w:val="20"/>
                    <w:szCs w:val="20"/>
                    <w:highlight w:val="white"/>
                  </w:rPr>
                </w:rPrChange>
              </w:rPr>
              <w:t>is</w:t>
            </w:r>
            <w:r>
              <w:rPr>
                <w:rFonts w:ascii="Courier New" w:hAnsi="Courier New" w:eastAsia="Courier New" w:cs="Courier New"/>
                <w:color w:val="202020"/>
                <w:sz w:val="20"/>
                <w:szCs w:val="20"/>
                <w:highlight w:val="white"/>
                <w:lang w:val="sr-Cyrl-RS"/>
                <w:rPrChange w:id="676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767" w:author="Milan Stojkov" w:date="2026-10-02T11:00:00Z">
                  <w:rPr>
                    <w:rFonts w:ascii="Courier New" w:hAnsi="Courier New" w:eastAsia="Courier New" w:cs="Courier New"/>
                    <w:color w:val="0000FF"/>
                    <w:sz w:val="20"/>
                    <w:szCs w:val="20"/>
                    <w:highlight w:val="white"/>
                  </w:rPr>
                </w:rPrChange>
              </w:rPr>
              <w:t>None</w:t>
            </w:r>
          </w:p>
          <w:p w14:paraId="3AB7B042">
            <w:pPr>
              <w:widowControl/>
              <w:jc w:val="left"/>
              <w:rPr>
                <w:rFonts w:ascii="Courier New" w:hAnsi="Courier New" w:eastAsia="Courier New" w:cs="Courier New"/>
                <w:sz w:val="20"/>
                <w:szCs w:val="20"/>
                <w:lang w:val="sr-Cyrl-RS"/>
                <w:rPrChange w:id="6768" w:author="Milan Stojkov" w:date="2026-10-02T11:00:00Z">
                  <w:rPr>
                    <w:rFonts w:ascii="Courier New" w:hAnsi="Courier New" w:eastAsia="Courier New" w:cs="Courier New"/>
                    <w:sz w:val="20"/>
                    <w:szCs w:val="20"/>
                  </w:rPr>
                </w:rPrChange>
              </w:rPr>
            </w:pPr>
          </w:p>
          <w:p w14:paraId="33F1A3B4">
            <w:pPr>
              <w:widowControl/>
              <w:shd w:val="clear" w:color="auto" w:fill="FFFFFF"/>
              <w:jc w:val="left"/>
              <w:rPr>
                <w:rFonts w:ascii="Courier New" w:hAnsi="Courier New" w:eastAsia="Courier New" w:cs="Courier New"/>
                <w:color w:val="202020"/>
                <w:sz w:val="20"/>
                <w:szCs w:val="20"/>
                <w:lang w:val="sr-Cyrl-RS"/>
                <w:rPrChange w:id="6769"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77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6771"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677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6773" w:author="Milan Stojkov" w:date="2026-10-02T11:00:00Z">
                  <w:rPr>
                    <w:rFonts w:ascii="Courier New" w:hAnsi="Courier New" w:eastAsia="Courier New" w:cs="Courier New"/>
                    <w:color w:val="8250DF"/>
                    <w:sz w:val="20"/>
                    <w:szCs w:val="20"/>
                    <w:highlight w:val="white"/>
                  </w:rPr>
                </w:rPrChange>
              </w:rPr>
              <w:t>evict_peer</w:t>
            </w:r>
            <w:r>
              <w:rPr>
                <w:rFonts w:ascii="Courier New" w:hAnsi="Courier New" w:eastAsia="Courier New" w:cs="Courier New"/>
                <w:color w:val="202020"/>
                <w:sz w:val="20"/>
                <w:szCs w:val="20"/>
                <w:highlight w:val="white"/>
                <w:lang w:val="sr-Cyrl-RS"/>
                <w:rPrChange w:id="677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775"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77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777"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77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779" w:author="Milan Stojkov" w:date="2026-10-02T11:00:00Z">
                  <w:rPr>
                    <w:rFonts w:ascii="Courier New" w:hAnsi="Courier New" w:eastAsia="Courier New" w:cs="Courier New"/>
                    <w:color w:val="267F99"/>
                    <w:sz w:val="20"/>
                    <w:szCs w:val="20"/>
                    <w:highlight w:val="white"/>
                  </w:rPr>
                </w:rPrChange>
              </w:rPr>
              <w:t>Node</w:t>
            </w:r>
            <w:r>
              <w:rPr>
                <w:rFonts w:ascii="Courier New" w:hAnsi="Courier New" w:eastAsia="Courier New" w:cs="Courier New"/>
                <w:color w:val="202020"/>
                <w:sz w:val="20"/>
                <w:szCs w:val="20"/>
                <w:highlight w:val="white"/>
                <w:lang w:val="sr-Cyrl-RS"/>
                <w:rPrChange w:id="678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781"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78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783"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678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785"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678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787" w:author="Milan Stojkov" w:date="2026-10-02T11:00:00Z">
                  <w:rPr>
                    <w:rFonts w:ascii="Courier New" w:hAnsi="Courier New" w:eastAsia="Courier New" w:cs="Courier New"/>
                    <w:color w:val="267F99"/>
                    <w:sz w:val="20"/>
                    <w:szCs w:val="20"/>
                    <w:highlight w:val="white"/>
                  </w:rPr>
                </w:rPrChange>
              </w:rPr>
              <w:t>Optional</w:t>
            </w:r>
            <w:r>
              <w:rPr>
                <w:rFonts w:ascii="Courier New" w:hAnsi="Courier New" w:eastAsia="Courier New" w:cs="Courier New"/>
                <w:color w:val="202020"/>
                <w:sz w:val="20"/>
                <w:szCs w:val="20"/>
                <w:highlight w:val="white"/>
                <w:lang w:val="sr-Cyrl-RS"/>
                <w:rPrChange w:id="678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6789"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679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791"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79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793"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6794"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6795" w:author="Milan Stojkov" w:date="2026-10-02T11:00:00Z">
                  <w:rPr>
                    <w:rFonts w:ascii="Courier New" w:hAnsi="Courier New" w:eastAsia="Courier New" w:cs="Courier New"/>
                    <w:color w:val="267F99"/>
                    <w:sz w:val="20"/>
                    <w:szCs w:val="20"/>
                    <w:highlight w:val="white"/>
                  </w:rPr>
                </w:rPrChange>
              </w:rPr>
              <w:t>Optional</w:t>
            </w:r>
            <w:r>
              <w:rPr>
                <w:rFonts w:ascii="Courier New" w:hAnsi="Courier New" w:eastAsia="Courier New" w:cs="Courier New"/>
                <w:color w:val="202020"/>
                <w:sz w:val="20"/>
                <w:szCs w:val="20"/>
                <w:highlight w:val="white"/>
                <w:lang w:val="sr-Cyrl-RS"/>
                <w:rPrChange w:id="679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6797"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6798" w:author="Milan Stojkov" w:date="2026-10-02T11:00:00Z">
                  <w:rPr>
                    <w:rFonts w:ascii="Courier New" w:hAnsi="Courier New" w:eastAsia="Courier New" w:cs="Courier New"/>
                    <w:color w:val="202020"/>
                    <w:sz w:val="20"/>
                    <w:szCs w:val="20"/>
                    <w:highlight w:val="white"/>
                  </w:rPr>
                </w:rPrChange>
              </w:rPr>
              <w:t>]:</w:t>
            </w:r>
          </w:p>
          <w:p w14:paraId="5821EE0E">
            <w:pPr>
              <w:widowControl/>
              <w:shd w:val="clear" w:color="auto" w:fill="FFFFFF"/>
              <w:jc w:val="left"/>
              <w:rPr>
                <w:rFonts w:ascii="Courier New" w:hAnsi="Courier New" w:eastAsia="Courier New" w:cs="Courier New"/>
                <w:color w:val="202020"/>
                <w:sz w:val="20"/>
                <w:szCs w:val="20"/>
                <w:lang w:val="sr-Cyrl-RS"/>
                <w:rPrChange w:id="6799"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80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801"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80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6803" w:author="Milan Stojkov" w:date="2026-10-02T11:00:00Z">
                  <w:rPr>
                    <w:rFonts w:ascii="Courier New" w:hAnsi="Courier New" w:eastAsia="Courier New" w:cs="Courier New"/>
                    <w:color w:val="8250DF"/>
                    <w:sz w:val="20"/>
                    <w:szCs w:val="20"/>
                    <w:highlight w:val="white"/>
                  </w:rPr>
                </w:rPrChange>
              </w:rPr>
              <w:t>len</w:t>
            </w:r>
            <w:r>
              <w:rPr>
                <w:rFonts w:ascii="Courier New" w:hAnsi="Courier New" w:eastAsia="Courier New" w:cs="Courier New"/>
                <w:color w:val="202020"/>
                <w:sz w:val="20"/>
                <w:szCs w:val="20"/>
                <w:highlight w:val="white"/>
                <w:lang w:val="sr-Cyrl-RS"/>
                <w:rPrChange w:id="680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805"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80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807" w:author="Milan Stojkov" w:date="2026-10-02T11:00:00Z">
                  <w:rPr>
                    <w:rFonts w:ascii="Courier New" w:hAnsi="Courier New" w:eastAsia="Courier New" w:cs="Courier New"/>
                    <w:color w:val="1F2328"/>
                    <w:sz w:val="20"/>
                    <w:szCs w:val="20"/>
                    <w:highlight w:val="white"/>
                  </w:rPr>
                </w:rPrChange>
              </w:rPr>
              <w:t>peers</w:t>
            </w:r>
            <w:r>
              <w:rPr>
                <w:rFonts w:ascii="Courier New" w:hAnsi="Courier New" w:eastAsia="Courier New" w:cs="Courier New"/>
                <w:color w:val="202020"/>
                <w:sz w:val="20"/>
                <w:szCs w:val="20"/>
                <w:highlight w:val="white"/>
                <w:lang w:val="sr-Cyrl-RS"/>
                <w:rPrChange w:id="680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809" w:author="Milan Stojkov" w:date="2026-10-02T11:00:00Z">
                  <w:rPr>
                    <w:rFonts w:ascii="Courier New" w:hAnsi="Courier New" w:eastAsia="Courier New" w:cs="Courier New"/>
                    <w:color w:val="000000"/>
                    <w:sz w:val="20"/>
                    <w:szCs w:val="20"/>
                    <w:highlight w:val="white"/>
                  </w:rPr>
                </w:rPrChange>
              </w:rPr>
              <w:t>&lt;</w:t>
            </w:r>
            <w:r>
              <w:rPr>
                <w:rFonts w:ascii="Courier New" w:hAnsi="Courier New" w:eastAsia="Courier New" w:cs="Courier New"/>
                <w:color w:val="202020"/>
                <w:sz w:val="20"/>
                <w:szCs w:val="20"/>
                <w:highlight w:val="white"/>
                <w:lang w:val="sr-Cyrl-RS"/>
                <w:rPrChange w:id="681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811"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81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813" w:author="Milan Stojkov" w:date="2026-10-02T11:00:00Z">
                  <w:rPr>
                    <w:rFonts w:ascii="Courier New" w:hAnsi="Courier New" w:eastAsia="Courier New" w:cs="Courier New"/>
                    <w:color w:val="1F2328"/>
                    <w:sz w:val="20"/>
                    <w:szCs w:val="20"/>
                    <w:highlight w:val="white"/>
                  </w:rPr>
                </w:rPrChange>
              </w:rPr>
              <w:t>max_peers</w:t>
            </w:r>
            <w:r>
              <w:rPr>
                <w:rFonts w:ascii="Courier New" w:hAnsi="Courier New" w:eastAsia="Courier New" w:cs="Courier New"/>
                <w:color w:val="202020"/>
                <w:sz w:val="20"/>
                <w:szCs w:val="20"/>
                <w:highlight w:val="white"/>
                <w:lang w:val="sr-Cyrl-RS"/>
                <w:rPrChange w:id="6814" w:author="Milan Stojkov" w:date="2026-10-02T11:00:00Z">
                  <w:rPr>
                    <w:rFonts w:ascii="Courier New" w:hAnsi="Courier New" w:eastAsia="Courier New" w:cs="Courier New"/>
                    <w:color w:val="202020"/>
                    <w:sz w:val="20"/>
                    <w:szCs w:val="20"/>
                    <w:highlight w:val="white"/>
                  </w:rPr>
                </w:rPrChange>
              </w:rPr>
              <w:t>:</w:t>
            </w:r>
          </w:p>
          <w:p w14:paraId="28B67BBC">
            <w:pPr>
              <w:widowControl/>
              <w:shd w:val="clear" w:color="auto" w:fill="FFFFFF"/>
              <w:jc w:val="left"/>
              <w:rPr>
                <w:rFonts w:ascii="Courier New" w:hAnsi="Courier New" w:eastAsia="Courier New" w:cs="Courier New"/>
                <w:color w:val="202020"/>
                <w:sz w:val="20"/>
                <w:szCs w:val="20"/>
                <w:lang w:val="sr-Cyrl-RS"/>
                <w:rPrChange w:id="6815"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81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817"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81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819" w:author="Milan Stojkov" w:date="2026-10-02T11:00:00Z">
                  <w:rPr>
                    <w:rFonts w:ascii="Courier New" w:hAnsi="Courier New" w:eastAsia="Courier New" w:cs="Courier New"/>
                    <w:color w:val="0000FF"/>
                    <w:sz w:val="20"/>
                    <w:szCs w:val="20"/>
                    <w:highlight w:val="white"/>
                  </w:rPr>
                </w:rPrChange>
              </w:rPr>
              <w:t>None</w:t>
            </w:r>
          </w:p>
          <w:p w14:paraId="7BB59D4E">
            <w:pPr>
              <w:widowControl/>
              <w:shd w:val="clear" w:color="auto" w:fill="FFFFFF"/>
              <w:jc w:val="left"/>
              <w:rPr>
                <w:rFonts w:ascii="Courier New" w:hAnsi="Courier New" w:eastAsia="Courier New" w:cs="Courier New"/>
                <w:color w:val="202020"/>
                <w:sz w:val="20"/>
                <w:szCs w:val="20"/>
                <w:lang w:val="sr-Cyrl-RS"/>
                <w:rPrChange w:id="6820"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82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822"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682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824"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82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826" w:author="Milan Stojkov" w:date="2026-10-02T11:00:00Z">
                  <w:rPr>
                    <w:rFonts w:ascii="Courier New" w:hAnsi="Courier New" w:eastAsia="Courier New" w:cs="Courier New"/>
                    <w:color w:val="1F2328"/>
                    <w:sz w:val="20"/>
                    <w:szCs w:val="20"/>
                    <w:highlight w:val="white"/>
                  </w:rPr>
                </w:rPrChange>
              </w:rPr>
              <w:t>_open</w:t>
            </w:r>
            <w:r>
              <w:rPr>
                <w:rFonts w:ascii="Courier New" w:hAnsi="Courier New" w:eastAsia="Courier New" w:cs="Courier New"/>
                <w:color w:val="202020"/>
                <w:sz w:val="20"/>
                <w:szCs w:val="20"/>
                <w:highlight w:val="white"/>
                <w:lang w:val="sr-Cyrl-RS"/>
                <w:rPrChange w:id="682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6828" w:author="Milan Stojkov" w:date="2026-10-02T11:00:00Z">
                  <w:rPr>
                    <w:rFonts w:ascii="Courier New" w:hAnsi="Courier New" w:eastAsia="Courier New" w:cs="Courier New"/>
                    <w:color w:val="8250DF"/>
                    <w:sz w:val="20"/>
                    <w:szCs w:val="20"/>
                    <w:highlight w:val="white"/>
                  </w:rPr>
                </w:rPrChange>
              </w:rPr>
              <w:t>get</w:t>
            </w:r>
            <w:r>
              <w:rPr>
                <w:rFonts w:ascii="Courier New" w:hAnsi="Courier New" w:eastAsia="Courier New" w:cs="Courier New"/>
                <w:color w:val="202020"/>
                <w:sz w:val="20"/>
                <w:szCs w:val="20"/>
                <w:highlight w:val="white"/>
                <w:lang w:val="sr-Cyrl-RS"/>
                <w:rPrChange w:id="682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830"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83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832" w:author="Milan Stojkov" w:date="2026-10-02T11:00:00Z">
                  <w:rPr>
                    <w:rFonts w:ascii="Courier New" w:hAnsi="Courier New" w:eastAsia="Courier New" w:cs="Courier New"/>
                    <w:color w:val="1F2328"/>
                    <w:sz w:val="20"/>
                    <w:szCs w:val="20"/>
                    <w:highlight w:val="white"/>
                  </w:rPr>
                </w:rPrChange>
              </w:rPr>
              <w:t>node_id</w:t>
            </w:r>
            <w:r>
              <w:rPr>
                <w:rFonts w:ascii="Courier New" w:hAnsi="Courier New" w:eastAsia="Courier New" w:cs="Courier New"/>
                <w:color w:val="202020"/>
                <w:sz w:val="20"/>
                <w:szCs w:val="20"/>
                <w:highlight w:val="white"/>
                <w:lang w:val="sr-Cyrl-RS"/>
                <w:rPrChange w:id="683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834"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83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836"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837" w:author="Milan Stojkov" w:date="2026-10-02T11:00:00Z">
                  <w:rPr>
                    <w:rFonts w:ascii="Courier New" w:hAnsi="Courier New" w:eastAsia="Courier New" w:cs="Courier New"/>
                    <w:color w:val="202020"/>
                    <w:sz w:val="20"/>
                    <w:szCs w:val="20"/>
                    <w:highlight w:val="white"/>
                  </w:rPr>
                </w:rPrChange>
              </w:rPr>
              <w:t>:</w:t>
            </w:r>
          </w:p>
          <w:p w14:paraId="0160BA84">
            <w:pPr>
              <w:widowControl/>
              <w:shd w:val="clear" w:color="auto" w:fill="FFFFFF"/>
              <w:jc w:val="left"/>
              <w:rPr>
                <w:rFonts w:ascii="Courier New" w:hAnsi="Courier New" w:eastAsia="Courier New" w:cs="Courier New"/>
                <w:color w:val="202020"/>
                <w:sz w:val="20"/>
                <w:szCs w:val="20"/>
                <w:lang w:val="sr-Cyrl-RS"/>
                <w:rPrChange w:id="6838"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683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840"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84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842" w:author="Milan Stojkov" w:date="2026-10-02T11:00:00Z">
                  <w:rPr>
                    <w:rFonts w:ascii="Courier New" w:hAnsi="Courier New" w:eastAsia="Courier New" w:cs="Courier New"/>
                    <w:color w:val="1F2328"/>
                    <w:sz w:val="20"/>
                    <w:szCs w:val="20"/>
                    <w:highlight w:val="white"/>
                  </w:rPr>
                </w:rPrChange>
              </w:rPr>
              <w:t>_open</w:t>
            </w:r>
            <w:r>
              <w:rPr>
                <w:rFonts w:ascii="Courier New" w:hAnsi="Courier New" w:eastAsia="Courier New" w:cs="Courier New"/>
                <w:color w:val="202020"/>
                <w:sz w:val="20"/>
                <w:szCs w:val="20"/>
                <w:highlight w:val="white"/>
                <w:lang w:val="sr-Cyrl-RS"/>
                <w:rPrChange w:id="684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6844" w:author="Milan Stojkov" w:date="2026-10-02T11:00:00Z">
                  <w:rPr>
                    <w:rFonts w:ascii="Courier New" w:hAnsi="Courier New" w:eastAsia="Courier New" w:cs="Courier New"/>
                    <w:color w:val="8250DF"/>
                    <w:sz w:val="20"/>
                    <w:szCs w:val="20"/>
                    <w:highlight w:val="white"/>
                  </w:rPr>
                </w:rPrChange>
              </w:rPr>
              <w:t>pop</w:t>
            </w:r>
            <w:r>
              <w:rPr>
                <w:rFonts w:ascii="Courier New" w:hAnsi="Courier New" w:eastAsia="Courier New" w:cs="Courier New"/>
                <w:color w:val="202020"/>
                <w:sz w:val="20"/>
                <w:szCs w:val="20"/>
                <w:highlight w:val="white"/>
                <w:lang w:val="sr-Cyrl-RS"/>
                <w:rPrChange w:id="684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846"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84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848" w:author="Milan Stojkov" w:date="2026-10-02T11:00:00Z">
                  <w:rPr>
                    <w:rFonts w:ascii="Courier New" w:hAnsi="Courier New" w:eastAsia="Courier New" w:cs="Courier New"/>
                    <w:color w:val="1F2328"/>
                    <w:sz w:val="20"/>
                    <w:szCs w:val="20"/>
                    <w:highlight w:val="white"/>
                  </w:rPr>
                </w:rPrChange>
              </w:rPr>
              <w:t>node_id</w:t>
            </w:r>
            <w:r>
              <w:rPr>
                <w:rFonts w:ascii="Courier New" w:hAnsi="Courier New" w:eastAsia="Courier New" w:cs="Courier New"/>
                <w:color w:val="202020"/>
                <w:sz w:val="20"/>
                <w:szCs w:val="20"/>
                <w:highlight w:val="white"/>
                <w:lang w:val="sr-Cyrl-RS"/>
                <w:rPrChange w:id="684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6850"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6851" w:author="Milan Stojkov" w:date="2026-10-02T11:00:00Z">
                  <w:rPr>
                    <w:rFonts w:ascii="Courier New" w:hAnsi="Courier New" w:eastAsia="Courier New" w:cs="Courier New"/>
                    <w:color w:val="202020"/>
                    <w:sz w:val="20"/>
                    <w:szCs w:val="20"/>
                    <w:highlight w:val="white"/>
                  </w:rPr>
                </w:rPrChange>
              </w:rPr>
              <w:t>)</w:t>
            </w:r>
          </w:p>
          <w:p w14:paraId="76E0131F">
            <w:pPr>
              <w:widowControl/>
              <w:shd w:val="clear" w:color="auto" w:fill="FFFFFF"/>
              <w:jc w:val="left"/>
              <w:rPr>
                <w:rFonts w:ascii="Courier New" w:hAnsi="Courier New" w:eastAsia="Courier New" w:cs="Courier New"/>
                <w:color w:val="000000"/>
                <w:sz w:val="20"/>
                <w:szCs w:val="20"/>
                <w:lang w:val="sr-Cyrl-RS"/>
                <w:rPrChange w:id="6852"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202020"/>
                <w:sz w:val="20"/>
                <w:szCs w:val="20"/>
                <w:highlight w:val="white"/>
                <w:lang w:val="sr-Cyrl-RS"/>
                <w:rPrChange w:id="685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6854"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685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6856" w:author="Milan Stojkov" w:date="2026-10-02T11:00:00Z">
                  <w:rPr>
                    <w:rFonts w:ascii="Courier New" w:hAnsi="Courier New" w:eastAsia="Courier New" w:cs="Courier New"/>
                    <w:color w:val="8250DF"/>
                    <w:sz w:val="20"/>
                    <w:szCs w:val="20"/>
                    <w:highlight w:val="white"/>
                  </w:rPr>
                </w:rPrChange>
              </w:rPr>
              <w:t>min</w:t>
            </w:r>
            <w:r>
              <w:rPr>
                <w:rFonts w:ascii="Courier New" w:hAnsi="Courier New" w:eastAsia="Courier New" w:cs="Courier New"/>
                <w:color w:val="202020"/>
                <w:sz w:val="20"/>
                <w:szCs w:val="20"/>
                <w:highlight w:val="white"/>
                <w:lang w:val="sr-Cyrl-RS"/>
                <w:rPrChange w:id="685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858"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85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6860" w:author="Milan Stojkov" w:date="2026-10-02T11:00:00Z">
                  <w:rPr>
                    <w:rFonts w:ascii="Courier New" w:hAnsi="Courier New" w:eastAsia="Courier New" w:cs="Courier New"/>
                    <w:color w:val="1F2328"/>
                    <w:sz w:val="20"/>
                    <w:szCs w:val="20"/>
                    <w:highlight w:val="white"/>
                  </w:rPr>
                </w:rPrChange>
              </w:rPr>
              <w:t>peers</w:t>
            </w:r>
            <w:r>
              <w:rPr>
                <w:rFonts w:ascii="Courier New" w:hAnsi="Courier New" w:eastAsia="Courier New" w:cs="Courier New"/>
                <w:color w:val="202020"/>
                <w:sz w:val="20"/>
                <w:szCs w:val="20"/>
                <w:highlight w:val="white"/>
                <w:lang w:val="sr-Cyrl-RS"/>
                <w:rPrChange w:id="686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862" w:author="Milan Stojkov" w:date="2026-10-02T11:00:00Z">
                  <w:rPr>
                    <w:rFonts w:ascii="Courier New" w:hAnsi="Courier New" w:eastAsia="Courier New" w:cs="Courier New"/>
                    <w:color w:val="953800"/>
                    <w:sz w:val="20"/>
                    <w:szCs w:val="20"/>
                    <w:highlight w:val="white"/>
                  </w:rPr>
                </w:rPrChange>
              </w:rPr>
              <w:t>key</w:t>
            </w:r>
            <w:r>
              <w:rPr>
                <w:rFonts w:ascii="Courier New" w:hAnsi="Courier New" w:eastAsia="Courier New" w:cs="Courier New"/>
                <w:color w:val="000000"/>
                <w:sz w:val="20"/>
                <w:szCs w:val="20"/>
                <w:highlight w:val="white"/>
                <w:lang w:val="sr-Cyrl-RS"/>
                <w:rPrChange w:id="6863"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CF222E"/>
                <w:sz w:val="20"/>
                <w:szCs w:val="20"/>
                <w:highlight w:val="white"/>
                <w:lang w:val="sr-Cyrl-RS"/>
                <w:rPrChange w:id="6864" w:author="Milan Stojkov" w:date="2026-10-02T11:00:00Z">
                  <w:rPr>
                    <w:rFonts w:ascii="Courier New" w:hAnsi="Courier New" w:eastAsia="Courier New" w:cs="Courier New"/>
                    <w:color w:val="CF222E"/>
                    <w:sz w:val="20"/>
                    <w:szCs w:val="20"/>
                    <w:highlight w:val="white"/>
                  </w:rPr>
                </w:rPrChange>
              </w:rPr>
              <w:t>lambda</w:t>
            </w:r>
            <w:r>
              <w:rPr>
                <w:rFonts w:ascii="Courier New" w:hAnsi="Courier New" w:eastAsia="Courier New" w:cs="Courier New"/>
                <w:color w:val="202020"/>
                <w:sz w:val="20"/>
                <w:szCs w:val="20"/>
                <w:highlight w:val="white"/>
                <w:lang w:val="sr-Cyrl-RS"/>
                <w:rPrChange w:id="686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866" w:author="Milan Stojkov" w:date="2026-10-02T11:00:00Z">
                  <w:rPr>
                    <w:rFonts w:ascii="Courier New" w:hAnsi="Courier New" w:eastAsia="Courier New" w:cs="Courier New"/>
                    <w:color w:val="953800"/>
                    <w:sz w:val="20"/>
                    <w:szCs w:val="20"/>
                    <w:highlight w:val="white"/>
                  </w:rPr>
                </w:rPrChange>
              </w:rPr>
              <w:t>p</w:t>
            </w:r>
            <w:r>
              <w:rPr>
                <w:rFonts w:ascii="Courier New" w:hAnsi="Courier New" w:eastAsia="Courier New" w:cs="Courier New"/>
                <w:color w:val="202020"/>
                <w:sz w:val="20"/>
                <w:szCs w:val="20"/>
                <w:highlight w:val="white"/>
                <w:lang w:val="sr-Cyrl-RS"/>
                <w:rPrChange w:id="686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868"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686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6870" w:author="Milan Stojkov" w:date="2026-10-02T11:00:00Z">
                  <w:rPr>
                    <w:rFonts w:ascii="Courier New" w:hAnsi="Courier New" w:eastAsia="Courier New" w:cs="Courier New"/>
                    <w:color w:val="8250DF"/>
                    <w:sz w:val="20"/>
                    <w:szCs w:val="20"/>
                    <w:highlight w:val="white"/>
                  </w:rPr>
                </w:rPrChange>
              </w:rPr>
              <w:t>score</w:t>
            </w:r>
            <w:r>
              <w:rPr>
                <w:rFonts w:ascii="Courier New" w:hAnsi="Courier New" w:eastAsia="Courier New" w:cs="Courier New"/>
                <w:color w:val="202020"/>
                <w:sz w:val="20"/>
                <w:szCs w:val="20"/>
                <w:highlight w:val="white"/>
                <w:lang w:val="sr-Cyrl-RS"/>
                <w:rPrChange w:id="687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6872"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687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874" w:author="Milan Stojkov" w:date="2026-10-02T11:00:00Z">
                  <w:rPr>
                    <w:rFonts w:ascii="Courier New" w:hAnsi="Courier New" w:eastAsia="Courier New" w:cs="Courier New"/>
                    <w:color w:val="953800"/>
                    <w:sz w:val="20"/>
                    <w:szCs w:val="20"/>
                    <w:highlight w:val="white"/>
                  </w:rPr>
                </w:rPrChange>
              </w:rPr>
              <w:t>p</w:t>
            </w:r>
            <w:r>
              <w:rPr>
                <w:rFonts w:ascii="Courier New" w:hAnsi="Courier New" w:eastAsia="Courier New" w:cs="Courier New"/>
                <w:color w:val="202020"/>
                <w:sz w:val="20"/>
                <w:szCs w:val="20"/>
                <w:highlight w:val="white"/>
                <w:lang w:val="sr-Cyrl-RS"/>
                <w:rPrChange w:id="687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6876"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6877" w:author="Milan Stojkov" w:date="2026-10-02T11:00:00Z">
                  <w:rPr>
                    <w:rFonts w:ascii="Courier New" w:hAnsi="Courier New" w:eastAsia="Courier New" w:cs="Courier New"/>
                    <w:color w:val="202020"/>
                    <w:sz w:val="20"/>
                    <w:szCs w:val="20"/>
                    <w:highlight w:val="white"/>
                  </w:rPr>
                </w:rPrChange>
              </w:rPr>
              <w:t>))</w:t>
            </w:r>
          </w:p>
        </w:tc>
      </w:tr>
    </w:tbl>
    <w:p w14:paraId="7DA2C978">
      <w:pPr>
        <w:pBdr>
          <w:top w:val="none" w:color="auto" w:sz="0" w:space="0"/>
          <w:left w:val="none" w:color="auto" w:sz="0" w:space="0"/>
          <w:bottom w:val="none" w:color="auto" w:sz="0" w:space="0"/>
          <w:right w:val="none" w:color="auto" w:sz="0" w:space="0"/>
          <w:between w:val="none" w:color="auto" w:sz="0" w:space="0"/>
        </w:pBdr>
        <w:jc w:val="center"/>
        <w:rPr>
          <w:ins w:id="6878" w:author="Milica Radić" w:date="2026-10-03T18:51:40Z"/>
          <w:i/>
          <w:iCs/>
          <w:color w:val="000000"/>
          <w:sz w:val="20"/>
          <w:szCs w:val="20"/>
          <w:lang w:val="sr-Cyrl-RS"/>
        </w:rPr>
      </w:pPr>
      <w:r>
        <w:rPr>
          <w:i/>
          <w:iCs/>
          <w:color w:val="000000"/>
          <w:sz w:val="20"/>
          <w:szCs w:val="20"/>
          <w:lang w:val="sr-Cyrl-RS"/>
          <w:rPrChange w:id="6879" w:author="Milan Stojkov" w:date="2026-10-02T11:00:00Z">
            <w:rPr>
              <w:i/>
              <w:iCs/>
              <w:color w:val="000000"/>
              <w:sz w:val="20"/>
              <w:szCs w:val="20"/>
            </w:rPr>
          </w:rPrChange>
        </w:rPr>
        <w:t>Листинг 5.25 - Sybil-отпорна стратегија</w:t>
      </w:r>
    </w:p>
    <w:p w14:paraId="486B650A">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6880" w:author="Milan Stojkov" w:date="2026-10-02T11:00:00Z">
            <w:rPr>
              <w:i/>
              <w:iCs/>
              <w:color w:val="000000"/>
              <w:sz w:val="20"/>
              <w:szCs w:val="20"/>
            </w:rPr>
          </w:rPrChange>
        </w:rPr>
      </w:pPr>
    </w:p>
    <w:p w14:paraId="76D050EF">
      <w:pPr>
        <w:widowControl w:val="0"/>
        <w:ind w:firstLine="360"/>
        <w:jc w:val="both"/>
        <w:rPr>
          <w:ins w:id="6881" w:author="Milica Radić" w:date="2026-10-03T22:07:08Z"/>
          <w:rFonts w:hint="default"/>
          <w:color w:val="000000"/>
          <w:sz w:val="22"/>
          <w:szCs w:val="22"/>
          <w:lang w:val="sr-Cyrl-RS"/>
        </w:rPr>
      </w:pPr>
      <w:r>
        <w:rPr>
          <w:i/>
          <w:iCs/>
          <w:color w:val="000000"/>
          <w:sz w:val="22"/>
          <w:szCs w:val="22"/>
          <w:lang w:val="sr-Cyrl-RS"/>
          <w:rPrChange w:id="6882" w:author="Milan Stojkov" w:date="2026-10-02T11:00:00Z">
            <w:rPr>
              <w:i/>
              <w:iCs/>
              <w:color w:val="000000"/>
              <w:sz w:val="22"/>
              <w:szCs w:val="22"/>
            </w:rPr>
          </w:rPrChange>
        </w:rPr>
        <w:t>Eclipse</w:t>
      </w:r>
      <w:r>
        <w:rPr>
          <w:color w:val="000000"/>
          <w:sz w:val="22"/>
          <w:szCs w:val="22"/>
          <w:lang w:val="sr-Cyrl-RS"/>
          <w:rPrChange w:id="6883" w:author="Milan Stojkov" w:date="2026-10-02T11:00:00Z">
            <w:rPr>
              <w:color w:val="000000"/>
              <w:sz w:val="22"/>
              <w:szCs w:val="22"/>
            </w:rPr>
          </w:rPrChange>
        </w:rPr>
        <w:t>-отпорна стратегија</w:t>
      </w:r>
      <w:ins w:id="6884" w:author="Milica Radić" w:date="2026-10-03T18:59:49Z">
        <w:r>
          <w:rPr>
            <w:rFonts w:hint="default"/>
            <w:color w:val="000000"/>
            <w:sz w:val="22"/>
            <w:szCs w:val="22"/>
            <w:lang w:val="sr-Cyrl-RS"/>
          </w:rPr>
          <w:t>, п</w:t>
        </w:r>
      </w:ins>
      <w:ins w:id="6885" w:author="Milica Radić" w:date="2026-10-03T18:59:50Z">
        <w:r>
          <w:rPr>
            <w:rFonts w:hint="default"/>
            <w:color w:val="000000"/>
            <w:sz w:val="22"/>
            <w:szCs w:val="22"/>
            <w:lang w:val="sr-Cyrl-RS"/>
          </w:rPr>
          <w:t>риказ</w:t>
        </w:r>
      </w:ins>
      <w:ins w:id="6886" w:author="Milica Radić" w:date="2026-10-03T18:59:51Z">
        <w:r>
          <w:rPr>
            <w:rFonts w:hint="default"/>
            <w:color w:val="000000"/>
            <w:sz w:val="22"/>
            <w:szCs w:val="22"/>
            <w:lang w:val="sr-Cyrl-RS"/>
          </w:rPr>
          <w:t xml:space="preserve">ана </w:t>
        </w:r>
      </w:ins>
      <w:ins w:id="6887" w:author="Milica Radić" w:date="2026-10-03T18:59:52Z">
        <w:r>
          <w:rPr>
            <w:rFonts w:hint="default"/>
            <w:color w:val="000000"/>
            <w:sz w:val="22"/>
            <w:szCs w:val="22"/>
            <w:lang w:val="sr-Cyrl-RS"/>
          </w:rPr>
          <w:t xml:space="preserve">у </w:t>
        </w:r>
      </w:ins>
      <w:ins w:id="6888" w:author="Milica Radić" w:date="2026-10-03T18:59:53Z">
        <w:r>
          <w:rPr>
            <w:rFonts w:hint="default"/>
            <w:color w:val="000000"/>
            <w:sz w:val="22"/>
            <w:szCs w:val="22"/>
            <w:lang w:val="sr-Cyrl-RS"/>
          </w:rPr>
          <w:t>Ли</w:t>
        </w:r>
      </w:ins>
      <w:ins w:id="6889" w:author="Milica Radić" w:date="2026-10-03T18:59:54Z">
        <w:r>
          <w:rPr>
            <w:rFonts w:hint="default"/>
            <w:color w:val="000000"/>
            <w:sz w:val="22"/>
            <w:szCs w:val="22"/>
            <w:lang w:val="sr-Cyrl-RS"/>
          </w:rPr>
          <w:t>стингу</w:t>
        </w:r>
      </w:ins>
      <w:ins w:id="6890" w:author="Milica Radić" w:date="2026-10-03T18:59:55Z">
        <w:r>
          <w:rPr>
            <w:rFonts w:hint="default"/>
            <w:color w:val="000000"/>
            <w:sz w:val="22"/>
            <w:szCs w:val="22"/>
            <w:lang w:val="sr-Cyrl-RS"/>
          </w:rPr>
          <w:t xml:space="preserve"> </w:t>
        </w:r>
      </w:ins>
      <w:ins w:id="6891" w:author="Milica Radić" w:date="2026-10-03T18:59:56Z">
        <w:r>
          <w:rPr>
            <w:rFonts w:hint="default"/>
            <w:color w:val="000000"/>
            <w:sz w:val="22"/>
            <w:szCs w:val="22"/>
            <w:lang w:val="sr-Cyrl-RS"/>
          </w:rPr>
          <w:t>5</w:t>
        </w:r>
      </w:ins>
      <w:ins w:id="6892" w:author="Milica Radić" w:date="2026-10-03T18:59:57Z">
        <w:r>
          <w:rPr>
            <w:rFonts w:hint="default"/>
            <w:color w:val="000000"/>
            <w:sz w:val="22"/>
            <w:szCs w:val="22"/>
            <w:lang w:val="sr-Cyrl-RS"/>
          </w:rPr>
          <w:t>.</w:t>
        </w:r>
      </w:ins>
      <w:ins w:id="6893" w:author="Milica Radić" w:date="2026-10-03T18:59:58Z">
        <w:r>
          <w:rPr>
            <w:rFonts w:hint="default"/>
            <w:color w:val="000000"/>
            <w:sz w:val="22"/>
            <w:szCs w:val="22"/>
            <w:lang w:val="sr-Cyrl-RS"/>
          </w:rPr>
          <w:t>26</w:t>
        </w:r>
      </w:ins>
      <w:ins w:id="6894" w:author="Milica Radić" w:date="2026-10-03T18:59:59Z">
        <w:r>
          <w:rPr>
            <w:rFonts w:hint="default"/>
            <w:color w:val="000000"/>
            <w:sz w:val="22"/>
            <w:szCs w:val="22"/>
            <w:lang w:val="sr-Cyrl-RS"/>
          </w:rPr>
          <w:t>,</w:t>
        </w:r>
      </w:ins>
      <w:ins w:id="6895" w:author="Milica Radić" w:date="2026-10-03T19:00:00Z">
        <w:r>
          <w:rPr>
            <w:rFonts w:hint="default"/>
            <w:color w:val="000000"/>
            <w:sz w:val="22"/>
            <w:szCs w:val="22"/>
            <w:lang w:val="sr-Cyrl-RS"/>
          </w:rPr>
          <w:t xml:space="preserve"> </w:t>
        </w:r>
      </w:ins>
      <w:del w:id="6896" w:author="Milica Radić" w:date="2026-10-03T18:59:48Z">
        <w:r>
          <w:rPr>
            <w:color w:val="000000"/>
            <w:sz w:val="22"/>
            <w:szCs w:val="22"/>
            <w:lang w:val="sr-Cyrl-RS"/>
            <w:rPrChange w:id="6897" w:author="Milan Stojkov" w:date="2026-10-02T11:00:00Z">
              <w:rPr>
                <w:color w:val="000000"/>
                <w:sz w:val="22"/>
                <w:szCs w:val="22"/>
              </w:rPr>
            </w:rPrChange>
          </w:rPr>
          <w:delText xml:space="preserve"> </w:delText>
        </w:r>
      </w:del>
      <w:r>
        <w:rPr>
          <w:color w:val="000000"/>
          <w:sz w:val="22"/>
          <w:szCs w:val="22"/>
          <w:lang w:val="sr-Cyrl-RS"/>
          <w:rPrChange w:id="6898" w:author="Milan Stojkov" w:date="2026-10-02T11:00:00Z">
            <w:rPr>
              <w:color w:val="000000"/>
              <w:sz w:val="22"/>
              <w:szCs w:val="22"/>
            </w:rPr>
          </w:rPrChange>
        </w:rPr>
        <w:t>додаје проверу групе. Кандидат се пореди са најслабијим суседом из сопствене групе када је она попуњена, а са глобално најслабијим када у њој има места; олакшица из прозора освежавања важи само у другом случају, чиме се спречава да се нападачи гомилају група по групу</w:t>
      </w:r>
      <w:ins w:id="6899" w:author="Milica Radić" w:date="2026-10-03T19:00:52Z">
        <w:r>
          <w:rPr>
            <w:rFonts w:hint="default"/>
            <w:color w:val="000000"/>
            <w:sz w:val="22"/>
            <w:szCs w:val="22"/>
            <w:lang w:val="sr-Cyrl-RS"/>
          </w:rPr>
          <w:t>.</w:t>
        </w:r>
      </w:ins>
    </w:p>
    <w:p w14:paraId="1F517A05">
      <w:pPr>
        <w:widowControl/>
        <w:ind w:firstLine="0"/>
        <w:jc w:val="left"/>
        <w:rPr>
          <w:ins w:id="6901" w:author="Milica Radić" w:date="2026-10-03T22:07:08Z"/>
          <w:rFonts w:hint="default"/>
          <w:color w:val="000000"/>
          <w:sz w:val="22"/>
          <w:szCs w:val="22"/>
          <w:lang w:val="sr-Cyrl-RS"/>
        </w:rPr>
        <w:pPrChange w:id="6900" w:author="Milica Radić" w:date="2026-10-03T22:07:08Z">
          <w:pPr>
            <w:widowControl w:val="0"/>
            <w:ind w:firstLine="360"/>
            <w:jc w:val="both"/>
          </w:pPr>
        </w:pPrChange>
      </w:pPr>
      <w:ins w:id="6902" w:author="Milica Radić" w:date="2026-10-03T22:07:08Z">
        <w:r>
          <w:rPr>
            <w:rFonts w:hint="default"/>
            <w:color w:val="000000"/>
            <w:sz w:val="22"/>
            <w:szCs w:val="22"/>
            <w:lang w:val="sr-Cyrl-RS"/>
          </w:rPr>
          <w:br w:type="page"/>
        </w:r>
      </w:ins>
    </w:p>
    <w:p w14:paraId="6917EA3E">
      <w:pPr>
        <w:widowControl w:val="0"/>
        <w:ind w:firstLine="360"/>
        <w:jc w:val="both"/>
        <w:rPr>
          <w:del w:id="6903" w:author="Milica Radić" w:date="2026-10-03T22:07:10Z"/>
          <w:color w:val="000000"/>
          <w:sz w:val="22"/>
          <w:szCs w:val="22"/>
          <w:lang w:val="sr-Cyrl-RS"/>
          <w:rPrChange w:id="6904" w:author="Milan Stojkov" w:date="2026-10-02T11:00:00Z">
            <w:rPr>
              <w:del w:id="6905" w:author="Milica Radić" w:date="2026-10-03T22:07:10Z"/>
              <w:color w:val="000000"/>
              <w:sz w:val="22"/>
              <w:szCs w:val="22"/>
            </w:rPr>
          </w:rPrChange>
        </w:rPr>
      </w:pPr>
      <w:del w:id="6906" w:author="Milica Radić" w:date="2026-10-03T19:00:52Z">
        <w:r>
          <w:rPr>
            <w:color w:val="000000"/>
            <w:sz w:val="22"/>
            <w:szCs w:val="22"/>
            <w:lang w:val="sr-Cyrl-RS"/>
            <w:rPrChange w:id="6907" w:author="Milan Stojkov" w:date="2026-10-02T11:00:00Z">
              <w:rPr>
                <w:color w:val="000000"/>
                <w:sz w:val="22"/>
                <w:szCs w:val="22"/>
              </w:rPr>
            </w:rPrChange>
          </w:rPr>
          <w:delText>:</w:delText>
        </w:r>
      </w:del>
    </w:p>
    <w:tbl>
      <w:tblPr>
        <w:tblStyle w:val="7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6908" w:author="Milica Radić" w:date="2026-10-02T23:04:22Z">
          <w:tblPr>
            <w:tblStyle w:val="78"/>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6909">
          <w:tblGrid>
            <w:gridCol w:w="8724"/>
          </w:tblGrid>
        </w:tblGridChange>
      </w:tblGrid>
      <w:tr w14:paraId="02E94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6910" w:author="Milica Radić" w:date="2026-10-02T23:04:22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6911" w:author="Milica Radić" w:date="2026-10-02T23:04:22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723877E3">
            <w:pPr>
              <w:widowControl w:val="0"/>
              <w:shd w:val="clear" w:color="auto" w:fill="auto"/>
              <w:ind w:firstLine="360"/>
              <w:jc w:val="both"/>
              <w:rPr>
                <w:rFonts w:ascii="Courier New" w:hAnsi="Courier New" w:eastAsia="Courier New" w:cs="Courier New"/>
                <w:color w:val="202020"/>
                <w:sz w:val="20"/>
                <w:szCs w:val="20"/>
                <w:lang w:val="sr-Cyrl-RS"/>
                <w:rPrChange w:id="6913" w:author="Milan Stojkov" w:date="2026-10-02T11:00:00Z">
                  <w:rPr>
                    <w:rFonts w:ascii="Courier New" w:hAnsi="Courier New" w:eastAsia="Courier New" w:cs="Courier New"/>
                    <w:color w:val="202020"/>
                    <w:sz w:val="20"/>
                    <w:szCs w:val="20"/>
                  </w:rPr>
                </w:rPrChange>
              </w:rPr>
              <w:pPrChange w:id="6912" w:author="Milica Radić" w:date="2026-10-03T22:07:10Z">
                <w:pPr>
                  <w:widowControl/>
                  <w:shd w:val="clear" w:color="auto" w:fill="FFFFFF"/>
                  <w:jc w:val="left"/>
                </w:pPr>
              </w:pPrChange>
            </w:pPr>
            <w:r>
              <w:rPr>
                <w:rFonts w:ascii="Courier New" w:hAnsi="Courier New" w:eastAsia="Courier New" w:cs="Courier New"/>
                <w:color w:val="CF222E"/>
                <w:sz w:val="20"/>
                <w:szCs w:val="20"/>
                <w:highlight w:val="white"/>
                <w:lang w:val="sr-Cyrl-RS"/>
                <w:rPrChange w:id="6914" w:author="Milan Stojkov" w:date="2026-10-02T11:00:00Z">
                  <w:rPr>
                    <w:rFonts w:ascii="Courier New" w:hAnsi="Courier New" w:eastAsia="Courier New" w:cs="Courier New"/>
                    <w:color w:val="CF222E"/>
                    <w:sz w:val="20"/>
                    <w:szCs w:val="20"/>
                    <w:highlight w:val="white"/>
                  </w:rPr>
                </w:rPrChange>
              </w:rPr>
              <w:t>class</w:t>
            </w:r>
            <w:r>
              <w:rPr>
                <w:rFonts w:ascii="Courier New" w:hAnsi="Courier New" w:eastAsia="Courier New" w:cs="Courier New"/>
                <w:color w:val="202020"/>
                <w:sz w:val="20"/>
                <w:szCs w:val="20"/>
                <w:highlight w:val="white"/>
                <w:lang w:val="sr-Cyrl-RS"/>
                <w:rPrChange w:id="691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6916" w:author="Milan Stojkov" w:date="2026-10-02T11:00:00Z">
                  <w:rPr>
                    <w:rFonts w:ascii="Courier New" w:hAnsi="Courier New" w:eastAsia="Courier New" w:cs="Courier New"/>
                    <w:color w:val="267F99"/>
                    <w:sz w:val="20"/>
                    <w:szCs w:val="20"/>
                    <w:highlight w:val="white"/>
                  </w:rPr>
                </w:rPrChange>
              </w:rPr>
              <w:t>EclipseResistantStrategy</w:t>
            </w:r>
            <w:r>
              <w:rPr>
                <w:rFonts w:ascii="Courier New" w:hAnsi="Courier New" w:eastAsia="Courier New" w:cs="Courier New"/>
                <w:color w:val="202020"/>
                <w:sz w:val="20"/>
                <w:szCs w:val="20"/>
                <w:highlight w:val="white"/>
                <w:lang w:val="sr-Cyrl-RS"/>
                <w:rPrChange w:id="691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6918" w:author="Milan Stojkov" w:date="2026-10-02T11:00:00Z">
                  <w:rPr>
                    <w:rFonts w:ascii="Courier New" w:hAnsi="Courier New" w:eastAsia="Courier New" w:cs="Courier New"/>
                    <w:color w:val="267F99"/>
                    <w:sz w:val="20"/>
                    <w:szCs w:val="20"/>
                    <w:highlight w:val="white"/>
                  </w:rPr>
                </w:rPrChange>
              </w:rPr>
              <w:t>SybilResistantStrategy</w:t>
            </w:r>
            <w:r>
              <w:rPr>
                <w:rFonts w:ascii="Courier New" w:hAnsi="Courier New" w:eastAsia="Courier New" w:cs="Courier New"/>
                <w:color w:val="202020"/>
                <w:sz w:val="20"/>
                <w:szCs w:val="20"/>
                <w:highlight w:val="white"/>
                <w:lang w:val="sr-Cyrl-RS"/>
                <w:rPrChange w:id="6919" w:author="Milan Stojkov" w:date="2026-10-02T11:00:00Z">
                  <w:rPr>
                    <w:rFonts w:ascii="Courier New" w:hAnsi="Courier New" w:eastAsia="Courier New" w:cs="Courier New"/>
                    <w:color w:val="202020"/>
                    <w:sz w:val="20"/>
                    <w:szCs w:val="20"/>
                    <w:highlight w:val="white"/>
                  </w:rPr>
                </w:rPrChange>
              </w:rPr>
              <w:t>):</w:t>
            </w:r>
          </w:p>
          <w:p w14:paraId="4B025099">
            <w:pPr>
              <w:widowControl w:val="0"/>
              <w:shd w:val="clear" w:color="auto" w:fill="auto"/>
              <w:ind w:firstLine="360"/>
              <w:jc w:val="both"/>
              <w:rPr>
                <w:del w:id="6921" w:author="Milica Radić" w:date="2026-10-02T23:04:39Z"/>
                <w:rFonts w:ascii="Courier New" w:hAnsi="Courier New" w:eastAsia="Courier New" w:cs="Courier New"/>
                <w:color w:val="202020"/>
                <w:sz w:val="20"/>
                <w:szCs w:val="20"/>
                <w:lang w:val="sr-Cyrl-RS"/>
                <w:rPrChange w:id="6922" w:author="Milan Stojkov" w:date="2026-10-02T11:00:00Z">
                  <w:rPr>
                    <w:del w:id="6923" w:author="Milica Radić" w:date="2026-10-02T23:04:39Z"/>
                    <w:rFonts w:ascii="Courier New" w:hAnsi="Courier New" w:eastAsia="Courier New" w:cs="Courier New"/>
                    <w:color w:val="202020"/>
                    <w:sz w:val="20"/>
                    <w:szCs w:val="20"/>
                  </w:rPr>
                </w:rPrChange>
              </w:rPr>
              <w:pPrChange w:id="6920"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692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6925" w:author="Milan Stojkov" w:date="2026-10-02T11:00:00Z">
                  <w:rPr>
                    <w:rFonts w:ascii="Courier New" w:hAnsi="Courier New" w:eastAsia="Courier New" w:cs="Courier New"/>
                    <w:color w:val="1F2328"/>
                    <w:sz w:val="20"/>
                    <w:szCs w:val="20"/>
                    <w:highlight w:val="white"/>
                  </w:rPr>
                </w:rPrChange>
              </w:rPr>
              <w:t>name</w:t>
            </w:r>
            <w:r>
              <w:rPr>
                <w:rFonts w:ascii="Courier New" w:hAnsi="Courier New" w:eastAsia="Courier New" w:cs="Courier New"/>
                <w:color w:val="202020"/>
                <w:sz w:val="20"/>
                <w:szCs w:val="20"/>
                <w:highlight w:val="white"/>
                <w:lang w:val="sr-Cyrl-RS"/>
                <w:rPrChange w:id="692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6927"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692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6929" w:author="Milan Stojkov" w:date="2026-10-02T11:00:00Z">
                  <w:rPr>
                    <w:rFonts w:ascii="Courier New" w:hAnsi="Courier New" w:eastAsia="Courier New" w:cs="Courier New"/>
                    <w:color w:val="0A3069"/>
                    <w:sz w:val="20"/>
                    <w:szCs w:val="20"/>
                    <w:highlight w:val="white"/>
                  </w:rPr>
                </w:rPrChange>
              </w:rPr>
              <w:t>"eclipse_resistant"</w:t>
            </w:r>
          </w:p>
          <w:p w14:paraId="6C2503DF">
            <w:pPr>
              <w:widowControl w:val="0"/>
              <w:ind w:firstLine="360"/>
              <w:jc w:val="both"/>
              <w:rPr>
                <w:del w:id="6931" w:author="Milica Radić" w:date="2026-10-03T18:57:57Z"/>
                <w:rFonts w:ascii="Courier New" w:hAnsi="Courier New" w:eastAsia="Courier New" w:cs="Courier New"/>
                <w:sz w:val="20"/>
                <w:szCs w:val="20"/>
                <w:lang w:val="sr-Cyrl-RS"/>
                <w:rPrChange w:id="6932" w:author="Milan Stojkov" w:date="2026-10-02T11:00:00Z">
                  <w:rPr>
                    <w:del w:id="6933" w:author="Milica Radić" w:date="2026-10-03T18:57:57Z"/>
                    <w:rFonts w:ascii="Courier New" w:hAnsi="Courier New" w:eastAsia="Courier New" w:cs="Courier New"/>
                    <w:sz w:val="20"/>
                    <w:szCs w:val="20"/>
                  </w:rPr>
                </w:rPrChange>
              </w:rPr>
              <w:pPrChange w:id="6930" w:author="Milica Radić" w:date="2026-10-03T22:07:10Z">
                <w:pPr>
                  <w:widowControl/>
                  <w:jc w:val="left"/>
                </w:pPr>
              </w:pPrChange>
            </w:pPr>
          </w:p>
          <w:p w14:paraId="41814869">
            <w:pPr>
              <w:widowControl w:val="0"/>
              <w:shd w:val="clear" w:color="auto" w:fill="auto"/>
              <w:ind w:firstLine="360"/>
              <w:jc w:val="both"/>
              <w:rPr>
                <w:del w:id="6935" w:author="Milica Radić" w:date="2026-10-03T18:57:55Z"/>
                <w:rFonts w:ascii="Courier New" w:hAnsi="Courier New" w:eastAsia="Courier New" w:cs="Courier New"/>
                <w:color w:val="202020"/>
                <w:sz w:val="20"/>
                <w:szCs w:val="20"/>
                <w:lang w:val="sr-Cyrl-RS"/>
                <w:rPrChange w:id="6936" w:author="Milan Stojkov" w:date="2026-10-02T11:00:00Z">
                  <w:rPr>
                    <w:del w:id="6937" w:author="Milica Radić" w:date="2026-10-03T18:57:55Z"/>
                    <w:rFonts w:ascii="Courier New" w:hAnsi="Courier New" w:eastAsia="Courier New" w:cs="Courier New"/>
                    <w:color w:val="202020"/>
                    <w:sz w:val="20"/>
                    <w:szCs w:val="20"/>
                  </w:rPr>
                </w:rPrChange>
              </w:rPr>
              <w:pPrChange w:id="6934" w:author="Milica Radić" w:date="2026-10-03T22:07:10Z">
                <w:pPr>
                  <w:widowControl/>
                  <w:shd w:val="clear" w:color="auto" w:fill="FFFFFF"/>
                  <w:jc w:val="left"/>
                </w:pPr>
              </w:pPrChange>
            </w:pPr>
            <w:del w:id="6938" w:author="Milica Radić" w:date="2026-10-03T18:57:57Z">
              <w:r>
                <w:rPr>
                  <w:rFonts w:ascii="Courier New" w:hAnsi="Courier New" w:eastAsia="Courier New" w:cs="Courier New"/>
                  <w:color w:val="202020"/>
                  <w:sz w:val="20"/>
                  <w:szCs w:val="20"/>
                  <w:highlight w:val="white"/>
                  <w:lang w:val="sr-Cyrl-RS"/>
                  <w:rPrChange w:id="6939" w:author="Milan Stojkov" w:date="2026-10-02T11:00:00Z">
                    <w:rPr>
                      <w:rFonts w:ascii="Courier New" w:hAnsi="Courier New" w:eastAsia="Courier New" w:cs="Courier New"/>
                      <w:color w:val="202020"/>
                      <w:sz w:val="20"/>
                      <w:szCs w:val="20"/>
                      <w:highlight w:val="white"/>
                    </w:rPr>
                  </w:rPrChange>
                </w:rPr>
                <w:delText> </w:delText>
              </w:r>
            </w:del>
            <w:del w:id="6940" w:author="Milica Radić" w:date="2026-10-03T18:57:57Z">
              <w:r>
                <w:rPr>
                  <w:rFonts w:ascii="Courier New" w:hAnsi="Courier New" w:eastAsia="Courier New" w:cs="Courier New"/>
                  <w:color w:val="202020"/>
                  <w:sz w:val="20"/>
                  <w:szCs w:val="20"/>
                  <w:highlight w:val="white"/>
                  <w:lang w:val="sr-Cyrl-RS"/>
                  <w:rPrChange w:id="6941" w:author="Milan Stojkov" w:date="2026-10-02T11:00:00Z">
                    <w:rPr>
                      <w:rFonts w:ascii="Courier New" w:hAnsi="Courier New" w:eastAsia="Courier New" w:cs="Courier New"/>
                      <w:color w:val="202020"/>
                      <w:sz w:val="20"/>
                      <w:szCs w:val="20"/>
                      <w:highlight w:val="white"/>
                    </w:rPr>
                  </w:rPrChange>
                </w:rPr>
                <w:delText xml:space="preserve"> </w:delText>
              </w:r>
            </w:del>
            <w:del w:id="6942" w:author="Milica Radić" w:date="2026-10-03T18:57:56Z">
              <w:r>
                <w:rPr>
                  <w:rFonts w:ascii="Courier New" w:hAnsi="Courier New" w:eastAsia="Courier New" w:cs="Courier New"/>
                  <w:color w:val="202020"/>
                  <w:sz w:val="20"/>
                  <w:szCs w:val="20"/>
                  <w:highlight w:val="white"/>
                  <w:lang w:val="sr-Cyrl-RS"/>
                  <w:rPrChange w:id="6943" w:author="Milan Stojkov" w:date="2026-10-02T11:00:00Z">
                    <w:rPr>
                      <w:rFonts w:ascii="Courier New" w:hAnsi="Courier New" w:eastAsia="Courier New" w:cs="Courier New"/>
                      <w:color w:val="202020"/>
                      <w:sz w:val="20"/>
                      <w:szCs w:val="20"/>
                      <w:highlight w:val="white"/>
                    </w:rPr>
                  </w:rPrChange>
                </w:rPr>
                <w:delText> </w:delText>
              </w:r>
            </w:del>
            <w:del w:id="6944" w:author="Milica Radić" w:date="2026-10-03T18:57:56Z">
              <w:r>
                <w:rPr>
                  <w:rFonts w:ascii="Courier New" w:hAnsi="Courier New" w:eastAsia="Courier New" w:cs="Courier New"/>
                  <w:color w:val="202020"/>
                  <w:sz w:val="20"/>
                  <w:szCs w:val="20"/>
                  <w:highlight w:val="white"/>
                  <w:lang w:val="sr-Cyrl-RS"/>
                  <w:rPrChange w:id="6945" w:author="Milan Stojkov" w:date="2026-10-02T11:00:00Z">
                    <w:rPr>
                      <w:rFonts w:ascii="Courier New" w:hAnsi="Courier New" w:eastAsia="Courier New" w:cs="Courier New"/>
                      <w:color w:val="202020"/>
                      <w:sz w:val="20"/>
                      <w:szCs w:val="20"/>
                      <w:highlight w:val="white"/>
                    </w:rPr>
                  </w:rPrChange>
                </w:rPr>
                <w:delText xml:space="preserve"> </w:delText>
              </w:r>
            </w:del>
            <w:del w:id="6946" w:author="Milica Radić" w:date="2026-10-03T18:57:55Z">
              <w:r>
                <w:rPr>
                  <w:rFonts w:ascii="Courier New" w:hAnsi="Courier New" w:eastAsia="Courier New" w:cs="Courier New"/>
                  <w:color w:val="CF222E"/>
                  <w:sz w:val="20"/>
                  <w:szCs w:val="20"/>
                  <w:highlight w:val="white"/>
                  <w:lang w:val="sr-Cyrl-RS"/>
                  <w:rPrChange w:id="6947" w:author="Milan Stojkov" w:date="2026-10-02T11:00:00Z">
                    <w:rPr>
                      <w:rFonts w:ascii="Courier New" w:hAnsi="Courier New" w:eastAsia="Courier New" w:cs="Courier New"/>
                      <w:color w:val="CF222E"/>
                      <w:sz w:val="20"/>
                      <w:szCs w:val="20"/>
                      <w:highlight w:val="white"/>
                    </w:rPr>
                  </w:rPrChange>
                </w:rPr>
                <w:delText>def</w:delText>
              </w:r>
            </w:del>
            <w:del w:id="6948" w:author="Milica Radić" w:date="2026-10-03T18:57:55Z">
              <w:r>
                <w:rPr>
                  <w:rFonts w:ascii="Courier New" w:hAnsi="Courier New" w:eastAsia="Courier New" w:cs="Courier New"/>
                  <w:color w:val="202020"/>
                  <w:sz w:val="20"/>
                  <w:szCs w:val="20"/>
                  <w:highlight w:val="white"/>
                  <w:lang w:val="sr-Cyrl-RS"/>
                  <w:rPrChange w:id="6949" w:author="Milan Stojkov" w:date="2026-10-02T11:00:00Z">
                    <w:rPr>
                      <w:rFonts w:ascii="Courier New" w:hAnsi="Courier New" w:eastAsia="Courier New" w:cs="Courier New"/>
                      <w:color w:val="202020"/>
                      <w:sz w:val="20"/>
                      <w:szCs w:val="20"/>
                      <w:highlight w:val="white"/>
                    </w:rPr>
                  </w:rPrChange>
                </w:rPr>
                <w:delText xml:space="preserve"> </w:delText>
              </w:r>
            </w:del>
            <w:del w:id="6950" w:author="Milica Radić" w:date="2026-10-03T18:57:55Z">
              <w:r>
                <w:rPr>
                  <w:rFonts w:ascii="Courier New" w:hAnsi="Courier New" w:eastAsia="Courier New" w:cs="Courier New"/>
                  <w:color w:val="8250DF"/>
                  <w:sz w:val="20"/>
                  <w:szCs w:val="20"/>
                  <w:highlight w:val="white"/>
                  <w:lang w:val="sr-Cyrl-RS"/>
                  <w:rPrChange w:id="6951" w:author="Milan Stojkov" w:date="2026-10-02T11:00:00Z">
                    <w:rPr>
                      <w:rFonts w:ascii="Courier New" w:hAnsi="Courier New" w:eastAsia="Courier New" w:cs="Courier New"/>
                      <w:color w:val="8250DF"/>
                      <w:sz w:val="20"/>
                      <w:szCs w:val="20"/>
                      <w:highlight w:val="white"/>
                    </w:rPr>
                  </w:rPrChange>
                </w:rPr>
                <w:delText>_displaceable</w:delText>
              </w:r>
            </w:del>
            <w:del w:id="6952" w:author="Milica Radić" w:date="2026-10-03T18:57:55Z">
              <w:r>
                <w:rPr>
                  <w:rFonts w:ascii="Courier New" w:hAnsi="Courier New" w:eastAsia="Courier New" w:cs="Courier New"/>
                  <w:color w:val="202020"/>
                  <w:sz w:val="20"/>
                  <w:szCs w:val="20"/>
                  <w:highlight w:val="white"/>
                  <w:lang w:val="sr-Cyrl-RS"/>
                  <w:rPrChange w:id="6953" w:author="Milan Stojkov" w:date="2026-10-02T11:00:00Z">
                    <w:rPr>
                      <w:rFonts w:ascii="Courier New" w:hAnsi="Courier New" w:eastAsia="Courier New" w:cs="Courier New"/>
                      <w:color w:val="202020"/>
                      <w:sz w:val="20"/>
                      <w:szCs w:val="20"/>
                      <w:highlight w:val="white"/>
                    </w:rPr>
                  </w:rPrChange>
                </w:rPr>
                <w:delText>(</w:delText>
              </w:r>
            </w:del>
            <w:del w:id="6954" w:author="Milica Radić" w:date="2026-10-03T18:57:55Z">
              <w:r>
                <w:rPr>
                  <w:rFonts w:ascii="Courier New" w:hAnsi="Courier New" w:eastAsia="Courier New" w:cs="Courier New"/>
                  <w:color w:val="1F2328"/>
                  <w:sz w:val="20"/>
                  <w:szCs w:val="20"/>
                  <w:highlight w:val="white"/>
                  <w:lang w:val="sr-Cyrl-RS"/>
                  <w:rPrChange w:id="6955" w:author="Milan Stojkov" w:date="2026-10-02T11:00:00Z">
                    <w:rPr>
                      <w:rFonts w:ascii="Courier New" w:hAnsi="Courier New" w:eastAsia="Courier New" w:cs="Courier New"/>
                      <w:color w:val="1F2328"/>
                      <w:sz w:val="20"/>
                      <w:szCs w:val="20"/>
                      <w:highlight w:val="white"/>
                    </w:rPr>
                  </w:rPrChange>
                </w:rPr>
                <w:delText>self</w:delText>
              </w:r>
            </w:del>
            <w:del w:id="6956" w:author="Milica Radić" w:date="2026-10-03T18:57:55Z">
              <w:r>
                <w:rPr>
                  <w:rFonts w:ascii="Courier New" w:hAnsi="Courier New" w:eastAsia="Courier New" w:cs="Courier New"/>
                  <w:color w:val="202020"/>
                  <w:sz w:val="20"/>
                  <w:szCs w:val="20"/>
                  <w:highlight w:val="white"/>
                  <w:lang w:val="sr-Cyrl-RS"/>
                  <w:rPrChange w:id="6957" w:author="Milan Stojkov" w:date="2026-10-02T11:00:00Z">
                    <w:rPr>
                      <w:rFonts w:ascii="Courier New" w:hAnsi="Courier New" w:eastAsia="Courier New" w:cs="Courier New"/>
                      <w:color w:val="202020"/>
                      <w:sz w:val="20"/>
                      <w:szCs w:val="20"/>
                      <w:highlight w:val="white"/>
                    </w:rPr>
                  </w:rPrChange>
                </w:rPr>
                <w:delText xml:space="preserve">, </w:delText>
              </w:r>
            </w:del>
            <w:del w:id="6958" w:author="Milica Radić" w:date="2026-10-03T18:57:55Z">
              <w:r>
                <w:rPr>
                  <w:rFonts w:ascii="Courier New" w:hAnsi="Courier New" w:eastAsia="Courier New" w:cs="Courier New"/>
                  <w:color w:val="953800"/>
                  <w:sz w:val="20"/>
                  <w:szCs w:val="20"/>
                  <w:highlight w:val="white"/>
                  <w:lang w:val="sr-Cyrl-RS"/>
                  <w:rPrChange w:id="6959" w:author="Milan Stojkov" w:date="2026-10-02T11:00:00Z">
                    <w:rPr>
                      <w:rFonts w:ascii="Courier New" w:hAnsi="Courier New" w:eastAsia="Courier New" w:cs="Courier New"/>
                      <w:color w:val="953800"/>
                      <w:sz w:val="20"/>
                      <w:szCs w:val="20"/>
                      <w:highlight w:val="white"/>
                    </w:rPr>
                  </w:rPrChange>
                </w:rPr>
                <w:delText>node</w:delText>
              </w:r>
            </w:del>
            <w:del w:id="6960" w:author="Milica Radić" w:date="2026-10-03T18:57:55Z">
              <w:r>
                <w:rPr>
                  <w:rFonts w:ascii="Courier New" w:hAnsi="Courier New" w:eastAsia="Courier New" w:cs="Courier New"/>
                  <w:color w:val="202020"/>
                  <w:sz w:val="20"/>
                  <w:szCs w:val="20"/>
                  <w:highlight w:val="white"/>
                  <w:lang w:val="sr-Cyrl-RS"/>
                  <w:rPrChange w:id="6961" w:author="Milan Stojkov" w:date="2026-10-02T11:00:00Z">
                    <w:rPr>
                      <w:rFonts w:ascii="Courier New" w:hAnsi="Courier New" w:eastAsia="Courier New" w:cs="Courier New"/>
                      <w:color w:val="202020"/>
                      <w:sz w:val="20"/>
                      <w:szCs w:val="20"/>
                      <w:highlight w:val="white"/>
                    </w:rPr>
                  </w:rPrChange>
                </w:rPr>
                <w:delText xml:space="preserve">: </w:delText>
              </w:r>
            </w:del>
            <w:del w:id="6962" w:author="Milica Radić" w:date="2026-10-03T18:57:55Z">
              <w:r>
                <w:rPr>
                  <w:rFonts w:ascii="Courier New" w:hAnsi="Courier New" w:eastAsia="Courier New" w:cs="Courier New"/>
                  <w:color w:val="267F99"/>
                  <w:sz w:val="20"/>
                  <w:szCs w:val="20"/>
                  <w:highlight w:val="white"/>
                  <w:lang w:val="sr-Cyrl-RS"/>
                  <w:rPrChange w:id="6963" w:author="Milan Stojkov" w:date="2026-10-02T11:00:00Z">
                    <w:rPr>
                      <w:rFonts w:ascii="Courier New" w:hAnsi="Courier New" w:eastAsia="Courier New" w:cs="Courier New"/>
                      <w:color w:val="267F99"/>
                      <w:sz w:val="20"/>
                      <w:szCs w:val="20"/>
                      <w:highlight w:val="white"/>
                    </w:rPr>
                  </w:rPrChange>
                </w:rPr>
                <w:delText>Node</w:delText>
              </w:r>
            </w:del>
            <w:del w:id="6964" w:author="Milica Radić" w:date="2026-10-03T18:57:55Z">
              <w:r>
                <w:rPr>
                  <w:rFonts w:ascii="Courier New" w:hAnsi="Courier New" w:eastAsia="Courier New" w:cs="Courier New"/>
                  <w:color w:val="202020"/>
                  <w:sz w:val="20"/>
                  <w:szCs w:val="20"/>
                  <w:highlight w:val="white"/>
                  <w:lang w:val="sr-Cyrl-RS"/>
                  <w:rPrChange w:id="6965" w:author="Milan Stojkov" w:date="2026-10-02T11:00:00Z">
                    <w:rPr>
                      <w:rFonts w:ascii="Courier New" w:hAnsi="Courier New" w:eastAsia="Courier New" w:cs="Courier New"/>
                      <w:color w:val="202020"/>
                      <w:sz w:val="20"/>
                      <w:szCs w:val="20"/>
                      <w:highlight w:val="white"/>
                    </w:rPr>
                  </w:rPrChange>
                </w:rPr>
                <w:delText xml:space="preserve">, </w:delText>
              </w:r>
            </w:del>
            <w:del w:id="6966" w:author="Milica Radić" w:date="2026-10-03T18:57:55Z">
              <w:r>
                <w:rPr>
                  <w:rFonts w:ascii="Courier New" w:hAnsi="Courier New" w:eastAsia="Courier New" w:cs="Courier New"/>
                  <w:color w:val="953800"/>
                  <w:sz w:val="20"/>
                  <w:szCs w:val="20"/>
                  <w:highlight w:val="white"/>
                  <w:lang w:val="sr-Cyrl-RS"/>
                  <w:rPrChange w:id="6967" w:author="Milan Stojkov" w:date="2026-10-02T11:00:00Z">
                    <w:rPr>
                      <w:rFonts w:ascii="Courier New" w:hAnsi="Courier New" w:eastAsia="Courier New" w:cs="Courier New"/>
                      <w:color w:val="953800"/>
                      <w:sz w:val="20"/>
                      <w:szCs w:val="20"/>
                      <w:highlight w:val="white"/>
                    </w:rPr>
                  </w:rPrChange>
                </w:rPr>
                <w:delText>candidate</w:delText>
              </w:r>
            </w:del>
            <w:del w:id="6968" w:author="Milica Radić" w:date="2026-10-03T18:57:55Z">
              <w:r>
                <w:rPr>
                  <w:rFonts w:ascii="Courier New" w:hAnsi="Courier New" w:eastAsia="Courier New" w:cs="Courier New"/>
                  <w:color w:val="202020"/>
                  <w:sz w:val="20"/>
                  <w:szCs w:val="20"/>
                  <w:highlight w:val="white"/>
                  <w:lang w:val="sr-Cyrl-RS"/>
                  <w:rPrChange w:id="6969" w:author="Milan Stojkov" w:date="2026-10-02T11:00:00Z">
                    <w:rPr>
                      <w:rFonts w:ascii="Courier New" w:hAnsi="Courier New" w:eastAsia="Courier New" w:cs="Courier New"/>
                      <w:color w:val="202020"/>
                      <w:sz w:val="20"/>
                      <w:szCs w:val="20"/>
                      <w:highlight w:val="white"/>
                    </w:rPr>
                  </w:rPrChange>
                </w:rPr>
                <w:delText xml:space="preserve">: </w:delText>
              </w:r>
            </w:del>
            <w:del w:id="6970" w:author="Milica Radić" w:date="2026-10-03T18:57:55Z">
              <w:r>
                <w:rPr>
                  <w:rFonts w:ascii="Courier New" w:hAnsi="Courier New" w:eastAsia="Courier New" w:cs="Courier New"/>
                  <w:color w:val="267F99"/>
                  <w:sz w:val="20"/>
                  <w:szCs w:val="20"/>
                  <w:highlight w:val="white"/>
                  <w:lang w:val="sr-Cyrl-RS"/>
                  <w:rPrChange w:id="6971" w:author="Milan Stojkov" w:date="2026-10-02T11:00:00Z">
                    <w:rPr>
                      <w:rFonts w:ascii="Courier New" w:hAnsi="Courier New" w:eastAsia="Courier New" w:cs="Courier New"/>
                      <w:color w:val="267F99"/>
                      <w:sz w:val="20"/>
                      <w:szCs w:val="20"/>
                      <w:highlight w:val="white"/>
                    </w:rPr>
                  </w:rPrChange>
                </w:rPr>
                <w:delText>int</w:delText>
              </w:r>
            </w:del>
            <w:del w:id="6972" w:author="Milica Radić" w:date="2026-10-03T18:57:55Z">
              <w:r>
                <w:rPr>
                  <w:rFonts w:ascii="Courier New" w:hAnsi="Courier New" w:eastAsia="Courier New" w:cs="Courier New"/>
                  <w:color w:val="202020"/>
                  <w:sz w:val="20"/>
                  <w:szCs w:val="20"/>
                  <w:highlight w:val="white"/>
                  <w:lang w:val="sr-Cyrl-RS"/>
                  <w:rPrChange w:id="6973" w:author="Milan Stojkov" w:date="2026-10-02T11:00:00Z">
                    <w:rPr>
                      <w:rFonts w:ascii="Courier New" w:hAnsi="Courier New" w:eastAsia="Courier New" w:cs="Courier New"/>
                      <w:color w:val="202020"/>
                      <w:sz w:val="20"/>
                      <w:szCs w:val="20"/>
                      <w:highlight w:val="white"/>
                    </w:rPr>
                  </w:rPrChange>
                </w:rPr>
                <w:delText xml:space="preserve">, </w:delText>
              </w:r>
            </w:del>
            <w:del w:id="6974" w:author="Milica Radić" w:date="2026-10-03T18:57:55Z">
              <w:r>
                <w:rPr>
                  <w:rFonts w:ascii="Courier New" w:hAnsi="Courier New" w:eastAsia="Courier New" w:cs="Courier New"/>
                  <w:color w:val="953800"/>
                  <w:sz w:val="20"/>
                  <w:szCs w:val="20"/>
                  <w:highlight w:val="white"/>
                  <w:lang w:val="sr-Cyrl-RS"/>
                  <w:rPrChange w:id="6975" w:author="Milan Stojkov" w:date="2026-10-02T11:00:00Z">
                    <w:rPr>
                      <w:rFonts w:ascii="Courier New" w:hAnsi="Courier New" w:eastAsia="Courier New" w:cs="Courier New"/>
                      <w:color w:val="953800"/>
                      <w:sz w:val="20"/>
                      <w:szCs w:val="20"/>
                      <w:highlight w:val="white"/>
                    </w:rPr>
                  </w:rPrChange>
                </w:rPr>
                <w:delText>round_now</w:delText>
              </w:r>
            </w:del>
            <w:del w:id="6976" w:author="Milica Radić" w:date="2026-10-03T18:57:55Z">
              <w:r>
                <w:rPr>
                  <w:rFonts w:ascii="Courier New" w:hAnsi="Courier New" w:eastAsia="Courier New" w:cs="Courier New"/>
                  <w:color w:val="202020"/>
                  <w:sz w:val="20"/>
                  <w:szCs w:val="20"/>
                  <w:highlight w:val="white"/>
                  <w:lang w:val="sr-Cyrl-RS"/>
                  <w:rPrChange w:id="6977" w:author="Milan Stojkov" w:date="2026-10-02T11:00:00Z">
                    <w:rPr>
                      <w:rFonts w:ascii="Courier New" w:hAnsi="Courier New" w:eastAsia="Courier New" w:cs="Courier New"/>
                      <w:color w:val="202020"/>
                      <w:sz w:val="20"/>
                      <w:szCs w:val="20"/>
                      <w:highlight w:val="white"/>
                    </w:rPr>
                  </w:rPrChange>
                </w:rPr>
                <w:delText xml:space="preserve">: </w:delText>
              </w:r>
            </w:del>
            <w:del w:id="6978" w:author="Milica Radić" w:date="2026-10-03T18:57:55Z">
              <w:r>
                <w:rPr>
                  <w:rFonts w:ascii="Courier New" w:hAnsi="Courier New" w:eastAsia="Courier New" w:cs="Courier New"/>
                  <w:color w:val="267F99"/>
                  <w:sz w:val="20"/>
                  <w:szCs w:val="20"/>
                  <w:highlight w:val="white"/>
                  <w:lang w:val="sr-Cyrl-RS"/>
                  <w:rPrChange w:id="6979" w:author="Milan Stojkov" w:date="2026-10-02T11:00:00Z">
                    <w:rPr>
                      <w:rFonts w:ascii="Courier New" w:hAnsi="Courier New" w:eastAsia="Courier New" w:cs="Courier New"/>
                      <w:color w:val="267F99"/>
                      <w:sz w:val="20"/>
                      <w:szCs w:val="20"/>
                      <w:highlight w:val="white"/>
                    </w:rPr>
                  </w:rPrChange>
                </w:rPr>
                <w:delText>int</w:delText>
              </w:r>
            </w:del>
            <w:del w:id="6980" w:author="Milica Radić" w:date="2026-10-03T18:57:55Z">
              <w:r>
                <w:rPr>
                  <w:rFonts w:ascii="Courier New" w:hAnsi="Courier New" w:eastAsia="Courier New" w:cs="Courier New"/>
                  <w:color w:val="202020"/>
                  <w:sz w:val="20"/>
                  <w:szCs w:val="20"/>
                  <w:highlight w:val="white"/>
                  <w:lang w:val="sr-Cyrl-RS"/>
                  <w:rPrChange w:id="6981" w:author="Milan Stojkov" w:date="2026-10-02T11:00:00Z">
                    <w:rPr>
                      <w:rFonts w:ascii="Courier New" w:hAnsi="Courier New" w:eastAsia="Courier New" w:cs="Courier New"/>
                      <w:color w:val="202020"/>
                      <w:sz w:val="20"/>
                      <w:szCs w:val="20"/>
                      <w:highlight w:val="white"/>
                    </w:rPr>
                  </w:rPrChange>
                </w:rPr>
                <w:delText xml:space="preserve">) -&gt; </w:delText>
              </w:r>
            </w:del>
            <w:del w:id="6982" w:author="Milica Radić" w:date="2026-10-03T18:57:55Z">
              <w:r>
                <w:rPr>
                  <w:rFonts w:ascii="Courier New" w:hAnsi="Courier New" w:eastAsia="Courier New" w:cs="Courier New"/>
                  <w:color w:val="267F99"/>
                  <w:sz w:val="20"/>
                  <w:szCs w:val="20"/>
                  <w:highlight w:val="white"/>
                  <w:lang w:val="sr-Cyrl-RS"/>
                  <w:rPrChange w:id="6983" w:author="Milan Stojkov" w:date="2026-10-02T11:00:00Z">
                    <w:rPr>
                      <w:rFonts w:ascii="Courier New" w:hAnsi="Courier New" w:eastAsia="Courier New" w:cs="Courier New"/>
                      <w:color w:val="267F99"/>
                      <w:sz w:val="20"/>
                      <w:szCs w:val="20"/>
                      <w:highlight w:val="white"/>
                    </w:rPr>
                  </w:rPrChange>
                </w:rPr>
                <w:delText>Optional</w:delText>
              </w:r>
            </w:del>
            <w:del w:id="6984" w:author="Milica Radić" w:date="2026-10-03T18:57:55Z">
              <w:r>
                <w:rPr>
                  <w:rFonts w:ascii="Courier New" w:hAnsi="Courier New" w:eastAsia="Courier New" w:cs="Courier New"/>
                  <w:color w:val="202020"/>
                  <w:sz w:val="20"/>
                  <w:szCs w:val="20"/>
                  <w:highlight w:val="white"/>
                  <w:lang w:val="sr-Cyrl-RS"/>
                  <w:rPrChange w:id="6985" w:author="Milan Stojkov" w:date="2026-10-02T11:00:00Z">
                    <w:rPr>
                      <w:rFonts w:ascii="Courier New" w:hAnsi="Courier New" w:eastAsia="Courier New" w:cs="Courier New"/>
                      <w:color w:val="202020"/>
                      <w:sz w:val="20"/>
                      <w:szCs w:val="20"/>
                      <w:highlight w:val="white"/>
                    </w:rPr>
                  </w:rPrChange>
                </w:rPr>
                <w:delText>[</w:delText>
              </w:r>
            </w:del>
            <w:del w:id="6986" w:author="Milica Radić" w:date="2026-10-03T18:57:55Z">
              <w:r>
                <w:rPr>
                  <w:rFonts w:ascii="Courier New" w:hAnsi="Courier New" w:eastAsia="Courier New" w:cs="Courier New"/>
                  <w:color w:val="267F99"/>
                  <w:sz w:val="20"/>
                  <w:szCs w:val="20"/>
                  <w:highlight w:val="white"/>
                  <w:lang w:val="sr-Cyrl-RS"/>
                  <w:rPrChange w:id="6987" w:author="Milan Stojkov" w:date="2026-10-02T11:00:00Z">
                    <w:rPr>
                      <w:rFonts w:ascii="Courier New" w:hAnsi="Courier New" w:eastAsia="Courier New" w:cs="Courier New"/>
                      <w:color w:val="267F99"/>
                      <w:sz w:val="20"/>
                      <w:szCs w:val="20"/>
                      <w:highlight w:val="white"/>
                    </w:rPr>
                  </w:rPrChange>
                </w:rPr>
                <w:delText>int</w:delText>
              </w:r>
            </w:del>
            <w:del w:id="6988" w:author="Milica Radić" w:date="2026-10-03T18:57:55Z">
              <w:r>
                <w:rPr>
                  <w:rFonts w:ascii="Courier New" w:hAnsi="Courier New" w:eastAsia="Courier New" w:cs="Courier New"/>
                  <w:color w:val="202020"/>
                  <w:sz w:val="20"/>
                  <w:szCs w:val="20"/>
                  <w:highlight w:val="white"/>
                  <w:lang w:val="sr-Cyrl-RS"/>
                  <w:rPrChange w:id="6989" w:author="Milan Stojkov" w:date="2026-10-02T11:00:00Z">
                    <w:rPr>
                      <w:rFonts w:ascii="Courier New" w:hAnsi="Courier New" w:eastAsia="Courier New" w:cs="Courier New"/>
                      <w:color w:val="202020"/>
                      <w:sz w:val="20"/>
                      <w:szCs w:val="20"/>
                      <w:highlight w:val="white"/>
                    </w:rPr>
                  </w:rPrChange>
                </w:rPr>
                <w:delText>]:</w:delText>
              </w:r>
            </w:del>
          </w:p>
          <w:p w14:paraId="2013ACAC">
            <w:pPr>
              <w:widowControl w:val="0"/>
              <w:shd w:val="clear" w:color="auto" w:fill="auto"/>
              <w:ind w:firstLine="360"/>
              <w:jc w:val="both"/>
              <w:rPr>
                <w:del w:id="6991" w:author="Milica Radić" w:date="2026-10-03T18:57:55Z"/>
                <w:rFonts w:ascii="Courier New" w:hAnsi="Courier New" w:eastAsia="Courier New" w:cs="Courier New"/>
                <w:color w:val="202020"/>
                <w:sz w:val="20"/>
                <w:szCs w:val="20"/>
                <w:lang w:val="sr-Cyrl-RS"/>
                <w:rPrChange w:id="6992" w:author="Milan Stojkov" w:date="2026-10-02T11:00:00Z">
                  <w:rPr>
                    <w:del w:id="6993" w:author="Milica Radić" w:date="2026-10-03T18:57:55Z"/>
                    <w:rFonts w:ascii="Courier New" w:hAnsi="Courier New" w:eastAsia="Courier New" w:cs="Courier New"/>
                    <w:color w:val="202020"/>
                    <w:sz w:val="20"/>
                    <w:szCs w:val="20"/>
                  </w:rPr>
                </w:rPrChange>
              </w:rPr>
              <w:pPrChange w:id="6990" w:author="Milica Radić" w:date="2026-10-03T22:07:10Z">
                <w:pPr>
                  <w:widowControl/>
                  <w:shd w:val="clear" w:color="auto" w:fill="FFFFFF"/>
                  <w:jc w:val="left"/>
                </w:pPr>
              </w:pPrChange>
            </w:pPr>
            <w:del w:id="6994" w:author="Milica Radić" w:date="2026-10-03T18:57:55Z">
              <w:r>
                <w:rPr>
                  <w:rFonts w:ascii="Courier New" w:hAnsi="Courier New" w:eastAsia="Courier New" w:cs="Courier New"/>
                  <w:color w:val="202020"/>
                  <w:sz w:val="20"/>
                  <w:szCs w:val="20"/>
                  <w:highlight w:val="white"/>
                  <w:lang w:val="sr-Cyrl-RS"/>
                  <w:rPrChange w:id="6995" w:author="Milan Stojkov" w:date="2026-10-02T11:00:00Z">
                    <w:rPr>
                      <w:rFonts w:ascii="Courier New" w:hAnsi="Courier New" w:eastAsia="Courier New" w:cs="Courier New"/>
                      <w:color w:val="202020"/>
                      <w:sz w:val="20"/>
                      <w:szCs w:val="20"/>
                      <w:highlight w:val="white"/>
                    </w:rPr>
                  </w:rPrChange>
                </w:rPr>
                <w:delText xml:space="preserve">        </w:delText>
              </w:r>
            </w:del>
            <w:del w:id="6996" w:author="Milica Radić" w:date="2026-10-03T18:57:55Z">
              <w:r>
                <w:rPr>
                  <w:rFonts w:ascii="Courier New" w:hAnsi="Courier New" w:eastAsia="Courier New" w:cs="Courier New"/>
                  <w:color w:val="1F2328"/>
                  <w:sz w:val="20"/>
                  <w:szCs w:val="20"/>
                  <w:highlight w:val="white"/>
                  <w:lang w:val="sr-Cyrl-RS"/>
                  <w:rPrChange w:id="6997" w:author="Milan Stojkov" w:date="2026-10-02T11:00:00Z">
                    <w:rPr>
                      <w:rFonts w:ascii="Courier New" w:hAnsi="Courier New" w:eastAsia="Courier New" w:cs="Courier New"/>
                      <w:color w:val="1F2328"/>
                      <w:sz w:val="20"/>
                      <w:szCs w:val="20"/>
                      <w:highlight w:val="white"/>
                    </w:rPr>
                  </w:rPrChange>
                </w:rPr>
                <w:delText>target</w:delText>
              </w:r>
            </w:del>
            <w:del w:id="6998" w:author="Milica Radić" w:date="2026-10-03T18:57:55Z">
              <w:r>
                <w:rPr>
                  <w:rFonts w:ascii="Courier New" w:hAnsi="Courier New" w:eastAsia="Courier New" w:cs="Courier New"/>
                  <w:color w:val="202020"/>
                  <w:sz w:val="20"/>
                  <w:szCs w:val="20"/>
                  <w:highlight w:val="white"/>
                  <w:lang w:val="sr-Cyrl-RS"/>
                  <w:rPrChange w:id="6999" w:author="Milan Stojkov" w:date="2026-10-02T11:00:00Z">
                    <w:rPr>
                      <w:rFonts w:ascii="Courier New" w:hAnsi="Courier New" w:eastAsia="Courier New" w:cs="Courier New"/>
                      <w:color w:val="202020"/>
                      <w:sz w:val="20"/>
                      <w:szCs w:val="20"/>
                      <w:highlight w:val="white"/>
                    </w:rPr>
                  </w:rPrChange>
                </w:rPr>
                <w:delText xml:space="preserve"> </w:delText>
              </w:r>
            </w:del>
            <w:del w:id="7000" w:author="Milica Radić" w:date="2026-10-03T18:57:55Z">
              <w:r>
                <w:rPr>
                  <w:rFonts w:ascii="Courier New" w:hAnsi="Courier New" w:eastAsia="Courier New" w:cs="Courier New"/>
                  <w:color w:val="000000"/>
                  <w:sz w:val="20"/>
                  <w:szCs w:val="20"/>
                  <w:highlight w:val="white"/>
                  <w:lang w:val="sr-Cyrl-RS"/>
                  <w:rPrChange w:id="7001" w:author="Milan Stojkov" w:date="2026-10-02T11:00:00Z">
                    <w:rPr>
                      <w:rFonts w:ascii="Courier New" w:hAnsi="Courier New" w:eastAsia="Courier New" w:cs="Courier New"/>
                      <w:color w:val="000000"/>
                      <w:sz w:val="20"/>
                      <w:szCs w:val="20"/>
                      <w:highlight w:val="white"/>
                    </w:rPr>
                  </w:rPrChange>
                </w:rPr>
                <w:delText>=</w:delText>
              </w:r>
            </w:del>
            <w:del w:id="7002" w:author="Milica Radić" w:date="2026-10-03T18:57:55Z">
              <w:r>
                <w:rPr>
                  <w:rFonts w:ascii="Courier New" w:hAnsi="Courier New" w:eastAsia="Courier New" w:cs="Courier New"/>
                  <w:color w:val="202020"/>
                  <w:sz w:val="20"/>
                  <w:szCs w:val="20"/>
                  <w:highlight w:val="white"/>
                  <w:lang w:val="sr-Cyrl-RS"/>
                  <w:rPrChange w:id="7003" w:author="Milan Stojkov" w:date="2026-10-02T11:00:00Z">
                    <w:rPr>
                      <w:rFonts w:ascii="Courier New" w:hAnsi="Courier New" w:eastAsia="Courier New" w:cs="Courier New"/>
                      <w:color w:val="202020"/>
                      <w:sz w:val="20"/>
                      <w:szCs w:val="20"/>
                      <w:highlight w:val="white"/>
                    </w:rPr>
                  </w:rPrChange>
                </w:rPr>
                <w:delText xml:space="preserve"> </w:delText>
              </w:r>
            </w:del>
            <w:del w:id="7004" w:author="Milica Radić" w:date="2026-10-03T18:57:55Z">
              <w:r>
                <w:rPr>
                  <w:rFonts w:ascii="Courier New" w:hAnsi="Courier New" w:eastAsia="Courier New" w:cs="Courier New"/>
                  <w:color w:val="1F2328"/>
                  <w:sz w:val="20"/>
                  <w:szCs w:val="20"/>
                  <w:highlight w:val="white"/>
                  <w:lang w:val="sr-Cyrl-RS"/>
                  <w:rPrChange w:id="7005" w:author="Milan Stojkov" w:date="2026-10-02T11:00:00Z">
                    <w:rPr>
                      <w:rFonts w:ascii="Courier New" w:hAnsi="Courier New" w:eastAsia="Courier New" w:cs="Courier New"/>
                      <w:color w:val="1F2328"/>
                      <w:sz w:val="20"/>
                      <w:szCs w:val="20"/>
                      <w:highlight w:val="white"/>
                    </w:rPr>
                  </w:rPrChange>
                </w:rPr>
                <w:delText>self</w:delText>
              </w:r>
            </w:del>
            <w:del w:id="7006" w:author="Milica Radić" w:date="2026-10-03T18:57:55Z">
              <w:r>
                <w:rPr>
                  <w:rFonts w:ascii="Courier New" w:hAnsi="Courier New" w:eastAsia="Courier New" w:cs="Courier New"/>
                  <w:color w:val="202020"/>
                  <w:sz w:val="20"/>
                  <w:szCs w:val="20"/>
                  <w:highlight w:val="white"/>
                  <w:lang w:val="sr-Cyrl-RS"/>
                  <w:rPrChange w:id="7007" w:author="Milan Stojkov" w:date="2026-10-02T11:00:00Z">
                    <w:rPr>
                      <w:rFonts w:ascii="Courier New" w:hAnsi="Courier New" w:eastAsia="Courier New" w:cs="Courier New"/>
                      <w:color w:val="202020"/>
                      <w:sz w:val="20"/>
                      <w:szCs w:val="20"/>
                      <w:highlight w:val="white"/>
                    </w:rPr>
                  </w:rPrChange>
                </w:rPr>
                <w:delText>.</w:delText>
              </w:r>
            </w:del>
            <w:del w:id="7008" w:author="Milica Radić" w:date="2026-10-03T18:57:55Z">
              <w:r>
                <w:rPr>
                  <w:rFonts w:ascii="Courier New" w:hAnsi="Courier New" w:eastAsia="Courier New" w:cs="Courier New"/>
                  <w:color w:val="8250DF"/>
                  <w:sz w:val="20"/>
                  <w:szCs w:val="20"/>
                  <w:highlight w:val="white"/>
                  <w:lang w:val="sr-Cyrl-RS"/>
                  <w:rPrChange w:id="7009" w:author="Milan Stojkov" w:date="2026-10-02T11:00:00Z">
                    <w:rPr>
                      <w:rFonts w:ascii="Courier New" w:hAnsi="Courier New" w:eastAsia="Courier New" w:cs="Courier New"/>
                      <w:color w:val="8250DF"/>
                      <w:sz w:val="20"/>
                      <w:szCs w:val="20"/>
                      <w:highlight w:val="white"/>
                    </w:rPr>
                  </w:rPrChange>
                </w:rPr>
                <w:delText>bucket</w:delText>
              </w:r>
            </w:del>
            <w:del w:id="7010" w:author="Milica Radić" w:date="2026-10-03T18:57:55Z">
              <w:r>
                <w:rPr>
                  <w:rFonts w:ascii="Courier New" w:hAnsi="Courier New" w:eastAsia="Courier New" w:cs="Courier New"/>
                  <w:color w:val="202020"/>
                  <w:sz w:val="20"/>
                  <w:szCs w:val="20"/>
                  <w:highlight w:val="white"/>
                  <w:lang w:val="sr-Cyrl-RS"/>
                  <w:rPrChange w:id="7011" w:author="Milan Stojkov" w:date="2026-10-02T11:00:00Z">
                    <w:rPr>
                      <w:rFonts w:ascii="Courier New" w:hAnsi="Courier New" w:eastAsia="Courier New" w:cs="Courier New"/>
                      <w:color w:val="202020"/>
                      <w:sz w:val="20"/>
                      <w:szCs w:val="20"/>
                      <w:highlight w:val="white"/>
                    </w:rPr>
                  </w:rPrChange>
                </w:rPr>
                <w:delText>(</w:delText>
              </w:r>
            </w:del>
            <w:del w:id="7012" w:author="Milica Radić" w:date="2026-10-03T18:57:55Z">
              <w:r>
                <w:rPr>
                  <w:rFonts w:ascii="Courier New" w:hAnsi="Courier New" w:eastAsia="Courier New" w:cs="Courier New"/>
                  <w:color w:val="953800"/>
                  <w:sz w:val="20"/>
                  <w:szCs w:val="20"/>
                  <w:highlight w:val="white"/>
                  <w:lang w:val="sr-Cyrl-RS"/>
                  <w:rPrChange w:id="7013" w:author="Milan Stojkov" w:date="2026-10-02T11:00:00Z">
                    <w:rPr>
                      <w:rFonts w:ascii="Courier New" w:hAnsi="Courier New" w:eastAsia="Courier New" w:cs="Courier New"/>
                      <w:color w:val="953800"/>
                      <w:sz w:val="20"/>
                      <w:szCs w:val="20"/>
                      <w:highlight w:val="white"/>
                    </w:rPr>
                  </w:rPrChange>
                </w:rPr>
                <w:delText>candidate</w:delText>
              </w:r>
            </w:del>
            <w:del w:id="7014" w:author="Milica Radić" w:date="2026-10-03T18:57:55Z">
              <w:r>
                <w:rPr>
                  <w:rFonts w:ascii="Courier New" w:hAnsi="Courier New" w:eastAsia="Courier New" w:cs="Courier New"/>
                  <w:color w:val="202020"/>
                  <w:sz w:val="20"/>
                  <w:szCs w:val="20"/>
                  <w:highlight w:val="white"/>
                  <w:lang w:val="sr-Cyrl-RS"/>
                  <w:rPrChange w:id="7015" w:author="Milan Stojkov" w:date="2026-10-02T11:00:00Z">
                    <w:rPr>
                      <w:rFonts w:ascii="Courier New" w:hAnsi="Courier New" w:eastAsia="Courier New" w:cs="Courier New"/>
                      <w:color w:val="202020"/>
                      <w:sz w:val="20"/>
                      <w:szCs w:val="20"/>
                      <w:highlight w:val="white"/>
                    </w:rPr>
                  </w:rPrChange>
                </w:rPr>
                <w:delText>)</w:delText>
              </w:r>
            </w:del>
          </w:p>
          <w:p w14:paraId="436B6AC5">
            <w:pPr>
              <w:widowControl w:val="0"/>
              <w:shd w:val="clear" w:color="auto" w:fill="auto"/>
              <w:ind w:firstLine="360"/>
              <w:jc w:val="both"/>
              <w:rPr>
                <w:del w:id="7017" w:author="Milica Radić" w:date="2026-10-03T18:57:55Z"/>
                <w:rFonts w:ascii="Courier New" w:hAnsi="Courier New" w:eastAsia="Courier New" w:cs="Courier New"/>
                <w:color w:val="202020"/>
                <w:sz w:val="20"/>
                <w:szCs w:val="20"/>
                <w:lang w:val="sr-Cyrl-RS"/>
                <w:rPrChange w:id="7018" w:author="Milan Stojkov" w:date="2026-10-02T11:00:00Z">
                  <w:rPr>
                    <w:del w:id="7019" w:author="Milica Radić" w:date="2026-10-03T18:57:55Z"/>
                    <w:rFonts w:ascii="Courier New" w:hAnsi="Courier New" w:eastAsia="Courier New" w:cs="Courier New"/>
                    <w:color w:val="202020"/>
                    <w:sz w:val="20"/>
                    <w:szCs w:val="20"/>
                  </w:rPr>
                </w:rPrChange>
              </w:rPr>
              <w:pPrChange w:id="7016" w:author="Milica Radić" w:date="2026-10-03T22:07:10Z">
                <w:pPr>
                  <w:widowControl/>
                  <w:shd w:val="clear" w:color="auto" w:fill="FFFFFF"/>
                  <w:jc w:val="left"/>
                </w:pPr>
              </w:pPrChange>
            </w:pPr>
            <w:del w:id="7020" w:author="Milica Radić" w:date="2026-10-03T18:57:55Z">
              <w:r>
                <w:rPr>
                  <w:rFonts w:ascii="Courier New" w:hAnsi="Courier New" w:eastAsia="Courier New" w:cs="Courier New"/>
                  <w:color w:val="202020"/>
                  <w:sz w:val="20"/>
                  <w:szCs w:val="20"/>
                  <w:highlight w:val="white"/>
                  <w:lang w:val="sr-Cyrl-RS"/>
                  <w:rPrChange w:id="7021" w:author="Milan Stojkov" w:date="2026-10-02T11:00:00Z">
                    <w:rPr>
                      <w:rFonts w:ascii="Courier New" w:hAnsi="Courier New" w:eastAsia="Courier New" w:cs="Courier New"/>
                      <w:color w:val="202020"/>
                      <w:sz w:val="20"/>
                      <w:szCs w:val="20"/>
                      <w:highlight w:val="white"/>
                    </w:rPr>
                  </w:rPrChange>
                </w:rPr>
                <w:delText xml:space="preserve">        </w:delText>
              </w:r>
            </w:del>
            <w:del w:id="7022" w:author="Milica Radić" w:date="2026-10-03T18:57:55Z">
              <w:r>
                <w:rPr>
                  <w:rFonts w:ascii="Courier New" w:hAnsi="Courier New" w:eastAsia="Courier New" w:cs="Courier New"/>
                  <w:color w:val="AF00DB"/>
                  <w:sz w:val="20"/>
                  <w:szCs w:val="20"/>
                  <w:highlight w:val="white"/>
                  <w:lang w:val="sr-Cyrl-RS"/>
                  <w:rPrChange w:id="7023" w:author="Milan Stojkov" w:date="2026-10-02T11:00:00Z">
                    <w:rPr>
                      <w:rFonts w:ascii="Courier New" w:hAnsi="Courier New" w:eastAsia="Courier New" w:cs="Courier New"/>
                      <w:color w:val="AF00DB"/>
                      <w:sz w:val="20"/>
                      <w:szCs w:val="20"/>
                      <w:highlight w:val="white"/>
                    </w:rPr>
                  </w:rPrChange>
                </w:rPr>
                <w:delText>if</w:delText>
              </w:r>
            </w:del>
            <w:del w:id="7024" w:author="Milica Radić" w:date="2026-10-03T18:57:55Z">
              <w:r>
                <w:rPr>
                  <w:rFonts w:ascii="Courier New" w:hAnsi="Courier New" w:eastAsia="Courier New" w:cs="Courier New"/>
                  <w:color w:val="202020"/>
                  <w:sz w:val="20"/>
                  <w:szCs w:val="20"/>
                  <w:highlight w:val="white"/>
                  <w:lang w:val="sr-Cyrl-RS"/>
                  <w:rPrChange w:id="7025" w:author="Milan Stojkov" w:date="2026-10-02T11:00:00Z">
                    <w:rPr>
                      <w:rFonts w:ascii="Courier New" w:hAnsi="Courier New" w:eastAsia="Courier New" w:cs="Courier New"/>
                      <w:color w:val="202020"/>
                      <w:sz w:val="20"/>
                      <w:szCs w:val="20"/>
                      <w:highlight w:val="white"/>
                    </w:rPr>
                  </w:rPrChange>
                </w:rPr>
                <w:delText xml:space="preserve"> </w:delText>
              </w:r>
            </w:del>
            <w:del w:id="7026" w:author="Milica Radić" w:date="2026-10-03T18:57:55Z">
              <w:r>
                <w:rPr>
                  <w:rFonts w:ascii="Courier New" w:hAnsi="Courier New" w:eastAsia="Courier New" w:cs="Courier New"/>
                  <w:color w:val="8250DF"/>
                  <w:sz w:val="20"/>
                  <w:szCs w:val="20"/>
                  <w:highlight w:val="white"/>
                  <w:lang w:val="sr-Cyrl-RS"/>
                  <w:rPrChange w:id="7027" w:author="Milan Stojkov" w:date="2026-10-02T11:00:00Z">
                    <w:rPr>
                      <w:rFonts w:ascii="Courier New" w:hAnsi="Courier New" w:eastAsia="Courier New" w:cs="Courier New"/>
                      <w:color w:val="8250DF"/>
                      <w:sz w:val="20"/>
                      <w:szCs w:val="20"/>
                      <w:highlight w:val="white"/>
                    </w:rPr>
                  </w:rPrChange>
                </w:rPr>
                <w:delText>len</w:delText>
              </w:r>
            </w:del>
            <w:del w:id="7028" w:author="Milica Radić" w:date="2026-10-03T18:57:55Z">
              <w:r>
                <w:rPr>
                  <w:rFonts w:ascii="Courier New" w:hAnsi="Courier New" w:eastAsia="Courier New" w:cs="Courier New"/>
                  <w:color w:val="202020"/>
                  <w:sz w:val="20"/>
                  <w:szCs w:val="20"/>
                  <w:highlight w:val="white"/>
                  <w:lang w:val="sr-Cyrl-RS"/>
                  <w:rPrChange w:id="7029" w:author="Milan Stojkov" w:date="2026-10-02T11:00:00Z">
                    <w:rPr>
                      <w:rFonts w:ascii="Courier New" w:hAnsi="Courier New" w:eastAsia="Courier New" w:cs="Courier New"/>
                      <w:color w:val="202020"/>
                      <w:sz w:val="20"/>
                      <w:szCs w:val="20"/>
                      <w:highlight w:val="white"/>
                    </w:rPr>
                  </w:rPrChange>
                </w:rPr>
                <w:delText>(</w:delText>
              </w:r>
            </w:del>
            <w:del w:id="7030" w:author="Milica Radić" w:date="2026-10-03T18:57:55Z">
              <w:r>
                <w:rPr>
                  <w:rFonts w:ascii="Courier New" w:hAnsi="Courier New" w:eastAsia="Courier New" w:cs="Courier New"/>
                  <w:color w:val="1F2328"/>
                  <w:sz w:val="20"/>
                  <w:szCs w:val="20"/>
                  <w:highlight w:val="white"/>
                  <w:lang w:val="sr-Cyrl-RS"/>
                  <w:rPrChange w:id="7031" w:author="Milan Stojkov" w:date="2026-10-02T11:00:00Z">
                    <w:rPr>
                      <w:rFonts w:ascii="Courier New" w:hAnsi="Courier New" w:eastAsia="Courier New" w:cs="Courier New"/>
                      <w:color w:val="1F2328"/>
                      <w:sz w:val="20"/>
                      <w:szCs w:val="20"/>
                      <w:highlight w:val="white"/>
                    </w:rPr>
                  </w:rPrChange>
                </w:rPr>
                <w:delText>self</w:delText>
              </w:r>
            </w:del>
            <w:del w:id="7032" w:author="Milica Radić" w:date="2026-10-03T18:57:55Z">
              <w:r>
                <w:rPr>
                  <w:rFonts w:ascii="Courier New" w:hAnsi="Courier New" w:eastAsia="Courier New" w:cs="Courier New"/>
                  <w:color w:val="202020"/>
                  <w:sz w:val="20"/>
                  <w:szCs w:val="20"/>
                  <w:highlight w:val="white"/>
                  <w:lang w:val="sr-Cyrl-RS"/>
                  <w:rPrChange w:id="7033" w:author="Milan Stojkov" w:date="2026-10-02T11:00:00Z">
                    <w:rPr>
                      <w:rFonts w:ascii="Courier New" w:hAnsi="Courier New" w:eastAsia="Courier New" w:cs="Courier New"/>
                      <w:color w:val="202020"/>
                      <w:sz w:val="20"/>
                      <w:szCs w:val="20"/>
                      <w:highlight w:val="white"/>
                    </w:rPr>
                  </w:rPrChange>
                </w:rPr>
                <w:delText>.</w:delText>
              </w:r>
            </w:del>
            <w:del w:id="7034" w:author="Milica Radić" w:date="2026-10-03T18:57:55Z">
              <w:r>
                <w:rPr>
                  <w:rFonts w:ascii="Courier New" w:hAnsi="Courier New" w:eastAsia="Courier New" w:cs="Courier New"/>
                  <w:color w:val="8250DF"/>
                  <w:sz w:val="20"/>
                  <w:szCs w:val="20"/>
                  <w:highlight w:val="white"/>
                  <w:lang w:val="sr-Cyrl-RS"/>
                  <w:rPrChange w:id="7035" w:author="Milan Stojkov" w:date="2026-10-02T11:00:00Z">
                    <w:rPr>
                      <w:rFonts w:ascii="Courier New" w:hAnsi="Courier New" w:eastAsia="Courier New" w:cs="Courier New"/>
                      <w:color w:val="8250DF"/>
                      <w:sz w:val="20"/>
                      <w:szCs w:val="20"/>
                      <w:highlight w:val="white"/>
                    </w:rPr>
                  </w:rPrChange>
                </w:rPr>
                <w:delText>_bucket_peers</w:delText>
              </w:r>
            </w:del>
            <w:del w:id="7036" w:author="Milica Radić" w:date="2026-10-03T18:57:55Z">
              <w:r>
                <w:rPr>
                  <w:rFonts w:ascii="Courier New" w:hAnsi="Courier New" w:eastAsia="Courier New" w:cs="Courier New"/>
                  <w:color w:val="202020"/>
                  <w:sz w:val="20"/>
                  <w:szCs w:val="20"/>
                  <w:highlight w:val="white"/>
                  <w:lang w:val="sr-Cyrl-RS"/>
                  <w:rPrChange w:id="7037" w:author="Milan Stojkov" w:date="2026-10-02T11:00:00Z">
                    <w:rPr>
                      <w:rFonts w:ascii="Courier New" w:hAnsi="Courier New" w:eastAsia="Courier New" w:cs="Courier New"/>
                      <w:color w:val="202020"/>
                      <w:sz w:val="20"/>
                      <w:szCs w:val="20"/>
                      <w:highlight w:val="white"/>
                    </w:rPr>
                  </w:rPrChange>
                </w:rPr>
                <w:delText>(</w:delText>
              </w:r>
            </w:del>
            <w:del w:id="7038" w:author="Milica Radić" w:date="2026-10-03T18:57:55Z">
              <w:r>
                <w:rPr>
                  <w:rFonts w:ascii="Courier New" w:hAnsi="Courier New" w:eastAsia="Courier New" w:cs="Courier New"/>
                  <w:color w:val="953800"/>
                  <w:sz w:val="20"/>
                  <w:szCs w:val="20"/>
                  <w:highlight w:val="white"/>
                  <w:lang w:val="sr-Cyrl-RS"/>
                  <w:rPrChange w:id="7039" w:author="Milan Stojkov" w:date="2026-10-02T11:00:00Z">
                    <w:rPr>
                      <w:rFonts w:ascii="Courier New" w:hAnsi="Courier New" w:eastAsia="Courier New" w:cs="Courier New"/>
                      <w:color w:val="953800"/>
                      <w:sz w:val="20"/>
                      <w:szCs w:val="20"/>
                      <w:highlight w:val="white"/>
                    </w:rPr>
                  </w:rPrChange>
                </w:rPr>
                <w:delText>node</w:delText>
              </w:r>
            </w:del>
            <w:del w:id="7040" w:author="Milica Radić" w:date="2026-10-03T18:57:55Z">
              <w:r>
                <w:rPr>
                  <w:rFonts w:ascii="Courier New" w:hAnsi="Courier New" w:eastAsia="Courier New" w:cs="Courier New"/>
                  <w:color w:val="202020"/>
                  <w:sz w:val="20"/>
                  <w:szCs w:val="20"/>
                  <w:highlight w:val="white"/>
                  <w:lang w:val="sr-Cyrl-RS"/>
                  <w:rPrChange w:id="7041" w:author="Milan Stojkov" w:date="2026-10-02T11:00:00Z">
                    <w:rPr>
                      <w:rFonts w:ascii="Courier New" w:hAnsi="Courier New" w:eastAsia="Courier New" w:cs="Courier New"/>
                      <w:color w:val="202020"/>
                      <w:sz w:val="20"/>
                      <w:szCs w:val="20"/>
                      <w:highlight w:val="white"/>
                    </w:rPr>
                  </w:rPrChange>
                </w:rPr>
                <w:delText xml:space="preserve">, </w:delText>
              </w:r>
            </w:del>
            <w:del w:id="7042" w:author="Milica Radić" w:date="2026-10-03T18:57:55Z">
              <w:r>
                <w:rPr>
                  <w:rFonts w:ascii="Courier New" w:hAnsi="Courier New" w:eastAsia="Courier New" w:cs="Courier New"/>
                  <w:color w:val="1F2328"/>
                  <w:sz w:val="20"/>
                  <w:szCs w:val="20"/>
                  <w:highlight w:val="white"/>
                  <w:lang w:val="sr-Cyrl-RS"/>
                  <w:rPrChange w:id="7043" w:author="Milan Stojkov" w:date="2026-10-02T11:00:00Z">
                    <w:rPr>
                      <w:rFonts w:ascii="Courier New" w:hAnsi="Courier New" w:eastAsia="Courier New" w:cs="Courier New"/>
                      <w:color w:val="1F2328"/>
                      <w:sz w:val="20"/>
                      <w:szCs w:val="20"/>
                      <w:highlight w:val="white"/>
                    </w:rPr>
                  </w:rPrChange>
                </w:rPr>
                <w:delText>target</w:delText>
              </w:r>
            </w:del>
            <w:del w:id="7044" w:author="Milica Radić" w:date="2026-10-03T18:57:55Z">
              <w:r>
                <w:rPr>
                  <w:rFonts w:ascii="Courier New" w:hAnsi="Courier New" w:eastAsia="Courier New" w:cs="Courier New"/>
                  <w:color w:val="202020"/>
                  <w:sz w:val="20"/>
                  <w:szCs w:val="20"/>
                  <w:highlight w:val="white"/>
                  <w:lang w:val="sr-Cyrl-RS"/>
                  <w:rPrChange w:id="7045" w:author="Milan Stojkov" w:date="2026-10-02T11:00:00Z">
                    <w:rPr>
                      <w:rFonts w:ascii="Courier New" w:hAnsi="Courier New" w:eastAsia="Courier New" w:cs="Courier New"/>
                      <w:color w:val="202020"/>
                      <w:sz w:val="20"/>
                      <w:szCs w:val="20"/>
                      <w:highlight w:val="white"/>
                    </w:rPr>
                  </w:rPrChange>
                </w:rPr>
                <w:delText xml:space="preserve">)) </w:delText>
              </w:r>
            </w:del>
            <w:del w:id="7046" w:author="Milica Radić" w:date="2026-10-03T18:57:55Z">
              <w:r>
                <w:rPr>
                  <w:rFonts w:ascii="Courier New" w:hAnsi="Courier New" w:eastAsia="Courier New" w:cs="Courier New"/>
                  <w:color w:val="000000"/>
                  <w:sz w:val="20"/>
                  <w:szCs w:val="20"/>
                  <w:highlight w:val="white"/>
                  <w:lang w:val="sr-Cyrl-RS"/>
                  <w:rPrChange w:id="7047" w:author="Milan Stojkov" w:date="2026-10-02T11:00:00Z">
                    <w:rPr>
                      <w:rFonts w:ascii="Courier New" w:hAnsi="Courier New" w:eastAsia="Courier New" w:cs="Courier New"/>
                      <w:color w:val="000000"/>
                      <w:sz w:val="20"/>
                      <w:szCs w:val="20"/>
                      <w:highlight w:val="white"/>
                    </w:rPr>
                  </w:rPrChange>
                </w:rPr>
                <w:delText>&gt;=</w:delText>
              </w:r>
            </w:del>
            <w:del w:id="7048" w:author="Milica Radić" w:date="2026-10-03T18:57:55Z">
              <w:r>
                <w:rPr>
                  <w:rFonts w:ascii="Courier New" w:hAnsi="Courier New" w:eastAsia="Courier New" w:cs="Courier New"/>
                  <w:color w:val="202020"/>
                  <w:sz w:val="20"/>
                  <w:szCs w:val="20"/>
                  <w:highlight w:val="white"/>
                  <w:lang w:val="sr-Cyrl-RS"/>
                  <w:rPrChange w:id="7049" w:author="Milan Stojkov" w:date="2026-10-02T11:00:00Z">
                    <w:rPr>
                      <w:rFonts w:ascii="Courier New" w:hAnsi="Courier New" w:eastAsia="Courier New" w:cs="Courier New"/>
                      <w:color w:val="202020"/>
                      <w:sz w:val="20"/>
                      <w:szCs w:val="20"/>
                      <w:highlight w:val="white"/>
                    </w:rPr>
                  </w:rPrChange>
                </w:rPr>
                <w:delText xml:space="preserve"> </w:delText>
              </w:r>
            </w:del>
            <w:del w:id="7050" w:author="Milica Radić" w:date="2026-10-03T18:57:55Z">
              <w:r>
                <w:rPr>
                  <w:rFonts w:ascii="Courier New" w:hAnsi="Courier New" w:eastAsia="Courier New" w:cs="Courier New"/>
                  <w:color w:val="1F2328"/>
                  <w:sz w:val="20"/>
                  <w:szCs w:val="20"/>
                  <w:highlight w:val="white"/>
                  <w:lang w:val="sr-Cyrl-RS"/>
                  <w:rPrChange w:id="7051" w:author="Milan Stojkov" w:date="2026-10-02T11:00:00Z">
                    <w:rPr>
                      <w:rFonts w:ascii="Courier New" w:hAnsi="Courier New" w:eastAsia="Courier New" w:cs="Courier New"/>
                      <w:color w:val="1F2328"/>
                      <w:sz w:val="20"/>
                      <w:szCs w:val="20"/>
                      <w:highlight w:val="white"/>
                    </w:rPr>
                  </w:rPrChange>
                </w:rPr>
                <w:delText>self</w:delText>
              </w:r>
            </w:del>
            <w:del w:id="7052" w:author="Milica Radić" w:date="2026-10-03T18:57:55Z">
              <w:r>
                <w:rPr>
                  <w:rFonts w:ascii="Courier New" w:hAnsi="Courier New" w:eastAsia="Courier New" w:cs="Courier New"/>
                  <w:color w:val="202020"/>
                  <w:sz w:val="20"/>
                  <w:szCs w:val="20"/>
                  <w:highlight w:val="white"/>
                  <w:lang w:val="sr-Cyrl-RS"/>
                  <w:rPrChange w:id="7053" w:author="Milan Stojkov" w:date="2026-10-02T11:00:00Z">
                    <w:rPr>
                      <w:rFonts w:ascii="Courier New" w:hAnsi="Courier New" w:eastAsia="Courier New" w:cs="Courier New"/>
                      <w:color w:val="202020"/>
                      <w:sz w:val="20"/>
                      <w:szCs w:val="20"/>
                      <w:highlight w:val="white"/>
                    </w:rPr>
                  </w:rPrChange>
                </w:rPr>
                <w:delText>.</w:delText>
              </w:r>
            </w:del>
            <w:del w:id="7054" w:author="Milica Radić" w:date="2026-10-03T18:57:55Z">
              <w:r>
                <w:rPr>
                  <w:rFonts w:ascii="Courier New" w:hAnsi="Courier New" w:eastAsia="Courier New" w:cs="Courier New"/>
                  <w:color w:val="1F2328"/>
                  <w:sz w:val="20"/>
                  <w:szCs w:val="20"/>
                  <w:highlight w:val="white"/>
                  <w:lang w:val="sr-Cyrl-RS"/>
                  <w:rPrChange w:id="7055" w:author="Milan Stojkov" w:date="2026-10-02T11:00:00Z">
                    <w:rPr>
                      <w:rFonts w:ascii="Courier New" w:hAnsi="Courier New" w:eastAsia="Courier New" w:cs="Courier New"/>
                      <w:color w:val="1F2328"/>
                      <w:sz w:val="20"/>
                      <w:szCs w:val="20"/>
                      <w:highlight w:val="white"/>
                    </w:rPr>
                  </w:rPrChange>
                </w:rPr>
                <w:delText>params</w:delText>
              </w:r>
            </w:del>
            <w:del w:id="7056" w:author="Milica Radić" w:date="2026-10-03T18:57:55Z">
              <w:r>
                <w:rPr>
                  <w:rFonts w:ascii="Courier New" w:hAnsi="Courier New" w:eastAsia="Courier New" w:cs="Courier New"/>
                  <w:color w:val="202020"/>
                  <w:sz w:val="20"/>
                  <w:szCs w:val="20"/>
                  <w:highlight w:val="white"/>
                  <w:lang w:val="sr-Cyrl-RS"/>
                  <w:rPrChange w:id="7057" w:author="Milan Stojkov" w:date="2026-10-02T11:00:00Z">
                    <w:rPr>
                      <w:rFonts w:ascii="Courier New" w:hAnsi="Courier New" w:eastAsia="Courier New" w:cs="Courier New"/>
                      <w:color w:val="202020"/>
                      <w:sz w:val="20"/>
                      <w:szCs w:val="20"/>
                      <w:highlight w:val="white"/>
                    </w:rPr>
                  </w:rPrChange>
                </w:rPr>
                <w:delText>.</w:delText>
              </w:r>
            </w:del>
            <w:del w:id="7058" w:author="Milica Radić" w:date="2026-10-03T18:57:55Z">
              <w:r>
                <w:rPr>
                  <w:rFonts w:ascii="Courier New" w:hAnsi="Courier New" w:eastAsia="Courier New" w:cs="Courier New"/>
                  <w:color w:val="1F2328"/>
                  <w:sz w:val="20"/>
                  <w:szCs w:val="20"/>
                  <w:highlight w:val="white"/>
                  <w:lang w:val="sr-Cyrl-RS"/>
                  <w:rPrChange w:id="7059" w:author="Milan Stojkov" w:date="2026-10-02T11:00:00Z">
                    <w:rPr>
                      <w:rFonts w:ascii="Courier New" w:hAnsi="Courier New" w:eastAsia="Courier New" w:cs="Courier New"/>
                      <w:color w:val="1F2328"/>
                      <w:sz w:val="20"/>
                      <w:szCs w:val="20"/>
                      <w:highlight w:val="white"/>
                    </w:rPr>
                  </w:rPrChange>
                </w:rPr>
                <w:delText>max_per_bucket</w:delText>
              </w:r>
            </w:del>
            <w:del w:id="7060" w:author="Milica Radić" w:date="2026-10-03T18:57:55Z">
              <w:r>
                <w:rPr>
                  <w:rFonts w:ascii="Courier New" w:hAnsi="Courier New" w:eastAsia="Courier New" w:cs="Courier New"/>
                  <w:color w:val="202020"/>
                  <w:sz w:val="20"/>
                  <w:szCs w:val="20"/>
                  <w:highlight w:val="white"/>
                  <w:lang w:val="sr-Cyrl-RS"/>
                  <w:rPrChange w:id="7061" w:author="Milan Stojkov" w:date="2026-10-02T11:00:00Z">
                    <w:rPr>
                      <w:rFonts w:ascii="Courier New" w:hAnsi="Courier New" w:eastAsia="Courier New" w:cs="Courier New"/>
                      <w:color w:val="202020"/>
                      <w:sz w:val="20"/>
                      <w:szCs w:val="20"/>
                      <w:highlight w:val="white"/>
                    </w:rPr>
                  </w:rPrChange>
                </w:rPr>
                <w:delText>:</w:delText>
              </w:r>
            </w:del>
          </w:p>
          <w:p w14:paraId="172A2065">
            <w:pPr>
              <w:widowControl w:val="0"/>
              <w:shd w:val="clear" w:color="auto" w:fill="auto"/>
              <w:ind w:firstLine="360"/>
              <w:jc w:val="both"/>
              <w:rPr>
                <w:del w:id="7063" w:author="Milica Radić" w:date="2026-10-03T18:57:55Z"/>
                <w:rFonts w:ascii="Courier New" w:hAnsi="Courier New" w:eastAsia="Courier New" w:cs="Courier New"/>
                <w:color w:val="202020"/>
                <w:sz w:val="20"/>
                <w:szCs w:val="20"/>
                <w:lang w:val="sr-Cyrl-RS"/>
                <w:rPrChange w:id="7064" w:author="Milan Stojkov" w:date="2026-10-02T11:00:00Z">
                  <w:rPr>
                    <w:del w:id="7065" w:author="Milica Radić" w:date="2026-10-03T18:57:55Z"/>
                    <w:rFonts w:ascii="Courier New" w:hAnsi="Courier New" w:eastAsia="Courier New" w:cs="Courier New"/>
                    <w:color w:val="202020"/>
                    <w:sz w:val="20"/>
                    <w:szCs w:val="20"/>
                  </w:rPr>
                </w:rPrChange>
              </w:rPr>
              <w:pPrChange w:id="7062" w:author="Milica Radić" w:date="2026-10-03T22:07:10Z">
                <w:pPr>
                  <w:widowControl/>
                  <w:shd w:val="clear" w:color="auto" w:fill="FFFFFF"/>
                  <w:jc w:val="left"/>
                </w:pPr>
              </w:pPrChange>
            </w:pPr>
            <w:del w:id="7066" w:author="Milica Radić" w:date="2026-10-03T18:57:55Z">
              <w:r>
                <w:rPr>
                  <w:rFonts w:ascii="Courier New" w:hAnsi="Courier New" w:eastAsia="Courier New" w:cs="Courier New"/>
                  <w:color w:val="202020"/>
                  <w:sz w:val="20"/>
                  <w:szCs w:val="20"/>
                  <w:highlight w:val="white"/>
                  <w:lang w:val="sr-Cyrl-RS"/>
                  <w:rPrChange w:id="7067" w:author="Milan Stojkov" w:date="2026-10-02T11:00:00Z">
                    <w:rPr>
                      <w:rFonts w:ascii="Courier New" w:hAnsi="Courier New" w:eastAsia="Courier New" w:cs="Courier New"/>
                      <w:color w:val="202020"/>
                      <w:sz w:val="20"/>
                      <w:szCs w:val="20"/>
                      <w:highlight w:val="white"/>
                    </w:rPr>
                  </w:rPrChange>
                </w:rPr>
                <w:delText xml:space="preserve">            </w:delText>
              </w:r>
            </w:del>
            <w:del w:id="7068" w:author="Milica Radić" w:date="2026-10-03T18:57:55Z">
              <w:r>
                <w:rPr>
                  <w:rFonts w:ascii="Courier New" w:hAnsi="Courier New" w:eastAsia="Courier New" w:cs="Courier New"/>
                  <w:color w:val="AF00DB"/>
                  <w:sz w:val="20"/>
                  <w:szCs w:val="20"/>
                  <w:highlight w:val="white"/>
                  <w:lang w:val="sr-Cyrl-RS"/>
                  <w:rPrChange w:id="7069" w:author="Milan Stojkov" w:date="2026-10-02T11:00:00Z">
                    <w:rPr>
                      <w:rFonts w:ascii="Courier New" w:hAnsi="Courier New" w:eastAsia="Courier New" w:cs="Courier New"/>
                      <w:color w:val="AF00DB"/>
                      <w:sz w:val="20"/>
                      <w:szCs w:val="20"/>
                      <w:highlight w:val="white"/>
                    </w:rPr>
                  </w:rPrChange>
                </w:rPr>
                <w:delText>return</w:delText>
              </w:r>
            </w:del>
            <w:del w:id="7070" w:author="Milica Radić" w:date="2026-10-03T18:57:55Z">
              <w:r>
                <w:rPr>
                  <w:rFonts w:ascii="Courier New" w:hAnsi="Courier New" w:eastAsia="Courier New" w:cs="Courier New"/>
                  <w:color w:val="202020"/>
                  <w:sz w:val="20"/>
                  <w:szCs w:val="20"/>
                  <w:highlight w:val="white"/>
                  <w:lang w:val="sr-Cyrl-RS"/>
                  <w:rPrChange w:id="7071" w:author="Milan Stojkov" w:date="2026-10-02T11:00:00Z">
                    <w:rPr>
                      <w:rFonts w:ascii="Courier New" w:hAnsi="Courier New" w:eastAsia="Courier New" w:cs="Courier New"/>
                      <w:color w:val="202020"/>
                      <w:sz w:val="20"/>
                      <w:szCs w:val="20"/>
                      <w:highlight w:val="white"/>
                    </w:rPr>
                  </w:rPrChange>
                </w:rPr>
                <w:delText xml:space="preserve"> </w:delText>
              </w:r>
            </w:del>
            <w:del w:id="7072" w:author="Milica Radić" w:date="2026-10-03T18:57:55Z">
              <w:r>
                <w:rPr>
                  <w:rFonts w:ascii="Courier New" w:hAnsi="Courier New" w:eastAsia="Courier New" w:cs="Courier New"/>
                  <w:color w:val="1F2328"/>
                  <w:sz w:val="20"/>
                  <w:szCs w:val="20"/>
                  <w:highlight w:val="white"/>
                  <w:lang w:val="sr-Cyrl-RS"/>
                  <w:rPrChange w:id="7073" w:author="Milan Stojkov" w:date="2026-10-02T11:00:00Z">
                    <w:rPr>
                      <w:rFonts w:ascii="Courier New" w:hAnsi="Courier New" w:eastAsia="Courier New" w:cs="Courier New"/>
                      <w:color w:val="1F2328"/>
                      <w:sz w:val="20"/>
                      <w:szCs w:val="20"/>
                      <w:highlight w:val="white"/>
                    </w:rPr>
                  </w:rPrChange>
                </w:rPr>
                <w:delText>self</w:delText>
              </w:r>
            </w:del>
            <w:del w:id="7074" w:author="Milica Radić" w:date="2026-10-03T18:57:55Z">
              <w:r>
                <w:rPr>
                  <w:rFonts w:ascii="Courier New" w:hAnsi="Courier New" w:eastAsia="Courier New" w:cs="Courier New"/>
                  <w:color w:val="202020"/>
                  <w:sz w:val="20"/>
                  <w:szCs w:val="20"/>
                  <w:highlight w:val="white"/>
                  <w:lang w:val="sr-Cyrl-RS"/>
                  <w:rPrChange w:id="7075" w:author="Milan Stojkov" w:date="2026-10-02T11:00:00Z">
                    <w:rPr>
                      <w:rFonts w:ascii="Courier New" w:hAnsi="Courier New" w:eastAsia="Courier New" w:cs="Courier New"/>
                      <w:color w:val="202020"/>
                      <w:sz w:val="20"/>
                      <w:szCs w:val="20"/>
                      <w:highlight w:val="white"/>
                    </w:rPr>
                  </w:rPrChange>
                </w:rPr>
                <w:delText>.</w:delText>
              </w:r>
            </w:del>
            <w:del w:id="7076" w:author="Milica Radić" w:date="2026-10-03T18:57:55Z">
              <w:r>
                <w:rPr>
                  <w:rFonts w:ascii="Courier New" w:hAnsi="Courier New" w:eastAsia="Courier New" w:cs="Courier New"/>
                  <w:color w:val="8250DF"/>
                  <w:sz w:val="20"/>
                  <w:szCs w:val="20"/>
                  <w:highlight w:val="white"/>
                  <w:lang w:val="sr-Cyrl-RS"/>
                  <w:rPrChange w:id="7077" w:author="Milan Stojkov" w:date="2026-10-02T11:00:00Z">
                    <w:rPr>
                      <w:rFonts w:ascii="Courier New" w:hAnsi="Courier New" w:eastAsia="Courier New" w:cs="Courier New"/>
                      <w:color w:val="8250DF"/>
                      <w:sz w:val="20"/>
                      <w:szCs w:val="20"/>
                      <w:highlight w:val="white"/>
                    </w:rPr>
                  </w:rPrChange>
                </w:rPr>
                <w:delText>_weakest_in_bucket</w:delText>
              </w:r>
            </w:del>
            <w:del w:id="7078" w:author="Milica Radić" w:date="2026-10-03T18:57:55Z">
              <w:r>
                <w:rPr>
                  <w:rFonts w:ascii="Courier New" w:hAnsi="Courier New" w:eastAsia="Courier New" w:cs="Courier New"/>
                  <w:color w:val="202020"/>
                  <w:sz w:val="20"/>
                  <w:szCs w:val="20"/>
                  <w:highlight w:val="white"/>
                  <w:lang w:val="sr-Cyrl-RS"/>
                  <w:rPrChange w:id="7079" w:author="Milan Stojkov" w:date="2026-10-02T11:00:00Z">
                    <w:rPr>
                      <w:rFonts w:ascii="Courier New" w:hAnsi="Courier New" w:eastAsia="Courier New" w:cs="Courier New"/>
                      <w:color w:val="202020"/>
                      <w:sz w:val="20"/>
                      <w:szCs w:val="20"/>
                      <w:highlight w:val="white"/>
                    </w:rPr>
                  </w:rPrChange>
                </w:rPr>
                <w:delText>(</w:delText>
              </w:r>
            </w:del>
            <w:del w:id="7080" w:author="Milica Radić" w:date="2026-10-03T18:57:55Z">
              <w:r>
                <w:rPr>
                  <w:rFonts w:ascii="Courier New" w:hAnsi="Courier New" w:eastAsia="Courier New" w:cs="Courier New"/>
                  <w:color w:val="953800"/>
                  <w:sz w:val="20"/>
                  <w:szCs w:val="20"/>
                  <w:highlight w:val="white"/>
                  <w:lang w:val="sr-Cyrl-RS"/>
                  <w:rPrChange w:id="7081" w:author="Milan Stojkov" w:date="2026-10-02T11:00:00Z">
                    <w:rPr>
                      <w:rFonts w:ascii="Courier New" w:hAnsi="Courier New" w:eastAsia="Courier New" w:cs="Courier New"/>
                      <w:color w:val="953800"/>
                      <w:sz w:val="20"/>
                      <w:szCs w:val="20"/>
                      <w:highlight w:val="white"/>
                    </w:rPr>
                  </w:rPrChange>
                </w:rPr>
                <w:delText>node</w:delText>
              </w:r>
            </w:del>
            <w:del w:id="7082" w:author="Milica Radić" w:date="2026-10-03T18:57:55Z">
              <w:r>
                <w:rPr>
                  <w:rFonts w:ascii="Courier New" w:hAnsi="Courier New" w:eastAsia="Courier New" w:cs="Courier New"/>
                  <w:color w:val="202020"/>
                  <w:sz w:val="20"/>
                  <w:szCs w:val="20"/>
                  <w:highlight w:val="white"/>
                  <w:lang w:val="sr-Cyrl-RS"/>
                  <w:rPrChange w:id="7083" w:author="Milan Stojkov" w:date="2026-10-02T11:00:00Z">
                    <w:rPr>
                      <w:rFonts w:ascii="Courier New" w:hAnsi="Courier New" w:eastAsia="Courier New" w:cs="Courier New"/>
                      <w:color w:val="202020"/>
                      <w:sz w:val="20"/>
                      <w:szCs w:val="20"/>
                      <w:highlight w:val="white"/>
                    </w:rPr>
                  </w:rPrChange>
                </w:rPr>
                <w:delText xml:space="preserve">, </w:delText>
              </w:r>
            </w:del>
            <w:del w:id="7084" w:author="Milica Radić" w:date="2026-10-03T18:57:55Z">
              <w:r>
                <w:rPr>
                  <w:rFonts w:ascii="Courier New" w:hAnsi="Courier New" w:eastAsia="Courier New" w:cs="Courier New"/>
                  <w:color w:val="1F2328"/>
                  <w:sz w:val="20"/>
                  <w:szCs w:val="20"/>
                  <w:highlight w:val="white"/>
                  <w:lang w:val="sr-Cyrl-RS"/>
                  <w:rPrChange w:id="7085" w:author="Milan Stojkov" w:date="2026-10-02T11:00:00Z">
                    <w:rPr>
                      <w:rFonts w:ascii="Courier New" w:hAnsi="Courier New" w:eastAsia="Courier New" w:cs="Courier New"/>
                      <w:color w:val="1F2328"/>
                      <w:sz w:val="20"/>
                      <w:szCs w:val="20"/>
                      <w:highlight w:val="white"/>
                    </w:rPr>
                  </w:rPrChange>
                </w:rPr>
                <w:delText>target</w:delText>
              </w:r>
            </w:del>
            <w:del w:id="7086" w:author="Milica Radić" w:date="2026-10-03T18:57:55Z">
              <w:r>
                <w:rPr>
                  <w:rFonts w:ascii="Courier New" w:hAnsi="Courier New" w:eastAsia="Courier New" w:cs="Courier New"/>
                  <w:color w:val="202020"/>
                  <w:sz w:val="20"/>
                  <w:szCs w:val="20"/>
                  <w:highlight w:val="white"/>
                  <w:lang w:val="sr-Cyrl-RS"/>
                  <w:rPrChange w:id="7087" w:author="Milan Stojkov" w:date="2026-10-02T11:00:00Z">
                    <w:rPr>
                      <w:rFonts w:ascii="Courier New" w:hAnsi="Courier New" w:eastAsia="Courier New" w:cs="Courier New"/>
                      <w:color w:val="202020"/>
                      <w:sz w:val="20"/>
                      <w:szCs w:val="20"/>
                      <w:highlight w:val="white"/>
                    </w:rPr>
                  </w:rPrChange>
                </w:rPr>
                <w:delText xml:space="preserve">, </w:delText>
              </w:r>
            </w:del>
            <w:del w:id="7088" w:author="Milica Radić" w:date="2026-10-03T18:57:55Z">
              <w:r>
                <w:rPr>
                  <w:rFonts w:ascii="Courier New" w:hAnsi="Courier New" w:eastAsia="Courier New" w:cs="Courier New"/>
                  <w:color w:val="953800"/>
                  <w:sz w:val="20"/>
                  <w:szCs w:val="20"/>
                  <w:highlight w:val="white"/>
                  <w:lang w:val="sr-Cyrl-RS"/>
                  <w:rPrChange w:id="7089" w:author="Milan Stojkov" w:date="2026-10-02T11:00:00Z">
                    <w:rPr>
                      <w:rFonts w:ascii="Courier New" w:hAnsi="Courier New" w:eastAsia="Courier New" w:cs="Courier New"/>
                      <w:color w:val="953800"/>
                      <w:sz w:val="20"/>
                      <w:szCs w:val="20"/>
                      <w:highlight w:val="white"/>
                    </w:rPr>
                  </w:rPrChange>
                </w:rPr>
                <w:delText>round_now</w:delText>
              </w:r>
            </w:del>
            <w:del w:id="7090" w:author="Milica Radić" w:date="2026-10-03T18:57:55Z">
              <w:r>
                <w:rPr>
                  <w:rFonts w:ascii="Courier New" w:hAnsi="Courier New" w:eastAsia="Courier New" w:cs="Courier New"/>
                  <w:color w:val="202020"/>
                  <w:sz w:val="20"/>
                  <w:szCs w:val="20"/>
                  <w:highlight w:val="white"/>
                  <w:lang w:val="sr-Cyrl-RS"/>
                  <w:rPrChange w:id="7091" w:author="Milan Stojkov" w:date="2026-10-02T11:00:00Z">
                    <w:rPr>
                      <w:rFonts w:ascii="Courier New" w:hAnsi="Courier New" w:eastAsia="Courier New" w:cs="Courier New"/>
                      <w:color w:val="202020"/>
                      <w:sz w:val="20"/>
                      <w:szCs w:val="20"/>
                      <w:highlight w:val="white"/>
                    </w:rPr>
                  </w:rPrChange>
                </w:rPr>
                <w:delText>)</w:delText>
              </w:r>
            </w:del>
          </w:p>
          <w:p w14:paraId="1E21D664">
            <w:pPr>
              <w:widowControl w:val="0"/>
              <w:shd w:val="clear" w:color="auto" w:fill="auto"/>
              <w:ind w:firstLine="360"/>
              <w:jc w:val="both"/>
              <w:rPr>
                <w:del w:id="7093" w:author="Milica Radić" w:date="2026-10-03T18:57:55Z"/>
                <w:rFonts w:ascii="Courier New" w:hAnsi="Courier New" w:eastAsia="Courier New" w:cs="Courier New"/>
                <w:color w:val="202020"/>
                <w:sz w:val="20"/>
                <w:szCs w:val="20"/>
                <w:lang w:val="sr-Cyrl-RS"/>
                <w:rPrChange w:id="7094" w:author="Milan Stojkov" w:date="2026-10-02T11:00:00Z">
                  <w:rPr>
                    <w:del w:id="7095" w:author="Milica Radić" w:date="2026-10-03T18:57:55Z"/>
                    <w:rFonts w:ascii="Courier New" w:hAnsi="Courier New" w:eastAsia="Courier New" w:cs="Courier New"/>
                    <w:color w:val="202020"/>
                    <w:sz w:val="20"/>
                    <w:szCs w:val="20"/>
                  </w:rPr>
                </w:rPrChange>
              </w:rPr>
              <w:pPrChange w:id="7092" w:author="Milica Radić" w:date="2026-10-03T22:07:10Z">
                <w:pPr>
                  <w:widowControl/>
                  <w:shd w:val="clear" w:color="auto" w:fill="FFFFFF"/>
                  <w:jc w:val="left"/>
                </w:pPr>
              </w:pPrChange>
            </w:pPr>
            <w:del w:id="7096" w:author="Milica Radić" w:date="2026-10-03T18:57:55Z">
              <w:r>
                <w:rPr>
                  <w:rFonts w:ascii="Courier New" w:hAnsi="Courier New" w:eastAsia="Courier New" w:cs="Courier New"/>
                  <w:color w:val="202020"/>
                  <w:sz w:val="20"/>
                  <w:szCs w:val="20"/>
                  <w:highlight w:val="white"/>
                  <w:lang w:val="sr-Cyrl-RS"/>
                  <w:rPrChange w:id="7097" w:author="Milan Stojkov" w:date="2026-10-02T11:00:00Z">
                    <w:rPr>
                      <w:rFonts w:ascii="Courier New" w:hAnsi="Courier New" w:eastAsia="Courier New" w:cs="Courier New"/>
                      <w:color w:val="202020"/>
                      <w:sz w:val="20"/>
                      <w:szCs w:val="20"/>
                      <w:highlight w:val="white"/>
                    </w:rPr>
                  </w:rPrChange>
                </w:rPr>
                <w:delText xml:space="preserve">        </w:delText>
              </w:r>
            </w:del>
            <w:del w:id="7098" w:author="Milica Radić" w:date="2026-10-03T18:57:55Z">
              <w:r>
                <w:rPr>
                  <w:rFonts w:ascii="Courier New" w:hAnsi="Courier New" w:eastAsia="Courier New" w:cs="Courier New"/>
                  <w:color w:val="AF00DB"/>
                  <w:sz w:val="20"/>
                  <w:szCs w:val="20"/>
                  <w:highlight w:val="white"/>
                  <w:lang w:val="sr-Cyrl-RS"/>
                  <w:rPrChange w:id="7099" w:author="Milan Stojkov" w:date="2026-10-02T11:00:00Z">
                    <w:rPr>
                      <w:rFonts w:ascii="Courier New" w:hAnsi="Courier New" w:eastAsia="Courier New" w:cs="Courier New"/>
                      <w:color w:val="AF00DB"/>
                      <w:sz w:val="20"/>
                      <w:szCs w:val="20"/>
                      <w:highlight w:val="white"/>
                    </w:rPr>
                  </w:rPrChange>
                </w:rPr>
                <w:delText>if</w:delText>
              </w:r>
            </w:del>
            <w:del w:id="7100" w:author="Milica Radić" w:date="2026-10-03T18:57:55Z">
              <w:r>
                <w:rPr>
                  <w:rFonts w:ascii="Courier New" w:hAnsi="Courier New" w:eastAsia="Courier New" w:cs="Courier New"/>
                  <w:color w:val="202020"/>
                  <w:sz w:val="20"/>
                  <w:szCs w:val="20"/>
                  <w:highlight w:val="white"/>
                  <w:lang w:val="sr-Cyrl-RS"/>
                  <w:rPrChange w:id="7101" w:author="Milan Stojkov" w:date="2026-10-02T11:00:00Z">
                    <w:rPr>
                      <w:rFonts w:ascii="Courier New" w:hAnsi="Courier New" w:eastAsia="Courier New" w:cs="Courier New"/>
                      <w:color w:val="202020"/>
                      <w:sz w:val="20"/>
                      <w:szCs w:val="20"/>
                      <w:highlight w:val="white"/>
                    </w:rPr>
                  </w:rPrChange>
                </w:rPr>
                <w:delText xml:space="preserve"> </w:delText>
              </w:r>
            </w:del>
            <w:del w:id="7102" w:author="Milica Radić" w:date="2026-10-03T18:57:55Z">
              <w:r>
                <w:rPr>
                  <w:rFonts w:ascii="Courier New" w:hAnsi="Courier New" w:eastAsia="Courier New" w:cs="Courier New"/>
                  <w:color w:val="0000FF"/>
                  <w:sz w:val="20"/>
                  <w:szCs w:val="20"/>
                  <w:highlight w:val="white"/>
                  <w:lang w:val="sr-Cyrl-RS"/>
                  <w:rPrChange w:id="7103" w:author="Milan Stojkov" w:date="2026-10-02T11:00:00Z">
                    <w:rPr>
                      <w:rFonts w:ascii="Courier New" w:hAnsi="Courier New" w:eastAsia="Courier New" w:cs="Courier New"/>
                      <w:color w:val="0000FF"/>
                      <w:sz w:val="20"/>
                      <w:szCs w:val="20"/>
                      <w:highlight w:val="white"/>
                    </w:rPr>
                  </w:rPrChange>
                </w:rPr>
                <w:delText>not</w:delText>
              </w:r>
            </w:del>
            <w:del w:id="7104" w:author="Milica Radić" w:date="2026-10-03T18:57:55Z">
              <w:r>
                <w:rPr>
                  <w:rFonts w:ascii="Courier New" w:hAnsi="Courier New" w:eastAsia="Courier New" w:cs="Courier New"/>
                  <w:color w:val="202020"/>
                  <w:sz w:val="20"/>
                  <w:szCs w:val="20"/>
                  <w:highlight w:val="white"/>
                  <w:lang w:val="sr-Cyrl-RS"/>
                  <w:rPrChange w:id="7105" w:author="Milan Stojkov" w:date="2026-10-02T11:00:00Z">
                    <w:rPr>
                      <w:rFonts w:ascii="Courier New" w:hAnsi="Courier New" w:eastAsia="Courier New" w:cs="Courier New"/>
                      <w:color w:val="202020"/>
                      <w:sz w:val="20"/>
                      <w:szCs w:val="20"/>
                      <w:highlight w:val="white"/>
                    </w:rPr>
                  </w:rPrChange>
                </w:rPr>
                <w:delText xml:space="preserve"> </w:delText>
              </w:r>
            </w:del>
            <w:del w:id="7106" w:author="Milica Radić" w:date="2026-10-03T18:57:55Z">
              <w:r>
                <w:rPr>
                  <w:rFonts w:ascii="Courier New" w:hAnsi="Courier New" w:eastAsia="Courier New" w:cs="Courier New"/>
                  <w:color w:val="953800"/>
                  <w:sz w:val="20"/>
                  <w:szCs w:val="20"/>
                  <w:highlight w:val="white"/>
                  <w:lang w:val="sr-Cyrl-RS"/>
                  <w:rPrChange w:id="7107" w:author="Milan Stojkov" w:date="2026-10-02T11:00:00Z">
                    <w:rPr>
                      <w:rFonts w:ascii="Courier New" w:hAnsi="Courier New" w:eastAsia="Courier New" w:cs="Courier New"/>
                      <w:color w:val="953800"/>
                      <w:sz w:val="20"/>
                      <w:szCs w:val="20"/>
                      <w:highlight w:val="white"/>
                    </w:rPr>
                  </w:rPrChange>
                </w:rPr>
                <w:delText>node</w:delText>
              </w:r>
            </w:del>
            <w:del w:id="7108" w:author="Milica Radić" w:date="2026-10-03T18:57:55Z">
              <w:r>
                <w:rPr>
                  <w:rFonts w:ascii="Courier New" w:hAnsi="Courier New" w:eastAsia="Courier New" w:cs="Courier New"/>
                  <w:color w:val="202020"/>
                  <w:sz w:val="20"/>
                  <w:szCs w:val="20"/>
                  <w:highlight w:val="white"/>
                  <w:lang w:val="sr-Cyrl-RS"/>
                  <w:rPrChange w:id="7109" w:author="Milan Stojkov" w:date="2026-10-02T11:00:00Z">
                    <w:rPr>
                      <w:rFonts w:ascii="Courier New" w:hAnsi="Courier New" w:eastAsia="Courier New" w:cs="Courier New"/>
                      <w:color w:val="202020"/>
                      <w:sz w:val="20"/>
                      <w:szCs w:val="20"/>
                      <w:highlight w:val="white"/>
                    </w:rPr>
                  </w:rPrChange>
                </w:rPr>
                <w:delText>.</w:delText>
              </w:r>
            </w:del>
            <w:del w:id="7110" w:author="Milica Radić" w:date="2026-10-03T18:57:55Z">
              <w:r>
                <w:rPr>
                  <w:rFonts w:ascii="Courier New" w:hAnsi="Courier New" w:eastAsia="Courier New" w:cs="Courier New"/>
                  <w:color w:val="1F2328"/>
                  <w:sz w:val="20"/>
                  <w:szCs w:val="20"/>
                  <w:highlight w:val="white"/>
                  <w:lang w:val="sr-Cyrl-RS"/>
                  <w:rPrChange w:id="7111" w:author="Milan Stojkov" w:date="2026-10-02T11:00:00Z">
                    <w:rPr>
                      <w:rFonts w:ascii="Courier New" w:hAnsi="Courier New" w:eastAsia="Courier New" w:cs="Courier New"/>
                      <w:color w:val="1F2328"/>
                      <w:sz w:val="20"/>
                      <w:szCs w:val="20"/>
                      <w:highlight w:val="white"/>
                    </w:rPr>
                  </w:rPrChange>
                </w:rPr>
                <w:delText>peers</w:delText>
              </w:r>
            </w:del>
            <w:del w:id="7112" w:author="Milica Radić" w:date="2026-10-03T18:57:55Z">
              <w:r>
                <w:rPr>
                  <w:rFonts w:ascii="Courier New" w:hAnsi="Courier New" w:eastAsia="Courier New" w:cs="Courier New"/>
                  <w:color w:val="202020"/>
                  <w:sz w:val="20"/>
                  <w:szCs w:val="20"/>
                  <w:highlight w:val="white"/>
                  <w:lang w:val="sr-Cyrl-RS"/>
                  <w:rPrChange w:id="7113" w:author="Milan Stojkov" w:date="2026-10-02T11:00:00Z">
                    <w:rPr>
                      <w:rFonts w:ascii="Courier New" w:hAnsi="Courier New" w:eastAsia="Courier New" w:cs="Courier New"/>
                      <w:color w:val="202020"/>
                      <w:sz w:val="20"/>
                      <w:szCs w:val="20"/>
                      <w:highlight w:val="white"/>
                    </w:rPr>
                  </w:rPrChange>
                </w:rPr>
                <w:delText>:</w:delText>
              </w:r>
            </w:del>
          </w:p>
          <w:p w14:paraId="48D4837B">
            <w:pPr>
              <w:widowControl w:val="0"/>
              <w:shd w:val="clear" w:color="auto" w:fill="auto"/>
              <w:ind w:firstLine="360"/>
              <w:jc w:val="both"/>
              <w:rPr>
                <w:del w:id="7115" w:author="Milica Radić" w:date="2026-10-03T18:57:55Z"/>
                <w:rFonts w:ascii="Courier New" w:hAnsi="Courier New" w:eastAsia="Courier New" w:cs="Courier New"/>
                <w:color w:val="202020"/>
                <w:sz w:val="20"/>
                <w:szCs w:val="20"/>
                <w:lang w:val="sr-Cyrl-RS"/>
                <w:rPrChange w:id="7116" w:author="Milan Stojkov" w:date="2026-10-02T11:00:00Z">
                  <w:rPr>
                    <w:del w:id="7117" w:author="Milica Radić" w:date="2026-10-03T18:57:55Z"/>
                    <w:rFonts w:ascii="Courier New" w:hAnsi="Courier New" w:eastAsia="Courier New" w:cs="Courier New"/>
                    <w:color w:val="202020"/>
                    <w:sz w:val="20"/>
                    <w:szCs w:val="20"/>
                  </w:rPr>
                </w:rPrChange>
              </w:rPr>
              <w:pPrChange w:id="7114" w:author="Milica Radić" w:date="2026-10-03T22:07:10Z">
                <w:pPr>
                  <w:widowControl/>
                  <w:shd w:val="clear" w:color="auto" w:fill="FFFFFF"/>
                  <w:jc w:val="left"/>
                </w:pPr>
              </w:pPrChange>
            </w:pPr>
            <w:del w:id="7118" w:author="Milica Radić" w:date="2026-10-03T18:57:55Z">
              <w:r>
                <w:rPr>
                  <w:rFonts w:ascii="Courier New" w:hAnsi="Courier New" w:eastAsia="Courier New" w:cs="Courier New"/>
                  <w:color w:val="202020"/>
                  <w:sz w:val="20"/>
                  <w:szCs w:val="20"/>
                  <w:highlight w:val="white"/>
                  <w:lang w:val="sr-Cyrl-RS"/>
                  <w:rPrChange w:id="7119" w:author="Milan Stojkov" w:date="2026-10-02T11:00:00Z">
                    <w:rPr>
                      <w:rFonts w:ascii="Courier New" w:hAnsi="Courier New" w:eastAsia="Courier New" w:cs="Courier New"/>
                      <w:color w:val="202020"/>
                      <w:sz w:val="20"/>
                      <w:szCs w:val="20"/>
                      <w:highlight w:val="white"/>
                    </w:rPr>
                  </w:rPrChange>
                </w:rPr>
                <w:delText xml:space="preserve">            </w:delText>
              </w:r>
            </w:del>
            <w:del w:id="7120" w:author="Milica Radić" w:date="2026-10-03T18:57:55Z">
              <w:r>
                <w:rPr>
                  <w:rFonts w:ascii="Courier New" w:hAnsi="Courier New" w:eastAsia="Courier New" w:cs="Courier New"/>
                  <w:color w:val="AF00DB"/>
                  <w:sz w:val="20"/>
                  <w:szCs w:val="20"/>
                  <w:highlight w:val="white"/>
                  <w:lang w:val="sr-Cyrl-RS"/>
                  <w:rPrChange w:id="7121" w:author="Milan Stojkov" w:date="2026-10-02T11:00:00Z">
                    <w:rPr>
                      <w:rFonts w:ascii="Courier New" w:hAnsi="Courier New" w:eastAsia="Courier New" w:cs="Courier New"/>
                      <w:color w:val="AF00DB"/>
                      <w:sz w:val="20"/>
                      <w:szCs w:val="20"/>
                      <w:highlight w:val="white"/>
                    </w:rPr>
                  </w:rPrChange>
                </w:rPr>
                <w:delText>return</w:delText>
              </w:r>
            </w:del>
            <w:del w:id="7122" w:author="Milica Radić" w:date="2026-10-03T18:57:55Z">
              <w:r>
                <w:rPr>
                  <w:rFonts w:ascii="Courier New" w:hAnsi="Courier New" w:eastAsia="Courier New" w:cs="Courier New"/>
                  <w:color w:val="202020"/>
                  <w:sz w:val="20"/>
                  <w:szCs w:val="20"/>
                  <w:highlight w:val="white"/>
                  <w:lang w:val="sr-Cyrl-RS"/>
                  <w:rPrChange w:id="7123" w:author="Milan Stojkov" w:date="2026-10-02T11:00:00Z">
                    <w:rPr>
                      <w:rFonts w:ascii="Courier New" w:hAnsi="Courier New" w:eastAsia="Courier New" w:cs="Courier New"/>
                      <w:color w:val="202020"/>
                      <w:sz w:val="20"/>
                      <w:szCs w:val="20"/>
                      <w:highlight w:val="white"/>
                    </w:rPr>
                  </w:rPrChange>
                </w:rPr>
                <w:delText xml:space="preserve"> </w:delText>
              </w:r>
            </w:del>
            <w:del w:id="7124" w:author="Milica Radić" w:date="2026-10-03T18:57:55Z">
              <w:r>
                <w:rPr>
                  <w:rFonts w:ascii="Courier New" w:hAnsi="Courier New" w:eastAsia="Courier New" w:cs="Courier New"/>
                  <w:color w:val="0000FF"/>
                  <w:sz w:val="20"/>
                  <w:szCs w:val="20"/>
                  <w:highlight w:val="white"/>
                  <w:lang w:val="sr-Cyrl-RS"/>
                  <w:rPrChange w:id="7125" w:author="Milan Stojkov" w:date="2026-10-02T11:00:00Z">
                    <w:rPr>
                      <w:rFonts w:ascii="Courier New" w:hAnsi="Courier New" w:eastAsia="Courier New" w:cs="Courier New"/>
                      <w:color w:val="0000FF"/>
                      <w:sz w:val="20"/>
                      <w:szCs w:val="20"/>
                      <w:highlight w:val="white"/>
                    </w:rPr>
                  </w:rPrChange>
                </w:rPr>
                <w:delText>None</w:delText>
              </w:r>
            </w:del>
          </w:p>
          <w:p w14:paraId="2117E058">
            <w:pPr>
              <w:widowControl w:val="0"/>
              <w:shd w:val="clear" w:color="auto" w:fill="auto"/>
              <w:ind w:firstLine="360"/>
              <w:jc w:val="both"/>
              <w:rPr>
                <w:del w:id="7127" w:author="Milica Radić" w:date="2026-10-02T23:04:31Z"/>
                <w:rFonts w:ascii="Courier New" w:hAnsi="Courier New" w:eastAsia="Courier New" w:cs="Courier New"/>
                <w:color w:val="202020"/>
                <w:sz w:val="20"/>
                <w:szCs w:val="20"/>
                <w:lang w:val="sr-Cyrl-RS"/>
                <w:rPrChange w:id="7128" w:author="Milan Stojkov" w:date="2026-10-02T11:00:00Z">
                  <w:rPr>
                    <w:del w:id="7129" w:author="Milica Radić" w:date="2026-10-02T23:04:31Z"/>
                    <w:rFonts w:ascii="Courier New" w:hAnsi="Courier New" w:eastAsia="Courier New" w:cs="Courier New"/>
                    <w:color w:val="202020"/>
                    <w:sz w:val="20"/>
                    <w:szCs w:val="20"/>
                  </w:rPr>
                </w:rPrChange>
              </w:rPr>
              <w:pPrChange w:id="7126" w:author="Milica Radić" w:date="2026-10-03T22:07:10Z">
                <w:pPr>
                  <w:widowControl/>
                  <w:shd w:val="clear" w:color="auto" w:fill="FFFFFF"/>
                  <w:jc w:val="left"/>
                </w:pPr>
              </w:pPrChange>
            </w:pPr>
            <w:del w:id="7130" w:author="Milica Radić" w:date="2026-10-03T18:57:55Z">
              <w:r>
                <w:rPr>
                  <w:rFonts w:ascii="Courier New" w:hAnsi="Courier New" w:eastAsia="Courier New" w:cs="Courier New"/>
                  <w:color w:val="202020"/>
                  <w:sz w:val="20"/>
                  <w:szCs w:val="20"/>
                  <w:highlight w:val="white"/>
                  <w:lang w:val="sr-Cyrl-RS"/>
                  <w:rPrChange w:id="7131" w:author="Milan Stojkov" w:date="2026-10-02T11:00:00Z">
                    <w:rPr>
                      <w:rFonts w:ascii="Courier New" w:hAnsi="Courier New" w:eastAsia="Courier New" w:cs="Courier New"/>
                      <w:color w:val="202020"/>
                      <w:sz w:val="20"/>
                      <w:szCs w:val="20"/>
                      <w:highlight w:val="white"/>
                    </w:rPr>
                  </w:rPrChange>
                </w:rPr>
                <w:delText xml:space="preserve">        </w:delText>
              </w:r>
            </w:del>
            <w:del w:id="7132" w:author="Milica Radić" w:date="2026-10-03T18:57:55Z">
              <w:r>
                <w:rPr>
                  <w:rFonts w:ascii="Courier New" w:hAnsi="Courier New" w:eastAsia="Courier New" w:cs="Courier New"/>
                  <w:color w:val="AF00DB"/>
                  <w:sz w:val="20"/>
                  <w:szCs w:val="20"/>
                  <w:highlight w:val="white"/>
                  <w:lang w:val="sr-Cyrl-RS"/>
                  <w:rPrChange w:id="7133" w:author="Milan Stojkov" w:date="2026-10-02T11:00:00Z">
                    <w:rPr>
                      <w:rFonts w:ascii="Courier New" w:hAnsi="Courier New" w:eastAsia="Courier New" w:cs="Courier New"/>
                      <w:color w:val="AF00DB"/>
                      <w:sz w:val="20"/>
                      <w:szCs w:val="20"/>
                      <w:highlight w:val="white"/>
                    </w:rPr>
                  </w:rPrChange>
                </w:rPr>
                <w:delText>return</w:delText>
              </w:r>
            </w:del>
            <w:del w:id="7134" w:author="Milica Radić" w:date="2026-10-03T18:57:55Z">
              <w:r>
                <w:rPr>
                  <w:rFonts w:ascii="Courier New" w:hAnsi="Courier New" w:eastAsia="Courier New" w:cs="Courier New"/>
                  <w:color w:val="202020"/>
                  <w:sz w:val="20"/>
                  <w:szCs w:val="20"/>
                  <w:highlight w:val="white"/>
                  <w:lang w:val="sr-Cyrl-RS"/>
                  <w:rPrChange w:id="7135" w:author="Milan Stojkov" w:date="2026-10-02T11:00:00Z">
                    <w:rPr>
                      <w:rFonts w:ascii="Courier New" w:hAnsi="Courier New" w:eastAsia="Courier New" w:cs="Courier New"/>
                      <w:color w:val="202020"/>
                      <w:sz w:val="20"/>
                      <w:szCs w:val="20"/>
                      <w:highlight w:val="white"/>
                    </w:rPr>
                  </w:rPrChange>
                </w:rPr>
                <w:delText xml:space="preserve"> </w:delText>
              </w:r>
            </w:del>
            <w:del w:id="7136" w:author="Milica Radić" w:date="2026-10-03T18:57:55Z">
              <w:r>
                <w:rPr>
                  <w:rFonts w:ascii="Courier New" w:hAnsi="Courier New" w:eastAsia="Courier New" w:cs="Courier New"/>
                  <w:color w:val="8250DF"/>
                  <w:sz w:val="20"/>
                  <w:szCs w:val="20"/>
                  <w:highlight w:val="white"/>
                  <w:lang w:val="sr-Cyrl-RS"/>
                  <w:rPrChange w:id="7137" w:author="Milan Stojkov" w:date="2026-10-02T11:00:00Z">
                    <w:rPr>
                      <w:rFonts w:ascii="Courier New" w:hAnsi="Courier New" w:eastAsia="Courier New" w:cs="Courier New"/>
                      <w:color w:val="8250DF"/>
                      <w:sz w:val="20"/>
                      <w:szCs w:val="20"/>
                      <w:highlight w:val="white"/>
                    </w:rPr>
                  </w:rPrChange>
                </w:rPr>
                <w:delText>min</w:delText>
              </w:r>
            </w:del>
            <w:del w:id="7138" w:author="Milica Radić" w:date="2026-10-03T18:57:55Z">
              <w:r>
                <w:rPr>
                  <w:rFonts w:ascii="Courier New" w:hAnsi="Courier New" w:eastAsia="Courier New" w:cs="Courier New"/>
                  <w:color w:val="202020"/>
                  <w:sz w:val="20"/>
                  <w:szCs w:val="20"/>
                  <w:highlight w:val="white"/>
                  <w:lang w:val="sr-Cyrl-RS"/>
                  <w:rPrChange w:id="7139" w:author="Milan Stojkov" w:date="2026-10-02T11:00:00Z">
                    <w:rPr>
                      <w:rFonts w:ascii="Courier New" w:hAnsi="Courier New" w:eastAsia="Courier New" w:cs="Courier New"/>
                      <w:color w:val="202020"/>
                      <w:sz w:val="20"/>
                      <w:szCs w:val="20"/>
                      <w:highlight w:val="white"/>
                    </w:rPr>
                  </w:rPrChange>
                </w:rPr>
                <w:delText>(</w:delText>
              </w:r>
            </w:del>
            <w:del w:id="7140" w:author="Milica Radić" w:date="2026-10-03T18:57:55Z">
              <w:r>
                <w:rPr>
                  <w:rFonts w:ascii="Courier New" w:hAnsi="Courier New" w:eastAsia="Courier New" w:cs="Courier New"/>
                  <w:color w:val="953800"/>
                  <w:sz w:val="20"/>
                  <w:szCs w:val="20"/>
                  <w:highlight w:val="white"/>
                  <w:lang w:val="sr-Cyrl-RS"/>
                  <w:rPrChange w:id="7141" w:author="Milan Stojkov" w:date="2026-10-02T11:00:00Z">
                    <w:rPr>
                      <w:rFonts w:ascii="Courier New" w:hAnsi="Courier New" w:eastAsia="Courier New" w:cs="Courier New"/>
                      <w:color w:val="953800"/>
                      <w:sz w:val="20"/>
                      <w:szCs w:val="20"/>
                      <w:highlight w:val="white"/>
                    </w:rPr>
                  </w:rPrChange>
                </w:rPr>
                <w:delText>node</w:delText>
              </w:r>
            </w:del>
            <w:del w:id="7142" w:author="Milica Radić" w:date="2026-10-03T18:57:55Z">
              <w:r>
                <w:rPr>
                  <w:rFonts w:ascii="Courier New" w:hAnsi="Courier New" w:eastAsia="Courier New" w:cs="Courier New"/>
                  <w:color w:val="202020"/>
                  <w:sz w:val="20"/>
                  <w:szCs w:val="20"/>
                  <w:highlight w:val="white"/>
                  <w:lang w:val="sr-Cyrl-RS"/>
                  <w:rPrChange w:id="7143" w:author="Milan Stojkov" w:date="2026-10-02T11:00:00Z">
                    <w:rPr>
                      <w:rFonts w:ascii="Courier New" w:hAnsi="Courier New" w:eastAsia="Courier New" w:cs="Courier New"/>
                      <w:color w:val="202020"/>
                      <w:sz w:val="20"/>
                      <w:szCs w:val="20"/>
                      <w:highlight w:val="white"/>
                    </w:rPr>
                  </w:rPrChange>
                </w:rPr>
                <w:delText>.</w:delText>
              </w:r>
            </w:del>
            <w:del w:id="7144" w:author="Milica Radić" w:date="2026-10-03T18:57:55Z">
              <w:r>
                <w:rPr>
                  <w:rFonts w:ascii="Courier New" w:hAnsi="Courier New" w:eastAsia="Courier New" w:cs="Courier New"/>
                  <w:color w:val="1F2328"/>
                  <w:sz w:val="20"/>
                  <w:szCs w:val="20"/>
                  <w:highlight w:val="white"/>
                  <w:lang w:val="sr-Cyrl-RS"/>
                  <w:rPrChange w:id="7145" w:author="Milan Stojkov" w:date="2026-10-02T11:00:00Z">
                    <w:rPr>
                      <w:rFonts w:ascii="Courier New" w:hAnsi="Courier New" w:eastAsia="Courier New" w:cs="Courier New"/>
                      <w:color w:val="1F2328"/>
                      <w:sz w:val="20"/>
                      <w:szCs w:val="20"/>
                      <w:highlight w:val="white"/>
                    </w:rPr>
                  </w:rPrChange>
                </w:rPr>
                <w:delText>peers</w:delText>
              </w:r>
            </w:del>
            <w:del w:id="7146" w:author="Milica Radić" w:date="2026-10-03T18:57:55Z">
              <w:r>
                <w:rPr>
                  <w:rFonts w:ascii="Courier New" w:hAnsi="Courier New" w:eastAsia="Courier New" w:cs="Courier New"/>
                  <w:color w:val="202020"/>
                  <w:sz w:val="20"/>
                  <w:szCs w:val="20"/>
                  <w:highlight w:val="white"/>
                  <w:lang w:val="sr-Cyrl-RS"/>
                  <w:rPrChange w:id="7147" w:author="Milan Stojkov" w:date="2026-10-02T11:00:00Z">
                    <w:rPr>
                      <w:rFonts w:ascii="Courier New" w:hAnsi="Courier New" w:eastAsia="Courier New" w:cs="Courier New"/>
                      <w:color w:val="202020"/>
                      <w:sz w:val="20"/>
                      <w:szCs w:val="20"/>
                      <w:highlight w:val="white"/>
                    </w:rPr>
                  </w:rPrChange>
                </w:rPr>
                <w:delText xml:space="preserve">, </w:delText>
              </w:r>
            </w:del>
            <w:del w:id="7148" w:author="Milica Radić" w:date="2026-10-03T18:57:55Z">
              <w:r>
                <w:rPr>
                  <w:rFonts w:ascii="Courier New" w:hAnsi="Courier New" w:eastAsia="Courier New" w:cs="Courier New"/>
                  <w:color w:val="953800"/>
                  <w:sz w:val="20"/>
                  <w:szCs w:val="20"/>
                  <w:highlight w:val="white"/>
                  <w:lang w:val="sr-Cyrl-RS"/>
                  <w:rPrChange w:id="7149" w:author="Milan Stojkov" w:date="2026-10-02T11:00:00Z">
                    <w:rPr>
                      <w:rFonts w:ascii="Courier New" w:hAnsi="Courier New" w:eastAsia="Courier New" w:cs="Courier New"/>
                      <w:color w:val="953800"/>
                      <w:sz w:val="20"/>
                      <w:szCs w:val="20"/>
                      <w:highlight w:val="white"/>
                    </w:rPr>
                  </w:rPrChange>
                </w:rPr>
                <w:delText>key</w:delText>
              </w:r>
            </w:del>
            <w:del w:id="7150" w:author="Milica Radić" w:date="2026-10-03T18:57:55Z">
              <w:r>
                <w:rPr>
                  <w:rFonts w:ascii="Courier New" w:hAnsi="Courier New" w:eastAsia="Courier New" w:cs="Courier New"/>
                  <w:color w:val="000000"/>
                  <w:sz w:val="20"/>
                  <w:szCs w:val="20"/>
                  <w:highlight w:val="white"/>
                  <w:lang w:val="sr-Cyrl-RS"/>
                  <w:rPrChange w:id="7151" w:author="Milan Stojkov" w:date="2026-10-02T11:00:00Z">
                    <w:rPr>
                      <w:rFonts w:ascii="Courier New" w:hAnsi="Courier New" w:eastAsia="Courier New" w:cs="Courier New"/>
                      <w:color w:val="000000"/>
                      <w:sz w:val="20"/>
                      <w:szCs w:val="20"/>
                      <w:highlight w:val="white"/>
                    </w:rPr>
                  </w:rPrChange>
                </w:rPr>
                <w:delText>=</w:delText>
              </w:r>
            </w:del>
            <w:del w:id="7152" w:author="Milica Radić" w:date="2026-10-03T18:57:55Z">
              <w:r>
                <w:rPr>
                  <w:rFonts w:ascii="Courier New" w:hAnsi="Courier New" w:eastAsia="Courier New" w:cs="Courier New"/>
                  <w:color w:val="CF222E"/>
                  <w:sz w:val="20"/>
                  <w:szCs w:val="20"/>
                  <w:highlight w:val="white"/>
                  <w:lang w:val="sr-Cyrl-RS"/>
                  <w:rPrChange w:id="7153" w:author="Milan Stojkov" w:date="2026-10-02T11:00:00Z">
                    <w:rPr>
                      <w:rFonts w:ascii="Courier New" w:hAnsi="Courier New" w:eastAsia="Courier New" w:cs="Courier New"/>
                      <w:color w:val="CF222E"/>
                      <w:sz w:val="20"/>
                      <w:szCs w:val="20"/>
                      <w:highlight w:val="white"/>
                    </w:rPr>
                  </w:rPrChange>
                </w:rPr>
                <w:delText>lambda</w:delText>
              </w:r>
            </w:del>
            <w:del w:id="7154" w:author="Milica Radić" w:date="2026-10-03T18:57:55Z">
              <w:r>
                <w:rPr>
                  <w:rFonts w:ascii="Courier New" w:hAnsi="Courier New" w:eastAsia="Courier New" w:cs="Courier New"/>
                  <w:color w:val="202020"/>
                  <w:sz w:val="20"/>
                  <w:szCs w:val="20"/>
                  <w:highlight w:val="white"/>
                  <w:lang w:val="sr-Cyrl-RS"/>
                  <w:rPrChange w:id="7155" w:author="Milan Stojkov" w:date="2026-10-02T11:00:00Z">
                    <w:rPr>
                      <w:rFonts w:ascii="Courier New" w:hAnsi="Courier New" w:eastAsia="Courier New" w:cs="Courier New"/>
                      <w:color w:val="202020"/>
                      <w:sz w:val="20"/>
                      <w:szCs w:val="20"/>
                      <w:highlight w:val="white"/>
                    </w:rPr>
                  </w:rPrChange>
                </w:rPr>
                <w:delText xml:space="preserve"> </w:delText>
              </w:r>
            </w:del>
            <w:del w:id="7156" w:author="Milica Radić" w:date="2026-10-03T18:57:55Z">
              <w:r>
                <w:rPr>
                  <w:rFonts w:ascii="Courier New" w:hAnsi="Courier New" w:eastAsia="Courier New" w:cs="Courier New"/>
                  <w:color w:val="953800"/>
                  <w:sz w:val="20"/>
                  <w:szCs w:val="20"/>
                  <w:highlight w:val="white"/>
                  <w:lang w:val="sr-Cyrl-RS"/>
                  <w:rPrChange w:id="7157" w:author="Milan Stojkov" w:date="2026-10-02T11:00:00Z">
                    <w:rPr>
                      <w:rFonts w:ascii="Courier New" w:hAnsi="Courier New" w:eastAsia="Courier New" w:cs="Courier New"/>
                      <w:color w:val="953800"/>
                      <w:sz w:val="20"/>
                      <w:szCs w:val="20"/>
                      <w:highlight w:val="white"/>
                    </w:rPr>
                  </w:rPrChange>
                </w:rPr>
                <w:delText>p</w:delText>
              </w:r>
            </w:del>
            <w:del w:id="7158" w:author="Milica Radić" w:date="2026-10-03T18:57:55Z">
              <w:r>
                <w:rPr>
                  <w:rFonts w:ascii="Courier New" w:hAnsi="Courier New" w:eastAsia="Courier New" w:cs="Courier New"/>
                  <w:color w:val="202020"/>
                  <w:sz w:val="20"/>
                  <w:szCs w:val="20"/>
                  <w:highlight w:val="white"/>
                  <w:lang w:val="sr-Cyrl-RS"/>
                  <w:rPrChange w:id="7159" w:author="Milan Stojkov" w:date="2026-10-02T11:00:00Z">
                    <w:rPr>
                      <w:rFonts w:ascii="Courier New" w:hAnsi="Courier New" w:eastAsia="Courier New" w:cs="Courier New"/>
                      <w:color w:val="202020"/>
                      <w:sz w:val="20"/>
                      <w:szCs w:val="20"/>
                      <w:highlight w:val="white"/>
                    </w:rPr>
                  </w:rPrChange>
                </w:rPr>
                <w:delText xml:space="preserve">: </w:delText>
              </w:r>
            </w:del>
            <w:del w:id="7160" w:author="Milica Radić" w:date="2026-10-03T18:57:55Z">
              <w:r>
                <w:rPr>
                  <w:rFonts w:ascii="Courier New" w:hAnsi="Courier New" w:eastAsia="Courier New" w:cs="Courier New"/>
                  <w:color w:val="1F2328"/>
                  <w:sz w:val="20"/>
                  <w:szCs w:val="20"/>
                  <w:highlight w:val="white"/>
                  <w:lang w:val="sr-Cyrl-RS"/>
                  <w:rPrChange w:id="7161" w:author="Milan Stojkov" w:date="2026-10-02T11:00:00Z">
                    <w:rPr>
                      <w:rFonts w:ascii="Courier New" w:hAnsi="Courier New" w:eastAsia="Courier New" w:cs="Courier New"/>
                      <w:color w:val="1F2328"/>
                      <w:sz w:val="20"/>
                      <w:szCs w:val="20"/>
                      <w:highlight w:val="white"/>
                    </w:rPr>
                  </w:rPrChange>
                </w:rPr>
                <w:delText>self</w:delText>
              </w:r>
            </w:del>
            <w:del w:id="7162" w:author="Milica Radić" w:date="2026-10-03T18:57:55Z">
              <w:r>
                <w:rPr>
                  <w:rFonts w:ascii="Courier New" w:hAnsi="Courier New" w:eastAsia="Courier New" w:cs="Courier New"/>
                  <w:color w:val="202020"/>
                  <w:sz w:val="20"/>
                  <w:szCs w:val="20"/>
                  <w:highlight w:val="white"/>
                  <w:lang w:val="sr-Cyrl-RS"/>
                  <w:rPrChange w:id="7163" w:author="Milan Stojkov" w:date="2026-10-02T11:00:00Z">
                    <w:rPr>
                      <w:rFonts w:ascii="Courier New" w:hAnsi="Courier New" w:eastAsia="Courier New" w:cs="Courier New"/>
                      <w:color w:val="202020"/>
                      <w:sz w:val="20"/>
                      <w:szCs w:val="20"/>
                      <w:highlight w:val="white"/>
                    </w:rPr>
                  </w:rPrChange>
                </w:rPr>
                <w:delText>.</w:delText>
              </w:r>
            </w:del>
            <w:del w:id="7164" w:author="Milica Radić" w:date="2026-10-03T18:57:55Z">
              <w:r>
                <w:rPr>
                  <w:rFonts w:ascii="Courier New" w:hAnsi="Courier New" w:eastAsia="Courier New" w:cs="Courier New"/>
                  <w:color w:val="8250DF"/>
                  <w:sz w:val="20"/>
                  <w:szCs w:val="20"/>
                  <w:highlight w:val="white"/>
                  <w:lang w:val="sr-Cyrl-RS"/>
                  <w:rPrChange w:id="7165" w:author="Milan Stojkov" w:date="2026-10-02T11:00:00Z">
                    <w:rPr>
                      <w:rFonts w:ascii="Courier New" w:hAnsi="Courier New" w:eastAsia="Courier New" w:cs="Courier New"/>
                      <w:color w:val="8250DF"/>
                      <w:sz w:val="20"/>
                      <w:szCs w:val="20"/>
                      <w:highlight w:val="white"/>
                    </w:rPr>
                  </w:rPrChange>
                </w:rPr>
                <w:delText>score</w:delText>
              </w:r>
            </w:del>
            <w:del w:id="7166" w:author="Milica Radić" w:date="2026-10-03T18:57:55Z">
              <w:r>
                <w:rPr>
                  <w:rFonts w:ascii="Courier New" w:hAnsi="Courier New" w:eastAsia="Courier New" w:cs="Courier New"/>
                  <w:color w:val="202020"/>
                  <w:sz w:val="20"/>
                  <w:szCs w:val="20"/>
                  <w:highlight w:val="white"/>
                  <w:lang w:val="sr-Cyrl-RS"/>
                  <w:rPrChange w:id="7167" w:author="Milan Stojkov" w:date="2026-10-02T11:00:00Z">
                    <w:rPr>
                      <w:rFonts w:ascii="Courier New" w:hAnsi="Courier New" w:eastAsia="Courier New" w:cs="Courier New"/>
                      <w:color w:val="202020"/>
                      <w:sz w:val="20"/>
                      <w:szCs w:val="20"/>
                      <w:highlight w:val="white"/>
                    </w:rPr>
                  </w:rPrChange>
                </w:rPr>
                <w:delText>(</w:delText>
              </w:r>
            </w:del>
            <w:del w:id="7168" w:author="Milica Radić" w:date="2026-10-03T18:57:55Z">
              <w:r>
                <w:rPr>
                  <w:rFonts w:ascii="Courier New" w:hAnsi="Courier New" w:eastAsia="Courier New" w:cs="Courier New"/>
                  <w:color w:val="953800"/>
                  <w:sz w:val="20"/>
                  <w:szCs w:val="20"/>
                  <w:highlight w:val="white"/>
                  <w:lang w:val="sr-Cyrl-RS"/>
                  <w:rPrChange w:id="7169" w:author="Milan Stojkov" w:date="2026-10-02T11:00:00Z">
                    <w:rPr>
                      <w:rFonts w:ascii="Courier New" w:hAnsi="Courier New" w:eastAsia="Courier New" w:cs="Courier New"/>
                      <w:color w:val="953800"/>
                      <w:sz w:val="20"/>
                      <w:szCs w:val="20"/>
                      <w:highlight w:val="white"/>
                    </w:rPr>
                  </w:rPrChange>
                </w:rPr>
                <w:delText>node</w:delText>
              </w:r>
            </w:del>
            <w:del w:id="7170" w:author="Milica Radić" w:date="2026-10-03T18:57:55Z">
              <w:r>
                <w:rPr>
                  <w:rFonts w:ascii="Courier New" w:hAnsi="Courier New" w:eastAsia="Courier New" w:cs="Courier New"/>
                  <w:color w:val="202020"/>
                  <w:sz w:val="20"/>
                  <w:szCs w:val="20"/>
                  <w:highlight w:val="white"/>
                  <w:lang w:val="sr-Cyrl-RS"/>
                  <w:rPrChange w:id="7171" w:author="Milan Stojkov" w:date="2026-10-02T11:00:00Z">
                    <w:rPr>
                      <w:rFonts w:ascii="Courier New" w:hAnsi="Courier New" w:eastAsia="Courier New" w:cs="Courier New"/>
                      <w:color w:val="202020"/>
                      <w:sz w:val="20"/>
                      <w:szCs w:val="20"/>
                      <w:highlight w:val="white"/>
                    </w:rPr>
                  </w:rPrChange>
                </w:rPr>
                <w:delText xml:space="preserve">, </w:delText>
              </w:r>
            </w:del>
            <w:del w:id="7172" w:author="Milica Radić" w:date="2026-10-03T18:57:55Z">
              <w:r>
                <w:rPr>
                  <w:rFonts w:ascii="Courier New" w:hAnsi="Courier New" w:eastAsia="Courier New" w:cs="Courier New"/>
                  <w:color w:val="953800"/>
                  <w:sz w:val="20"/>
                  <w:szCs w:val="20"/>
                  <w:highlight w:val="white"/>
                  <w:lang w:val="sr-Cyrl-RS"/>
                  <w:rPrChange w:id="7173" w:author="Milan Stojkov" w:date="2026-10-02T11:00:00Z">
                    <w:rPr>
                      <w:rFonts w:ascii="Courier New" w:hAnsi="Courier New" w:eastAsia="Courier New" w:cs="Courier New"/>
                      <w:color w:val="953800"/>
                      <w:sz w:val="20"/>
                      <w:szCs w:val="20"/>
                      <w:highlight w:val="white"/>
                    </w:rPr>
                  </w:rPrChange>
                </w:rPr>
                <w:delText>p</w:delText>
              </w:r>
            </w:del>
            <w:del w:id="7174" w:author="Milica Radić" w:date="2026-10-03T18:57:55Z">
              <w:r>
                <w:rPr>
                  <w:rFonts w:ascii="Courier New" w:hAnsi="Courier New" w:eastAsia="Courier New" w:cs="Courier New"/>
                  <w:color w:val="202020"/>
                  <w:sz w:val="20"/>
                  <w:szCs w:val="20"/>
                  <w:highlight w:val="white"/>
                  <w:lang w:val="sr-Cyrl-RS"/>
                  <w:rPrChange w:id="7175" w:author="Milan Stojkov" w:date="2026-10-02T11:00:00Z">
                    <w:rPr>
                      <w:rFonts w:ascii="Courier New" w:hAnsi="Courier New" w:eastAsia="Courier New" w:cs="Courier New"/>
                      <w:color w:val="202020"/>
                      <w:sz w:val="20"/>
                      <w:szCs w:val="20"/>
                      <w:highlight w:val="white"/>
                    </w:rPr>
                  </w:rPrChange>
                </w:rPr>
                <w:delText xml:space="preserve">, </w:delText>
              </w:r>
            </w:del>
            <w:del w:id="7176" w:author="Milica Radić" w:date="2026-10-03T18:57:55Z">
              <w:r>
                <w:rPr>
                  <w:rFonts w:ascii="Courier New" w:hAnsi="Courier New" w:eastAsia="Courier New" w:cs="Courier New"/>
                  <w:color w:val="953800"/>
                  <w:sz w:val="20"/>
                  <w:szCs w:val="20"/>
                  <w:highlight w:val="white"/>
                  <w:lang w:val="sr-Cyrl-RS"/>
                  <w:rPrChange w:id="7177" w:author="Milan Stojkov" w:date="2026-10-02T11:00:00Z">
                    <w:rPr>
                      <w:rFonts w:ascii="Courier New" w:hAnsi="Courier New" w:eastAsia="Courier New" w:cs="Courier New"/>
                      <w:color w:val="953800"/>
                      <w:sz w:val="20"/>
                      <w:szCs w:val="20"/>
                      <w:highlight w:val="white"/>
                    </w:rPr>
                  </w:rPrChange>
                </w:rPr>
                <w:delText>round_now</w:delText>
              </w:r>
            </w:del>
            <w:del w:id="7178" w:author="Milica Radić" w:date="2026-10-03T18:57:55Z">
              <w:r>
                <w:rPr>
                  <w:rFonts w:ascii="Courier New" w:hAnsi="Courier New" w:eastAsia="Courier New" w:cs="Courier New"/>
                  <w:color w:val="202020"/>
                  <w:sz w:val="20"/>
                  <w:szCs w:val="20"/>
                  <w:highlight w:val="white"/>
                  <w:lang w:val="sr-Cyrl-RS"/>
                  <w:rPrChange w:id="7179" w:author="Milan Stojkov" w:date="2026-10-02T11:00:00Z">
                    <w:rPr>
                      <w:rFonts w:ascii="Courier New" w:hAnsi="Courier New" w:eastAsia="Courier New" w:cs="Courier New"/>
                      <w:color w:val="202020"/>
                      <w:sz w:val="20"/>
                      <w:szCs w:val="20"/>
                      <w:highlight w:val="white"/>
                    </w:rPr>
                  </w:rPrChange>
                </w:rPr>
                <w:delText>))</w:delText>
              </w:r>
            </w:del>
          </w:p>
          <w:p w14:paraId="491E0145">
            <w:pPr>
              <w:widowControl w:val="0"/>
              <w:ind w:firstLine="360"/>
              <w:jc w:val="both"/>
              <w:rPr>
                <w:rFonts w:ascii="Courier New" w:hAnsi="Courier New" w:eastAsia="Courier New" w:cs="Courier New"/>
                <w:sz w:val="20"/>
                <w:szCs w:val="20"/>
                <w:lang w:val="sr-Cyrl-RS"/>
                <w:rPrChange w:id="7181" w:author="Milan Stojkov" w:date="2026-10-02T11:00:00Z">
                  <w:rPr>
                    <w:rFonts w:ascii="Courier New" w:hAnsi="Courier New" w:eastAsia="Courier New" w:cs="Courier New"/>
                    <w:sz w:val="20"/>
                    <w:szCs w:val="20"/>
                  </w:rPr>
                </w:rPrChange>
              </w:rPr>
              <w:pPrChange w:id="7180" w:author="Milica Radić" w:date="2026-10-03T22:07:10Z">
                <w:pPr>
                  <w:widowControl/>
                  <w:jc w:val="left"/>
                </w:pPr>
              </w:pPrChange>
            </w:pPr>
          </w:p>
          <w:p w14:paraId="735687DA">
            <w:pPr>
              <w:widowControl w:val="0"/>
              <w:shd w:val="clear" w:color="auto" w:fill="auto"/>
              <w:ind w:firstLine="360"/>
              <w:jc w:val="both"/>
              <w:rPr>
                <w:rFonts w:ascii="Courier New" w:hAnsi="Courier New" w:eastAsia="Courier New" w:cs="Courier New"/>
                <w:color w:val="202020"/>
                <w:sz w:val="20"/>
                <w:szCs w:val="20"/>
                <w:lang w:val="sr-Cyrl-RS"/>
                <w:rPrChange w:id="7183" w:author="Milan Stojkov" w:date="2026-10-02T11:00:00Z">
                  <w:rPr>
                    <w:rFonts w:ascii="Courier New" w:hAnsi="Courier New" w:eastAsia="Courier New" w:cs="Courier New"/>
                    <w:color w:val="202020"/>
                    <w:sz w:val="20"/>
                    <w:szCs w:val="20"/>
                  </w:rPr>
                </w:rPrChange>
              </w:rPr>
              <w:pPrChange w:id="7182"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18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7185"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718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7187" w:author="Milan Stojkov" w:date="2026-10-02T11:00:00Z">
                  <w:rPr>
                    <w:rFonts w:ascii="Courier New" w:hAnsi="Courier New" w:eastAsia="Courier New" w:cs="Courier New"/>
                    <w:color w:val="8250DF"/>
                    <w:sz w:val="20"/>
                    <w:szCs w:val="20"/>
                    <w:highlight w:val="white"/>
                  </w:rPr>
                </w:rPrChange>
              </w:rPr>
              <w:t>reason</w:t>
            </w:r>
            <w:r>
              <w:rPr>
                <w:rFonts w:ascii="Courier New" w:hAnsi="Courier New" w:eastAsia="Courier New" w:cs="Courier New"/>
                <w:color w:val="202020"/>
                <w:sz w:val="20"/>
                <w:szCs w:val="20"/>
                <w:highlight w:val="white"/>
                <w:lang w:val="sr-Cyrl-RS"/>
                <w:rPrChange w:id="718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189"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19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191"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19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7193" w:author="Milan Stojkov" w:date="2026-10-02T11:00:00Z">
                  <w:rPr>
                    <w:rFonts w:ascii="Courier New" w:hAnsi="Courier New" w:eastAsia="Courier New" w:cs="Courier New"/>
                    <w:color w:val="267F99"/>
                    <w:sz w:val="20"/>
                    <w:szCs w:val="20"/>
                    <w:highlight w:val="white"/>
                  </w:rPr>
                </w:rPrChange>
              </w:rPr>
              <w:t>Node</w:t>
            </w:r>
            <w:r>
              <w:rPr>
                <w:rFonts w:ascii="Courier New" w:hAnsi="Courier New" w:eastAsia="Courier New" w:cs="Courier New"/>
                <w:color w:val="202020"/>
                <w:sz w:val="20"/>
                <w:szCs w:val="20"/>
                <w:highlight w:val="white"/>
                <w:lang w:val="sr-Cyrl-RS"/>
                <w:rPrChange w:id="719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195"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719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7197"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719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199"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720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7201"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7202"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7203" w:author="Milan Stojkov" w:date="2026-10-02T11:00:00Z">
                  <w:rPr>
                    <w:rFonts w:ascii="Courier New" w:hAnsi="Courier New" w:eastAsia="Courier New" w:cs="Courier New"/>
                    <w:color w:val="267F99"/>
                    <w:sz w:val="20"/>
                    <w:szCs w:val="20"/>
                    <w:highlight w:val="white"/>
                  </w:rPr>
                </w:rPrChange>
              </w:rPr>
              <w:t>Optional</w:t>
            </w:r>
            <w:r>
              <w:rPr>
                <w:rFonts w:ascii="Courier New" w:hAnsi="Courier New" w:eastAsia="Courier New" w:cs="Courier New"/>
                <w:color w:val="202020"/>
                <w:sz w:val="20"/>
                <w:szCs w:val="20"/>
                <w:highlight w:val="white"/>
                <w:lang w:val="sr-Cyrl-RS"/>
                <w:rPrChange w:id="720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7205" w:author="Milan Stojkov" w:date="2026-10-02T11:00:00Z">
                  <w:rPr>
                    <w:rFonts w:ascii="Courier New" w:hAnsi="Courier New" w:eastAsia="Courier New" w:cs="Courier New"/>
                    <w:color w:val="267F99"/>
                    <w:sz w:val="20"/>
                    <w:szCs w:val="20"/>
                    <w:highlight w:val="white"/>
                  </w:rPr>
                </w:rPrChange>
              </w:rPr>
              <w:t>str</w:t>
            </w:r>
            <w:r>
              <w:rPr>
                <w:rFonts w:ascii="Courier New" w:hAnsi="Courier New" w:eastAsia="Courier New" w:cs="Courier New"/>
                <w:color w:val="202020"/>
                <w:sz w:val="20"/>
                <w:szCs w:val="20"/>
                <w:highlight w:val="white"/>
                <w:lang w:val="sr-Cyrl-RS"/>
                <w:rPrChange w:id="7206" w:author="Milan Stojkov" w:date="2026-10-02T11:00:00Z">
                  <w:rPr>
                    <w:rFonts w:ascii="Courier New" w:hAnsi="Courier New" w:eastAsia="Courier New" w:cs="Courier New"/>
                    <w:color w:val="202020"/>
                    <w:sz w:val="20"/>
                    <w:szCs w:val="20"/>
                    <w:highlight w:val="white"/>
                  </w:rPr>
                </w:rPrChange>
              </w:rPr>
              <w:t>]:</w:t>
            </w:r>
          </w:p>
          <w:p w14:paraId="1DC4776D">
            <w:pPr>
              <w:widowControl w:val="0"/>
              <w:shd w:val="clear" w:color="auto" w:fill="auto"/>
              <w:ind w:firstLine="360"/>
              <w:jc w:val="both"/>
              <w:rPr>
                <w:rFonts w:ascii="Courier New" w:hAnsi="Courier New" w:eastAsia="Courier New" w:cs="Courier New"/>
                <w:color w:val="202020"/>
                <w:sz w:val="20"/>
                <w:szCs w:val="20"/>
                <w:lang w:val="sr-Cyrl-RS"/>
                <w:rPrChange w:id="7208" w:author="Milan Stojkov" w:date="2026-10-02T11:00:00Z">
                  <w:rPr>
                    <w:rFonts w:ascii="Courier New" w:hAnsi="Courier New" w:eastAsia="Courier New" w:cs="Courier New"/>
                    <w:color w:val="202020"/>
                    <w:sz w:val="20"/>
                    <w:szCs w:val="20"/>
                  </w:rPr>
                </w:rPrChange>
              </w:rPr>
              <w:pPrChange w:id="7207"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20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210" w:author="Milan Stojkov" w:date="2026-10-02T11:00:00Z">
                  <w:rPr>
                    <w:rFonts w:ascii="Courier New" w:hAnsi="Courier New" w:eastAsia="Courier New" w:cs="Courier New"/>
                    <w:color w:val="1F2328"/>
                    <w:sz w:val="20"/>
                    <w:szCs w:val="20"/>
                    <w:highlight w:val="white"/>
                  </w:rPr>
                </w:rPrChange>
              </w:rPr>
              <w:t>base</w:t>
            </w:r>
            <w:r>
              <w:rPr>
                <w:rFonts w:ascii="Courier New" w:hAnsi="Courier New" w:eastAsia="Courier New" w:cs="Courier New"/>
                <w:color w:val="202020"/>
                <w:sz w:val="20"/>
                <w:szCs w:val="20"/>
                <w:highlight w:val="white"/>
                <w:lang w:val="sr-Cyrl-RS"/>
                <w:rPrChange w:id="721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212"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721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7214" w:author="Milan Stojkov" w:date="2026-10-02T11:00:00Z">
                  <w:rPr>
                    <w:rFonts w:ascii="Courier New" w:hAnsi="Courier New" w:eastAsia="Courier New" w:cs="Courier New"/>
                    <w:color w:val="267F99"/>
                    <w:sz w:val="20"/>
                    <w:szCs w:val="20"/>
                    <w:highlight w:val="white"/>
                  </w:rPr>
                </w:rPrChange>
              </w:rPr>
              <w:t>super</w:t>
            </w:r>
            <w:r>
              <w:rPr>
                <w:rFonts w:ascii="Courier New" w:hAnsi="Courier New" w:eastAsia="Courier New" w:cs="Courier New"/>
                <w:color w:val="202020"/>
                <w:sz w:val="20"/>
                <w:szCs w:val="20"/>
                <w:highlight w:val="white"/>
                <w:lang w:val="sr-Cyrl-RS"/>
                <w:rPrChange w:id="721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216" w:author="Milan Stojkov" w:date="2026-10-02T11:00:00Z">
                  <w:rPr>
                    <w:rFonts w:ascii="Courier New" w:hAnsi="Courier New" w:eastAsia="Courier New" w:cs="Courier New"/>
                    <w:color w:val="8250DF"/>
                    <w:sz w:val="20"/>
                    <w:szCs w:val="20"/>
                    <w:highlight w:val="white"/>
                  </w:rPr>
                </w:rPrChange>
              </w:rPr>
              <w:t>reason</w:t>
            </w:r>
            <w:r>
              <w:rPr>
                <w:rFonts w:ascii="Courier New" w:hAnsi="Courier New" w:eastAsia="Courier New" w:cs="Courier New"/>
                <w:color w:val="202020"/>
                <w:sz w:val="20"/>
                <w:szCs w:val="20"/>
                <w:highlight w:val="white"/>
                <w:lang w:val="sr-Cyrl-RS"/>
                <w:rPrChange w:id="721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218"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21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220"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722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222"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7223" w:author="Milan Stojkov" w:date="2026-10-02T11:00:00Z">
                  <w:rPr>
                    <w:rFonts w:ascii="Courier New" w:hAnsi="Courier New" w:eastAsia="Courier New" w:cs="Courier New"/>
                    <w:color w:val="202020"/>
                    <w:sz w:val="20"/>
                    <w:szCs w:val="20"/>
                    <w:highlight w:val="white"/>
                  </w:rPr>
                </w:rPrChange>
              </w:rPr>
              <w:t>)</w:t>
            </w:r>
          </w:p>
          <w:p w14:paraId="4CC60730">
            <w:pPr>
              <w:widowControl w:val="0"/>
              <w:shd w:val="clear" w:color="auto" w:fill="auto"/>
              <w:ind w:firstLine="360"/>
              <w:jc w:val="both"/>
              <w:rPr>
                <w:rFonts w:ascii="Courier New" w:hAnsi="Courier New" w:eastAsia="Courier New" w:cs="Courier New"/>
                <w:color w:val="202020"/>
                <w:sz w:val="20"/>
                <w:szCs w:val="20"/>
                <w:lang w:val="sr-Cyrl-RS"/>
                <w:rPrChange w:id="7225" w:author="Milan Stojkov" w:date="2026-10-02T11:00:00Z">
                  <w:rPr>
                    <w:rFonts w:ascii="Courier New" w:hAnsi="Courier New" w:eastAsia="Courier New" w:cs="Courier New"/>
                    <w:color w:val="202020"/>
                    <w:sz w:val="20"/>
                    <w:szCs w:val="20"/>
                  </w:rPr>
                </w:rPrChange>
              </w:rPr>
              <w:pPrChange w:id="7224"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22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227"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722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229" w:author="Milan Stojkov" w:date="2026-10-02T11:00:00Z">
                  <w:rPr>
                    <w:rFonts w:ascii="Courier New" w:hAnsi="Courier New" w:eastAsia="Courier New" w:cs="Courier New"/>
                    <w:color w:val="1F2328"/>
                    <w:sz w:val="20"/>
                    <w:szCs w:val="20"/>
                    <w:highlight w:val="white"/>
                  </w:rPr>
                </w:rPrChange>
              </w:rPr>
              <w:t>base</w:t>
            </w:r>
            <w:r>
              <w:rPr>
                <w:rFonts w:ascii="Courier New" w:hAnsi="Courier New" w:eastAsia="Courier New" w:cs="Courier New"/>
                <w:color w:val="202020"/>
                <w:sz w:val="20"/>
                <w:szCs w:val="20"/>
                <w:highlight w:val="white"/>
                <w:lang w:val="sr-Cyrl-RS"/>
                <w:rPrChange w:id="723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231" w:author="Milan Stojkov" w:date="2026-10-02T11:00:00Z">
                  <w:rPr>
                    <w:rFonts w:ascii="Courier New" w:hAnsi="Courier New" w:eastAsia="Courier New" w:cs="Courier New"/>
                    <w:color w:val="0000FF"/>
                    <w:sz w:val="20"/>
                    <w:szCs w:val="20"/>
                    <w:highlight w:val="white"/>
                  </w:rPr>
                </w:rPrChange>
              </w:rPr>
              <w:t>is</w:t>
            </w:r>
            <w:r>
              <w:rPr>
                <w:rFonts w:ascii="Courier New" w:hAnsi="Courier New" w:eastAsia="Courier New" w:cs="Courier New"/>
                <w:color w:val="202020"/>
                <w:sz w:val="20"/>
                <w:szCs w:val="20"/>
                <w:highlight w:val="white"/>
                <w:lang w:val="sr-Cyrl-RS"/>
                <w:rPrChange w:id="723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233"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723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235"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7236" w:author="Milan Stojkov" w:date="2026-10-02T11:00:00Z">
                  <w:rPr>
                    <w:rFonts w:ascii="Courier New" w:hAnsi="Courier New" w:eastAsia="Courier New" w:cs="Courier New"/>
                    <w:color w:val="202020"/>
                    <w:sz w:val="20"/>
                    <w:szCs w:val="20"/>
                    <w:highlight w:val="white"/>
                  </w:rPr>
                </w:rPrChange>
              </w:rPr>
              <w:t>:</w:t>
            </w:r>
          </w:p>
          <w:p w14:paraId="4B3A7607">
            <w:pPr>
              <w:widowControl w:val="0"/>
              <w:shd w:val="clear" w:color="auto" w:fill="auto"/>
              <w:ind w:firstLine="360"/>
              <w:jc w:val="both"/>
              <w:rPr>
                <w:rFonts w:ascii="Courier New" w:hAnsi="Courier New" w:eastAsia="Courier New" w:cs="Courier New"/>
                <w:color w:val="202020"/>
                <w:sz w:val="20"/>
                <w:szCs w:val="20"/>
                <w:lang w:val="sr-Cyrl-RS"/>
                <w:rPrChange w:id="7238" w:author="Milan Stojkov" w:date="2026-10-02T11:00:00Z">
                  <w:rPr>
                    <w:rFonts w:ascii="Courier New" w:hAnsi="Courier New" w:eastAsia="Courier New" w:cs="Courier New"/>
                    <w:color w:val="202020"/>
                    <w:sz w:val="20"/>
                    <w:szCs w:val="20"/>
                  </w:rPr>
                </w:rPrChange>
              </w:rPr>
              <w:pPrChange w:id="7237"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23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240"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724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242" w:author="Milan Stojkov" w:date="2026-10-02T11:00:00Z">
                  <w:rPr>
                    <w:rFonts w:ascii="Courier New" w:hAnsi="Courier New" w:eastAsia="Courier New" w:cs="Courier New"/>
                    <w:color w:val="1F2328"/>
                    <w:sz w:val="20"/>
                    <w:szCs w:val="20"/>
                    <w:highlight w:val="white"/>
                  </w:rPr>
                </w:rPrChange>
              </w:rPr>
              <w:t>base</w:t>
            </w:r>
          </w:p>
          <w:p w14:paraId="020BAB76">
            <w:pPr>
              <w:widowControl w:val="0"/>
              <w:shd w:val="clear" w:color="auto" w:fill="auto"/>
              <w:ind w:firstLine="360"/>
              <w:jc w:val="both"/>
              <w:rPr>
                <w:rFonts w:ascii="Courier New" w:hAnsi="Courier New" w:eastAsia="Courier New" w:cs="Courier New"/>
                <w:color w:val="202020"/>
                <w:sz w:val="20"/>
                <w:szCs w:val="20"/>
                <w:lang w:val="sr-Cyrl-RS"/>
                <w:rPrChange w:id="7244" w:author="Milan Stojkov" w:date="2026-10-02T11:00:00Z">
                  <w:rPr>
                    <w:rFonts w:ascii="Courier New" w:hAnsi="Courier New" w:eastAsia="Courier New" w:cs="Courier New"/>
                    <w:color w:val="202020"/>
                    <w:sz w:val="20"/>
                    <w:szCs w:val="20"/>
                  </w:rPr>
                </w:rPrChange>
              </w:rPr>
              <w:pPrChange w:id="7243"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24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246"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724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7248" w:author="Milan Stojkov" w:date="2026-10-02T11:00:00Z">
                  <w:rPr>
                    <w:rFonts w:ascii="Courier New" w:hAnsi="Courier New" w:eastAsia="Courier New" w:cs="Courier New"/>
                    <w:color w:val="8250DF"/>
                    <w:sz w:val="20"/>
                    <w:szCs w:val="20"/>
                    <w:highlight w:val="white"/>
                  </w:rPr>
                </w:rPrChange>
              </w:rPr>
              <w:t>len</w:t>
            </w:r>
            <w:r>
              <w:rPr>
                <w:rFonts w:ascii="Courier New" w:hAnsi="Courier New" w:eastAsia="Courier New" w:cs="Courier New"/>
                <w:color w:val="202020"/>
                <w:sz w:val="20"/>
                <w:szCs w:val="20"/>
                <w:highlight w:val="white"/>
                <w:lang w:val="sr-Cyrl-RS"/>
                <w:rPrChange w:id="724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250"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25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252" w:author="Milan Stojkov" w:date="2026-10-02T11:00:00Z">
                  <w:rPr>
                    <w:rFonts w:ascii="Courier New" w:hAnsi="Courier New" w:eastAsia="Courier New" w:cs="Courier New"/>
                    <w:color w:val="1F2328"/>
                    <w:sz w:val="20"/>
                    <w:szCs w:val="20"/>
                    <w:highlight w:val="white"/>
                  </w:rPr>
                </w:rPrChange>
              </w:rPr>
              <w:t>peers</w:t>
            </w:r>
            <w:r>
              <w:rPr>
                <w:rFonts w:ascii="Courier New" w:hAnsi="Courier New" w:eastAsia="Courier New" w:cs="Courier New"/>
                <w:color w:val="202020"/>
                <w:sz w:val="20"/>
                <w:szCs w:val="20"/>
                <w:highlight w:val="white"/>
                <w:lang w:val="sr-Cyrl-RS"/>
                <w:rPrChange w:id="725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254" w:author="Milan Stojkov" w:date="2026-10-02T11:00:00Z">
                  <w:rPr>
                    <w:rFonts w:ascii="Courier New" w:hAnsi="Courier New" w:eastAsia="Courier New" w:cs="Courier New"/>
                    <w:color w:val="000000"/>
                    <w:sz w:val="20"/>
                    <w:szCs w:val="20"/>
                    <w:highlight w:val="white"/>
                  </w:rPr>
                </w:rPrChange>
              </w:rPr>
              <w:t>&lt;</w:t>
            </w:r>
            <w:r>
              <w:rPr>
                <w:rFonts w:ascii="Courier New" w:hAnsi="Courier New" w:eastAsia="Courier New" w:cs="Courier New"/>
                <w:color w:val="202020"/>
                <w:sz w:val="20"/>
                <w:szCs w:val="20"/>
                <w:highlight w:val="white"/>
                <w:lang w:val="sr-Cyrl-RS"/>
                <w:rPrChange w:id="725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256"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25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258" w:author="Milan Stojkov" w:date="2026-10-02T11:00:00Z">
                  <w:rPr>
                    <w:rFonts w:ascii="Courier New" w:hAnsi="Courier New" w:eastAsia="Courier New" w:cs="Courier New"/>
                    <w:color w:val="1F2328"/>
                    <w:sz w:val="20"/>
                    <w:szCs w:val="20"/>
                    <w:highlight w:val="white"/>
                  </w:rPr>
                </w:rPrChange>
              </w:rPr>
              <w:t>max_peers</w:t>
            </w:r>
            <w:r>
              <w:rPr>
                <w:rFonts w:ascii="Courier New" w:hAnsi="Courier New" w:eastAsia="Courier New" w:cs="Courier New"/>
                <w:color w:val="202020"/>
                <w:sz w:val="20"/>
                <w:szCs w:val="20"/>
                <w:highlight w:val="white"/>
                <w:lang w:val="sr-Cyrl-RS"/>
                <w:rPrChange w:id="7259" w:author="Milan Stojkov" w:date="2026-10-02T11:00:00Z">
                  <w:rPr>
                    <w:rFonts w:ascii="Courier New" w:hAnsi="Courier New" w:eastAsia="Courier New" w:cs="Courier New"/>
                    <w:color w:val="202020"/>
                    <w:sz w:val="20"/>
                    <w:szCs w:val="20"/>
                    <w:highlight w:val="white"/>
                  </w:rPr>
                </w:rPrChange>
              </w:rPr>
              <w:t>:</w:t>
            </w:r>
          </w:p>
          <w:p w14:paraId="19B1FBB4">
            <w:pPr>
              <w:widowControl w:val="0"/>
              <w:shd w:val="clear" w:color="auto" w:fill="auto"/>
              <w:ind w:firstLine="360"/>
              <w:jc w:val="both"/>
              <w:rPr>
                <w:rFonts w:ascii="Courier New" w:hAnsi="Courier New" w:eastAsia="Courier New" w:cs="Courier New"/>
                <w:color w:val="202020"/>
                <w:sz w:val="20"/>
                <w:szCs w:val="20"/>
                <w:lang w:val="sr-Cyrl-RS"/>
                <w:rPrChange w:id="7261" w:author="Milan Stojkov" w:date="2026-10-02T11:00:00Z">
                  <w:rPr>
                    <w:rFonts w:ascii="Courier New" w:hAnsi="Courier New" w:eastAsia="Courier New" w:cs="Courier New"/>
                    <w:color w:val="202020"/>
                    <w:sz w:val="20"/>
                    <w:szCs w:val="20"/>
                  </w:rPr>
                </w:rPrChange>
              </w:rPr>
              <w:pPrChange w:id="7260"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26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263" w:author="Milan Stojkov" w:date="2026-10-02T11:00:00Z">
                  <w:rPr>
                    <w:rFonts w:ascii="Courier New" w:hAnsi="Courier New" w:eastAsia="Courier New" w:cs="Courier New"/>
                    <w:color w:val="1F2328"/>
                    <w:sz w:val="20"/>
                    <w:szCs w:val="20"/>
                    <w:highlight w:val="white"/>
                  </w:rPr>
                </w:rPrChange>
              </w:rPr>
              <w:t>target</w:t>
            </w:r>
            <w:r>
              <w:rPr>
                <w:rFonts w:ascii="Courier New" w:hAnsi="Courier New" w:eastAsia="Courier New" w:cs="Courier New"/>
                <w:color w:val="202020"/>
                <w:sz w:val="20"/>
                <w:szCs w:val="20"/>
                <w:highlight w:val="white"/>
                <w:lang w:val="sr-Cyrl-RS"/>
                <w:rPrChange w:id="726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265"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726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267"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26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269" w:author="Milan Stojkov" w:date="2026-10-02T11:00:00Z">
                  <w:rPr>
                    <w:rFonts w:ascii="Courier New" w:hAnsi="Courier New" w:eastAsia="Courier New" w:cs="Courier New"/>
                    <w:color w:val="8250DF"/>
                    <w:sz w:val="20"/>
                    <w:szCs w:val="20"/>
                    <w:highlight w:val="white"/>
                  </w:rPr>
                </w:rPrChange>
              </w:rPr>
              <w:t>bucket</w:t>
            </w:r>
            <w:r>
              <w:rPr>
                <w:rFonts w:ascii="Courier New" w:hAnsi="Courier New" w:eastAsia="Courier New" w:cs="Courier New"/>
                <w:color w:val="202020"/>
                <w:sz w:val="20"/>
                <w:szCs w:val="20"/>
                <w:highlight w:val="white"/>
                <w:lang w:val="sr-Cyrl-RS"/>
                <w:rPrChange w:id="727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271"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7272" w:author="Milan Stojkov" w:date="2026-10-02T11:00:00Z">
                  <w:rPr>
                    <w:rFonts w:ascii="Courier New" w:hAnsi="Courier New" w:eastAsia="Courier New" w:cs="Courier New"/>
                    <w:color w:val="202020"/>
                    <w:sz w:val="20"/>
                    <w:szCs w:val="20"/>
                    <w:highlight w:val="white"/>
                  </w:rPr>
                </w:rPrChange>
              </w:rPr>
              <w:t>)</w:t>
            </w:r>
          </w:p>
          <w:p w14:paraId="138D6395">
            <w:pPr>
              <w:widowControl w:val="0"/>
              <w:shd w:val="clear" w:color="auto" w:fill="auto"/>
              <w:ind w:firstLine="360"/>
              <w:jc w:val="both"/>
              <w:rPr>
                <w:rFonts w:ascii="Courier New" w:hAnsi="Courier New" w:eastAsia="Courier New" w:cs="Courier New"/>
                <w:color w:val="202020"/>
                <w:sz w:val="20"/>
                <w:szCs w:val="20"/>
                <w:lang w:val="sr-Cyrl-RS"/>
                <w:rPrChange w:id="7274" w:author="Milan Stojkov" w:date="2026-10-02T11:00:00Z">
                  <w:rPr>
                    <w:rFonts w:ascii="Courier New" w:hAnsi="Courier New" w:eastAsia="Courier New" w:cs="Courier New"/>
                    <w:color w:val="202020"/>
                    <w:sz w:val="20"/>
                    <w:szCs w:val="20"/>
                  </w:rPr>
                </w:rPrChange>
              </w:rPr>
              <w:pPrChange w:id="7273"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27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276"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727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7278" w:author="Milan Stojkov" w:date="2026-10-02T11:00:00Z">
                  <w:rPr>
                    <w:rFonts w:ascii="Courier New" w:hAnsi="Courier New" w:eastAsia="Courier New" w:cs="Courier New"/>
                    <w:color w:val="8250DF"/>
                    <w:sz w:val="20"/>
                    <w:szCs w:val="20"/>
                    <w:highlight w:val="white"/>
                  </w:rPr>
                </w:rPrChange>
              </w:rPr>
              <w:t>len</w:t>
            </w:r>
            <w:r>
              <w:rPr>
                <w:rFonts w:ascii="Courier New" w:hAnsi="Courier New" w:eastAsia="Courier New" w:cs="Courier New"/>
                <w:color w:val="202020"/>
                <w:sz w:val="20"/>
                <w:szCs w:val="20"/>
                <w:highlight w:val="white"/>
                <w:lang w:val="sr-Cyrl-RS"/>
                <w:rPrChange w:id="727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280"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28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282" w:author="Milan Stojkov" w:date="2026-10-02T11:00:00Z">
                  <w:rPr>
                    <w:rFonts w:ascii="Courier New" w:hAnsi="Courier New" w:eastAsia="Courier New" w:cs="Courier New"/>
                    <w:color w:val="8250DF"/>
                    <w:sz w:val="20"/>
                    <w:szCs w:val="20"/>
                    <w:highlight w:val="white"/>
                  </w:rPr>
                </w:rPrChange>
              </w:rPr>
              <w:t>_bucket_peers</w:t>
            </w:r>
            <w:r>
              <w:rPr>
                <w:rFonts w:ascii="Courier New" w:hAnsi="Courier New" w:eastAsia="Courier New" w:cs="Courier New"/>
                <w:color w:val="202020"/>
                <w:sz w:val="20"/>
                <w:szCs w:val="20"/>
                <w:highlight w:val="white"/>
                <w:lang w:val="sr-Cyrl-RS"/>
                <w:rPrChange w:id="728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284"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28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286" w:author="Milan Stojkov" w:date="2026-10-02T11:00:00Z">
                  <w:rPr>
                    <w:rFonts w:ascii="Courier New" w:hAnsi="Courier New" w:eastAsia="Courier New" w:cs="Courier New"/>
                    <w:color w:val="1F2328"/>
                    <w:sz w:val="20"/>
                    <w:szCs w:val="20"/>
                    <w:highlight w:val="white"/>
                  </w:rPr>
                </w:rPrChange>
              </w:rPr>
              <w:t>target</w:t>
            </w:r>
            <w:r>
              <w:rPr>
                <w:rFonts w:ascii="Courier New" w:hAnsi="Courier New" w:eastAsia="Courier New" w:cs="Courier New"/>
                <w:color w:val="202020"/>
                <w:sz w:val="20"/>
                <w:szCs w:val="20"/>
                <w:highlight w:val="white"/>
                <w:lang w:val="sr-Cyrl-RS"/>
                <w:rPrChange w:id="728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288" w:author="Milan Stojkov" w:date="2026-10-02T11:00:00Z">
                  <w:rPr>
                    <w:rFonts w:ascii="Courier New" w:hAnsi="Courier New" w:eastAsia="Courier New" w:cs="Courier New"/>
                    <w:color w:val="000000"/>
                    <w:sz w:val="20"/>
                    <w:szCs w:val="20"/>
                    <w:highlight w:val="white"/>
                  </w:rPr>
                </w:rPrChange>
              </w:rPr>
              <w:t>&lt;</w:t>
            </w:r>
            <w:r>
              <w:rPr>
                <w:rFonts w:ascii="Courier New" w:hAnsi="Courier New" w:eastAsia="Courier New" w:cs="Courier New"/>
                <w:color w:val="202020"/>
                <w:sz w:val="20"/>
                <w:szCs w:val="20"/>
                <w:highlight w:val="white"/>
                <w:lang w:val="sr-Cyrl-RS"/>
                <w:rPrChange w:id="728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290"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29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292" w:author="Milan Stojkov" w:date="2026-10-02T11:00:00Z">
                  <w:rPr>
                    <w:rFonts w:ascii="Courier New" w:hAnsi="Courier New" w:eastAsia="Courier New" w:cs="Courier New"/>
                    <w:color w:val="1F2328"/>
                    <w:sz w:val="20"/>
                    <w:szCs w:val="20"/>
                    <w:highlight w:val="white"/>
                  </w:rPr>
                </w:rPrChange>
              </w:rPr>
              <w:t>params</w:t>
            </w:r>
            <w:r>
              <w:rPr>
                <w:rFonts w:ascii="Courier New" w:hAnsi="Courier New" w:eastAsia="Courier New" w:cs="Courier New"/>
                <w:color w:val="202020"/>
                <w:sz w:val="20"/>
                <w:szCs w:val="20"/>
                <w:highlight w:val="white"/>
                <w:lang w:val="sr-Cyrl-RS"/>
                <w:rPrChange w:id="729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294" w:author="Milan Stojkov" w:date="2026-10-02T11:00:00Z">
                  <w:rPr>
                    <w:rFonts w:ascii="Courier New" w:hAnsi="Courier New" w:eastAsia="Courier New" w:cs="Courier New"/>
                    <w:color w:val="1F2328"/>
                    <w:sz w:val="20"/>
                    <w:szCs w:val="20"/>
                    <w:highlight w:val="white"/>
                  </w:rPr>
                </w:rPrChange>
              </w:rPr>
              <w:t>max_per_bucket</w:t>
            </w:r>
            <w:r>
              <w:rPr>
                <w:rFonts w:ascii="Courier New" w:hAnsi="Courier New" w:eastAsia="Courier New" w:cs="Courier New"/>
                <w:color w:val="202020"/>
                <w:sz w:val="20"/>
                <w:szCs w:val="20"/>
                <w:highlight w:val="white"/>
                <w:lang w:val="sr-Cyrl-RS"/>
                <w:rPrChange w:id="7295" w:author="Milan Stojkov" w:date="2026-10-02T11:00:00Z">
                  <w:rPr>
                    <w:rFonts w:ascii="Courier New" w:hAnsi="Courier New" w:eastAsia="Courier New" w:cs="Courier New"/>
                    <w:color w:val="202020"/>
                    <w:sz w:val="20"/>
                    <w:szCs w:val="20"/>
                    <w:highlight w:val="white"/>
                  </w:rPr>
                </w:rPrChange>
              </w:rPr>
              <w:t>:</w:t>
            </w:r>
          </w:p>
          <w:p w14:paraId="0D6FB156">
            <w:pPr>
              <w:widowControl w:val="0"/>
              <w:shd w:val="clear" w:color="auto" w:fill="auto"/>
              <w:ind w:firstLine="360"/>
              <w:jc w:val="both"/>
              <w:rPr>
                <w:rFonts w:ascii="Courier New" w:hAnsi="Courier New" w:eastAsia="Courier New" w:cs="Courier New"/>
                <w:color w:val="202020"/>
                <w:sz w:val="20"/>
                <w:szCs w:val="20"/>
                <w:lang w:val="sr-Cyrl-RS"/>
                <w:rPrChange w:id="7297" w:author="Milan Stojkov" w:date="2026-10-02T11:00:00Z">
                  <w:rPr>
                    <w:rFonts w:ascii="Courier New" w:hAnsi="Courier New" w:eastAsia="Courier New" w:cs="Courier New"/>
                    <w:color w:val="202020"/>
                    <w:sz w:val="20"/>
                    <w:szCs w:val="20"/>
                  </w:rPr>
                </w:rPrChange>
              </w:rPr>
              <w:pPrChange w:id="7296"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29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299"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730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301" w:author="Milan Stojkov" w:date="2026-10-02T11:00:00Z">
                  <w:rPr>
                    <w:rFonts w:ascii="Courier New" w:hAnsi="Courier New" w:eastAsia="Courier New" w:cs="Courier New"/>
                    <w:color w:val="0000FF"/>
                    <w:sz w:val="20"/>
                    <w:szCs w:val="20"/>
                    <w:highlight w:val="white"/>
                  </w:rPr>
                </w:rPrChange>
              </w:rPr>
              <w:t>None</w:t>
            </w:r>
          </w:p>
          <w:p w14:paraId="1ACC39B1">
            <w:pPr>
              <w:widowControl w:val="0"/>
              <w:shd w:val="clear" w:color="auto" w:fill="auto"/>
              <w:ind w:firstLine="360"/>
              <w:jc w:val="both"/>
              <w:rPr>
                <w:rFonts w:ascii="Courier New" w:hAnsi="Courier New" w:eastAsia="Courier New" w:cs="Courier New"/>
                <w:color w:val="202020"/>
                <w:sz w:val="20"/>
                <w:szCs w:val="20"/>
                <w:lang w:val="sr-Cyrl-RS"/>
                <w:rPrChange w:id="7303" w:author="Milan Stojkov" w:date="2026-10-02T11:00:00Z">
                  <w:rPr>
                    <w:rFonts w:ascii="Courier New" w:hAnsi="Courier New" w:eastAsia="Courier New" w:cs="Courier New"/>
                    <w:color w:val="202020"/>
                    <w:sz w:val="20"/>
                    <w:szCs w:val="20"/>
                  </w:rPr>
                </w:rPrChange>
              </w:rPr>
              <w:pPrChange w:id="7302"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30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305" w:author="Milan Stojkov" w:date="2026-10-02T11:00:00Z">
                  <w:rPr>
                    <w:rFonts w:ascii="Courier New" w:hAnsi="Courier New" w:eastAsia="Courier New" w:cs="Courier New"/>
                    <w:color w:val="1F2328"/>
                    <w:sz w:val="20"/>
                    <w:szCs w:val="20"/>
                    <w:highlight w:val="white"/>
                  </w:rPr>
                </w:rPrChange>
              </w:rPr>
              <w:t>weakest</w:t>
            </w:r>
            <w:r>
              <w:rPr>
                <w:rFonts w:ascii="Courier New" w:hAnsi="Courier New" w:eastAsia="Courier New" w:cs="Courier New"/>
                <w:color w:val="202020"/>
                <w:sz w:val="20"/>
                <w:szCs w:val="20"/>
                <w:highlight w:val="white"/>
                <w:lang w:val="sr-Cyrl-RS"/>
                <w:rPrChange w:id="730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307"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730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309"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31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311" w:author="Milan Stojkov" w:date="2026-10-02T11:00:00Z">
                  <w:rPr>
                    <w:rFonts w:ascii="Courier New" w:hAnsi="Courier New" w:eastAsia="Courier New" w:cs="Courier New"/>
                    <w:color w:val="8250DF"/>
                    <w:sz w:val="20"/>
                    <w:szCs w:val="20"/>
                    <w:highlight w:val="white"/>
                  </w:rPr>
                </w:rPrChange>
              </w:rPr>
              <w:t>_weakest_in_bucket</w:t>
            </w:r>
            <w:r>
              <w:rPr>
                <w:rFonts w:ascii="Courier New" w:hAnsi="Courier New" w:eastAsia="Courier New" w:cs="Courier New"/>
                <w:color w:val="202020"/>
                <w:sz w:val="20"/>
                <w:szCs w:val="20"/>
                <w:highlight w:val="white"/>
                <w:lang w:val="sr-Cyrl-RS"/>
                <w:rPrChange w:id="731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313"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31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315" w:author="Milan Stojkov" w:date="2026-10-02T11:00:00Z">
                  <w:rPr>
                    <w:rFonts w:ascii="Courier New" w:hAnsi="Courier New" w:eastAsia="Courier New" w:cs="Courier New"/>
                    <w:color w:val="1F2328"/>
                    <w:sz w:val="20"/>
                    <w:szCs w:val="20"/>
                    <w:highlight w:val="white"/>
                  </w:rPr>
                </w:rPrChange>
              </w:rPr>
              <w:t>target</w:t>
            </w:r>
            <w:r>
              <w:rPr>
                <w:rFonts w:ascii="Courier New" w:hAnsi="Courier New" w:eastAsia="Courier New" w:cs="Courier New"/>
                <w:color w:val="202020"/>
                <w:sz w:val="20"/>
                <w:szCs w:val="20"/>
                <w:highlight w:val="white"/>
                <w:lang w:val="sr-Cyrl-RS"/>
                <w:rPrChange w:id="731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317"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7318" w:author="Milan Stojkov" w:date="2026-10-02T11:00:00Z">
                  <w:rPr>
                    <w:rFonts w:ascii="Courier New" w:hAnsi="Courier New" w:eastAsia="Courier New" w:cs="Courier New"/>
                    <w:color w:val="202020"/>
                    <w:sz w:val="20"/>
                    <w:szCs w:val="20"/>
                    <w:highlight w:val="white"/>
                  </w:rPr>
                </w:rPrChange>
              </w:rPr>
              <w:t>)</w:t>
            </w:r>
          </w:p>
          <w:p w14:paraId="7EA9F249">
            <w:pPr>
              <w:widowControl w:val="0"/>
              <w:shd w:val="clear" w:color="auto" w:fill="auto"/>
              <w:ind w:firstLine="360"/>
              <w:jc w:val="both"/>
              <w:rPr>
                <w:rFonts w:ascii="Courier New" w:hAnsi="Courier New" w:eastAsia="Courier New" w:cs="Courier New"/>
                <w:color w:val="202020"/>
                <w:sz w:val="20"/>
                <w:szCs w:val="20"/>
                <w:lang w:val="sr-Cyrl-RS"/>
                <w:rPrChange w:id="7320" w:author="Milan Stojkov" w:date="2026-10-02T11:00:00Z">
                  <w:rPr>
                    <w:rFonts w:ascii="Courier New" w:hAnsi="Courier New" w:eastAsia="Courier New" w:cs="Courier New"/>
                    <w:color w:val="202020"/>
                    <w:sz w:val="20"/>
                    <w:szCs w:val="20"/>
                  </w:rPr>
                </w:rPrChange>
              </w:rPr>
              <w:pPrChange w:id="7319"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32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322"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732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324" w:author="Milan Stojkov" w:date="2026-10-02T11:00:00Z">
                  <w:rPr>
                    <w:rFonts w:ascii="Courier New" w:hAnsi="Courier New" w:eastAsia="Courier New" w:cs="Courier New"/>
                    <w:color w:val="1F2328"/>
                    <w:sz w:val="20"/>
                    <w:szCs w:val="20"/>
                    <w:highlight w:val="white"/>
                  </w:rPr>
                </w:rPrChange>
              </w:rPr>
              <w:t>weakest</w:t>
            </w:r>
            <w:r>
              <w:rPr>
                <w:rFonts w:ascii="Courier New" w:hAnsi="Courier New" w:eastAsia="Courier New" w:cs="Courier New"/>
                <w:color w:val="202020"/>
                <w:sz w:val="20"/>
                <w:szCs w:val="20"/>
                <w:highlight w:val="white"/>
                <w:lang w:val="sr-Cyrl-RS"/>
                <w:rPrChange w:id="732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326" w:author="Milan Stojkov" w:date="2026-10-02T11:00:00Z">
                  <w:rPr>
                    <w:rFonts w:ascii="Courier New" w:hAnsi="Courier New" w:eastAsia="Courier New" w:cs="Courier New"/>
                    <w:color w:val="0000FF"/>
                    <w:sz w:val="20"/>
                    <w:szCs w:val="20"/>
                    <w:highlight w:val="white"/>
                  </w:rPr>
                </w:rPrChange>
              </w:rPr>
              <w:t>is</w:t>
            </w:r>
            <w:r>
              <w:rPr>
                <w:rFonts w:ascii="Courier New" w:hAnsi="Courier New" w:eastAsia="Courier New" w:cs="Courier New"/>
                <w:color w:val="202020"/>
                <w:sz w:val="20"/>
                <w:szCs w:val="20"/>
                <w:highlight w:val="white"/>
                <w:lang w:val="sr-Cyrl-RS"/>
                <w:rPrChange w:id="732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328"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732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330"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733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332" w:author="Milan Stojkov" w:date="2026-10-02T11:00:00Z">
                  <w:rPr>
                    <w:rFonts w:ascii="Courier New" w:hAnsi="Courier New" w:eastAsia="Courier New" w:cs="Courier New"/>
                    <w:color w:val="0000FF"/>
                    <w:sz w:val="20"/>
                    <w:szCs w:val="20"/>
                    <w:highlight w:val="white"/>
                  </w:rPr>
                </w:rPrChange>
              </w:rPr>
              <w:t>and</w:t>
            </w:r>
            <w:r>
              <w:rPr>
                <w:rFonts w:ascii="Courier New" w:hAnsi="Courier New" w:eastAsia="Courier New" w:cs="Courier New"/>
                <w:color w:val="202020"/>
                <w:sz w:val="20"/>
                <w:szCs w:val="20"/>
                <w:highlight w:val="white"/>
                <w:lang w:val="sr-Cyrl-RS"/>
                <w:rPrChange w:id="7333" w:author="Milan Stojkov" w:date="2026-10-02T11:00:00Z">
                  <w:rPr>
                    <w:rFonts w:ascii="Courier New" w:hAnsi="Courier New" w:eastAsia="Courier New" w:cs="Courier New"/>
                    <w:color w:val="202020"/>
                    <w:sz w:val="20"/>
                    <w:szCs w:val="20"/>
                    <w:highlight w:val="white"/>
                  </w:rPr>
                </w:rPrChange>
              </w:rPr>
              <w:t xml:space="preserve"> \</w:t>
            </w:r>
          </w:p>
          <w:p w14:paraId="722E53A8">
            <w:pPr>
              <w:widowControl w:val="0"/>
              <w:shd w:val="clear" w:color="auto" w:fill="auto"/>
              <w:ind w:firstLine="360"/>
              <w:jc w:val="both"/>
              <w:rPr>
                <w:rFonts w:ascii="Courier New" w:hAnsi="Courier New" w:eastAsia="Courier New" w:cs="Courier New"/>
                <w:color w:val="202020"/>
                <w:sz w:val="20"/>
                <w:szCs w:val="20"/>
                <w:lang w:val="sr-Cyrl-RS"/>
                <w:rPrChange w:id="7335" w:author="Milan Stojkov" w:date="2026-10-02T11:00:00Z">
                  <w:rPr>
                    <w:rFonts w:ascii="Courier New" w:hAnsi="Courier New" w:eastAsia="Courier New" w:cs="Courier New"/>
                    <w:color w:val="202020"/>
                    <w:sz w:val="20"/>
                    <w:szCs w:val="20"/>
                  </w:rPr>
                </w:rPrChange>
              </w:rPr>
              <w:pPrChange w:id="7334"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33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337"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33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339" w:author="Milan Stojkov" w:date="2026-10-02T11:00:00Z">
                  <w:rPr>
                    <w:rFonts w:ascii="Courier New" w:hAnsi="Courier New" w:eastAsia="Courier New" w:cs="Courier New"/>
                    <w:color w:val="8250DF"/>
                    <w:sz w:val="20"/>
                    <w:szCs w:val="20"/>
                    <w:highlight w:val="white"/>
                  </w:rPr>
                </w:rPrChange>
              </w:rPr>
              <w:t>score</w:t>
            </w:r>
            <w:r>
              <w:rPr>
                <w:rFonts w:ascii="Courier New" w:hAnsi="Courier New" w:eastAsia="Courier New" w:cs="Courier New"/>
                <w:color w:val="202020"/>
                <w:sz w:val="20"/>
                <w:szCs w:val="20"/>
                <w:highlight w:val="white"/>
                <w:lang w:val="sr-Cyrl-RS"/>
                <w:rPrChange w:id="734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341"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34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343"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734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345"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734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347" w:author="Milan Stojkov" w:date="2026-10-02T11:00:00Z">
                  <w:rPr>
                    <w:rFonts w:ascii="Courier New" w:hAnsi="Courier New" w:eastAsia="Courier New" w:cs="Courier New"/>
                    <w:color w:val="000000"/>
                    <w:sz w:val="20"/>
                    <w:szCs w:val="20"/>
                    <w:highlight w:val="white"/>
                  </w:rPr>
                </w:rPrChange>
              </w:rPr>
              <w:t>&gt;</w:t>
            </w:r>
            <w:r>
              <w:rPr>
                <w:rFonts w:ascii="Courier New" w:hAnsi="Courier New" w:eastAsia="Courier New" w:cs="Courier New"/>
                <w:color w:val="202020"/>
                <w:sz w:val="20"/>
                <w:szCs w:val="20"/>
                <w:highlight w:val="white"/>
                <w:lang w:val="sr-Cyrl-RS"/>
                <w:rPrChange w:id="734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349"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35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351" w:author="Milan Stojkov" w:date="2026-10-02T11:00:00Z">
                  <w:rPr>
                    <w:rFonts w:ascii="Courier New" w:hAnsi="Courier New" w:eastAsia="Courier New" w:cs="Courier New"/>
                    <w:color w:val="8250DF"/>
                    <w:sz w:val="20"/>
                    <w:szCs w:val="20"/>
                    <w:highlight w:val="white"/>
                  </w:rPr>
                </w:rPrChange>
              </w:rPr>
              <w:t>score</w:t>
            </w:r>
            <w:r>
              <w:rPr>
                <w:rFonts w:ascii="Courier New" w:hAnsi="Courier New" w:eastAsia="Courier New" w:cs="Courier New"/>
                <w:color w:val="202020"/>
                <w:sz w:val="20"/>
                <w:szCs w:val="20"/>
                <w:highlight w:val="white"/>
                <w:lang w:val="sr-Cyrl-RS"/>
                <w:rPrChange w:id="735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353"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35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355" w:author="Milan Stojkov" w:date="2026-10-02T11:00:00Z">
                  <w:rPr>
                    <w:rFonts w:ascii="Courier New" w:hAnsi="Courier New" w:eastAsia="Courier New" w:cs="Courier New"/>
                    <w:color w:val="1F2328"/>
                    <w:sz w:val="20"/>
                    <w:szCs w:val="20"/>
                    <w:highlight w:val="white"/>
                  </w:rPr>
                </w:rPrChange>
              </w:rPr>
              <w:t>weakest</w:t>
            </w:r>
            <w:r>
              <w:rPr>
                <w:rFonts w:ascii="Courier New" w:hAnsi="Courier New" w:eastAsia="Courier New" w:cs="Courier New"/>
                <w:color w:val="202020"/>
                <w:sz w:val="20"/>
                <w:szCs w:val="20"/>
                <w:highlight w:val="white"/>
                <w:lang w:val="sr-Cyrl-RS"/>
                <w:rPrChange w:id="735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357"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7358" w:author="Milan Stojkov" w:date="2026-10-02T11:00:00Z">
                  <w:rPr>
                    <w:rFonts w:ascii="Courier New" w:hAnsi="Courier New" w:eastAsia="Courier New" w:cs="Courier New"/>
                    <w:color w:val="202020"/>
                    <w:sz w:val="20"/>
                    <w:szCs w:val="20"/>
                    <w:highlight w:val="white"/>
                  </w:rPr>
                </w:rPrChange>
              </w:rPr>
              <w:t>):</w:t>
            </w:r>
          </w:p>
          <w:p w14:paraId="05A98789">
            <w:pPr>
              <w:widowControl w:val="0"/>
              <w:shd w:val="clear" w:color="auto" w:fill="auto"/>
              <w:ind w:firstLine="360"/>
              <w:jc w:val="both"/>
              <w:rPr>
                <w:rFonts w:ascii="Courier New" w:hAnsi="Courier New" w:eastAsia="Courier New" w:cs="Courier New"/>
                <w:color w:val="202020"/>
                <w:sz w:val="20"/>
                <w:szCs w:val="20"/>
                <w:lang w:val="sr-Cyrl-RS"/>
                <w:rPrChange w:id="7360" w:author="Milan Stojkov" w:date="2026-10-02T11:00:00Z">
                  <w:rPr>
                    <w:rFonts w:ascii="Courier New" w:hAnsi="Courier New" w:eastAsia="Courier New" w:cs="Courier New"/>
                    <w:color w:val="202020"/>
                    <w:sz w:val="20"/>
                    <w:szCs w:val="20"/>
                  </w:rPr>
                </w:rPrChange>
              </w:rPr>
              <w:pPrChange w:id="7359"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36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362"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736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364" w:author="Milan Stojkov" w:date="2026-10-02T11:00:00Z">
                  <w:rPr>
                    <w:rFonts w:ascii="Courier New" w:hAnsi="Courier New" w:eastAsia="Courier New" w:cs="Courier New"/>
                    <w:color w:val="0000FF"/>
                    <w:sz w:val="20"/>
                    <w:szCs w:val="20"/>
                    <w:highlight w:val="white"/>
                  </w:rPr>
                </w:rPrChange>
              </w:rPr>
              <w:t>None</w:t>
            </w:r>
          </w:p>
          <w:p w14:paraId="25ED6487">
            <w:pPr>
              <w:widowControl w:val="0"/>
              <w:shd w:val="clear" w:color="auto" w:fill="auto"/>
              <w:ind w:firstLine="360"/>
              <w:jc w:val="both"/>
              <w:rPr>
                <w:del w:id="7366" w:author="Milica Radić" w:date="2026-10-02T23:04:33Z"/>
                <w:rFonts w:ascii="Courier New" w:hAnsi="Courier New" w:eastAsia="Courier New" w:cs="Courier New"/>
                <w:color w:val="202020"/>
                <w:sz w:val="20"/>
                <w:szCs w:val="20"/>
                <w:lang w:val="sr-Cyrl-RS"/>
                <w:rPrChange w:id="7367" w:author="Milan Stojkov" w:date="2026-10-02T11:00:00Z">
                  <w:rPr>
                    <w:del w:id="7368" w:author="Milica Radić" w:date="2026-10-02T23:04:33Z"/>
                    <w:rFonts w:ascii="Courier New" w:hAnsi="Courier New" w:eastAsia="Courier New" w:cs="Courier New"/>
                    <w:color w:val="202020"/>
                    <w:sz w:val="20"/>
                    <w:szCs w:val="20"/>
                  </w:rPr>
                </w:rPrChange>
              </w:rPr>
              <w:pPrChange w:id="7365"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36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370"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737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7372" w:author="Milan Stojkov" w:date="2026-10-02T11:00:00Z">
                  <w:rPr>
                    <w:rFonts w:ascii="Courier New" w:hAnsi="Courier New" w:eastAsia="Courier New" w:cs="Courier New"/>
                    <w:color w:val="0A3069"/>
                    <w:sz w:val="20"/>
                    <w:szCs w:val="20"/>
                    <w:highlight w:val="white"/>
                  </w:rPr>
                </w:rPrChange>
              </w:rPr>
              <w:t>"bucket_full"</w:t>
            </w:r>
          </w:p>
          <w:p w14:paraId="6071B539">
            <w:pPr>
              <w:widowControl w:val="0"/>
              <w:ind w:firstLine="360"/>
              <w:jc w:val="both"/>
              <w:rPr>
                <w:rFonts w:ascii="Courier New" w:hAnsi="Courier New" w:eastAsia="Courier New" w:cs="Courier New"/>
                <w:sz w:val="20"/>
                <w:szCs w:val="20"/>
                <w:lang w:val="sr-Cyrl-RS"/>
                <w:rPrChange w:id="7374" w:author="Milan Stojkov" w:date="2026-10-02T11:00:00Z">
                  <w:rPr>
                    <w:rFonts w:ascii="Courier New" w:hAnsi="Courier New" w:eastAsia="Courier New" w:cs="Courier New"/>
                    <w:sz w:val="20"/>
                    <w:szCs w:val="20"/>
                  </w:rPr>
                </w:rPrChange>
              </w:rPr>
              <w:pPrChange w:id="7373" w:author="Milica Radić" w:date="2026-10-03T22:07:10Z">
                <w:pPr>
                  <w:widowControl/>
                  <w:jc w:val="left"/>
                </w:pPr>
              </w:pPrChange>
            </w:pPr>
          </w:p>
          <w:p w14:paraId="31DA80AA">
            <w:pPr>
              <w:widowControl w:val="0"/>
              <w:shd w:val="clear" w:color="auto" w:fill="auto"/>
              <w:ind w:firstLine="360"/>
              <w:jc w:val="both"/>
              <w:rPr>
                <w:rFonts w:ascii="Courier New" w:hAnsi="Courier New" w:eastAsia="Courier New" w:cs="Courier New"/>
                <w:color w:val="202020"/>
                <w:sz w:val="20"/>
                <w:szCs w:val="20"/>
                <w:lang w:val="sr-Cyrl-RS"/>
                <w:rPrChange w:id="7376" w:author="Milan Stojkov" w:date="2026-10-02T11:00:00Z">
                  <w:rPr>
                    <w:rFonts w:ascii="Courier New" w:hAnsi="Courier New" w:eastAsia="Courier New" w:cs="Courier New"/>
                    <w:color w:val="202020"/>
                    <w:sz w:val="20"/>
                    <w:szCs w:val="20"/>
                  </w:rPr>
                </w:rPrChange>
              </w:rPr>
              <w:pPrChange w:id="7375"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37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378" w:author="Milan Stojkov" w:date="2026-10-02T11:00:00Z">
                  <w:rPr>
                    <w:rFonts w:ascii="Courier New" w:hAnsi="Courier New" w:eastAsia="Courier New" w:cs="Courier New"/>
                    <w:color w:val="1F2328"/>
                    <w:sz w:val="20"/>
                    <w:szCs w:val="20"/>
                    <w:highlight w:val="white"/>
                  </w:rPr>
                </w:rPrChange>
              </w:rPr>
              <w:t>victim</w:t>
            </w:r>
            <w:r>
              <w:rPr>
                <w:rFonts w:ascii="Courier New" w:hAnsi="Courier New" w:eastAsia="Courier New" w:cs="Courier New"/>
                <w:color w:val="202020"/>
                <w:sz w:val="20"/>
                <w:szCs w:val="20"/>
                <w:highlight w:val="white"/>
                <w:lang w:val="sr-Cyrl-RS"/>
                <w:rPrChange w:id="737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380"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738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382"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38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384" w:author="Milan Stojkov" w:date="2026-10-02T11:00:00Z">
                  <w:rPr>
                    <w:rFonts w:ascii="Courier New" w:hAnsi="Courier New" w:eastAsia="Courier New" w:cs="Courier New"/>
                    <w:color w:val="8250DF"/>
                    <w:sz w:val="20"/>
                    <w:szCs w:val="20"/>
                    <w:highlight w:val="white"/>
                  </w:rPr>
                </w:rPrChange>
              </w:rPr>
              <w:t>_displaceable</w:t>
            </w:r>
            <w:r>
              <w:rPr>
                <w:rFonts w:ascii="Courier New" w:hAnsi="Courier New" w:eastAsia="Courier New" w:cs="Courier New"/>
                <w:color w:val="202020"/>
                <w:sz w:val="20"/>
                <w:szCs w:val="20"/>
                <w:highlight w:val="white"/>
                <w:lang w:val="sr-Cyrl-RS"/>
                <w:rPrChange w:id="738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386"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38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388"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738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390"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7391" w:author="Milan Stojkov" w:date="2026-10-02T11:00:00Z">
                  <w:rPr>
                    <w:rFonts w:ascii="Courier New" w:hAnsi="Courier New" w:eastAsia="Courier New" w:cs="Courier New"/>
                    <w:color w:val="202020"/>
                    <w:sz w:val="20"/>
                    <w:szCs w:val="20"/>
                    <w:highlight w:val="white"/>
                  </w:rPr>
                </w:rPrChange>
              </w:rPr>
              <w:t>)</w:t>
            </w:r>
          </w:p>
          <w:p w14:paraId="24C3E0D4">
            <w:pPr>
              <w:widowControl w:val="0"/>
              <w:shd w:val="clear" w:color="auto" w:fill="auto"/>
              <w:ind w:firstLine="360"/>
              <w:jc w:val="both"/>
              <w:rPr>
                <w:rFonts w:ascii="Courier New" w:hAnsi="Courier New" w:eastAsia="Courier New" w:cs="Courier New"/>
                <w:color w:val="202020"/>
                <w:sz w:val="20"/>
                <w:szCs w:val="20"/>
                <w:lang w:val="sr-Cyrl-RS"/>
                <w:rPrChange w:id="7393" w:author="Milan Stojkov" w:date="2026-10-02T11:00:00Z">
                  <w:rPr>
                    <w:rFonts w:ascii="Courier New" w:hAnsi="Courier New" w:eastAsia="Courier New" w:cs="Courier New"/>
                    <w:color w:val="202020"/>
                    <w:sz w:val="20"/>
                    <w:szCs w:val="20"/>
                  </w:rPr>
                </w:rPrChange>
              </w:rPr>
              <w:pPrChange w:id="7392"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39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395"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739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397" w:author="Milan Stojkov" w:date="2026-10-02T11:00:00Z">
                  <w:rPr>
                    <w:rFonts w:ascii="Courier New" w:hAnsi="Courier New" w:eastAsia="Courier New" w:cs="Courier New"/>
                    <w:color w:val="1F2328"/>
                    <w:sz w:val="20"/>
                    <w:szCs w:val="20"/>
                    <w:highlight w:val="white"/>
                  </w:rPr>
                </w:rPrChange>
              </w:rPr>
              <w:t>victim</w:t>
            </w:r>
            <w:r>
              <w:rPr>
                <w:rFonts w:ascii="Courier New" w:hAnsi="Courier New" w:eastAsia="Courier New" w:cs="Courier New"/>
                <w:color w:val="202020"/>
                <w:sz w:val="20"/>
                <w:szCs w:val="20"/>
                <w:highlight w:val="white"/>
                <w:lang w:val="sr-Cyrl-RS"/>
                <w:rPrChange w:id="739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399" w:author="Milan Stojkov" w:date="2026-10-02T11:00:00Z">
                  <w:rPr>
                    <w:rFonts w:ascii="Courier New" w:hAnsi="Courier New" w:eastAsia="Courier New" w:cs="Courier New"/>
                    <w:color w:val="0000FF"/>
                    <w:sz w:val="20"/>
                    <w:szCs w:val="20"/>
                    <w:highlight w:val="white"/>
                  </w:rPr>
                </w:rPrChange>
              </w:rPr>
              <w:t>is</w:t>
            </w:r>
            <w:r>
              <w:rPr>
                <w:rFonts w:ascii="Courier New" w:hAnsi="Courier New" w:eastAsia="Courier New" w:cs="Courier New"/>
                <w:color w:val="202020"/>
                <w:sz w:val="20"/>
                <w:szCs w:val="20"/>
                <w:highlight w:val="white"/>
                <w:lang w:val="sr-Cyrl-RS"/>
                <w:rPrChange w:id="740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401"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7402" w:author="Milan Stojkov" w:date="2026-10-02T11:00:00Z">
                  <w:rPr>
                    <w:rFonts w:ascii="Courier New" w:hAnsi="Courier New" w:eastAsia="Courier New" w:cs="Courier New"/>
                    <w:color w:val="202020"/>
                    <w:sz w:val="20"/>
                    <w:szCs w:val="20"/>
                    <w:highlight w:val="white"/>
                  </w:rPr>
                </w:rPrChange>
              </w:rPr>
              <w:t>:</w:t>
            </w:r>
          </w:p>
          <w:p w14:paraId="0A6FE992">
            <w:pPr>
              <w:widowControl w:val="0"/>
              <w:shd w:val="clear" w:color="auto" w:fill="auto"/>
              <w:ind w:firstLine="360"/>
              <w:jc w:val="both"/>
              <w:rPr>
                <w:rFonts w:ascii="Courier New" w:hAnsi="Courier New" w:eastAsia="Courier New" w:cs="Courier New"/>
                <w:color w:val="202020"/>
                <w:sz w:val="20"/>
                <w:szCs w:val="20"/>
                <w:lang w:val="sr-Cyrl-RS"/>
                <w:rPrChange w:id="7404" w:author="Milan Stojkov" w:date="2026-10-02T11:00:00Z">
                  <w:rPr>
                    <w:rFonts w:ascii="Courier New" w:hAnsi="Courier New" w:eastAsia="Courier New" w:cs="Courier New"/>
                    <w:color w:val="202020"/>
                    <w:sz w:val="20"/>
                    <w:szCs w:val="20"/>
                  </w:rPr>
                </w:rPrChange>
              </w:rPr>
              <w:pPrChange w:id="7403"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40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406"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740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7408" w:author="Milan Stojkov" w:date="2026-10-02T11:00:00Z">
                  <w:rPr>
                    <w:rFonts w:ascii="Courier New" w:hAnsi="Courier New" w:eastAsia="Courier New" w:cs="Courier New"/>
                    <w:color w:val="0A3069"/>
                    <w:sz w:val="20"/>
                    <w:szCs w:val="20"/>
                    <w:highlight w:val="white"/>
                  </w:rPr>
                </w:rPrChange>
              </w:rPr>
              <w:t>"bucket_full"</w:t>
            </w:r>
          </w:p>
          <w:p w14:paraId="6855B08B">
            <w:pPr>
              <w:widowControl w:val="0"/>
              <w:shd w:val="clear" w:color="auto" w:fill="auto"/>
              <w:ind w:firstLine="360"/>
              <w:jc w:val="both"/>
              <w:rPr>
                <w:rFonts w:ascii="Courier New" w:hAnsi="Courier New" w:eastAsia="Courier New" w:cs="Courier New"/>
                <w:color w:val="202020"/>
                <w:sz w:val="20"/>
                <w:szCs w:val="20"/>
                <w:lang w:val="sr-Cyrl-RS"/>
                <w:rPrChange w:id="7410" w:author="Milan Stojkov" w:date="2026-10-02T11:00:00Z">
                  <w:rPr>
                    <w:rFonts w:ascii="Courier New" w:hAnsi="Courier New" w:eastAsia="Courier New" w:cs="Courier New"/>
                    <w:color w:val="202020"/>
                    <w:sz w:val="20"/>
                    <w:szCs w:val="20"/>
                  </w:rPr>
                </w:rPrChange>
              </w:rPr>
              <w:pPrChange w:id="7409"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41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412"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741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414"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41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416" w:author="Milan Stojkov" w:date="2026-10-02T11:00:00Z">
                  <w:rPr>
                    <w:rFonts w:ascii="Courier New" w:hAnsi="Courier New" w:eastAsia="Courier New" w:cs="Courier New"/>
                    <w:color w:val="1F2328"/>
                    <w:sz w:val="20"/>
                    <w:szCs w:val="20"/>
                    <w:highlight w:val="white"/>
                  </w:rPr>
                </w:rPrChange>
              </w:rPr>
              <w:t>_open</w:t>
            </w:r>
            <w:r>
              <w:rPr>
                <w:rFonts w:ascii="Courier New" w:hAnsi="Courier New" w:eastAsia="Courier New" w:cs="Courier New"/>
                <w:color w:val="202020"/>
                <w:sz w:val="20"/>
                <w:szCs w:val="20"/>
                <w:highlight w:val="white"/>
                <w:lang w:val="sr-Cyrl-RS"/>
                <w:rPrChange w:id="741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418" w:author="Milan Stojkov" w:date="2026-10-02T11:00:00Z">
                  <w:rPr>
                    <w:rFonts w:ascii="Courier New" w:hAnsi="Courier New" w:eastAsia="Courier New" w:cs="Courier New"/>
                    <w:color w:val="8250DF"/>
                    <w:sz w:val="20"/>
                    <w:szCs w:val="20"/>
                    <w:highlight w:val="white"/>
                  </w:rPr>
                </w:rPrChange>
              </w:rPr>
              <w:t>get</w:t>
            </w:r>
            <w:r>
              <w:rPr>
                <w:rFonts w:ascii="Courier New" w:hAnsi="Courier New" w:eastAsia="Courier New" w:cs="Courier New"/>
                <w:color w:val="202020"/>
                <w:sz w:val="20"/>
                <w:szCs w:val="20"/>
                <w:highlight w:val="white"/>
                <w:lang w:val="sr-Cyrl-RS"/>
                <w:rPrChange w:id="741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420"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42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422" w:author="Milan Stojkov" w:date="2026-10-02T11:00:00Z">
                  <w:rPr>
                    <w:rFonts w:ascii="Courier New" w:hAnsi="Courier New" w:eastAsia="Courier New" w:cs="Courier New"/>
                    <w:color w:val="1F2328"/>
                    <w:sz w:val="20"/>
                    <w:szCs w:val="20"/>
                    <w:highlight w:val="white"/>
                  </w:rPr>
                </w:rPrChange>
              </w:rPr>
              <w:t>node_id</w:t>
            </w:r>
            <w:r>
              <w:rPr>
                <w:rFonts w:ascii="Courier New" w:hAnsi="Courier New" w:eastAsia="Courier New" w:cs="Courier New"/>
                <w:color w:val="202020"/>
                <w:sz w:val="20"/>
                <w:szCs w:val="20"/>
                <w:highlight w:val="white"/>
                <w:lang w:val="sr-Cyrl-RS"/>
                <w:rPrChange w:id="742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424"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742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426"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7427" w:author="Milan Stojkov" w:date="2026-10-02T11:00:00Z">
                  <w:rPr>
                    <w:rFonts w:ascii="Courier New" w:hAnsi="Courier New" w:eastAsia="Courier New" w:cs="Courier New"/>
                    <w:color w:val="202020"/>
                    <w:sz w:val="20"/>
                    <w:szCs w:val="20"/>
                    <w:highlight w:val="white"/>
                  </w:rPr>
                </w:rPrChange>
              </w:rPr>
              <w:t>:</w:t>
            </w:r>
          </w:p>
          <w:p w14:paraId="73C6DEDC">
            <w:pPr>
              <w:widowControl w:val="0"/>
              <w:shd w:val="clear" w:color="auto" w:fill="auto"/>
              <w:ind w:firstLine="360"/>
              <w:jc w:val="both"/>
              <w:rPr>
                <w:rFonts w:ascii="Courier New" w:hAnsi="Courier New" w:eastAsia="Courier New" w:cs="Courier New"/>
                <w:color w:val="202020"/>
                <w:sz w:val="20"/>
                <w:szCs w:val="20"/>
                <w:lang w:val="sr-Cyrl-RS"/>
                <w:rPrChange w:id="7429" w:author="Milan Stojkov" w:date="2026-10-02T11:00:00Z">
                  <w:rPr>
                    <w:rFonts w:ascii="Courier New" w:hAnsi="Courier New" w:eastAsia="Courier New" w:cs="Courier New"/>
                    <w:color w:val="202020"/>
                    <w:sz w:val="20"/>
                    <w:szCs w:val="20"/>
                  </w:rPr>
                </w:rPrChange>
              </w:rPr>
              <w:pPrChange w:id="7428"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43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431" w:author="Milan Stojkov" w:date="2026-10-02T11:00:00Z">
                  <w:rPr>
                    <w:rFonts w:ascii="Courier New" w:hAnsi="Courier New" w:eastAsia="Courier New" w:cs="Courier New"/>
                    <w:color w:val="1F2328"/>
                    <w:sz w:val="20"/>
                    <w:szCs w:val="20"/>
                    <w:highlight w:val="white"/>
                  </w:rPr>
                </w:rPrChange>
              </w:rPr>
              <w:t>target</w:t>
            </w:r>
            <w:r>
              <w:rPr>
                <w:rFonts w:ascii="Courier New" w:hAnsi="Courier New" w:eastAsia="Courier New" w:cs="Courier New"/>
                <w:color w:val="202020"/>
                <w:sz w:val="20"/>
                <w:szCs w:val="20"/>
                <w:highlight w:val="white"/>
                <w:lang w:val="sr-Cyrl-RS"/>
                <w:rPrChange w:id="743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433"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743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435"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43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437" w:author="Milan Stojkov" w:date="2026-10-02T11:00:00Z">
                  <w:rPr>
                    <w:rFonts w:ascii="Courier New" w:hAnsi="Courier New" w:eastAsia="Courier New" w:cs="Courier New"/>
                    <w:color w:val="8250DF"/>
                    <w:sz w:val="20"/>
                    <w:szCs w:val="20"/>
                    <w:highlight w:val="white"/>
                  </w:rPr>
                </w:rPrChange>
              </w:rPr>
              <w:t>bucket</w:t>
            </w:r>
            <w:r>
              <w:rPr>
                <w:rFonts w:ascii="Courier New" w:hAnsi="Courier New" w:eastAsia="Courier New" w:cs="Courier New"/>
                <w:color w:val="202020"/>
                <w:sz w:val="20"/>
                <w:szCs w:val="20"/>
                <w:highlight w:val="white"/>
                <w:lang w:val="sr-Cyrl-RS"/>
                <w:rPrChange w:id="743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439"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7440" w:author="Milan Stojkov" w:date="2026-10-02T11:00:00Z">
                  <w:rPr>
                    <w:rFonts w:ascii="Courier New" w:hAnsi="Courier New" w:eastAsia="Courier New" w:cs="Courier New"/>
                    <w:color w:val="202020"/>
                    <w:sz w:val="20"/>
                    <w:szCs w:val="20"/>
                    <w:highlight w:val="white"/>
                  </w:rPr>
                </w:rPrChange>
              </w:rPr>
              <w:t>)</w:t>
            </w:r>
          </w:p>
          <w:p w14:paraId="0B9A4BB5">
            <w:pPr>
              <w:widowControl w:val="0"/>
              <w:shd w:val="clear" w:color="auto" w:fill="auto"/>
              <w:ind w:firstLine="360"/>
              <w:jc w:val="both"/>
              <w:rPr>
                <w:rFonts w:ascii="Courier New" w:hAnsi="Courier New" w:eastAsia="Courier New" w:cs="Courier New"/>
                <w:color w:val="202020"/>
                <w:sz w:val="20"/>
                <w:szCs w:val="20"/>
                <w:lang w:val="sr-Cyrl-RS"/>
                <w:rPrChange w:id="7442" w:author="Milan Stojkov" w:date="2026-10-02T11:00:00Z">
                  <w:rPr>
                    <w:rFonts w:ascii="Courier New" w:hAnsi="Courier New" w:eastAsia="Courier New" w:cs="Courier New"/>
                    <w:color w:val="202020"/>
                    <w:sz w:val="20"/>
                    <w:szCs w:val="20"/>
                  </w:rPr>
                </w:rPrChange>
              </w:rPr>
              <w:pPrChange w:id="7441"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44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444"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744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7446" w:author="Milan Stojkov" w:date="2026-10-02T11:00:00Z">
                  <w:rPr>
                    <w:rFonts w:ascii="Courier New" w:hAnsi="Courier New" w:eastAsia="Courier New" w:cs="Courier New"/>
                    <w:color w:val="8250DF"/>
                    <w:sz w:val="20"/>
                    <w:szCs w:val="20"/>
                    <w:highlight w:val="white"/>
                  </w:rPr>
                </w:rPrChange>
              </w:rPr>
              <w:t>len</w:t>
            </w:r>
            <w:r>
              <w:rPr>
                <w:rFonts w:ascii="Courier New" w:hAnsi="Courier New" w:eastAsia="Courier New" w:cs="Courier New"/>
                <w:color w:val="202020"/>
                <w:sz w:val="20"/>
                <w:szCs w:val="20"/>
                <w:highlight w:val="white"/>
                <w:lang w:val="sr-Cyrl-RS"/>
                <w:rPrChange w:id="744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448"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44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450" w:author="Milan Stojkov" w:date="2026-10-02T11:00:00Z">
                  <w:rPr>
                    <w:rFonts w:ascii="Courier New" w:hAnsi="Courier New" w:eastAsia="Courier New" w:cs="Courier New"/>
                    <w:color w:val="8250DF"/>
                    <w:sz w:val="20"/>
                    <w:szCs w:val="20"/>
                    <w:highlight w:val="white"/>
                  </w:rPr>
                </w:rPrChange>
              </w:rPr>
              <w:t>_bucket_peers</w:t>
            </w:r>
            <w:r>
              <w:rPr>
                <w:rFonts w:ascii="Courier New" w:hAnsi="Courier New" w:eastAsia="Courier New" w:cs="Courier New"/>
                <w:color w:val="202020"/>
                <w:sz w:val="20"/>
                <w:szCs w:val="20"/>
                <w:highlight w:val="white"/>
                <w:lang w:val="sr-Cyrl-RS"/>
                <w:rPrChange w:id="745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452"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45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454" w:author="Milan Stojkov" w:date="2026-10-02T11:00:00Z">
                  <w:rPr>
                    <w:rFonts w:ascii="Courier New" w:hAnsi="Courier New" w:eastAsia="Courier New" w:cs="Courier New"/>
                    <w:color w:val="1F2328"/>
                    <w:sz w:val="20"/>
                    <w:szCs w:val="20"/>
                    <w:highlight w:val="white"/>
                  </w:rPr>
                </w:rPrChange>
              </w:rPr>
              <w:t>target</w:t>
            </w:r>
            <w:r>
              <w:rPr>
                <w:rFonts w:ascii="Courier New" w:hAnsi="Courier New" w:eastAsia="Courier New" w:cs="Courier New"/>
                <w:color w:val="202020"/>
                <w:sz w:val="20"/>
                <w:szCs w:val="20"/>
                <w:highlight w:val="white"/>
                <w:lang w:val="sr-Cyrl-RS"/>
                <w:rPrChange w:id="745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456" w:author="Milan Stojkov" w:date="2026-10-02T11:00:00Z">
                  <w:rPr>
                    <w:rFonts w:ascii="Courier New" w:hAnsi="Courier New" w:eastAsia="Courier New" w:cs="Courier New"/>
                    <w:color w:val="000000"/>
                    <w:sz w:val="20"/>
                    <w:szCs w:val="20"/>
                    <w:highlight w:val="white"/>
                  </w:rPr>
                </w:rPrChange>
              </w:rPr>
              <w:t>&lt;</w:t>
            </w:r>
            <w:r>
              <w:rPr>
                <w:rFonts w:ascii="Courier New" w:hAnsi="Courier New" w:eastAsia="Courier New" w:cs="Courier New"/>
                <w:color w:val="202020"/>
                <w:sz w:val="20"/>
                <w:szCs w:val="20"/>
                <w:highlight w:val="white"/>
                <w:lang w:val="sr-Cyrl-RS"/>
                <w:rPrChange w:id="745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458"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45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460" w:author="Milan Stojkov" w:date="2026-10-02T11:00:00Z">
                  <w:rPr>
                    <w:rFonts w:ascii="Courier New" w:hAnsi="Courier New" w:eastAsia="Courier New" w:cs="Courier New"/>
                    <w:color w:val="1F2328"/>
                    <w:sz w:val="20"/>
                    <w:szCs w:val="20"/>
                    <w:highlight w:val="white"/>
                  </w:rPr>
                </w:rPrChange>
              </w:rPr>
              <w:t>params</w:t>
            </w:r>
            <w:r>
              <w:rPr>
                <w:rFonts w:ascii="Courier New" w:hAnsi="Courier New" w:eastAsia="Courier New" w:cs="Courier New"/>
                <w:color w:val="202020"/>
                <w:sz w:val="20"/>
                <w:szCs w:val="20"/>
                <w:highlight w:val="white"/>
                <w:lang w:val="sr-Cyrl-RS"/>
                <w:rPrChange w:id="746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462" w:author="Milan Stojkov" w:date="2026-10-02T11:00:00Z">
                  <w:rPr>
                    <w:rFonts w:ascii="Courier New" w:hAnsi="Courier New" w:eastAsia="Courier New" w:cs="Courier New"/>
                    <w:color w:val="1F2328"/>
                    <w:sz w:val="20"/>
                    <w:szCs w:val="20"/>
                    <w:highlight w:val="white"/>
                  </w:rPr>
                </w:rPrChange>
              </w:rPr>
              <w:t>max_per_bucket</w:t>
            </w:r>
            <w:r>
              <w:rPr>
                <w:rFonts w:ascii="Courier New" w:hAnsi="Courier New" w:eastAsia="Courier New" w:cs="Courier New"/>
                <w:color w:val="202020"/>
                <w:sz w:val="20"/>
                <w:szCs w:val="20"/>
                <w:highlight w:val="white"/>
                <w:lang w:val="sr-Cyrl-RS"/>
                <w:rPrChange w:id="7463" w:author="Milan Stojkov" w:date="2026-10-02T11:00:00Z">
                  <w:rPr>
                    <w:rFonts w:ascii="Courier New" w:hAnsi="Courier New" w:eastAsia="Courier New" w:cs="Courier New"/>
                    <w:color w:val="202020"/>
                    <w:sz w:val="20"/>
                    <w:szCs w:val="20"/>
                    <w:highlight w:val="white"/>
                  </w:rPr>
                </w:rPrChange>
              </w:rPr>
              <w:t>:</w:t>
            </w:r>
          </w:p>
          <w:p w14:paraId="1A8E9B97">
            <w:pPr>
              <w:widowControl w:val="0"/>
              <w:shd w:val="clear" w:color="auto" w:fill="auto"/>
              <w:ind w:firstLine="360"/>
              <w:jc w:val="both"/>
              <w:rPr>
                <w:rFonts w:ascii="Courier New" w:hAnsi="Courier New" w:eastAsia="Courier New" w:cs="Courier New"/>
                <w:color w:val="202020"/>
                <w:sz w:val="20"/>
                <w:szCs w:val="20"/>
                <w:lang w:val="sr-Cyrl-RS"/>
                <w:rPrChange w:id="7465" w:author="Milan Stojkov" w:date="2026-10-02T11:00:00Z">
                  <w:rPr>
                    <w:rFonts w:ascii="Courier New" w:hAnsi="Courier New" w:eastAsia="Courier New" w:cs="Courier New"/>
                    <w:color w:val="202020"/>
                    <w:sz w:val="20"/>
                    <w:szCs w:val="20"/>
                  </w:rPr>
                </w:rPrChange>
              </w:rPr>
              <w:pPrChange w:id="7464"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46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467"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746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469" w:author="Milan Stojkov" w:date="2026-10-02T11:00:00Z">
                  <w:rPr>
                    <w:rFonts w:ascii="Courier New" w:hAnsi="Courier New" w:eastAsia="Courier New" w:cs="Courier New"/>
                    <w:color w:val="0000FF"/>
                    <w:sz w:val="20"/>
                    <w:szCs w:val="20"/>
                    <w:highlight w:val="white"/>
                  </w:rPr>
                </w:rPrChange>
              </w:rPr>
              <w:t>None</w:t>
            </w:r>
          </w:p>
          <w:p w14:paraId="7D467D7C">
            <w:pPr>
              <w:widowControl w:val="0"/>
              <w:shd w:val="clear" w:color="auto" w:fill="auto"/>
              <w:ind w:firstLine="360"/>
              <w:jc w:val="both"/>
              <w:rPr>
                <w:rFonts w:ascii="Courier New" w:hAnsi="Courier New" w:eastAsia="Courier New" w:cs="Courier New"/>
                <w:color w:val="202020"/>
                <w:sz w:val="20"/>
                <w:szCs w:val="20"/>
                <w:lang w:val="sr-Cyrl-RS"/>
                <w:rPrChange w:id="7471" w:author="Milan Stojkov" w:date="2026-10-02T11:00:00Z">
                  <w:rPr>
                    <w:rFonts w:ascii="Courier New" w:hAnsi="Courier New" w:eastAsia="Courier New" w:cs="Courier New"/>
                    <w:color w:val="202020"/>
                    <w:sz w:val="20"/>
                    <w:szCs w:val="20"/>
                  </w:rPr>
                </w:rPrChange>
              </w:rPr>
              <w:pPrChange w:id="7470"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47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473"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747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475"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47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477" w:author="Milan Stojkov" w:date="2026-10-02T11:00:00Z">
                  <w:rPr>
                    <w:rFonts w:ascii="Courier New" w:hAnsi="Courier New" w:eastAsia="Courier New" w:cs="Courier New"/>
                    <w:color w:val="8250DF"/>
                    <w:sz w:val="20"/>
                    <w:szCs w:val="20"/>
                    <w:highlight w:val="white"/>
                  </w:rPr>
                </w:rPrChange>
              </w:rPr>
              <w:t>score</w:t>
            </w:r>
            <w:r>
              <w:rPr>
                <w:rFonts w:ascii="Courier New" w:hAnsi="Courier New" w:eastAsia="Courier New" w:cs="Courier New"/>
                <w:color w:val="202020"/>
                <w:sz w:val="20"/>
                <w:szCs w:val="20"/>
                <w:highlight w:val="white"/>
                <w:lang w:val="sr-Cyrl-RS"/>
                <w:rPrChange w:id="747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479"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48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481"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748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483"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748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485" w:author="Milan Stojkov" w:date="2026-10-02T11:00:00Z">
                  <w:rPr>
                    <w:rFonts w:ascii="Courier New" w:hAnsi="Courier New" w:eastAsia="Courier New" w:cs="Courier New"/>
                    <w:color w:val="000000"/>
                    <w:sz w:val="20"/>
                    <w:szCs w:val="20"/>
                    <w:highlight w:val="white"/>
                  </w:rPr>
                </w:rPrChange>
              </w:rPr>
              <w:t>&gt;</w:t>
            </w:r>
            <w:r>
              <w:rPr>
                <w:rFonts w:ascii="Courier New" w:hAnsi="Courier New" w:eastAsia="Courier New" w:cs="Courier New"/>
                <w:color w:val="202020"/>
                <w:sz w:val="20"/>
                <w:szCs w:val="20"/>
                <w:highlight w:val="white"/>
                <w:lang w:val="sr-Cyrl-RS"/>
                <w:rPrChange w:id="748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487"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48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489" w:author="Milan Stojkov" w:date="2026-10-02T11:00:00Z">
                  <w:rPr>
                    <w:rFonts w:ascii="Courier New" w:hAnsi="Courier New" w:eastAsia="Courier New" w:cs="Courier New"/>
                    <w:color w:val="8250DF"/>
                    <w:sz w:val="20"/>
                    <w:szCs w:val="20"/>
                    <w:highlight w:val="white"/>
                  </w:rPr>
                </w:rPrChange>
              </w:rPr>
              <w:t>score</w:t>
            </w:r>
            <w:r>
              <w:rPr>
                <w:rFonts w:ascii="Courier New" w:hAnsi="Courier New" w:eastAsia="Courier New" w:cs="Courier New"/>
                <w:color w:val="202020"/>
                <w:sz w:val="20"/>
                <w:szCs w:val="20"/>
                <w:highlight w:val="white"/>
                <w:lang w:val="sr-Cyrl-RS"/>
                <w:rPrChange w:id="749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491"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49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493" w:author="Milan Stojkov" w:date="2026-10-02T11:00:00Z">
                  <w:rPr>
                    <w:rFonts w:ascii="Courier New" w:hAnsi="Courier New" w:eastAsia="Courier New" w:cs="Courier New"/>
                    <w:color w:val="1F2328"/>
                    <w:sz w:val="20"/>
                    <w:szCs w:val="20"/>
                    <w:highlight w:val="white"/>
                  </w:rPr>
                </w:rPrChange>
              </w:rPr>
              <w:t>victim</w:t>
            </w:r>
            <w:r>
              <w:rPr>
                <w:rFonts w:ascii="Courier New" w:hAnsi="Courier New" w:eastAsia="Courier New" w:cs="Courier New"/>
                <w:color w:val="202020"/>
                <w:sz w:val="20"/>
                <w:szCs w:val="20"/>
                <w:highlight w:val="white"/>
                <w:lang w:val="sr-Cyrl-RS"/>
                <w:rPrChange w:id="749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495"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7496" w:author="Milan Stojkov" w:date="2026-10-02T11:00:00Z">
                  <w:rPr>
                    <w:rFonts w:ascii="Courier New" w:hAnsi="Courier New" w:eastAsia="Courier New" w:cs="Courier New"/>
                    <w:color w:val="202020"/>
                    <w:sz w:val="20"/>
                    <w:szCs w:val="20"/>
                    <w:highlight w:val="white"/>
                  </w:rPr>
                </w:rPrChange>
              </w:rPr>
              <w:t>):</w:t>
            </w:r>
          </w:p>
          <w:p w14:paraId="3FB141C7">
            <w:pPr>
              <w:widowControl w:val="0"/>
              <w:shd w:val="clear" w:color="auto" w:fill="auto"/>
              <w:ind w:firstLine="360"/>
              <w:jc w:val="both"/>
              <w:rPr>
                <w:rFonts w:ascii="Courier New" w:hAnsi="Courier New" w:eastAsia="Courier New" w:cs="Courier New"/>
                <w:color w:val="202020"/>
                <w:sz w:val="20"/>
                <w:szCs w:val="20"/>
                <w:lang w:val="sr-Cyrl-RS"/>
                <w:rPrChange w:id="7498" w:author="Milan Stojkov" w:date="2026-10-02T11:00:00Z">
                  <w:rPr>
                    <w:rFonts w:ascii="Courier New" w:hAnsi="Courier New" w:eastAsia="Courier New" w:cs="Courier New"/>
                    <w:color w:val="202020"/>
                    <w:sz w:val="20"/>
                    <w:szCs w:val="20"/>
                  </w:rPr>
                </w:rPrChange>
              </w:rPr>
              <w:pPrChange w:id="7497"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49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500"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750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502" w:author="Milan Stojkov" w:date="2026-10-02T11:00:00Z">
                  <w:rPr>
                    <w:rFonts w:ascii="Courier New" w:hAnsi="Courier New" w:eastAsia="Courier New" w:cs="Courier New"/>
                    <w:color w:val="0000FF"/>
                    <w:sz w:val="20"/>
                    <w:szCs w:val="20"/>
                    <w:highlight w:val="white"/>
                  </w:rPr>
                </w:rPrChange>
              </w:rPr>
              <w:t>None</w:t>
            </w:r>
          </w:p>
          <w:p w14:paraId="75FB0F38">
            <w:pPr>
              <w:widowControl w:val="0"/>
              <w:shd w:val="clear" w:color="auto" w:fill="auto"/>
              <w:ind w:firstLine="360"/>
              <w:jc w:val="both"/>
              <w:rPr>
                <w:del w:id="7504" w:author="Milica Radić" w:date="2026-10-02T23:04:35Z"/>
                <w:rFonts w:ascii="Courier New" w:hAnsi="Courier New" w:eastAsia="Courier New" w:cs="Courier New"/>
                <w:color w:val="202020"/>
                <w:sz w:val="20"/>
                <w:szCs w:val="20"/>
                <w:lang w:val="sr-Cyrl-RS"/>
                <w:rPrChange w:id="7505" w:author="Milan Stojkov" w:date="2026-10-02T11:00:00Z">
                  <w:rPr>
                    <w:del w:id="7506" w:author="Milica Radić" w:date="2026-10-02T23:04:35Z"/>
                    <w:rFonts w:ascii="Courier New" w:hAnsi="Courier New" w:eastAsia="Courier New" w:cs="Courier New"/>
                    <w:color w:val="202020"/>
                    <w:sz w:val="20"/>
                    <w:szCs w:val="20"/>
                  </w:rPr>
                </w:rPrChange>
              </w:rPr>
              <w:pPrChange w:id="7503"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50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508"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750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A3069"/>
                <w:sz w:val="20"/>
                <w:szCs w:val="20"/>
                <w:highlight w:val="white"/>
                <w:lang w:val="sr-Cyrl-RS"/>
                <w:rPrChange w:id="7510" w:author="Milan Stojkov" w:date="2026-10-02T11:00:00Z">
                  <w:rPr>
                    <w:rFonts w:ascii="Courier New" w:hAnsi="Courier New" w:eastAsia="Courier New" w:cs="Courier New"/>
                    <w:color w:val="0A3069"/>
                    <w:sz w:val="20"/>
                    <w:szCs w:val="20"/>
                    <w:highlight w:val="white"/>
                  </w:rPr>
                </w:rPrChange>
              </w:rPr>
              <w:t>"bucket_full"</w:t>
            </w:r>
          </w:p>
          <w:p w14:paraId="26E18C92">
            <w:pPr>
              <w:widowControl w:val="0"/>
              <w:ind w:firstLine="360"/>
              <w:jc w:val="both"/>
              <w:rPr>
                <w:rFonts w:ascii="Courier New" w:hAnsi="Courier New" w:eastAsia="Courier New" w:cs="Courier New"/>
                <w:sz w:val="20"/>
                <w:szCs w:val="20"/>
                <w:lang w:val="sr-Cyrl-RS"/>
                <w:rPrChange w:id="7512" w:author="Milan Stojkov" w:date="2026-10-02T11:00:00Z">
                  <w:rPr>
                    <w:rFonts w:ascii="Courier New" w:hAnsi="Courier New" w:eastAsia="Courier New" w:cs="Courier New"/>
                    <w:sz w:val="20"/>
                    <w:szCs w:val="20"/>
                  </w:rPr>
                </w:rPrChange>
              </w:rPr>
              <w:pPrChange w:id="7511" w:author="Milica Radić" w:date="2026-10-03T22:07:10Z">
                <w:pPr>
                  <w:widowControl/>
                  <w:jc w:val="left"/>
                </w:pPr>
              </w:pPrChange>
            </w:pPr>
          </w:p>
          <w:p w14:paraId="4FAE6018">
            <w:pPr>
              <w:widowControl w:val="0"/>
              <w:shd w:val="clear" w:color="auto" w:fill="auto"/>
              <w:ind w:firstLine="360"/>
              <w:jc w:val="both"/>
              <w:rPr>
                <w:rFonts w:ascii="Courier New" w:hAnsi="Courier New" w:eastAsia="Courier New" w:cs="Courier New"/>
                <w:color w:val="202020"/>
                <w:sz w:val="20"/>
                <w:szCs w:val="20"/>
                <w:lang w:val="sr-Cyrl-RS"/>
                <w:rPrChange w:id="7514" w:author="Milan Stojkov" w:date="2026-10-02T11:00:00Z">
                  <w:rPr>
                    <w:rFonts w:ascii="Courier New" w:hAnsi="Courier New" w:eastAsia="Courier New" w:cs="Courier New"/>
                    <w:color w:val="202020"/>
                    <w:sz w:val="20"/>
                    <w:szCs w:val="20"/>
                  </w:rPr>
                </w:rPrChange>
              </w:rPr>
              <w:pPrChange w:id="7513"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51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CF222E"/>
                <w:sz w:val="20"/>
                <w:szCs w:val="20"/>
                <w:highlight w:val="white"/>
                <w:lang w:val="sr-Cyrl-RS"/>
                <w:rPrChange w:id="7516"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751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7518" w:author="Milan Stojkov" w:date="2026-10-02T11:00:00Z">
                  <w:rPr>
                    <w:rFonts w:ascii="Courier New" w:hAnsi="Courier New" w:eastAsia="Courier New" w:cs="Courier New"/>
                    <w:color w:val="8250DF"/>
                    <w:sz w:val="20"/>
                    <w:szCs w:val="20"/>
                    <w:highlight w:val="white"/>
                  </w:rPr>
                </w:rPrChange>
              </w:rPr>
              <w:t>evict_peer</w:t>
            </w:r>
            <w:r>
              <w:rPr>
                <w:rFonts w:ascii="Courier New" w:hAnsi="Courier New" w:eastAsia="Courier New" w:cs="Courier New"/>
                <w:color w:val="202020"/>
                <w:sz w:val="20"/>
                <w:szCs w:val="20"/>
                <w:highlight w:val="white"/>
                <w:lang w:val="sr-Cyrl-RS"/>
                <w:rPrChange w:id="751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520"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52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522"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52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7524" w:author="Milan Stojkov" w:date="2026-10-02T11:00:00Z">
                  <w:rPr>
                    <w:rFonts w:ascii="Courier New" w:hAnsi="Courier New" w:eastAsia="Courier New" w:cs="Courier New"/>
                    <w:color w:val="267F99"/>
                    <w:sz w:val="20"/>
                    <w:szCs w:val="20"/>
                    <w:highlight w:val="white"/>
                  </w:rPr>
                </w:rPrChange>
              </w:rPr>
              <w:t>Node</w:t>
            </w:r>
            <w:r>
              <w:rPr>
                <w:rFonts w:ascii="Courier New" w:hAnsi="Courier New" w:eastAsia="Courier New" w:cs="Courier New"/>
                <w:color w:val="202020"/>
                <w:sz w:val="20"/>
                <w:szCs w:val="20"/>
                <w:highlight w:val="white"/>
                <w:lang w:val="sr-Cyrl-RS"/>
                <w:rPrChange w:id="752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526"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752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7528"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752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530"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753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7532" w:author="Milan Stojkov" w:date="2026-10-02T11:00:00Z">
                  <w:rPr>
                    <w:rFonts w:ascii="Courier New" w:hAnsi="Courier New" w:eastAsia="Courier New" w:cs="Courier New"/>
                    <w:color w:val="267F99"/>
                    <w:sz w:val="20"/>
                    <w:szCs w:val="20"/>
                    <w:highlight w:val="white"/>
                  </w:rPr>
                </w:rPrChange>
              </w:rPr>
              <w:t>Optional</w:t>
            </w:r>
            <w:r>
              <w:rPr>
                <w:rFonts w:ascii="Courier New" w:hAnsi="Courier New" w:eastAsia="Courier New" w:cs="Courier New"/>
                <w:color w:val="202020"/>
                <w:sz w:val="20"/>
                <w:szCs w:val="20"/>
                <w:highlight w:val="white"/>
                <w:lang w:val="sr-Cyrl-RS"/>
                <w:rPrChange w:id="753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7534"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753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536"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753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538"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7539"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267F99"/>
                <w:sz w:val="20"/>
                <w:szCs w:val="20"/>
                <w:highlight w:val="white"/>
                <w:lang w:val="sr-Cyrl-RS"/>
                <w:rPrChange w:id="7540" w:author="Milan Stojkov" w:date="2026-10-02T11:00:00Z">
                  <w:rPr>
                    <w:rFonts w:ascii="Courier New" w:hAnsi="Courier New" w:eastAsia="Courier New" w:cs="Courier New"/>
                    <w:color w:val="267F99"/>
                    <w:sz w:val="20"/>
                    <w:szCs w:val="20"/>
                    <w:highlight w:val="white"/>
                  </w:rPr>
                </w:rPrChange>
              </w:rPr>
              <w:t>Optional</w:t>
            </w:r>
            <w:r>
              <w:rPr>
                <w:rFonts w:ascii="Courier New" w:hAnsi="Courier New" w:eastAsia="Courier New" w:cs="Courier New"/>
                <w:color w:val="202020"/>
                <w:sz w:val="20"/>
                <w:szCs w:val="20"/>
                <w:highlight w:val="white"/>
                <w:lang w:val="sr-Cyrl-RS"/>
                <w:rPrChange w:id="754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267F99"/>
                <w:sz w:val="20"/>
                <w:szCs w:val="20"/>
                <w:highlight w:val="white"/>
                <w:lang w:val="sr-Cyrl-RS"/>
                <w:rPrChange w:id="7542"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7543" w:author="Milan Stojkov" w:date="2026-10-02T11:00:00Z">
                  <w:rPr>
                    <w:rFonts w:ascii="Courier New" w:hAnsi="Courier New" w:eastAsia="Courier New" w:cs="Courier New"/>
                    <w:color w:val="202020"/>
                    <w:sz w:val="20"/>
                    <w:szCs w:val="20"/>
                    <w:highlight w:val="white"/>
                  </w:rPr>
                </w:rPrChange>
              </w:rPr>
              <w:t>]:</w:t>
            </w:r>
          </w:p>
          <w:p w14:paraId="44EAB7AF">
            <w:pPr>
              <w:widowControl w:val="0"/>
              <w:shd w:val="clear" w:color="auto" w:fill="auto"/>
              <w:ind w:firstLine="360"/>
              <w:jc w:val="both"/>
              <w:rPr>
                <w:rFonts w:ascii="Courier New" w:hAnsi="Courier New" w:eastAsia="Courier New" w:cs="Courier New"/>
                <w:color w:val="202020"/>
                <w:sz w:val="20"/>
                <w:szCs w:val="20"/>
                <w:lang w:val="sr-Cyrl-RS"/>
                <w:rPrChange w:id="7545" w:author="Milan Stojkov" w:date="2026-10-02T11:00:00Z">
                  <w:rPr>
                    <w:rFonts w:ascii="Courier New" w:hAnsi="Courier New" w:eastAsia="Courier New" w:cs="Courier New"/>
                    <w:color w:val="202020"/>
                    <w:sz w:val="20"/>
                    <w:szCs w:val="20"/>
                  </w:rPr>
                </w:rPrChange>
              </w:rPr>
              <w:pPrChange w:id="7544"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54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547"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754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549"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55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551" w:author="Milan Stojkov" w:date="2026-10-02T11:00:00Z">
                  <w:rPr>
                    <w:rFonts w:ascii="Courier New" w:hAnsi="Courier New" w:eastAsia="Courier New" w:cs="Courier New"/>
                    <w:color w:val="1F2328"/>
                    <w:sz w:val="20"/>
                    <w:szCs w:val="20"/>
                    <w:highlight w:val="white"/>
                  </w:rPr>
                </w:rPrChange>
              </w:rPr>
              <w:t>_open</w:t>
            </w:r>
            <w:r>
              <w:rPr>
                <w:rFonts w:ascii="Courier New" w:hAnsi="Courier New" w:eastAsia="Courier New" w:cs="Courier New"/>
                <w:color w:val="202020"/>
                <w:sz w:val="20"/>
                <w:szCs w:val="20"/>
                <w:highlight w:val="white"/>
                <w:lang w:val="sr-Cyrl-RS"/>
                <w:rPrChange w:id="755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553" w:author="Milan Stojkov" w:date="2026-10-02T11:00:00Z">
                  <w:rPr>
                    <w:rFonts w:ascii="Courier New" w:hAnsi="Courier New" w:eastAsia="Courier New" w:cs="Courier New"/>
                    <w:color w:val="8250DF"/>
                    <w:sz w:val="20"/>
                    <w:szCs w:val="20"/>
                    <w:highlight w:val="white"/>
                  </w:rPr>
                </w:rPrChange>
              </w:rPr>
              <w:t>get</w:t>
            </w:r>
            <w:r>
              <w:rPr>
                <w:rFonts w:ascii="Courier New" w:hAnsi="Courier New" w:eastAsia="Courier New" w:cs="Courier New"/>
                <w:color w:val="202020"/>
                <w:sz w:val="20"/>
                <w:szCs w:val="20"/>
                <w:highlight w:val="white"/>
                <w:lang w:val="sr-Cyrl-RS"/>
                <w:rPrChange w:id="755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555"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55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557" w:author="Milan Stojkov" w:date="2026-10-02T11:00:00Z">
                  <w:rPr>
                    <w:rFonts w:ascii="Courier New" w:hAnsi="Courier New" w:eastAsia="Courier New" w:cs="Courier New"/>
                    <w:color w:val="1F2328"/>
                    <w:sz w:val="20"/>
                    <w:szCs w:val="20"/>
                    <w:highlight w:val="white"/>
                  </w:rPr>
                </w:rPrChange>
              </w:rPr>
              <w:t>node_id</w:t>
            </w:r>
            <w:r>
              <w:rPr>
                <w:rFonts w:ascii="Courier New" w:hAnsi="Courier New" w:eastAsia="Courier New" w:cs="Courier New"/>
                <w:color w:val="202020"/>
                <w:sz w:val="20"/>
                <w:szCs w:val="20"/>
                <w:highlight w:val="white"/>
                <w:lang w:val="sr-Cyrl-RS"/>
                <w:rPrChange w:id="755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559"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756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561"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7562" w:author="Milan Stojkov" w:date="2026-10-02T11:00:00Z">
                  <w:rPr>
                    <w:rFonts w:ascii="Courier New" w:hAnsi="Courier New" w:eastAsia="Courier New" w:cs="Courier New"/>
                    <w:color w:val="202020"/>
                    <w:sz w:val="20"/>
                    <w:szCs w:val="20"/>
                    <w:highlight w:val="white"/>
                  </w:rPr>
                </w:rPrChange>
              </w:rPr>
              <w:t>:</w:t>
            </w:r>
          </w:p>
          <w:p w14:paraId="61056EFF">
            <w:pPr>
              <w:widowControl w:val="0"/>
              <w:shd w:val="clear" w:color="auto" w:fill="auto"/>
              <w:ind w:firstLine="360"/>
              <w:jc w:val="both"/>
              <w:rPr>
                <w:rFonts w:ascii="Courier New" w:hAnsi="Courier New" w:eastAsia="Courier New" w:cs="Courier New"/>
                <w:color w:val="202020"/>
                <w:sz w:val="20"/>
                <w:szCs w:val="20"/>
                <w:lang w:val="sr-Cyrl-RS"/>
                <w:rPrChange w:id="7564" w:author="Milan Stojkov" w:date="2026-10-02T11:00:00Z">
                  <w:rPr>
                    <w:rFonts w:ascii="Courier New" w:hAnsi="Courier New" w:eastAsia="Courier New" w:cs="Courier New"/>
                    <w:color w:val="202020"/>
                    <w:sz w:val="20"/>
                    <w:szCs w:val="20"/>
                  </w:rPr>
                </w:rPrChange>
              </w:rPr>
              <w:pPrChange w:id="7563"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56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566"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567"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568" w:author="Milan Stojkov" w:date="2026-10-02T11:00:00Z">
                  <w:rPr>
                    <w:rFonts w:ascii="Courier New" w:hAnsi="Courier New" w:eastAsia="Courier New" w:cs="Courier New"/>
                    <w:color w:val="1F2328"/>
                    <w:sz w:val="20"/>
                    <w:szCs w:val="20"/>
                    <w:highlight w:val="white"/>
                  </w:rPr>
                </w:rPrChange>
              </w:rPr>
              <w:t>_open</w:t>
            </w:r>
            <w:r>
              <w:rPr>
                <w:rFonts w:ascii="Courier New" w:hAnsi="Courier New" w:eastAsia="Courier New" w:cs="Courier New"/>
                <w:color w:val="202020"/>
                <w:sz w:val="20"/>
                <w:szCs w:val="20"/>
                <w:highlight w:val="white"/>
                <w:lang w:val="sr-Cyrl-RS"/>
                <w:rPrChange w:id="756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570" w:author="Milan Stojkov" w:date="2026-10-02T11:00:00Z">
                  <w:rPr>
                    <w:rFonts w:ascii="Courier New" w:hAnsi="Courier New" w:eastAsia="Courier New" w:cs="Courier New"/>
                    <w:color w:val="8250DF"/>
                    <w:sz w:val="20"/>
                    <w:szCs w:val="20"/>
                    <w:highlight w:val="white"/>
                  </w:rPr>
                </w:rPrChange>
              </w:rPr>
              <w:t>pop</w:t>
            </w:r>
            <w:r>
              <w:rPr>
                <w:rFonts w:ascii="Courier New" w:hAnsi="Courier New" w:eastAsia="Courier New" w:cs="Courier New"/>
                <w:color w:val="202020"/>
                <w:sz w:val="20"/>
                <w:szCs w:val="20"/>
                <w:highlight w:val="white"/>
                <w:lang w:val="sr-Cyrl-RS"/>
                <w:rPrChange w:id="757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572"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57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574" w:author="Milan Stojkov" w:date="2026-10-02T11:00:00Z">
                  <w:rPr>
                    <w:rFonts w:ascii="Courier New" w:hAnsi="Courier New" w:eastAsia="Courier New" w:cs="Courier New"/>
                    <w:color w:val="1F2328"/>
                    <w:sz w:val="20"/>
                    <w:szCs w:val="20"/>
                    <w:highlight w:val="white"/>
                  </w:rPr>
                </w:rPrChange>
              </w:rPr>
              <w:t>node_id</w:t>
            </w:r>
            <w:r>
              <w:rPr>
                <w:rFonts w:ascii="Courier New" w:hAnsi="Courier New" w:eastAsia="Courier New" w:cs="Courier New"/>
                <w:color w:val="202020"/>
                <w:sz w:val="20"/>
                <w:szCs w:val="20"/>
                <w:highlight w:val="white"/>
                <w:lang w:val="sr-Cyrl-RS"/>
                <w:rPrChange w:id="757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576"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7577" w:author="Milan Stojkov" w:date="2026-10-02T11:00:00Z">
                  <w:rPr>
                    <w:rFonts w:ascii="Courier New" w:hAnsi="Courier New" w:eastAsia="Courier New" w:cs="Courier New"/>
                    <w:color w:val="202020"/>
                    <w:sz w:val="20"/>
                    <w:szCs w:val="20"/>
                    <w:highlight w:val="white"/>
                  </w:rPr>
                </w:rPrChange>
              </w:rPr>
              <w:t>)</w:t>
            </w:r>
          </w:p>
          <w:p w14:paraId="4580075A">
            <w:pPr>
              <w:widowControl w:val="0"/>
              <w:shd w:val="clear" w:color="auto" w:fill="auto"/>
              <w:ind w:firstLine="360"/>
              <w:jc w:val="both"/>
              <w:rPr>
                <w:rFonts w:ascii="Courier New" w:hAnsi="Courier New" w:eastAsia="Courier New" w:cs="Courier New"/>
                <w:color w:val="202020"/>
                <w:sz w:val="20"/>
                <w:szCs w:val="20"/>
                <w:lang w:val="sr-Cyrl-RS"/>
                <w:rPrChange w:id="7579" w:author="Milan Stojkov" w:date="2026-10-02T11:00:00Z">
                  <w:rPr>
                    <w:rFonts w:ascii="Courier New" w:hAnsi="Courier New" w:eastAsia="Courier New" w:cs="Courier New"/>
                    <w:color w:val="202020"/>
                    <w:sz w:val="20"/>
                    <w:szCs w:val="20"/>
                  </w:rPr>
                </w:rPrChange>
              </w:rPr>
              <w:pPrChange w:id="7578"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58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581"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758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583"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758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585" w:author="Milan Stojkov" w:date="2026-10-02T11:00:00Z">
                  <w:rPr>
                    <w:rFonts w:ascii="Courier New" w:hAnsi="Courier New" w:eastAsia="Courier New" w:cs="Courier New"/>
                    <w:color w:val="0000FF"/>
                    <w:sz w:val="20"/>
                    <w:szCs w:val="20"/>
                    <w:highlight w:val="white"/>
                  </w:rPr>
                </w:rPrChange>
              </w:rPr>
              <w:t>is</w:t>
            </w:r>
            <w:r>
              <w:rPr>
                <w:rFonts w:ascii="Courier New" w:hAnsi="Courier New" w:eastAsia="Courier New" w:cs="Courier New"/>
                <w:color w:val="202020"/>
                <w:sz w:val="20"/>
                <w:szCs w:val="20"/>
                <w:highlight w:val="white"/>
                <w:lang w:val="sr-Cyrl-RS"/>
                <w:rPrChange w:id="758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587"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758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589"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7590" w:author="Milan Stojkov" w:date="2026-10-02T11:00:00Z">
                  <w:rPr>
                    <w:rFonts w:ascii="Courier New" w:hAnsi="Courier New" w:eastAsia="Courier New" w:cs="Courier New"/>
                    <w:color w:val="202020"/>
                    <w:sz w:val="20"/>
                    <w:szCs w:val="20"/>
                    <w:highlight w:val="white"/>
                  </w:rPr>
                </w:rPrChange>
              </w:rPr>
              <w:t>:</w:t>
            </w:r>
          </w:p>
          <w:p w14:paraId="56FD577D">
            <w:pPr>
              <w:widowControl w:val="0"/>
              <w:shd w:val="clear" w:color="auto" w:fill="auto"/>
              <w:ind w:firstLine="360"/>
              <w:jc w:val="both"/>
              <w:rPr>
                <w:rFonts w:ascii="Courier New" w:hAnsi="Courier New" w:eastAsia="Courier New" w:cs="Courier New"/>
                <w:color w:val="202020"/>
                <w:sz w:val="20"/>
                <w:szCs w:val="20"/>
                <w:lang w:val="sr-Cyrl-RS"/>
                <w:rPrChange w:id="7592" w:author="Milan Stojkov" w:date="2026-10-02T11:00:00Z">
                  <w:rPr>
                    <w:rFonts w:ascii="Courier New" w:hAnsi="Courier New" w:eastAsia="Courier New" w:cs="Courier New"/>
                    <w:color w:val="202020"/>
                    <w:sz w:val="20"/>
                    <w:szCs w:val="20"/>
                  </w:rPr>
                </w:rPrChange>
              </w:rPr>
              <w:pPrChange w:id="7591"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59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594" w:author="Milan Stojkov" w:date="2026-10-02T11:00:00Z">
                  <w:rPr>
                    <w:rFonts w:ascii="Courier New" w:hAnsi="Courier New" w:eastAsia="Courier New" w:cs="Courier New"/>
                    <w:color w:val="1F2328"/>
                    <w:sz w:val="20"/>
                    <w:szCs w:val="20"/>
                    <w:highlight w:val="white"/>
                  </w:rPr>
                </w:rPrChange>
              </w:rPr>
              <w:t>target</w:t>
            </w:r>
            <w:r>
              <w:rPr>
                <w:rFonts w:ascii="Courier New" w:hAnsi="Courier New" w:eastAsia="Courier New" w:cs="Courier New"/>
                <w:color w:val="202020"/>
                <w:sz w:val="20"/>
                <w:szCs w:val="20"/>
                <w:highlight w:val="white"/>
                <w:lang w:val="sr-Cyrl-RS"/>
                <w:rPrChange w:id="759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596"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759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598"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59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600" w:author="Milan Stojkov" w:date="2026-10-02T11:00:00Z">
                  <w:rPr>
                    <w:rFonts w:ascii="Courier New" w:hAnsi="Courier New" w:eastAsia="Courier New" w:cs="Courier New"/>
                    <w:color w:val="8250DF"/>
                    <w:sz w:val="20"/>
                    <w:szCs w:val="20"/>
                    <w:highlight w:val="white"/>
                  </w:rPr>
                </w:rPrChange>
              </w:rPr>
              <w:t>bucket</w:t>
            </w:r>
            <w:r>
              <w:rPr>
                <w:rFonts w:ascii="Courier New" w:hAnsi="Courier New" w:eastAsia="Courier New" w:cs="Courier New"/>
                <w:color w:val="202020"/>
                <w:sz w:val="20"/>
                <w:szCs w:val="20"/>
                <w:highlight w:val="white"/>
                <w:lang w:val="sr-Cyrl-RS"/>
                <w:rPrChange w:id="760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602"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7603" w:author="Milan Stojkov" w:date="2026-10-02T11:00:00Z">
                  <w:rPr>
                    <w:rFonts w:ascii="Courier New" w:hAnsi="Courier New" w:eastAsia="Courier New" w:cs="Courier New"/>
                    <w:color w:val="202020"/>
                    <w:sz w:val="20"/>
                    <w:szCs w:val="20"/>
                    <w:highlight w:val="white"/>
                  </w:rPr>
                </w:rPrChange>
              </w:rPr>
              <w:t>)</w:t>
            </w:r>
          </w:p>
          <w:p w14:paraId="239F96B5">
            <w:pPr>
              <w:widowControl w:val="0"/>
              <w:shd w:val="clear" w:color="auto" w:fill="auto"/>
              <w:ind w:firstLine="360"/>
              <w:jc w:val="both"/>
              <w:rPr>
                <w:rFonts w:ascii="Courier New" w:hAnsi="Courier New" w:eastAsia="Courier New" w:cs="Courier New"/>
                <w:color w:val="202020"/>
                <w:sz w:val="20"/>
                <w:szCs w:val="20"/>
                <w:lang w:val="sr-Cyrl-RS"/>
                <w:rPrChange w:id="7605" w:author="Milan Stojkov" w:date="2026-10-02T11:00:00Z">
                  <w:rPr>
                    <w:rFonts w:ascii="Courier New" w:hAnsi="Courier New" w:eastAsia="Courier New" w:cs="Courier New"/>
                    <w:color w:val="202020"/>
                    <w:sz w:val="20"/>
                    <w:szCs w:val="20"/>
                  </w:rPr>
                </w:rPrChange>
              </w:rPr>
              <w:pPrChange w:id="7604"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60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607"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760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7609" w:author="Milan Stojkov" w:date="2026-10-02T11:00:00Z">
                  <w:rPr>
                    <w:rFonts w:ascii="Courier New" w:hAnsi="Courier New" w:eastAsia="Courier New" w:cs="Courier New"/>
                    <w:color w:val="8250DF"/>
                    <w:sz w:val="20"/>
                    <w:szCs w:val="20"/>
                    <w:highlight w:val="white"/>
                  </w:rPr>
                </w:rPrChange>
              </w:rPr>
              <w:t>len</w:t>
            </w:r>
            <w:r>
              <w:rPr>
                <w:rFonts w:ascii="Courier New" w:hAnsi="Courier New" w:eastAsia="Courier New" w:cs="Courier New"/>
                <w:color w:val="202020"/>
                <w:sz w:val="20"/>
                <w:szCs w:val="20"/>
                <w:highlight w:val="white"/>
                <w:lang w:val="sr-Cyrl-RS"/>
                <w:rPrChange w:id="761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611"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61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613" w:author="Milan Stojkov" w:date="2026-10-02T11:00:00Z">
                  <w:rPr>
                    <w:rFonts w:ascii="Courier New" w:hAnsi="Courier New" w:eastAsia="Courier New" w:cs="Courier New"/>
                    <w:color w:val="8250DF"/>
                    <w:sz w:val="20"/>
                    <w:szCs w:val="20"/>
                    <w:highlight w:val="white"/>
                  </w:rPr>
                </w:rPrChange>
              </w:rPr>
              <w:t>_bucket_peers</w:t>
            </w:r>
            <w:r>
              <w:rPr>
                <w:rFonts w:ascii="Courier New" w:hAnsi="Courier New" w:eastAsia="Courier New" w:cs="Courier New"/>
                <w:color w:val="202020"/>
                <w:sz w:val="20"/>
                <w:szCs w:val="20"/>
                <w:highlight w:val="white"/>
                <w:lang w:val="sr-Cyrl-RS"/>
                <w:rPrChange w:id="761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615"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61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617" w:author="Milan Stojkov" w:date="2026-10-02T11:00:00Z">
                  <w:rPr>
                    <w:rFonts w:ascii="Courier New" w:hAnsi="Courier New" w:eastAsia="Courier New" w:cs="Courier New"/>
                    <w:color w:val="1F2328"/>
                    <w:sz w:val="20"/>
                    <w:szCs w:val="20"/>
                    <w:highlight w:val="white"/>
                  </w:rPr>
                </w:rPrChange>
              </w:rPr>
              <w:t>target</w:t>
            </w:r>
            <w:r>
              <w:rPr>
                <w:rFonts w:ascii="Courier New" w:hAnsi="Courier New" w:eastAsia="Courier New" w:cs="Courier New"/>
                <w:color w:val="202020"/>
                <w:sz w:val="20"/>
                <w:szCs w:val="20"/>
                <w:highlight w:val="white"/>
                <w:lang w:val="sr-Cyrl-RS"/>
                <w:rPrChange w:id="761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619" w:author="Milan Stojkov" w:date="2026-10-02T11:00:00Z">
                  <w:rPr>
                    <w:rFonts w:ascii="Courier New" w:hAnsi="Courier New" w:eastAsia="Courier New" w:cs="Courier New"/>
                    <w:color w:val="000000"/>
                    <w:sz w:val="20"/>
                    <w:szCs w:val="20"/>
                    <w:highlight w:val="white"/>
                  </w:rPr>
                </w:rPrChange>
              </w:rPr>
              <w:t>&gt;=</w:t>
            </w:r>
            <w:r>
              <w:rPr>
                <w:rFonts w:ascii="Courier New" w:hAnsi="Courier New" w:eastAsia="Courier New" w:cs="Courier New"/>
                <w:color w:val="202020"/>
                <w:sz w:val="20"/>
                <w:szCs w:val="20"/>
                <w:highlight w:val="white"/>
                <w:lang w:val="sr-Cyrl-RS"/>
                <w:rPrChange w:id="762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621"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62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623" w:author="Milan Stojkov" w:date="2026-10-02T11:00:00Z">
                  <w:rPr>
                    <w:rFonts w:ascii="Courier New" w:hAnsi="Courier New" w:eastAsia="Courier New" w:cs="Courier New"/>
                    <w:color w:val="1F2328"/>
                    <w:sz w:val="20"/>
                    <w:szCs w:val="20"/>
                    <w:highlight w:val="white"/>
                  </w:rPr>
                </w:rPrChange>
              </w:rPr>
              <w:t>params</w:t>
            </w:r>
            <w:r>
              <w:rPr>
                <w:rFonts w:ascii="Courier New" w:hAnsi="Courier New" w:eastAsia="Courier New" w:cs="Courier New"/>
                <w:color w:val="202020"/>
                <w:sz w:val="20"/>
                <w:szCs w:val="20"/>
                <w:highlight w:val="white"/>
                <w:lang w:val="sr-Cyrl-RS"/>
                <w:rPrChange w:id="762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625" w:author="Milan Stojkov" w:date="2026-10-02T11:00:00Z">
                  <w:rPr>
                    <w:rFonts w:ascii="Courier New" w:hAnsi="Courier New" w:eastAsia="Courier New" w:cs="Courier New"/>
                    <w:color w:val="1F2328"/>
                    <w:sz w:val="20"/>
                    <w:szCs w:val="20"/>
                    <w:highlight w:val="white"/>
                  </w:rPr>
                </w:rPrChange>
              </w:rPr>
              <w:t>max_per_bucket</w:t>
            </w:r>
            <w:r>
              <w:rPr>
                <w:rFonts w:ascii="Courier New" w:hAnsi="Courier New" w:eastAsia="Courier New" w:cs="Courier New"/>
                <w:color w:val="202020"/>
                <w:sz w:val="20"/>
                <w:szCs w:val="20"/>
                <w:highlight w:val="white"/>
                <w:lang w:val="sr-Cyrl-RS"/>
                <w:rPrChange w:id="7626" w:author="Milan Stojkov" w:date="2026-10-02T11:00:00Z">
                  <w:rPr>
                    <w:rFonts w:ascii="Courier New" w:hAnsi="Courier New" w:eastAsia="Courier New" w:cs="Courier New"/>
                    <w:color w:val="202020"/>
                    <w:sz w:val="20"/>
                    <w:szCs w:val="20"/>
                    <w:highlight w:val="white"/>
                  </w:rPr>
                </w:rPrChange>
              </w:rPr>
              <w:t>:</w:t>
            </w:r>
          </w:p>
          <w:p w14:paraId="20C4AF4A">
            <w:pPr>
              <w:widowControl w:val="0"/>
              <w:shd w:val="clear" w:color="auto" w:fill="auto"/>
              <w:ind w:firstLine="360"/>
              <w:jc w:val="both"/>
              <w:rPr>
                <w:rFonts w:ascii="Courier New" w:hAnsi="Courier New" w:eastAsia="Courier New" w:cs="Courier New"/>
                <w:color w:val="202020"/>
                <w:sz w:val="20"/>
                <w:szCs w:val="20"/>
                <w:lang w:val="sr-Cyrl-RS"/>
                <w:rPrChange w:id="7628" w:author="Milan Stojkov" w:date="2026-10-02T11:00:00Z">
                  <w:rPr>
                    <w:rFonts w:ascii="Courier New" w:hAnsi="Courier New" w:eastAsia="Courier New" w:cs="Courier New"/>
                    <w:color w:val="202020"/>
                    <w:sz w:val="20"/>
                    <w:szCs w:val="20"/>
                  </w:rPr>
                </w:rPrChange>
              </w:rPr>
              <w:pPrChange w:id="7627"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62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630"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763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632"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63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634" w:author="Milan Stojkov" w:date="2026-10-02T11:00:00Z">
                  <w:rPr>
                    <w:rFonts w:ascii="Courier New" w:hAnsi="Courier New" w:eastAsia="Courier New" w:cs="Courier New"/>
                    <w:color w:val="8250DF"/>
                    <w:sz w:val="20"/>
                    <w:szCs w:val="20"/>
                    <w:highlight w:val="white"/>
                  </w:rPr>
                </w:rPrChange>
              </w:rPr>
              <w:t>_weakest_in_bucket</w:t>
            </w:r>
            <w:r>
              <w:rPr>
                <w:rFonts w:ascii="Courier New" w:hAnsi="Courier New" w:eastAsia="Courier New" w:cs="Courier New"/>
                <w:color w:val="202020"/>
                <w:sz w:val="20"/>
                <w:szCs w:val="20"/>
                <w:highlight w:val="white"/>
                <w:lang w:val="sr-Cyrl-RS"/>
                <w:rPrChange w:id="763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636"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63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638" w:author="Milan Stojkov" w:date="2026-10-02T11:00:00Z">
                  <w:rPr>
                    <w:rFonts w:ascii="Courier New" w:hAnsi="Courier New" w:eastAsia="Courier New" w:cs="Courier New"/>
                    <w:color w:val="1F2328"/>
                    <w:sz w:val="20"/>
                    <w:szCs w:val="20"/>
                    <w:highlight w:val="white"/>
                  </w:rPr>
                </w:rPrChange>
              </w:rPr>
              <w:t>target</w:t>
            </w:r>
            <w:r>
              <w:rPr>
                <w:rFonts w:ascii="Courier New" w:hAnsi="Courier New" w:eastAsia="Courier New" w:cs="Courier New"/>
                <w:color w:val="202020"/>
                <w:sz w:val="20"/>
                <w:szCs w:val="20"/>
                <w:highlight w:val="white"/>
                <w:lang w:val="sr-Cyrl-RS"/>
                <w:rPrChange w:id="763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640"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7641" w:author="Milan Stojkov" w:date="2026-10-02T11:00:00Z">
                  <w:rPr>
                    <w:rFonts w:ascii="Courier New" w:hAnsi="Courier New" w:eastAsia="Courier New" w:cs="Courier New"/>
                    <w:color w:val="202020"/>
                    <w:sz w:val="20"/>
                    <w:szCs w:val="20"/>
                    <w:highlight w:val="white"/>
                  </w:rPr>
                </w:rPrChange>
              </w:rPr>
              <w:t>)</w:t>
            </w:r>
          </w:p>
          <w:p w14:paraId="18307860">
            <w:pPr>
              <w:widowControl w:val="0"/>
              <w:shd w:val="clear" w:color="auto" w:fill="auto"/>
              <w:ind w:firstLine="360"/>
              <w:jc w:val="both"/>
              <w:rPr>
                <w:rFonts w:ascii="Courier New" w:hAnsi="Courier New" w:eastAsia="Courier New" w:cs="Courier New"/>
                <w:color w:val="202020"/>
                <w:sz w:val="20"/>
                <w:szCs w:val="20"/>
                <w:lang w:val="sr-Cyrl-RS"/>
                <w:rPrChange w:id="7643" w:author="Milan Stojkov" w:date="2026-10-02T11:00:00Z">
                  <w:rPr>
                    <w:rFonts w:ascii="Courier New" w:hAnsi="Courier New" w:eastAsia="Courier New" w:cs="Courier New"/>
                    <w:color w:val="202020"/>
                    <w:sz w:val="20"/>
                    <w:szCs w:val="20"/>
                  </w:rPr>
                </w:rPrChange>
              </w:rPr>
              <w:pPrChange w:id="7642"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64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645"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764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7647" w:author="Milan Stojkov" w:date="2026-10-02T11:00:00Z">
                  <w:rPr>
                    <w:rFonts w:ascii="Courier New" w:hAnsi="Courier New" w:eastAsia="Courier New" w:cs="Courier New"/>
                    <w:color w:val="8250DF"/>
                    <w:sz w:val="20"/>
                    <w:szCs w:val="20"/>
                    <w:highlight w:val="white"/>
                  </w:rPr>
                </w:rPrChange>
              </w:rPr>
              <w:t>len</w:t>
            </w:r>
            <w:r>
              <w:rPr>
                <w:rFonts w:ascii="Courier New" w:hAnsi="Courier New" w:eastAsia="Courier New" w:cs="Courier New"/>
                <w:color w:val="202020"/>
                <w:sz w:val="20"/>
                <w:szCs w:val="20"/>
                <w:highlight w:val="white"/>
                <w:lang w:val="sr-Cyrl-RS"/>
                <w:rPrChange w:id="764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649"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65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651" w:author="Milan Stojkov" w:date="2026-10-02T11:00:00Z">
                  <w:rPr>
                    <w:rFonts w:ascii="Courier New" w:hAnsi="Courier New" w:eastAsia="Courier New" w:cs="Courier New"/>
                    <w:color w:val="1F2328"/>
                    <w:sz w:val="20"/>
                    <w:szCs w:val="20"/>
                    <w:highlight w:val="white"/>
                  </w:rPr>
                </w:rPrChange>
              </w:rPr>
              <w:t>peers</w:t>
            </w:r>
            <w:r>
              <w:rPr>
                <w:rFonts w:ascii="Courier New" w:hAnsi="Courier New" w:eastAsia="Courier New" w:cs="Courier New"/>
                <w:color w:val="202020"/>
                <w:sz w:val="20"/>
                <w:szCs w:val="20"/>
                <w:highlight w:val="white"/>
                <w:lang w:val="sr-Cyrl-RS"/>
                <w:rPrChange w:id="765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653" w:author="Milan Stojkov" w:date="2026-10-02T11:00:00Z">
                  <w:rPr>
                    <w:rFonts w:ascii="Courier New" w:hAnsi="Courier New" w:eastAsia="Courier New" w:cs="Courier New"/>
                    <w:color w:val="000000"/>
                    <w:sz w:val="20"/>
                    <w:szCs w:val="20"/>
                    <w:highlight w:val="white"/>
                  </w:rPr>
                </w:rPrChange>
              </w:rPr>
              <w:t>&lt;</w:t>
            </w:r>
            <w:r>
              <w:rPr>
                <w:rFonts w:ascii="Courier New" w:hAnsi="Courier New" w:eastAsia="Courier New" w:cs="Courier New"/>
                <w:color w:val="202020"/>
                <w:sz w:val="20"/>
                <w:szCs w:val="20"/>
                <w:highlight w:val="white"/>
                <w:lang w:val="sr-Cyrl-RS"/>
                <w:rPrChange w:id="765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655"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65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657" w:author="Milan Stojkov" w:date="2026-10-02T11:00:00Z">
                  <w:rPr>
                    <w:rFonts w:ascii="Courier New" w:hAnsi="Courier New" w:eastAsia="Courier New" w:cs="Courier New"/>
                    <w:color w:val="1F2328"/>
                    <w:sz w:val="20"/>
                    <w:szCs w:val="20"/>
                    <w:highlight w:val="white"/>
                  </w:rPr>
                </w:rPrChange>
              </w:rPr>
              <w:t>max_peers</w:t>
            </w:r>
            <w:r>
              <w:rPr>
                <w:rFonts w:ascii="Courier New" w:hAnsi="Courier New" w:eastAsia="Courier New" w:cs="Courier New"/>
                <w:color w:val="202020"/>
                <w:sz w:val="20"/>
                <w:szCs w:val="20"/>
                <w:highlight w:val="white"/>
                <w:lang w:val="sr-Cyrl-RS"/>
                <w:rPrChange w:id="7658" w:author="Milan Stojkov" w:date="2026-10-02T11:00:00Z">
                  <w:rPr>
                    <w:rFonts w:ascii="Courier New" w:hAnsi="Courier New" w:eastAsia="Courier New" w:cs="Courier New"/>
                    <w:color w:val="202020"/>
                    <w:sz w:val="20"/>
                    <w:szCs w:val="20"/>
                    <w:highlight w:val="white"/>
                  </w:rPr>
                </w:rPrChange>
              </w:rPr>
              <w:t>:</w:t>
            </w:r>
          </w:p>
          <w:p w14:paraId="284FB9F1">
            <w:pPr>
              <w:widowControl w:val="0"/>
              <w:shd w:val="clear" w:color="auto" w:fill="auto"/>
              <w:ind w:firstLine="360"/>
              <w:jc w:val="both"/>
              <w:rPr>
                <w:rFonts w:ascii="Courier New" w:hAnsi="Courier New" w:eastAsia="Courier New" w:cs="Courier New"/>
                <w:color w:val="202020"/>
                <w:sz w:val="20"/>
                <w:szCs w:val="20"/>
                <w:lang w:val="sr-Cyrl-RS"/>
                <w:rPrChange w:id="7660" w:author="Milan Stojkov" w:date="2026-10-02T11:00:00Z">
                  <w:rPr>
                    <w:rFonts w:ascii="Courier New" w:hAnsi="Courier New" w:eastAsia="Courier New" w:cs="Courier New"/>
                    <w:color w:val="202020"/>
                    <w:sz w:val="20"/>
                    <w:szCs w:val="20"/>
                  </w:rPr>
                </w:rPrChange>
              </w:rPr>
              <w:pPrChange w:id="7659"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66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662"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766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664" w:author="Milan Stojkov" w:date="2026-10-02T11:00:00Z">
                  <w:rPr>
                    <w:rFonts w:ascii="Courier New" w:hAnsi="Courier New" w:eastAsia="Courier New" w:cs="Courier New"/>
                    <w:color w:val="0000FF"/>
                    <w:sz w:val="20"/>
                    <w:szCs w:val="20"/>
                    <w:highlight w:val="white"/>
                  </w:rPr>
                </w:rPrChange>
              </w:rPr>
              <w:t>None</w:t>
            </w:r>
          </w:p>
          <w:p w14:paraId="631C2937">
            <w:pPr>
              <w:widowControl w:val="0"/>
              <w:shd w:val="clear" w:color="auto" w:fill="auto"/>
              <w:ind w:firstLine="360"/>
              <w:jc w:val="both"/>
              <w:rPr>
                <w:rFonts w:ascii="Courier New" w:hAnsi="Courier New" w:eastAsia="Courier New" w:cs="Courier New"/>
                <w:color w:val="202020"/>
                <w:sz w:val="20"/>
                <w:szCs w:val="20"/>
                <w:lang w:val="sr-Cyrl-RS"/>
                <w:rPrChange w:id="7666" w:author="Milan Stojkov" w:date="2026-10-02T11:00:00Z">
                  <w:rPr>
                    <w:rFonts w:ascii="Courier New" w:hAnsi="Courier New" w:eastAsia="Courier New" w:cs="Courier New"/>
                    <w:color w:val="202020"/>
                    <w:sz w:val="20"/>
                    <w:szCs w:val="20"/>
                  </w:rPr>
                </w:rPrChange>
              </w:rPr>
              <w:pPrChange w:id="7665"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66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668"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766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670"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767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672" w:author="Milan Stojkov" w:date="2026-10-02T11:00:00Z">
                  <w:rPr>
                    <w:rFonts w:ascii="Courier New" w:hAnsi="Courier New" w:eastAsia="Courier New" w:cs="Courier New"/>
                    <w:color w:val="0000FF"/>
                    <w:sz w:val="20"/>
                    <w:szCs w:val="20"/>
                    <w:highlight w:val="white"/>
                  </w:rPr>
                </w:rPrChange>
              </w:rPr>
              <w:t>is</w:t>
            </w:r>
            <w:r>
              <w:rPr>
                <w:rFonts w:ascii="Courier New" w:hAnsi="Courier New" w:eastAsia="Courier New" w:cs="Courier New"/>
                <w:color w:val="202020"/>
                <w:sz w:val="20"/>
                <w:szCs w:val="20"/>
                <w:highlight w:val="white"/>
                <w:lang w:val="sr-Cyrl-RS"/>
                <w:rPrChange w:id="767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674"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7675" w:author="Milan Stojkov" w:date="2026-10-02T11:00:00Z">
                  <w:rPr>
                    <w:rFonts w:ascii="Courier New" w:hAnsi="Courier New" w:eastAsia="Courier New" w:cs="Courier New"/>
                    <w:color w:val="202020"/>
                    <w:sz w:val="20"/>
                    <w:szCs w:val="20"/>
                    <w:highlight w:val="white"/>
                  </w:rPr>
                </w:rPrChange>
              </w:rPr>
              <w:t>:</w:t>
            </w:r>
          </w:p>
          <w:p w14:paraId="054AF59A">
            <w:pPr>
              <w:widowControl w:val="0"/>
              <w:shd w:val="clear" w:color="auto" w:fill="auto"/>
              <w:ind w:firstLine="360"/>
              <w:jc w:val="both"/>
              <w:rPr>
                <w:rFonts w:ascii="Courier New" w:hAnsi="Courier New" w:eastAsia="Courier New" w:cs="Courier New"/>
                <w:color w:val="202020"/>
                <w:sz w:val="20"/>
                <w:szCs w:val="20"/>
                <w:lang w:val="sr-Cyrl-RS"/>
                <w:rPrChange w:id="7677" w:author="Milan Stojkov" w:date="2026-10-02T11:00:00Z">
                  <w:rPr>
                    <w:rFonts w:ascii="Courier New" w:hAnsi="Courier New" w:eastAsia="Courier New" w:cs="Courier New"/>
                    <w:color w:val="202020"/>
                    <w:sz w:val="20"/>
                    <w:szCs w:val="20"/>
                  </w:rPr>
                </w:rPrChange>
              </w:rPr>
              <w:pPrChange w:id="7676"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67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679"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768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7681" w:author="Milan Stojkov" w:date="2026-10-02T11:00:00Z">
                  <w:rPr>
                    <w:rFonts w:ascii="Courier New" w:hAnsi="Courier New" w:eastAsia="Courier New" w:cs="Courier New"/>
                    <w:color w:val="8250DF"/>
                    <w:sz w:val="20"/>
                    <w:szCs w:val="20"/>
                    <w:highlight w:val="white"/>
                  </w:rPr>
                </w:rPrChange>
              </w:rPr>
              <w:t>min</w:t>
            </w:r>
            <w:r>
              <w:rPr>
                <w:rFonts w:ascii="Courier New" w:hAnsi="Courier New" w:eastAsia="Courier New" w:cs="Courier New"/>
                <w:color w:val="202020"/>
                <w:sz w:val="20"/>
                <w:szCs w:val="20"/>
                <w:highlight w:val="white"/>
                <w:lang w:val="sr-Cyrl-RS"/>
                <w:rPrChange w:id="7682"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683"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68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685" w:author="Milan Stojkov" w:date="2026-10-02T11:00:00Z">
                  <w:rPr>
                    <w:rFonts w:ascii="Courier New" w:hAnsi="Courier New" w:eastAsia="Courier New" w:cs="Courier New"/>
                    <w:color w:val="1F2328"/>
                    <w:sz w:val="20"/>
                    <w:szCs w:val="20"/>
                    <w:highlight w:val="white"/>
                  </w:rPr>
                </w:rPrChange>
              </w:rPr>
              <w:t>peers</w:t>
            </w:r>
            <w:r>
              <w:rPr>
                <w:rFonts w:ascii="Courier New" w:hAnsi="Courier New" w:eastAsia="Courier New" w:cs="Courier New"/>
                <w:color w:val="202020"/>
                <w:sz w:val="20"/>
                <w:szCs w:val="20"/>
                <w:highlight w:val="white"/>
                <w:lang w:val="sr-Cyrl-RS"/>
                <w:rPrChange w:id="768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687" w:author="Milan Stojkov" w:date="2026-10-02T11:00:00Z">
                  <w:rPr>
                    <w:rFonts w:ascii="Courier New" w:hAnsi="Courier New" w:eastAsia="Courier New" w:cs="Courier New"/>
                    <w:color w:val="953800"/>
                    <w:sz w:val="20"/>
                    <w:szCs w:val="20"/>
                    <w:highlight w:val="white"/>
                  </w:rPr>
                </w:rPrChange>
              </w:rPr>
              <w:t>key</w:t>
            </w:r>
            <w:r>
              <w:rPr>
                <w:rFonts w:ascii="Courier New" w:hAnsi="Courier New" w:eastAsia="Courier New" w:cs="Courier New"/>
                <w:color w:val="000000"/>
                <w:sz w:val="20"/>
                <w:szCs w:val="20"/>
                <w:highlight w:val="white"/>
                <w:lang w:val="sr-Cyrl-RS"/>
                <w:rPrChange w:id="7688"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CF222E"/>
                <w:sz w:val="20"/>
                <w:szCs w:val="20"/>
                <w:highlight w:val="white"/>
                <w:lang w:val="sr-Cyrl-RS"/>
                <w:rPrChange w:id="7689" w:author="Milan Stojkov" w:date="2026-10-02T11:00:00Z">
                  <w:rPr>
                    <w:rFonts w:ascii="Courier New" w:hAnsi="Courier New" w:eastAsia="Courier New" w:cs="Courier New"/>
                    <w:color w:val="CF222E"/>
                    <w:sz w:val="20"/>
                    <w:szCs w:val="20"/>
                    <w:highlight w:val="white"/>
                  </w:rPr>
                </w:rPrChange>
              </w:rPr>
              <w:t>lambda</w:t>
            </w:r>
            <w:r>
              <w:rPr>
                <w:rFonts w:ascii="Courier New" w:hAnsi="Courier New" w:eastAsia="Courier New" w:cs="Courier New"/>
                <w:color w:val="202020"/>
                <w:sz w:val="20"/>
                <w:szCs w:val="20"/>
                <w:highlight w:val="white"/>
                <w:lang w:val="sr-Cyrl-RS"/>
                <w:rPrChange w:id="769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691" w:author="Milan Stojkov" w:date="2026-10-02T11:00:00Z">
                  <w:rPr>
                    <w:rFonts w:ascii="Courier New" w:hAnsi="Courier New" w:eastAsia="Courier New" w:cs="Courier New"/>
                    <w:color w:val="953800"/>
                    <w:sz w:val="20"/>
                    <w:szCs w:val="20"/>
                    <w:highlight w:val="white"/>
                  </w:rPr>
                </w:rPrChange>
              </w:rPr>
              <w:t>p</w:t>
            </w:r>
            <w:r>
              <w:rPr>
                <w:rFonts w:ascii="Courier New" w:hAnsi="Courier New" w:eastAsia="Courier New" w:cs="Courier New"/>
                <w:color w:val="202020"/>
                <w:sz w:val="20"/>
                <w:szCs w:val="20"/>
                <w:highlight w:val="white"/>
                <w:lang w:val="sr-Cyrl-RS"/>
                <w:rPrChange w:id="769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693"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69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695" w:author="Milan Stojkov" w:date="2026-10-02T11:00:00Z">
                  <w:rPr>
                    <w:rFonts w:ascii="Courier New" w:hAnsi="Courier New" w:eastAsia="Courier New" w:cs="Courier New"/>
                    <w:color w:val="8250DF"/>
                    <w:sz w:val="20"/>
                    <w:szCs w:val="20"/>
                    <w:highlight w:val="white"/>
                  </w:rPr>
                </w:rPrChange>
              </w:rPr>
              <w:t>score</w:t>
            </w:r>
            <w:r>
              <w:rPr>
                <w:rFonts w:ascii="Courier New" w:hAnsi="Courier New" w:eastAsia="Courier New" w:cs="Courier New"/>
                <w:color w:val="202020"/>
                <w:sz w:val="20"/>
                <w:szCs w:val="20"/>
                <w:highlight w:val="white"/>
                <w:lang w:val="sr-Cyrl-RS"/>
                <w:rPrChange w:id="769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697"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69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699" w:author="Milan Stojkov" w:date="2026-10-02T11:00:00Z">
                  <w:rPr>
                    <w:rFonts w:ascii="Courier New" w:hAnsi="Courier New" w:eastAsia="Courier New" w:cs="Courier New"/>
                    <w:color w:val="953800"/>
                    <w:sz w:val="20"/>
                    <w:szCs w:val="20"/>
                    <w:highlight w:val="white"/>
                  </w:rPr>
                </w:rPrChange>
              </w:rPr>
              <w:t>p</w:t>
            </w:r>
            <w:r>
              <w:rPr>
                <w:rFonts w:ascii="Courier New" w:hAnsi="Courier New" w:eastAsia="Courier New" w:cs="Courier New"/>
                <w:color w:val="202020"/>
                <w:sz w:val="20"/>
                <w:szCs w:val="20"/>
                <w:highlight w:val="white"/>
                <w:lang w:val="sr-Cyrl-RS"/>
                <w:rPrChange w:id="770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701"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7702" w:author="Milan Stojkov" w:date="2026-10-02T11:00:00Z">
                  <w:rPr>
                    <w:rFonts w:ascii="Courier New" w:hAnsi="Courier New" w:eastAsia="Courier New" w:cs="Courier New"/>
                    <w:color w:val="202020"/>
                    <w:sz w:val="20"/>
                    <w:szCs w:val="20"/>
                    <w:highlight w:val="white"/>
                  </w:rPr>
                </w:rPrChange>
              </w:rPr>
              <w:t>))</w:t>
            </w:r>
          </w:p>
          <w:p w14:paraId="3EA75F30">
            <w:pPr>
              <w:widowControl w:val="0"/>
              <w:shd w:val="clear" w:color="auto" w:fill="auto"/>
              <w:ind w:firstLine="360"/>
              <w:jc w:val="both"/>
              <w:rPr>
                <w:rFonts w:ascii="Courier New" w:hAnsi="Courier New" w:eastAsia="Courier New" w:cs="Courier New"/>
                <w:color w:val="000000"/>
                <w:sz w:val="20"/>
                <w:szCs w:val="20"/>
                <w:lang w:val="sr-Cyrl-RS"/>
                <w:rPrChange w:id="7704" w:author="Milan Stojkov" w:date="2026-10-02T11:00:00Z">
                  <w:rPr>
                    <w:rFonts w:ascii="Courier New" w:hAnsi="Courier New" w:eastAsia="Courier New" w:cs="Courier New"/>
                    <w:color w:val="000000"/>
                    <w:sz w:val="20"/>
                    <w:szCs w:val="20"/>
                  </w:rPr>
                </w:rPrChange>
              </w:rPr>
              <w:pPrChange w:id="7703" w:author="Milica Radić" w:date="2026-10-03T22:07:10Z">
                <w:pPr>
                  <w:widowControl/>
                  <w:shd w:val="clear" w:color="auto" w:fill="FFFFFF"/>
                  <w:jc w:val="left"/>
                </w:pPr>
              </w:pPrChange>
            </w:pPr>
            <w:r>
              <w:rPr>
                <w:rFonts w:ascii="Courier New" w:hAnsi="Courier New" w:eastAsia="Courier New" w:cs="Courier New"/>
                <w:color w:val="202020"/>
                <w:sz w:val="20"/>
                <w:szCs w:val="20"/>
                <w:highlight w:val="white"/>
                <w:lang w:val="sr-Cyrl-RS"/>
                <w:rPrChange w:id="770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706" w:author="Milan Stojkov" w:date="2026-10-02T11:00:00Z">
                  <w:rPr>
                    <w:rFonts w:ascii="Courier New" w:hAnsi="Courier New" w:eastAsia="Courier New" w:cs="Courier New"/>
                    <w:color w:val="AF00DB"/>
                    <w:sz w:val="20"/>
                    <w:szCs w:val="20"/>
                    <w:highlight w:val="white"/>
                  </w:rPr>
                </w:rPrChange>
              </w:rPr>
              <w:t>return</w:t>
            </w:r>
            <w:r>
              <w:rPr>
                <w:rFonts w:ascii="Courier New" w:hAnsi="Courier New" w:eastAsia="Courier New" w:cs="Courier New"/>
                <w:color w:val="202020"/>
                <w:sz w:val="20"/>
                <w:szCs w:val="20"/>
                <w:highlight w:val="white"/>
                <w:lang w:val="sr-Cyrl-RS"/>
                <w:rPrChange w:id="770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708"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709"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710" w:author="Milan Stojkov" w:date="2026-10-02T11:00:00Z">
                  <w:rPr>
                    <w:rFonts w:ascii="Courier New" w:hAnsi="Courier New" w:eastAsia="Courier New" w:cs="Courier New"/>
                    <w:color w:val="8250DF"/>
                    <w:sz w:val="20"/>
                    <w:szCs w:val="20"/>
                    <w:highlight w:val="white"/>
                  </w:rPr>
                </w:rPrChange>
              </w:rPr>
              <w:t>_displaceable</w:t>
            </w:r>
            <w:r>
              <w:rPr>
                <w:rFonts w:ascii="Courier New" w:hAnsi="Courier New" w:eastAsia="Courier New" w:cs="Courier New"/>
                <w:color w:val="202020"/>
                <w:sz w:val="20"/>
                <w:szCs w:val="20"/>
                <w:highlight w:val="white"/>
                <w:lang w:val="sr-Cyrl-RS"/>
                <w:rPrChange w:id="7711"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712" w:author="Milan Stojkov" w:date="2026-10-02T11:00:00Z">
                  <w:rPr>
                    <w:rFonts w:ascii="Courier New" w:hAnsi="Courier New" w:eastAsia="Courier New" w:cs="Courier New"/>
                    <w:color w:val="953800"/>
                    <w:sz w:val="20"/>
                    <w:szCs w:val="20"/>
                    <w:highlight w:val="white"/>
                  </w:rPr>
                </w:rPrChange>
              </w:rPr>
              <w:t>node</w:t>
            </w:r>
            <w:r>
              <w:rPr>
                <w:rFonts w:ascii="Courier New" w:hAnsi="Courier New" w:eastAsia="Courier New" w:cs="Courier New"/>
                <w:color w:val="202020"/>
                <w:sz w:val="20"/>
                <w:szCs w:val="20"/>
                <w:highlight w:val="white"/>
                <w:lang w:val="sr-Cyrl-RS"/>
                <w:rPrChange w:id="7713"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714" w:author="Milan Stojkov" w:date="2026-10-02T11:00:00Z">
                  <w:rPr>
                    <w:rFonts w:ascii="Courier New" w:hAnsi="Courier New" w:eastAsia="Courier New" w:cs="Courier New"/>
                    <w:color w:val="953800"/>
                    <w:sz w:val="20"/>
                    <w:szCs w:val="20"/>
                    <w:highlight w:val="white"/>
                  </w:rPr>
                </w:rPrChange>
              </w:rPr>
              <w:t>candidate</w:t>
            </w:r>
            <w:r>
              <w:rPr>
                <w:rFonts w:ascii="Courier New" w:hAnsi="Courier New" w:eastAsia="Courier New" w:cs="Courier New"/>
                <w:color w:val="202020"/>
                <w:sz w:val="20"/>
                <w:szCs w:val="20"/>
                <w:highlight w:val="white"/>
                <w:lang w:val="sr-Cyrl-RS"/>
                <w:rPrChange w:id="7715"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716" w:author="Milan Stojkov" w:date="2026-10-02T11:00:00Z">
                  <w:rPr>
                    <w:rFonts w:ascii="Courier New" w:hAnsi="Courier New" w:eastAsia="Courier New" w:cs="Courier New"/>
                    <w:color w:val="953800"/>
                    <w:sz w:val="20"/>
                    <w:szCs w:val="20"/>
                    <w:highlight w:val="white"/>
                  </w:rPr>
                </w:rPrChange>
              </w:rPr>
              <w:t>round_now</w:t>
            </w:r>
            <w:r>
              <w:rPr>
                <w:rFonts w:ascii="Courier New" w:hAnsi="Courier New" w:eastAsia="Courier New" w:cs="Courier New"/>
                <w:color w:val="202020"/>
                <w:sz w:val="20"/>
                <w:szCs w:val="20"/>
                <w:highlight w:val="white"/>
                <w:lang w:val="sr-Cyrl-RS"/>
                <w:rPrChange w:id="7717" w:author="Milan Stojkov" w:date="2026-10-02T11:00:00Z">
                  <w:rPr>
                    <w:rFonts w:ascii="Courier New" w:hAnsi="Courier New" w:eastAsia="Courier New" w:cs="Courier New"/>
                    <w:color w:val="202020"/>
                    <w:sz w:val="20"/>
                    <w:szCs w:val="20"/>
                    <w:highlight w:val="white"/>
                  </w:rPr>
                </w:rPrChange>
              </w:rPr>
              <w:t>)</w:t>
            </w:r>
          </w:p>
        </w:tc>
      </w:tr>
    </w:tbl>
    <w:p w14:paraId="49BC1497">
      <w:pPr>
        <w:pBdr>
          <w:top w:val="none" w:color="auto" w:sz="0" w:space="0"/>
          <w:left w:val="none" w:color="auto" w:sz="0" w:space="0"/>
          <w:bottom w:val="none" w:color="auto" w:sz="0" w:space="0"/>
          <w:right w:val="none" w:color="auto" w:sz="0" w:space="0"/>
          <w:between w:val="none" w:color="auto" w:sz="0" w:space="0"/>
        </w:pBdr>
        <w:jc w:val="center"/>
        <w:rPr>
          <w:i/>
          <w:iCs/>
          <w:color w:val="000000"/>
          <w:sz w:val="22"/>
          <w:szCs w:val="22"/>
          <w:lang w:val="sr-Cyrl-RS"/>
          <w:rPrChange w:id="7718" w:author="Milan Stojkov" w:date="2026-10-02T11:00:00Z">
            <w:rPr>
              <w:i/>
              <w:iCs/>
              <w:color w:val="000000"/>
              <w:sz w:val="22"/>
              <w:szCs w:val="22"/>
            </w:rPr>
          </w:rPrChange>
        </w:rPr>
      </w:pPr>
      <w:r>
        <w:rPr>
          <w:i/>
          <w:iCs/>
          <w:color w:val="000000"/>
          <w:sz w:val="20"/>
          <w:szCs w:val="20"/>
          <w:lang w:val="sr-Cyrl-RS"/>
          <w:rPrChange w:id="7719" w:author="Milan Stojkov" w:date="2026-10-02T11:00:00Z">
            <w:rPr>
              <w:i/>
              <w:iCs/>
              <w:color w:val="000000"/>
              <w:sz w:val="20"/>
              <w:szCs w:val="20"/>
            </w:rPr>
          </w:rPrChange>
        </w:rPr>
        <w:t>Листинг 5.26</w:t>
      </w:r>
      <w:ins w:id="7720" w:author="Milica Radić" w:date="2026-10-04T03:49:31Z">
        <w:r>
          <w:rPr>
            <w:rFonts w:hint="default"/>
            <w:i/>
            <w:iCs/>
            <w:color w:val="000000"/>
            <w:sz w:val="20"/>
            <w:szCs w:val="20"/>
            <w:lang w:val="sr-Cyrl-RS"/>
          </w:rPr>
          <w:t xml:space="preserve"> </w:t>
        </w:r>
      </w:ins>
      <w:r>
        <w:rPr>
          <w:i/>
          <w:iCs/>
          <w:color w:val="000000"/>
          <w:sz w:val="20"/>
          <w:szCs w:val="20"/>
          <w:lang w:val="sr-Cyrl-RS"/>
          <w:rPrChange w:id="7721" w:author="Milan Stojkov" w:date="2026-10-02T11:00:00Z">
            <w:rPr>
              <w:i/>
              <w:iCs/>
              <w:color w:val="000000"/>
              <w:sz w:val="20"/>
              <w:szCs w:val="20"/>
            </w:rPr>
          </w:rPrChange>
        </w:rPr>
        <w:t>- Eclipse-отпорна стратегија</w:t>
      </w:r>
    </w:p>
    <w:p w14:paraId="4F6ECA89">
      <w:pPr>
        <w:widowControl w:val="0"/>
        <w:ind w:firstLine="360"/>
        <w:jc w:val="both"/>
        <w:rPr>
          <w:color w:val="000000"/>
          <w:sz w:val="22"/>
          <w:szCs w:val="22"/>
          <w:lang w:val="sr-Cyrl-RS"/>
          <w:rPrChange w:id="7722" w:author="Milan Stojkov" w:date="2026-10-02T11:00:00Z">
            <w:rPr>
              <w:color w:val="000000"/>
              <w:sz w:val="22"/>
              <w:szCs w:val="22"/>
            </w:rPr>
          </w:rPrChange>
        </w:rPr>
      </w:pPr>
      <w:r>
        <w:rPr>
          <w:color w:val="000000"/>
          <w:sz w:val="22"/>
          <w:szCs w:val="22"/>
          <w:lang w:val="sr-Cyrl-RS"/>
          <w:rPrChange w:id="7723" w:author="Milan Stojkov" w:date="2026-10-02T11:00:00Z">
            <w:rPr>
              <w:color w:val="000000"/>
              <w:sz w:val="22"/>
              <w:szCs w:val="22"/>
            </w:rPr>
          </w:rPrChange>
        </w:rPr>
        <w:t xml:space="preserve">Рунда се завршава извештајем. Чвор координатору шаље свој скуп суседа, нову процену, бројаче саобраћаја, број понуђених и одбијених кандидата разврстан по разлозима, и догађаје настале током рунде. Координатор бележи мере тек када стигну извештаји свих честитих учесника, при чему системске догађаје - активацију напада, стварање нових идентитета, емитовање злонамерних вредности - бележи сам, а догађаје појединачних чворова уписује уређено по њиховом редном броју, будући да извештаји стижу произвољним редоследом, а запис мора бити исти при сваком покретању. </w:t>
      </w:r>
    </w:p>
    <w:p w14:paraId="685CC6E7">
      <w:pPr>
        <w:widowControl w:val="0"/>
        <w:ind w:firstLine="360"/>
        <w:jc w:val="both"/>
        <w:rPr>
          <w:ins w:id="7724" w:author="Milica Radić" w:date="2026-10-03T19:01:01Z"/>
          <w:color w:val="000000"/>
          <w:sz w:val="22"/>
          <w:szCs w:val="22"/>
          <w:lang w:val="sr-Cyrl-RS"/>
        </w:rPr>
      </w:pPr>
      <w:r>
        <w:rPr>
          <w:color w:val="000000"/>
          <w:sz w:val="22"/>
          <w:szCs w:val="22"/>
          <w:lang w:val="sr-Cyrl-RS"/>
          <w:rPrChange w:id="7725" w:author="Milan Stojkov" w:date="2026-10-02T11:00:00Z">
            <w:rPr>
              <w:color w:val="000000"/>
              <w:sz w:val="22"/>
              <w:szCs w:val="22"/>
            </w:rPr>
          </w:rPrChange>
        </w:rPr>
        <w:t>Када је последња рунда конфигурације забележена, више чворова то утврди готово истовремено, па се завршетак решава преузимањем власништва</w:t>
      </w:r>
      <w:ins w:id="7726" w:author="Milica Radić" w:date="2026-10-03T19:04:35Z">
        <w:r>
          <w:rPr>
            <w:rFonts w:hint="default"/>
            <w:color w:val="000000"/>
            <w:sz w:val="22"/>
            <w:szCs w:val="22"/>
            <w:lang w:val="sr-Cyrl-RS"/>
          </w:rPr>
          <w:t xml:space="preserve">, </w:t>
        </w:r>
      </w:ins>
      <w:ins w:id="7727" w:author="Milica Radić" w:date="2026-10-03T19:04:36Z">
        <w:r>
          <w:rPr>
            <w:rFonts w:hint="default"/>
            <w:color w:val="000000"/>
            <w:sz w:val="22"/>
            <w:szCs w:val="22"/>
            <w:lang w:val="sr-Cyrl-RS"/>
          </w:rPr>
          <w:t>као што је приказано у Листингу 5.27</w:t>
        </w:r>
      </w:ins>
      <w:ins w:id="7728" w:author="Milica Radić" w:date="2026-10-03T19:04:37Z">
        <w:r>
          <w:rPr>
            <w:rFonts w:hint="default"/>
            <w:color w:val="000000"/>
            <w:sz w:val="22"/>
            <w:szCs w:val="22"/>
            <w:lang w:val="sr-Cyrl-RS"/>
          </w:rPr>
          <w:t>.</w:t>
        </w:r>
      </w:ins>
      <w:del w:id="7729" w:author="Milica Radić" w:date="2026-10-03T19:04:34Z">
        <w:r>
          <w:rPr>
            <w:color w:val="000000"/>
            <w:sz w:val="22"/>
            <w:szCs w:val="22"/>
            <w:lang w:val="sr-Cyrl-RS"/>
            <w:rPrChange w:id="7730" w:author="Milan Stojkov" w:date="2026-10-02T11:00:00Z">
              <w:rPr>
                <w:color w:val="000000"/>
                <w:sz w:val="22"/>
                <w:szCs w:val="22"/>
              </w:rPr>
            </w:rPrChange>
          </w:rPr>
          <w:delText>:</w:delText>
        </w:r>
      </w:del>
    </w:p>
    <w:p w14:paraId="5A8B4C64">
      <w:pPr>
        <w:widowControl w:val="0"/>
        <w:ind w:firstLine="360"/>
        <w:jc w:val="both"/>
        <w:rPr>
          <w:color w:val="000000"/>
          <w:sz w:val="22"/>
          <w:szCs w:val="22"/>
          <w:lang w:val="sr-Cyrl-RS"/>
          <w:rPrChange w:id="7731" w:author="Milan Stojkov" w:date="2026-10-02T11:00:00Z">
            <w:rPr>
              <w:color w:val="000000"/>
              <w:sz w:val="22"/>
              <w:szCs w:val="22"/>
            </w:rPr>
          </w:rPrChange>
        </w:rPr>
      </w:pPr>
    </w:p>
    <w:tbl>
      <w:tblPr>
        <w:tblStyle w:val="7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Change w:id="7732" w:author="Milica Radić" w:date="2026-10-03T19:05:47Z">
          <w:tblPr>
            <w:tblStyle w:val="79"/>
            <w:tblW w:w="872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PrChange>
      </w:tblPr>
      <w:tblGrid>
        <w:gridCol w:w="8035"/>
        <w:tblGridChange w:id="7733">
          <w:tblGrid>
            <w:gridCol w:w="8724"/>
          </w:tblGrid>
        </w:tblGridChange>
      </w:tblGrid>
      <w:tr w14:paraId="28E17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Change w:id="7734" w:author="Milica Radić" w:date="2026-10-03T19:05:47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blPrExChange>
        </w:tblPrEx>
        <w:tc>
          <w:tcPr>
            <w:tcW w:w="5000" w:type="pc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Change w:id="7735" w:author="Milica Radić" w:date="2026-10-03T19:05:47Z">
              <w:tcPr>
                <w:tcW w:w="872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cPrChange>
          </w:tcPr>
          <w:p w14:paraId="4A4783A7">
            <w:pPr>
              <w:widowControl/>
              <w:shd w:val="clear" w:color="auto" w:fill="FFFFFF"/>
              <w:jc w:val="left"/>
              <w:rPr>
                <w:rFonts w:ascii="Courier New" w:hAnsi="Courier New" w:eastAsia="Courier New" w:cs="Courier New"/>
                <w:color w:val="202020"/>
                <w:sz w:val="20"/>
                <w:szCs w:val="20"/>
                <w:lang w:val="sr-Cyrl-RS"/>
                <w:rPrChange w:id="7736"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CF222E"/>
                <w:sz w:val="20"/>
                <w:szCs w:val="20"/>
                <w:highlight w:val="white"/>
                <w:lang w:val="sr-Cyrl-RS"/>
                <w:rPrChange w:id="7737" w:author="Milan Stojkov" w:date="2026-10-02T11:00:00Z">
                  <w:rPr>
                    <w:rFonts w:ascii="Courier New" w:hAnsi="Courier New" w:eastAsia="Courier New" w:cs="Courier New"/>
                    <w:color w:val="CF222E"/>
                    <w:sz w:val="20"/>
                    <w:szCs w:val="20"/>
                    <w:highlight w:val="white"/>
                  </w:rPr>
                </w:rPrChange>
              </w:rPr>
              <w:t>def</w:t>
            </w:r>
            <w:r>
              <w:rPr>
                <w:rFonts w:ascii="Courier New" w:hAnsi="Courier New" w:eastAsia="Courier New" w:cs="Courier New"/>
                <w:color w:val="202020"/>
                <w:sz w:val="20"/>
                <w:szCs w:val="20"/>
                <w:highlight w:val="white"/>
                <w:lang w:val="sr-Cyrl-RS"/>
                <w:rPrChange w:id="773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8250DF"/>
                <w:sz w:val="20"/>
                <w:szCs w:val="20"/>
                <w:highlight w:val="white"/>
                <w:lang w:val="sr-Cyrl-RS"/>
                <w:rPrChange w:id="7739" w:author="Milan Stojkov" w:date="2026-10-02T11:00:00Z">
                  <w:rPr>
                    <w:rFonts w:ascii="Courier New" w:hAnsi="Courier New" w:eastAsia="Courier New" w:cs="Courier New"/>
                    <w:color w:val="8250DF"/>
                    <w:sz w:val="20"/>
                    <w:szCs w:val="20"/>
                    <w:highlight w:val="white"/>
                  </w:rPr>
                </w:rPrChange>
              </w:rPr>
              <w:t>finalize</w:t>
            </w:r>
            <w:r>
              <w:rPr>
                <w:rFonts w:ascii="Courier New" w:hAnsi="Courier New" w:eastAsia="Courier New" w:cs="Courier New"/>
                <w:color w:val="202020"/>
                <w:sz w:val="20"/>
                <w:szCs w:val="20"/>
                <w:highlight w:val="white"/>
                <w:lang w:val="sr-Cyrl-RS"/>
                <w:rPrChange w:id="7740"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741"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74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953800"/>
                <w:sz w:val="20"/>
                <w:szCs w:val="20"/>
                <w:highlight w:val="white"/>
                <w:lang w:val="sr-Cyrl-RS"/>
                <w:rPrChange w:id="7743" w:author="Milan Stojkov" w:date="2026-10-02T11:00:00Z">
                  <w:rPr>
                    <w:rFonts w:ascii="Courier New" w:hAnsi="Courier New" w:eastAsia="Courier New" w:cs="Courier New"/>
                    <w:color w:val="953800"/>
                    <w:sz w:val="20"/>
                    <w:szCs w:val="20"/>
                    <w:highlight w:val="white"/>
                  </w:rPr>
                </w:rPrChange>
              </w:rPr>
              <w:t>job</w:t>
            </w:r>
            <w:r>
              <w:rPr>
                <w:rFonts w:ascii="Courier New" w:hAnsi="Courier New" w:eastAsia="Courier New" w:cs="Courier New"/>
                <w:color w:val="202020"/>
                <w:sz w:val="20"/>
                <w:szCs w:val="20"/>
                <w:highlight w:val="white"/>
                <w:lang w:val="sr-Cyrl-RS"/>
                <w:rPrChange w:id="774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267F99"/>
                <w:sz w:val="20"/>
                <w:szCs w:val="20"/>
                <w:highlight w:val="white"/>
                <w:lang w:val="sr-Cyrl-RS"/>
                <w:rPrChange w:id="7745" w:author="Milan Stojkov" w:date="2026-10-02T11:00:00Z">
                  <w:rPr>
                    <w:rFonts w:ascii="Courier New" w:hAnsi="Courier New" w:eastAsia="Courier New" w:cs="Courier New"/>
                    <w:color w:val="267F99"/>
                    <w:sz w:val="20"/>
                    <w:szCs w:val="20"/>
                    <w:highlight w:val="white"/>
                  </w:rPr>
                </w:rPrChange>
              </w:rPr>
              <w:t>int</w:t>
            </w:r>
            <w:r>
              <w:rPr>
                <w:rFonts w:ascii="Courier New" w:hAnsi="Courier New" w:eastAsia="Courier New" w:cs="Courier New"/>
                <w:color w:val="202020"/>
                <w:sz w:val="20"/>
                <w:szCs w:val="20"/>
                <w:highlight w:val="white"/>
                <w:lang w:val="sr-Cyrl-RS"/>
                <w:rPrChange w:id="7746" w:author="Milan Stojkov" w:date="2026-10-02T11:00:00Z">
                  <w:rPr>
                    <w:rFonts w:ascii="Courier New" w:hAnsi="Courier New" w:eastAsia="Courier New" w:cs="Courier New"/>
                    <w:color w:val="202020"/>
                    <w:sz w:val="20"/>
                    <w:szCs w:val="20"/>
                    <w:highlight w:val="white"/>
                  </w:rPr>
                </w:rPrChange>
              </w:rPr>
              <w:t xml:space="preserve">) -&gt; </w:t>
            </w:r>
            <w:r>
              <w:rPr>
                <w:rFonts w:ascii="Courier New" w:hAnsi="Courier New" w:eastAsia="Courier New" w:cs="Courier New"/>
                <w:color w:val="0000FF"/>
                <w:sz w:val="20"/>
                <w:szCs w:val="20"/>
                <w:highlight w:val="white"/>
                <w:lang w:val="sr-Cyrl-RS"/>
                <w:rPrChange w:id="7747"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7748" w:author="Milan Stojkov" w:date="2026-10-02T11:00:00Z">
                  <w:rPr>
                    <w:rFonts w:ascii="Courier New" w:hAnsi="Courier New" w:eastAsia="Courier New" w:cs="Courier New"/>
                    <w:color w:val="202020"/>
                    <w:sz w:val="20"/>
                    <w:szCs w:val="20"/>
                    <w:highlight w:val="white"/>
                  </w:rPr>
                </w:rPrChange>
              </w:rPr>
              <w:t>:</w:t>
            </w:r>
          </w:p>
          <w:p w14:paraId="3492818C">
            <w:pPr>
              <w:widowControl/>
              <w:shd w:val="clear" w:color="auto" w:fill="FFFFFF"/>
              <w:jc w:val="left"/>
              <w:rPr>
                <w:rFonts w:ascii="Courier New" w:hAnsi="Courier New" w:eastAsia="Courier New" w:cs="Courier New"/>
                <w:color w:val="202020"/>
                <w:sz w:val="20"/>
                <w:szCs w:val="20"/>
                <w:lang w:val="sr-Cyrl-RS"/>
                <w:rPrChange w:id="7749"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775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751" w:author="Milan Stojkov" w:date="2026-10-02T11:00:00Z">
                  <w:rPr>
                    <w:rFonts w:ascii="Courier New" w:hAnsi="Courier New" w:eastAsia="Courier New" w:cs="Courier New"/>
                    <w:color w:val="AF00DB"/>
                    <w:sz w:val="20"/>
                    <w:szCs w:val="20"/>
                    <w:highlight w:val="white"/>
                  </w:rPr>
                </w:rPrChange>
              </w:rPr>
              <w:t>with</w:t>
            </w:r>
            <w:r>
              <w:rPr>
                <w:rFonts w:ascii="Courier New" w:hAnsi="Courier New" w:eastAsia="Courier New" w:cs="Courier New"/>
                <w:color w:val="202020"/>
                <w:sz w:val="20"/>
                <w:szCs w:val="20"/>
                <w:highlight w:val="white"/>
                <w:lang w:val="sr-Cyrl-RS"/>
                <w:rPrChange w:id="775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753"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75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755" w:author="Milan Stojkov" w:date="2026-10-02T11:00:00Z">
                  <w:rPr>
                    <w:rFonts w:ascii="Courier New" w:hAnsi="Courier New" w:eastAsia="Courier New" w:cs="Courier New"/>
                    <w:color w:val="1F2328"/>
                    <w:sz w:val="20"/>
                    <w:szCs w:val="20"/>
                    <w:highlight w:val="white"/>
                  </w:rPr>
                </w:rPrChange>
              </w:rPr>
              <w:t>lock</w:t>
            </w:r>
            <w:r>
              <w:rPr>
                <w:rFonts w:ascii="Courier New" w:hAnsi="Courier New" w:eastAsia="Courier New" w:cs="Courier New"/>
                <w:color w:val="202020"/>
                <w:sz w:val="20"/>
                <w:szCs w:val="20"/>
                <w:highlight w:val="white"/>
                <w:lang w:val="sr-Cyrl-RS"/>
                <w:rPrChange w:id="7756" w:author="Milan Stojkov" w:date="2026-10-02T11:00:00Z">
                  <w:rPr>
                    <w:rFonts w:ascii="Courier New" w:hAnsi="Courier New" w:eastAsia="Courier New" w:cs="Courier New"/>
                    <w:color w:val="202020"/>
                    <w:sz w:val="20"/>
                    <w:szCs w:val="20"/>
                    <w:highlight w:val="white"/>
                  </w:rPr>
                </w:rPrChange>
              </w:rPr>
              <w:t>:</w:t>
            </w:r>
          </w:p>
          <w:p w14:paraId="7380B691">
            <w:pPr>
              <w:widowControl/>
              <w:shd w:val="clear" w:color="auto" w:fill="FFFFFF"/>
              <w:jc w:val="left"/>
              <w:rPr>
                <w:rFonts w:ascii="Courier New" w:hAnsi="Courier New" w:eastAsia="Courier New" w:cs="Courier New"/>
                <w:color w:val="202020"/>
                <w:sz w:val="20"/>
                <w:szCs w:val="20"/>
                <w:lang w:val="sr-Cyrl-RS"/>
                <w:rPrChange w:id="7757"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775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759" w:author="Milan Stojkov" w:date="2026-10-02T11:00:00Z">
                  <w:rPr>
                    <w:rFonts w:ascii="Courier New" w:hAnsi="Courier New" w:eastAsia="Courier New" w:cs="Courier New"/>
                    <w:color w:val="1F2328"/>
                    <w:sz w:val="20"/>
                    <w:szCs w:val="20"/>
                    <w:highlight w:val="white"/>
                  </w:rPr>
                </w:rPrChange>
              </w:rPr>
              <w:t>st</w:t>
            </w:r>
            <w:r>
              <w:rPr>
                <w:rFonts w:ascii="Courier New" w:hAnsi="Courier New" w:eastAsia="Courier New" w:cs="Courier New"/>
                <w:color w:val="202020"/>
                <w:sz w:val="20"/>
                <w:szCs w:val="20"/>
                <w:highlight w:val="white"/>
                <w:lang w:val="sr-Cyrl-RS"/>
                <w:rPrChange w:id="776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761"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776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763"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764"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765" w:author="Milan Stojkov" w:date="2026-10-02T11:00:00Z">
                  <w:rPr>
                    <w:rFonts w:ascii="Courier New" w:hAnsi="Courier New" w:eastAsia="Courier New" w:cs="Courier New"/>
                    <w:color w:val="1F2328"/>
                    <w:sz w:val="20"/>
                    <w:szCs w:val="20"/>
                    <w:highlight w:val="white"/>
                  </w:rPr>
                </w:rPrChange>
              </w:rPr>
              <w:t>states</w:t>
            </w:r>
            <w:r>
              <w:rPr>
                <w:rFonts w:ascii="Courier New" w:hAnsi="Courier New" w:eastAsia="Courier New" w:cs="Courier New"/>
                <w:color w:val="202020"/>
                <w:sz w:val="20"/>
                <w:szCs w:val="20"/>
                <w:highlight w:val="white"/>
                <w:lang w:val="sr-Cyrl-RS"/>
                <w:rPrChange w:id="7766"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8250DF"/>
                <w:sz w:val="20"/>
                <w:szCs w:val="20"/>
                <w:highlight w:val="white"/>
                <w:lang w:val="sr-Cyrl-RS"/>
                <w:rPrChange w:id="7767" w:author="Milan Stojkov" w:date="2026-10-02T11:00:00Z">
                  <w:rPr>
                    <w:rFonts w:ascii="Courier New" w:hAnsi="Courier New" w:eastAsia="Courier New" w:cs="Courier New"/>
                    <w:color w:val="8250DF"/>
                    <w:sz w:val="20"/>
                    <w:szCs w:val="20"/>
                    <w:highlight w:val="white"/>
                  </w:rPr>
                </w:rPrChange>
              </w:rPr>
              <w:t>get</w:t>
            </w:r>
            <w:r>
              <w:rPr>
                <w:rFonts w:ascii="Courier New" w:hAnsi="Courier New" w:eastAsia="Courier New" w:cs="Courier New"/>
                <w:color w:val="202020"/>
                <w:sz w:val="20"/>
                <w:szCs w:val="20"/>
                <w:highlight w:val="white"/>
                <w:lang w:val="sr-Cyrl-RS"/>
                <w:rPrChange w:id="7768"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769" w:author="Milan Stojkov" w:date="2026-10-02T11:00:00Z">
                  <w:rPr>
                    <w:rFonts w:ascii="Courier New" w:hAnsi="Courier New" w:eastAsia="Courier New" w:cs="Courier New"/>
                    <w:color w:val="953800"/>
                    <w:sz w:val="20"/>
                    <w:szCs w:val="20"/>
                    <w:highlight w:val="white"/>
                  </w:rPr>
                </w:rPrChange>
              </w:rPr>
              <w:t>job</w:t>
            </w:r>
            <w:r>
              <w:rPr>
                <w:rFonts w:ascii="Courier New" w:hAnsi="Courier New" w:eastAsia="Courier New" w:cs="Courier New"/>
                <w:color w:val="202020"/>
                <w:sz w:val="20"/>
                <w:szCs w:val="20"/>
                <w:highlight w:val="white"/>
                <w:lang w:val="sr-Cyrl-RS"/>
                <w:rPrChange w:id="7770" w:author="Milan Stojkov" w:date="2026-10-02T11:00:00Z">
                  <w:rPr>
                    <w:rFonts w:ascii="Courier New" w:hAnsi="Courier New" w:eastAsia="Courier New" w:cs="Courier New"/>
                    <w:color w:val="202020"/>
                    <w:sz w:val="20"/>
                    <w:szCs w:val="20"/>
                    <w:highlight w:val="white"/>
                  </w:rPr>
                </w:rPrChange>
              </w:rPr>
              <w:t>)</w:t>
            </w:r>
          </w:p>
          <w:p w14:paraId="2BE8C94B">
            <w:pPr>
              <w:widowControl/>
              <w:shd w:val="clear" w:color="auto" w:fill="FFFFFF"/>
              <w:jc w:val="left"/>
              <w:rPr>
                <w:rFonts w:ascii="Courier New" w:hAnsi="Courier New" w:eastAsia="Courier New" w:cs="Courier New"/>
                <w:color w:val="202020"/>
                <w:sz w:val="20"/>
                <w:szCs w:val="20"/>
                <w:lang w:val="sr-Cyrl-RS"/>
                <w:rPrChange w:id="7771"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777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773" w:author="Milan Stojkov" w:date="2026-10-02T11:00:00Z">
                  <w:rPr>
                    <w:rFonts w:ascii="Courier New" w:hAnsi="Courier New" w:eastAsia="Courier New" w:cs="Courier New"/>
                    <w:color w:val="AF00DB"/>
                    <w:sz w:val="20"/>
                    <w:szCs w:val="20"/>
                    <w:highlight w:val="white"/>
                  </w:rPr>
                </w:rPrChange>
              </w:rPr>
              <w:t>if</w:t>
            </w:r>
            <w:r>
              <w:rPr>
                <w:rFonts w:ascii="Courier New" w:hAnsi="Courier New" w:eastAsia="Courier New" w:cs="Courier New"/>
                <w:color w:val="202020"/>
                <w:sz w:val="20"/>
                <w:szCs w:val="20"/>
                <w:highlight w:val="white"/>
                <w:lang w:val="sr-Cyrl-RS"/>
                <w:rPrChange w:id="777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775" w:author="Milan Stojkov" w:date="2026-10-02T11:00:00Z">
                  <w:rPr>
                    <w:rFonts w:ascii="Courier New" w:hAnsi="Courier New" w:eastAsia="Courier New" w:cs="Courier New"/>
                    <w:color w:val="1F2328"/>
                    <w:sz w:val="20"/>
                    <w:szCs w:val="20"/>
                    <w:highlight w:val="white"/>
                  </w:rPr>
                </w:rPrChange>
              </w:rPr>
              <w:t>st</w:t>
            </w:r>
            <w:r>
              <w:rPr>
                <w:rFonts w:ascii="Courier New" w:hAnsi="Courier New" w:eastAsia="Courier New" w:cs="Courier New"/>
                <w:color w:val="202020"/>
                <w:sz w:val="20"/>
                <w:szCs w:val="20"/>
                <w:highlight w:val="white"/>
                <w:lang w:val="sr-Cyrl-RS"/>
                <w:rPrChange w:id="7776"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777" w:author="Milan Stojkov" w:date="2026-10-02T11:00:00Z">
                  <w:rPr>
                    <w:rFonts w:ascii="Courier New" w:hAnsi="Courier New" w:eastAsia="Courier New" w:cs="Courier New"/>
                    <w:color w:val="0000FF"/>
                    <w:sz w:val="20"/>
                    <w:szCs w:val="20"/>
                    <w:highlight w:val="white"/>
                  </w:rPr>
                </w:rPrChange>
              </w:rPr>
              <w:t>is</w:t>
            </w:r>
            <w:r>
              <w:rPr>
                <w:rFonts w:ascii="Courier New" w:hAnsi="Courier New" w:eastAsia="Courier New" w:cs="Courier New"/>
                <w:color w:val="202020"/>
                <w:sz w:val="20"/>
                <w:szCs w:val="20"/>
                <w:highlight w:val="white"/>
                <w:lang w:val="sr-Cyrl-RS"/>
                <w:rPrChange w:id="777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779" w:author="Milan Stojkov" w:date="2026-10-02T11:00:00Z">
                  <w:rPr>
                    <w:rFonts w:ascii="Courier New" w:hAnsi="Courier New" w:eastAsia="Courier New" w:cs="Courier New"/>
                    <w:color w:val="0000FF"/>
                    <w:sz w:val="20"/>
                    <w:szCs w:val="20"/>
                    <w:highlight w:val="white"/>
                  </w:rPr>
                </w:rPrChange>
              </w:rPr>
              <w:t>None</w:t>
            </w:r>
            <w:r>
              <w:rPr>
                <w:rFonts w:ascii="Courier New" w:hAnsi="Courier New" w:eastAsia="Courier New" w:cs="Courier New"/>
                <w:color w:val="202020"/>
                <w:sz w:val="20"/>
                <w:szCs w:val="20"/>
                <w:highlight w:val="white"/>
                <w:lang w:val="sr-Cyrl-RS"/>
                <w:rPrChange w:id="7780"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781" w:author="Milan Stojkov" w:date="2026-10-02T11:00:00Z">
                  <w:rPr>
                    <w:rFonts w:ascii="Courier New" w:hAnsi="Courier New" w:eastAsia="Courier New" w:cs="Courier New"/>
                    <w:color w:val="0000FF"/>
                    <w:sz w:val="20"/>
                    <w:szCs w:val="20"/>
                    <w:highlight w:val="white"/>
                  </w:rPr>
                </w:rPrChange>
              </w:rPr>
              <w:t>or</w:t>
            </w:r>
            <w:r>
              <w:rPr>
                <w:rFonts w:ascii="Courier New" w:hAnsi="Courier New" w:eastAsia="Courier New" w:cs="Courier New"/>
                <w:color w:val="202020"/>
                <w:sz w:val="20"/>
                <w:szCs w:val="20"/>
                <w:highlight w:val="white"/>
                <w:lang w:val="sr-Cyrl-RS"/>
                <w:rPrChange w:id="7782"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783" w:author="Milan Stojkov" w:date="2026-10-02T11:00:00Z">
                  <w:rPr>
                    <w:rFonts w:ascii="Courier New" w:hAnsi="Courier New" w:eastAsia="Courier New" w:cs="Courier New"/>
                    <w:color w:val="0000FF"/>
                    <w:sz w:val="20"/>
                    <w:szCs w:val="20"/>
                    <w:highlight w:val="white"/>
                  </w:rPr>
                </w:rPrChange>
              </w:rPr>
              <w:t>not</w:t>
            </w:r>
            <w:r>
              <w:rPr>
                <w:rFonts w:ascii="Courier New" w:hAnsi="Courier New" w:eastAsia="Courier New" w:cs="Courier New"/>
                <w:color w:val="202020"/>
                <w:sz w:val="20"/>
                <w:szCs w:val="20"/>
                <w:highlight w:val="white"/>
                <w:lang w:val="sr-Cyrl-RS"/>
                <w:rPrChange w:id="7784"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785" w:author="Milan Stojkov" w:date="2026-10-02T11:00:00Z">
                  <w:rPr>
                    <w:rFonts w:ascii="Courier New" w:hAnsi="Courier New" w:eastAsia="Courier New" w:cs="Courier New"/>
                    <w:color w:val="1F2328"/>
                    <w:sz w:val="20"/>
                    <w:szCs w:val="20"/>
                    <w:highlight w:val="white"/>
                  </w:rPr>
                </w:rPrChange>
              </w:rPr>
              <w:t>st</w:t>
            </w:r>
            <w:r>
              <w:rPr>
                <w:rFonts w:ascii="Courier New" w:hAnsi="Courier New" w:eastAsia="Courier New" w:cs="Courier New"/>
                <w:color w:val="202020"/>
                <w:sz w:val="20"/>
                <w:szCs w:val="20"/>
                <w:highlight w:val="white"/>
                <w:lang w:val="sr-Cyrl-RS"/>
                <w:rPrChange w:id="7786" w:author="Milan Stojkov" w:date="2026-10-02T11:00:00Z">
                  <w:rPr>
                    <w:rFonts w:ascii="Courier New" w:hAnsi="Courier New" w:eastAsia="Courier New" w:cs="Courier New"/>
                    <w:color w:val="202020"/>
                    <w:sz w:val="20"/>
                    <w:szCs w:val="20"/>
                    <w:highlight w:val="white"/>
                  </w:rPr>
                </w:rPrChange>
              </w:rPr>
              <w:t>.complete():</w:t>
            </w:r>
          </w:p>
          <w:p w14:paraId="1C7F1C63">
            <w:pPr>
              <w:widowControl/>
              <w:shd w:val="clear" w:color="auto" w:fill="FFFFFF"/>
              <w:jc w:val="left"/>
              <w:rPr>
                <w:rFonts w:ascii="Courier New" w:hAnsi="Courier New" w:eastAsia="Courier New" w:cs="Courier New"/>
                <w:color w:val="202020"/>
                <w:sz w:val="20"/>
                <w:szCs w:val="20"/>
                <w:lang w:val="sr-Cyrl-RS"/>
                <w:rPrChange w:id="7787" w:author="Milan Stojkov" w:date="2026-10-02T11:00:00Z">
                  <w:rPr>
                    <w:rFonts w:ascii="Courier New" w:hAnsi="Courier New" w:eastAsia="Courier New" w:cs="Courier New"/>
                    <w:color w:val="202020"/>
                    <w:sz w:val="20"/>
                    <w:szCs w:val="20"/>
                  </w:rPr>
                </w:rPrChange>
              </w:rPr>
            </w:pPr>
            <w:r>
              <w:rPr>
                <w:rFonts w:ascii="Courier New" w:hAnsi="Courier New" w:eastAsia="Courier New" w:cs="Courier New"/>
                <w:color w:val="202020"/>
                <w:sz w:val="20"/>
                <w:szCs w:val="20"/>
                <w:highlight w:val="white"/>
                <w:lang w:val="sr-Cyrl-RS"/>
                <w:rPrChange w:id="7788"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AF00DB"/>
                <w:sz w:val="20"/>
                <w:szCs w:val="20"/>
                <w:highlight w:val="white"/>
                <w:lang w:val="sr-Cyrl-RS"/>
                <w:rPrChange w:id="7789" w:author="Milan Stojkov" w:date="2026-10-02T11:00:00Z">
                  <w:rPr>
                    <w:rFonts w:ascii="Courier New" w:hAnsi="Courier New" w:eastAsia="Courier New" w:cs="Courier New"/>
                    <w:color w:val="AF00DB"/>
                    <w:sz w:val="20"/>
                    <w:szCs w:val="20"/>
                    <w:highlight w:val="white"/>
                  </w:rPr>
                </w:rPrChange>
              </w:rPr>
              <w:t>return</w:t>
            </w:r>
          </w:p>
          <w:p w14:paraId="5370C925">
            <w:pPr>
              <w:widowControl/>
              <w:shd w:val="clear" w:color="auto" w:fill="FFFFFF"/>
              <w:jc w:val="left"/>
              <w:rPr>
                <w:rFonts w:ascii="Courier New" w:hAnsi="Courier New" w:eastAsia="Courier New" w:cs="Courier New"/>
                <w:color w:val="000000"/>
                <w:sz w:val="20"/>
                <w:szCs w:val="20"/>
                <w:lang w:val="sr-Cyrl-RS"/>
                <w:rPrChange w:id="7790" w:author="Milan Stojkov" w:date="2026-10-02T11:00:00Z">
                  <w:rPr>
                    <w:rFonts w:ascii="Courier New" w:hAnsi="Courier New" w:eastAsia="Courier New" w:cs="Courier New"/>
                    <w:color w:val="000000"/>
                    <w:sz w:val="20"/>
                    <w:szCs w:val="20"/>
                  </w:rPr>
                </w:rPrChange>
              </w:rPr>
            </w:pPr>
            <w:r>
              <w:rPr>
                <w:rFonts w:ascii="Courier New" w:hAnsi="Courier New" w:eastAsia="Courier New" w:cs="Courier New"/>
                <w:color w:val="202020"/>
                <w:sz w:val="20"/>
                <w:szCs w:val="20"/>
                <w:highlight w:val="white"/>
                <w:lang w:val="sr-Cyrl-RS"/>
                <w:rPrChange w:id="7791"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1F2328"/>
                <w:sz w:val="20"/>
                <w:szCs w:val="20"/>
                <w:highlight w:val="white"/>
                <w:lang w:val="sr-Cyrl-RS"/>
                <w:rPrChange w:id="7792" w:author="Milan Stojkov" w:date="2026-10-02T11:00:00Z">
                  <w:rPr>
                    <w:rFonts w:ascii="Courier New" w:hAnsi="Courier New" w:eastAsia="Courier New" w:cs="Courier New"/>
                    <w:color w:val="1F2328"/>
                    <w:sz w:val="20"/>
                    <w:szCs w:val="20"/>
                    <w:highlight w:val="white"/>
                  </w:rPr>
                </w:rPrChange>
              </w:rPr>
              <w:t>self</w:t>
            </w:r>
            <w:r>
              <w:rPr>
                <w:rFonts w:ascii="Courier New" w:hAnsi="Courier New" w:eastAsia="Courier New" w:cs="Courier New"/>
                <w:color w:val="202020"/>
                <w:sz w:val="20"/>
                <w:szCs w:val="20"/>
                <w:highlight w:val="white"/>
                <w:lang w:val="sr-Cyrl-RS"/>
                <w:rPrChange w:id="7793"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1F2328"/>
                <w:sz w:val="20"/>
                <w:szCs w:val="20"/>
                <w:highlight w:val="white"/>
                <w:lang w:val="sr-Cyrl-RS"/>
                <w:rPrChange w:id="7794" w:author="Milan Stojkov" w:date="2026-10-02T11:00:00Z">
                  <w:rPr>
                    <w:rFonts w:ascii="Courier New" w:hAnsi="Courier New" w:eastAsia="Courier New" w:cs="Courier New"/>
                    <w:color w:val="1F2328"/>
                    <w:sz w:val="20"/>
                    <w:szCs w:val="20"/>
                    <w:highlight w:val="white"/>
                  </w:rPr>
                </w:rPrChange>
              </w:rPr>
              <w:t>states</w:t>
            </w:r>
            <w:r>
              <w:rPr>
                <w:rFonts w:ascii="Courier New" w:hAnsi="Courier New" w:eastAsia="Courier New" w:cs="Courier New"/>
                <w:color w:val="202020"/>
                <w:sz w:val="20"/>
                <w:szCs w:val="20"/>
                <w:highlight w:val="white"/>
                <w:lang w:val="sr-Cyrl-RS"/>
                <w:rPrChange w:id="7795" w:author="Milan Stojkov" w:date="2026-10-02T11:00:00Z">
                  <w:rPr>
                    <w:rFonts w:ascii="Courier New" w:hAnsi="Courier New" w:eastAsia="Courier New" w:cs="Courier New"/>
                    <w:color w:val="202020"/>
                    <w:sz w:val="20"/>
                    <w:szCs w:val="20"/>
                    <w:highlight w:val="white"/>
                  </w:rPr>
                </w:rPrChange>
              </w:rPr>
              <w:t>[</w:t>
            </w:r>
            <w:r>
              <w:rPr>
                <w:rFonts w:ascii="Courier New" w:hAnsi="Courier New" w:eastAsia="Courier New" w:cs="Courier New"/>
                <w:color w:val="953800"/>
                <w:sz w:val="20"/>
                <w:szCs w:val="20"/>
                <w:highlight w:val="white"/>
                <w:lang w:val="sr-Cyrl-RS"/>
                <w:rPrChange w:id="7796" w:author="Milan Stojkov" w:date="2026-10-02T11:00:00Z">
                  <w:rPr>
                    <w:rFonts w:ascii="Courier New" w:hAnsi="Courier New" w:eastAsia="Courier New" w:cs="Courier New"/>
                    <w:color w:val="953800"/>
                    <w:sz w:val="20"/>
                    <w:szCs w:val="20"/>
                    <w:highlight w:val="white"/>
                  </w:rPr>
                </w:rPrChange>
              </w:rPr>
              <w:t>job</w:t>
            </w:r>
            <w:r>
              <w:rPr>
                <w:rFonts w:ascii="Courier New" w:hAnsi="Courier New" w:eastAsia="Courier New" w:cs="Courier New"/>
                <w:color w:val="202020"/>
                <w:sz w:val="20"/>
                <w:szCs w:val="20"/>
                <w:highlight w:val="white"/>
                <w:lang w:val="sr-Cyrl-RS"/>
                <w:rPrChange w:id="7797"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00"/>
                <w:sz w:val="20"/>
                <w:szCs w:val="20"/>
                <w:highlight w:val="white"/>
                <w:lang w:val="sr-Cyrl-RS"/>
                <w:rPrChange w:id="7798" w:author="Milan Stojkov" w:date="2026-10-02T11:00:00Z">
                  <w:rPr>
                    <w:rFonts w:ascii="Courier New" w:hAnsi="Courier New" w:eastAsia="Courier New" w:cs="Courier New"/>
                    <w:color w:val="000000"/>
                    <w:sz w:val="20"/>
                    <w:szCs w:val="20"/>
                    <w:highlight w:val="white"/>
                  </w:rPr>
                </w:rPrChange>
              </w:rPr>
              <w:t>=</w:t>
            </w:r>
            <w:r>
              <w:rPr>
                <w:rFonts w:ascii="Courier New" w:hAnsi="Courier New" w:eastAsia="Courier New" w:cs="Courier New"/>
                <w:color w:val="202020"/>
                <w:sz w:val="20"/>
                <w:szCs w:val="20"/>
                <w:highlight w:val="white"/>
                <w:lang w:val="sr-Cyrl-RS"/>
                <w:rPrChange w:id="7799" w:author="Milan Stojkov" w:date="2026-10-02T11:00:00Z">
                  <w:rPr>
                    <w:rFonts w:ascii="Courier New" w:hAnsi="Courier New" w:eastAsia="Courier New" w:cs="Courier New"/>
                    <w:color w:val="202020"/>
                    <w:sz w:val="20"/>
                    <w:szCs w:val="20"/>
                    <w:highlight w:val="white"/>
                  </w:rPr>
                </w:rPrChange>
              </w:rPr>
              <w:t xml:space="preserve"> </w:t>
            </w:r>
            <w:r>
              <w:rPr>
                <w:rFonts w:ascii="Courier New" w:hAnsi="Courier New" w:eastAsia="Courier New" w:cs="Courier New"/>
                <w:color w:val="0000FF"/>
                <w:sz w:val="20"/>
                <w:szCs w:val="20"/>
                <w:highlight w:val="white"/>
                <w:lang w:val="sr-Cyrl-RS"/>
                <w:rPrChange w:id="7800" w:author="Milan Stojkov" w:date="2026-10-02T11:00:00Z">
                  <w:rPr>
                    <w:rFonts w:ascii="Courier New" w:hAnsi="Courier New" w:eastAsia="Courier New" w:cs="Courier New"/>
                    <w:color w:val="0000FF"/>
                    <w:sz w:val="20"/>
                    <w:szCs w:val="20"/>
                    <w:highlight w:val="white"/>
                  </w:rPr>
                </w:rPrChange>
              </w:rPr>
              <w:t>None</w:t>
            </w:r>
          </w:p>
        </w:tc>
      </w:tr>
    </w:tbl>
    <w:p w14:paraId="6DED38D7">
      <w:pPr>
        <w:pBdr>
          <w:top w:val="none" w:color="auto" w:sz="0" w:space="0"/>
          <w:left w:val="none" w:color="auto" w:sz="0" w:space="0"/>
          <w:bottom w:val="none" w:color="auto" w:sz="0" w:space="0"/>
          <w:right w:val="none" w:color="auto" w:sz="0" w:space="0"/>
          <w:between w:val="none" w:color="auto" w:sz="0" w:space="0"/>
        </w:pBdr>
        <w:jc w:val="center"/>
        <w:rPr>
          <w:ins w:id="7801" w:author="Milica Radić" w:date="2026-10-03T19:00:59Z"/>
          <w:i/>
          <w:iCs/>
          <w:color w:val="000000"/>
          <w:sz w:val="20"/>
          <w:szCs w:val="20"/>
          <w:lang w:val="sr-Cyrl-RS"/>
        </w:rPr>
      </w:pPr>
      <w:r>
        <w:rPr>
          <w:i/>
          <w:iCs/>
          <w:color w:val="000000"/>
          <w:sz w:val="20"/>
          <w:szCs w:val="20"/>
          <w:lang w:val="sr-Cyrl-RS"/>
          <w:rPrChange w:id="7802" w:author="Milan Stojkov" w:date="2026-10-02T11:00:00Z">
            <w:rPr>
              <w:i/>
              <w:iCs/>
              <w:color w:val="000000"/>
              <w:sz w:val="20"/>
              <w:szCs w:val="20"/>
            </w:rPr>
          </w:rPrChange>
        </w:rPr>
        <w:t>Листинг 5.27- Преузимање власништва над завршеном конфигурацијом</w:t>
      </w:r>
    </w:p>
    <w:p w14:paraId="732E2912">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7803" w:author="Milan Stojkov" w:date="2026-10-02T11:00:00Z">
            <w:rPr>
              <w:i/>
              <w:iCs/>
              <w:color w:val="000000"/>
              <w:sz w:val="20"/>
              <w:szCs w:val="20"/>
            </w:rPr>
          </w:rPrChange>
        </w:rPr>
      </w:pPr>
    </w:p>
    <w:p w14:paraId="40AA7423">
      <w:pPr>
        <w:widowControl w:val="0"/>
        <w:ind w:firstLine="360"/>
        <w:jc w:val="both"/>
        <w:rPr>
          <w:color w:val="000000"/>
          <w:sz w:val="22"/>
          <w:szCs w:val="22"/>
          <w:lang w:val="sr-Cyrl-RS"/>
          <w:rPrChange w:id="7804" w:author="Milan Stojkov" w:date="2026-10-02T11:00:00Z">
            <w:rPr>
              <w:color w:val="000000"/>
              <w:sz w:val="22"/>
              <w:szCs w:val="22"/>
            </w:rPr>
          </w:rPrChange>
        </w:rPr>
      </w:pPr>
      <w:r>
        <w:rPr>
          <w:color w:val="000000"/>
          <w:sz w:val="22"/>
          <w:szCs w:val="22"/>
          <w:lang w:val="sr-Cyrl-RS"/>
          <w:rPrChange w:id="7805" w:author="Milan Stojkov" w:date="2026-10-02T11:00:00Z">
            <w:rPr>
              <w:color w:val="000000"/>
              <w:sz w:val="22"/>
              <w:szCs w:val="22"/>
            </w:rPr>
          </w:rPrChange>
        </w:rPr>
        <w:t>Постављањем стања на празну вредност под закључавањем обезбеђено је да резултате обради тачно један, уз истовремено ослобађање меморије. Чворови потом прелазе на наредну конфигурацију, а по завршетку целе матрице координатор уписује записе уређене по редном броју конфигурације, на четири нивоа: сажетак по покретању, мере по рунди, мере по учеснику и појединачне догађаје. Из тих записа модули за анализу аутоматски производе табеле и графиконе приказане у поглављу 7.</w:t>
      </w:r>
    </w:p>
    <w:p w14:paraId="66362912">
      <w:pPr>
        <w:rPr>
          <w:color w:val="000000"/>
          <w:lang w:val="sr-Cyrl-RS"/>
          <w:rPrChange w:id="7806" w:author="Milan Stojkov" w:date="2026-10-02T11:00:00Z">
            <w:rPr>
              <w:color w:val="000000"/>
            </w:rPr>
          </w:rPrChange>
        </w:rPr>
      </w:pPr>
      <w:r>
        <w:rPr>
          <w:lang w:val="sr-Cyrl-RS"/>
          <w:rPrChange w:id="7807" w:author="Milan Stojkov" w:date="2026-10-02T11:00:00Z">
            <w:rPr/>
          </w:rPrChange>
        </w:rPr>
        <w:br w:type="page"/>
      </w:r>
    </w:p>
    <w:p w14:paraId="46D286E2">
      <w:pPr>
        <w:pStyle w:val="2"/>
        <w:keepLines/>
        <w:numPr>
          <w:ilvl w:val="0"/>
          <w:numId w:val="4"/>
          <w:ins w:id="7809" w:author="Milica Radić" w:date="2026-10-02T20:10:30Z"/>
        </w:numPr>
        <w:ind w:left="720" w:right="28" w:hanging="360"/>
        <w:rPr>
          <w:color w:val="000000"/>
          <w:lang w:val="sr-Cyrl-RS"/>
          <w:rPrChange w:id="7810" w:author="Milan Stojkov" w:date="2026-10-02T11:00:00Z">
            <w:rPr>
              <w:color w:val="000000"/>
            </w:rPr>
          </w:rPrChange>
        </w:rPr>
        <w:pPrChange w:id="7808" w:author="Milica Radić" w:date="2026-10-02T20:10:30Z">
          <w:pPr>
            <w:pStyle w:val="2"/>
            <w:keepLines/>
            <w:ind w:left="720" w:right="28" w:hanging="360"/>
          </w:pPr>
        </w:pPrChange>
      </w:pPr>
      <w:del w:id="7811" w:author="Milica Radić" w:date="2026-10-02T20:06:55Z">
        <w:commentRangeStart w:id="11"/>
        <w:bookmarkStart w:id="77" w:name="_Toc2491"/>
        <w:bookmarkStart w:id="78" w:name="_Toc12697"/>
        <w:r>
          <w:rPr>
            <w:color w:val="000000"/>
            <w:lang w:val="sr-Cyrl-RS"/>
            <w:rPrChange w:id="7812" w:author="Milan Stojkov" w:date="2026-10-02T11:00:00Z">
              <w:rPr>
                <w:color w:val="000000"/>
              </w:rPr>
            </w:rPrChange>
          </w:rPr>
          <w:delText>6</w:delText>
        </w:r>
      </w:del>
      <w:del w:id="7813" w:author="Milica Radić" w:date="2026-10-02T20:06:55Z">
        <w:r>
          <w:rPr>
            <w:color w:val="000000"/>
            <w:lang w:val="sr-Cyrl-RS"/>
            <w:rPrChange w:id="7814" w:author="Milan Stojkov" w:date="2026-10-02T11:00:00Z">
              <w:rPr>
                <w:color w:val="000000"/>
              </w:rPr>
            </w:rPrChange>
          </w:rPr>
          <w:delText>.</w:delText>
        </w:r>
      </w:del>
      <w:del w:id="7815" w:author="Milica Radić" w:date="2026-10-02T20:06:57Z">
        <w:r>
          <w:rPr>
            <w:color w:val="000000"/>
            <w:lang w:val="sr-Cyrl-RS"/>
            <w:rPrChange w:id="7816" w:author="Milan Stojkov" w:date="2026-10-02T11:00:00Z">
              <w:rPr>
                <w:color w:val="000000"/>
              </w:rPr>
            </w:rPrChange>
          </w:rPr>
          <w:delText xml:space="preserve"> </w:delText>
        </w:r>
      </w:del>
      <w:r>
        <w:rPr>
          <w:color w:val="000000"/>
          <w:lang w:val="sr-Cyrl-RS"/>
          <w:rPrChange w:id="7817" w:author="Milan Stojkov" w:date="2026-10-02T11:00:00Z">
            <w:rPr>
              <w:color w:val="000000"/>
            </w:rPr>
          </w:rPrChange>
        </w:rPr>
        <w:t>МЕТОДОЛОГИЈА ЕВАЛУАЦИЈЕ</w:t>
      </w:r>
      <w:commentRangeEnd w:id="11"/>
      <w:r>
        <w:rPr>
          <w:rStyle w:val="12"/>
          <w:color w:val="000000"/>
          <w:sz w:val="32"/>
          <w:szCs w:val="32"/>
          <w:lang w:val="sr-Cyrl-RS"/>
          <w:rPrChange w:id="7818" w:author="Milan Stojkov" w:date="2026-10-02T11:00:00Z">
            <w:rPr>
              <w:rStyle w:val="12"/>
              <w:color w:val="000000"/>
              <w:sz w:val="32"/>
              <w:szCs w:val="32"/>
            </w:rPr>
          </w:rPrChange>
        </w:rPr>
        <w:commentReference w:id="11"/>
      </w:r>
      <w:bookmarkEnd w:id="77"/>
      <w:bookmarkEnd w:id="78"/>
    </w:p>
    <w:p w14:paraId="158D62CC">
      <w:pPr>
        <w:ind w:firstLine="360"/>
        <w:jc w:val="both"/>
        <w:rPr>
          <w:color w:val="000000"/>
          <w:sz w:val="22"/>
          <w:szCs w:val="22"/>
          <w:lang w:val="sr-Cyrl-RS"/>
          <w:rPrChange w:id="7819" w:author="Milan Stojkov" w:date="2026-10-02T11:00:00Z">
            <w:rPr>
              <w:color w:val="000000"/>
              <w:sz w:val="22"/>
              <w:szCs w:val="22"/>
            </w:rPr>
          </w:rPrChange>
        </w:rPr>
      </w:pPr>
      <w:r>
        <w:rPr>
          <w:color w:val="000000"/>
          <w:sz w:val="22"/>
          <w:szCs w:val="22"/>
          <w:lang w:val="sr-Cyrl-RS"/>
          <w:rPrChange w:id="7820" w:author="Milan Stojkov" w:date="2026-10-02T11:00:00Z">
            <w:rPr>
              <w:color w:val="000000"/>
              <w:sz w:val="22"/>
              <w:szCs w:val="22"/>
            </w:rPr>
          </w:rPrChange>
        </w:rPr>
        <w:t>У овом поглављу описан је начин на који се систем испитује: како је дефинисана вредност у односу на коју се мери тачност, који су експерименти изведени и којим се мерама изражавају својства система.</w:t>
      </w:r>
    </w:p>
    <w:p w14:paraId="6C13E5A7">
      <w:pPr>
        <w:pStyle w:val="3"/>
        <w:ind w:left="0" w:firstLine="0"/>
        <w:rPr>
          <w:color w:val="000000"/>
          <w:sz w:val="24"/>
          <w:szCs w:val="24"/>
          <w:lang w:val="sr-Cyrl-RS"/>
          <w:rPrChange w:id="7821" w:author="Milan Stojkov" w:date="2026-10-02T11:00:00Z">
            <w:rPr>
              <w:color w:val="000000"/>
              <w:sz w:val="24"/>
              <w:szCs w:val="24"/>
            </w:rPr>
          </w:rPrChange>
        </w:rPr>
      </w:pPr>
      <w:bookmarkStart w:id="79" w:name="_Toc21042"/>
      <w:bookmarkStart w:id="80" w:name="_Toc27101"/>
      <w:r>
        <w:rPr>
          <w:rFonts w:ascii="Times New Roman" w:hAnsi="Times New Roman" w:eastAsia="Times New Roman" w:cs="Times New Roman"/>
          <w:color w:val="000000"/>
          <w:lang w:val="sr-Cyrl-RS"/>
          <w:rPrChange w:id="7822" w:author="Milan Stojkov" w:date="2026-10-02T11:00:00Z">
            <w:rPr>
              <w:rFonts w:ascii="Times New Roman" w:hAnsi="Times New Roman" w:eastAsia="Times New Roman" w:cs="Times New Roman"/>
              <w:color w:val="000000"/>
            </w:rPr>
          </w:rPrChange>
        </w:rPr>
        <w:t>6.1. Циљна вредност</w:t>
      </w:r>
      <w:bookmarkEnd w:id="79"/>
      <w:bookmarkEnd w:id="80"/>
    </w:p>
    <w:p w14:paraId="525E24B0">
      <w:pPr>
        <w:ind w:firstLine="360"/>
        <w:jc w:val="both"/>
        <w:rPr>
          <w:color w:val="000000"/>
          <w:sz w:val="22"/>
          <w:szCs w:val="22"/>
          <w:lang w:val="sr-Cyrl-RS"/>
          <w:rPrChange w:id="7823" w:author="Milan Stojkov" w:date="2026-10-02T11:00:00Z">
            <w:rPr>
              <w:color w:val="000000"/>
              <w:sz w:val="22"/>
              <w:szCs w:val="22"/>
            </w:rPr>
          </w:rPrChange>
        </w:rPr>
      </w:pPr>
      <w:r>
        <w:rPr>
          <w:color w:val="000000"/>
          <w:sz w:val="22"/>
          <w:szCs w:val="22"/>
          <w:lang w:val="sr-Cyrl-RS"/>
          <w:rPrChange w:id="7824" w:author="Milan Stojkov" w:date="2026-10-02T11:00:00Z">
            <w:rPr>
              <w:color w:val="000000"/>
              <w:sz w:val="22"/>
              <w:szCs w:val="22"/>
            </w:rPr>
          </w:rPrChange>
        </w:rPr>
        <w:t>Тачност система изражава се у односу на вредност коју би систем израчунао да напада нема:</w:t>
      </w:r>
    </w:p>
    <w:p w14:paraId="00B258DF">
      <w:pPr>
        <w:jc w:val="center"/>
        <w:rPr>
          <w:rFonts w:ascii="Cambria Math" w:hAnsi="Cambria Math" w:eastAsia="Cambria Math" w:cs="Cambria Math"/>
          <w:color w:val="000000"/>
          <w:sz w:val="22"/>
          <w:szCs w:val="22"/>
          <w:lang w:val="sr-Cyrl-RS"/>
          <w:rPrChange w:id="7825" w:author="Milan Stojkov" w:date="2026-10-02T11:00:00Z">
            <w:rPr>
              <w:rFonts w:ascii="Cambria Math" w:hAnsi="Cambria Math" w:eastAsia="Cambria Math" w:cs="Cambria Math"/>
              <w:color w:val="000000"/>
              <w:sz w:val="22"/>
              <w:szCs w:val="22"/>
            </w:rPr>
          </w:rPrChange>
        </w:rPr>
      </w:pPr>
      <m:oMathPara>
        <m:oMath>
          <m:sSup>
            <m:sSupPr>
              <m:ctrlPr>
                <w:rPr>
                  <w:rFonts w:ascii="Cambria Math" w:hAnsi="Cambria Math" w:eastAsia="Cambria Math" w:cs="Cambria Math"/>
                  <w:color w:val="000000"/>
                  <w:sz w:val="22"/>
                  <w:szCs w:val="22"/>
                  <w:lang w:val="sr-Cyrl-RS"/>
                </w:rPr>
              </m:ctrlPr>
            </m:sSupPr>
            <m:e>
              <m:r>
                <m:rPr/>
                <w:rPr>
                  <w:rFonts w:ascii="Cambria Math" w:hAnsi="Cambria Math" w:eastAsia="Cambria Math" w:cs="Cambria Math"/>
                  <w:color w:val="000000"/>
                  <w:sz w:val="22"/>
                  <w:szCs w:val="22"/>
                  <w:lang w:val="sr-Cyrl-RS"/>
                  <w:rPrChange w:id="7826" w:author="Milan Stojkov" w:date="2026-10-02T11:00:00Z">
                    <w:rPr>
                      <w:rFonts w:ascii="Cambria Math" w:hAnsi="Cambria Math" w:eastAsia="Cambria Math" w:cs="Cambria Math"/>
                      <w:color w:val="000000"/>
                      <w:sz w:val="22"/>
                      <w:szCs w:val="22"/>
                    </w:rPr>
                  </w:rPrChange>
                </w:rPr>
                <m:t>x</m:t>
              </m:r>
              <m:ctrlPr>
                <w:rPr>
                  <w:rFonts w:ascii="Cambria Math" w:hAnsi="Cambria Math" w:eastAsia="Cambria Math" w:cs="Cambria Math"/>
                  <w:color w:val="000000"/>
                  <w:sz w:val="22"/>
                  <w:szCs w:val="22"/>
                  <w:lang w:val="sr-Cyrl-RS"/>
                </w:rPr>
              </m:ctrlPr>
            </m:e>
            <m:sup>
              <m:r>
                <m:rPr/>
                <w:rPr>
                  <w:rFonts w:ascii="Cambria Math" w:hAnsi="Cambria Math" w:eastAsia="Cambria Math" w:cs="Cambria Math"/>
                  <w:color w:val="000000"/>
                  <w:sz w:val="22"/>
                  <w:szCs w:val="22"/>
                  <w:lang w:val="sr-Cyrl-RS"/>
                  <w:rPrChange w:id="7827" w:author="Milan Stojkov" w:date="2026-10-02T11:00:00Z">
                    <w:rPr>
                      <w:rFonts w:ascii="Cambria Math" w:hAnsi="Cambria Math" w:eastAsia="Cambria Math" w:cs="Cambria Math"/>
                      <w:color w:val="000000"/>
                      <w:sz w:val="22"/>
                      <w:szCs w:val="22"/>
                    </w:rPr>
                  </w:rPrChange>
                </w:rPr>
                <m:t>∗</m:t>
              </m:r>
              <m:ctrlPr>
                <w:rPr>
                  <w:rFonts w:ascii="Cambria Math" w:hAnsi="Cambria Math" w:eastAsia="Cambria Math" w:cs="Cambria Math"/>
                  <w:color w:val="000000"/>
                  <w:sz w:val="22"/>
                  <w:szCs w:val="22"/>
                  <w:lang w:val="sr-Cyrl-RS"/>
                </w:rPr>
              </m:ctrlPr>
            </m:sup>
          </m:sSup>
          <m:r>
            <m:rPr/>
            <w:rPr>
              <w:rFonts w:ascii="Cambria Math" w:hAnsi="Cambria Math" w:eastAsia="Cambria Math" w:cs="Cambria Math"/>
              <w:color w:val="000000"/>
              <w:sz w:val="22"/>
              <w:szCs w:val="22"/>
              <w:lang w:val="sr-Cyrl-RS"/>
              <w:rPrChange w:id="7828" w:author="Milan Stojkov" w:date="2026-10-02T11:00:00Z">
                <w:rPr>
                  <w:rFonts w:ascii="Cambria Math" w:hAnsi="Cambria Math" w:eastAsia="Cambria Math" w:cs="Cambria Math"/>
                  <w:color w:val="000000"/>
                  <w:sz w:val="22"/>
                  <w:szCs w:val="22"/>
                </w:rPr>
              </w:rPrChange>
            </w:rPr>
            <m:t>=</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7829" w:author="Milan Stojkov" w:date="2026-10-02T11:00:00Z">
                    <w:rPr>
                      <w:rFonts w:ascii="Cambria Math" w:hAnsi="Cambria Math" w:eastAsia="Cambria Math" w:cs="Cambria Math"/>
                      <w:color w:val="000000"/>
                      <w:sz w:val="22"/>
                      <w:szCs w:val="22"/>
                    </w:rPr>
                  </w:rPrChange>
                </w:rPr>
                <m:t>1</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7830"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7831"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7832" w:author="Milan Stojkov" w:date="2026-10-02T11:00:00Z">
                        <w:rPr>
                          <w:rFonts w:ascii="Cambria Math" w:hAnsi="Cambria Math" w:eastAsia="Cambria Math" w:cs="Cambria Math"/>
                          <w:color w:val="000000"/>
                          <w:sz w:val="22"/>
                          <w:szCs w:val="22"/>
                        </w:rPr>
                      </w:rPrChange>
                    </w:rPr>
                    <m:t>h</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7833" w:author="Milan Stojkov" w:date="2026-10-02T11:00:00Z">
                    <w:rPr>
                      <w:rFonts w:ascii="Cambria Math" w:hAnsi="Cambria Math" w:eastAsia="Cambria Math" w:cs="Cambria Math"/>
                      <w:color w:val="000000"/>
                      <w:sz w:val="22"/>
                      <w:szCs w:val="22"/>
                    </w:rPr>
                  </w:rPrChange>
                </w:rPr>
                <m:t>|</m:t>
              </m:r>
              <m:ctrlPr>
                <w:rPr>
                  <w:rFonts w:ascii="Cambria Math" w:hAnsi="Cambria Math" w:eastAsia="Cambria Math" w:cs="Cambria Math"/>
                  <w:color w:val="000000"/>
                  <w:sz w:val="22"/>
                  <w:szCs w:val="22"/>
                  <w:lang w:val="sr-Cyrl-RS"/>
                </w:rPr>
              </m:ctrlPr>
            </m:den>
          </m:f>
          <m:nary>
            <m:naryPr>
              <m:chr m:val="∑"/>
              <m:ctrlPr>
                <w:rPr>
                  <w:rFonts w:ascii="Cambria Math" w:hAnsi="Cambria Math" w:eastAsia="Cambria Math" w:cs="Cambria Math"/>
                  <w:color w:val="000000"/>
                  <w:sz w:val="22"/>
                  <w:szCs w:val="22"/>
                  <w:lang w:val="sr-Cyrl-RS"/>
                </w:rPr>
              </m:ctrlPr>
            </m:naryPr>
            <m:sub>
              <m:r>
                <m:rPr/>
                <w:rPr>
                  <w:rFonts w:ascii="Cambria Math" w:hAnsi="Cambria Math" w:eastAsia="Cambria Math" w:cs="Cambria Math"/>
                  <w:color w:val="000000"/>
                  <w:sz w:val="22"/>
                  <w:szCs w:val="22"/>
                  <w:lang w:val="sr-Cyrl-RS"/>
                  <w:rPrChange w:id="7834" w:author="Milan Stojkov" w:date="2026-10-02T11:00:00Z">
                    <w:rPr>
                      <w:rFonts w:ascii="Cambria Math" w:hAnsi="Cambria Math" w:eastAsia="Cambria Math" w:cs="Cambria Math"/>
                      <w:color w:val="000000"/>
                      <w:sz w:val="22"/>
                      <w:szCs w:val="22"/>
                    </w:rPr>
                  </w:rPrChange>
                </w:rPr>
                <m:t>i∈</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7835"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7836" w:author="Milan Stojkov" w:date="2026-10-02T11:00:00Z">
                        <w:rPr>
                          <w:rFonts w:ascii="Cambria Math" w:hAnsi="Cambria Math" w:eastAsia="Cambria Math" w:cs="Cambria Math"/>
                          <w:color w:val="000000"/>
                          <w:sz w:val="22"/>
                          <w:szCs w:val="22"/>
                        </w:rPr>
                      </w:rPrChange>
                    </w:rPr>
                    <m:t>h</m:t>
                  </m:r>
                  <m:ctrlPr>
                    <w:rPr>
                      <w:rFonts w:ascii="Cambria Math" w:hAnsi="Cambria Math" w:eastAsia="Cambria Math" w:cs="Cambria Math"/>
                      <w:color w:val="000000"/>
                      <w:sz w:val="22"/>
                      <w:szCs w:val="22"/>
                      <w:lang w:val="sr-Cyrl-RS"/>
                    </w:rPr>
                  </m:ctrlPr>
                </m:sub>
              </m:sSub>
              <m:ctrlPr>
                <w:rPr>
                  <w:rFonts w:ascii="Cambria Math" w:hAnsi="Cambria Math" w:eastAsia="Cambria Math" w:cs="Cambria Math"/>
                  <w:color w:val="000000"/>
                  <w:sz w:val="22"/>
                  <w:szCs w:val="22"/>
                  <w:lang w:val="sr-Cyrl-RS"/>
                </w:rPr>
              </m:ctrlPr>
            </m:sub>
            <m:sup>
              <m:ctrlPr>
                <w:rPr>
                  <w:rFonts w:ascii="Cambria Math" w:hAnsi="Cambria Math" w:eastAsia="Cambria Math" w:cs="Cambria Math"/>
                  <w:color w:val="000000"/>
                  <w:sz w:val="22"/>
                  <w:szCs w:val="22"/>
                  <w:lang w:val="sr-Cyrl-RS"/>
                </w:rPr>
              </m:ctrlPr>
            </m:sup>
            <m:e>
              <m:ctrlPr>
                <w:rPr>
                  <w:rFonts w:ascii="Cambria Math" w:hAnsi="Cambria Math" w:eastAsia="Cambria Math" w:cs="Cambria Math"/>
                  <w:color w:val="000000"/>
                  <w:sz w:val="22"/>
                  <w:szCs w:val="22"/>
                  <w:lang w:val="sr-Cyrl-RS"/>
                </w:rPr>
              </m:ctrlPr>
            </m:e>
          </m:nary>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7837" w:author="Milan Stojkov" w:date="2026-10-02T11:00:00Z">
                    <w:rPr>
                      <w:rFonts w:ascii="Cambria Math" w:hAnsi="Cambria Math" w:eastAsia="Cambria Math" w:cs="Cambria Math"/>
                      <w:color w:val="000000"/>
                      <w:sz w:val="22"/>
                      <w:szCs w:val="22"/>
                    </w:rPr>
                  </w:rPrChange>
                </w:rPr>
                <m:t>x</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7838" w:author="Milan Stojkov" w:date="2026-10-02T11:00:00Z">
                    <w:rPr>
                      <w:rFonts w:ascii="Cambria Math" w:hAnsi="Cambria Math" w:eastAsia="Cambria Math" w:cs="Cambria Math"/>
                      <w:color w:val="000000"/>
                      <w:sz w:val="22"/>
                      <w:szCs w:val="22"/>
                    </w:rPr>
                  </w:rPrChange>
                </w:rPr>
                <m:t>i</m:t>
              </m:r>
              <m:ctrlPr>
                <w:rPr>
                  <w:rFonts w:ascii="Cambria Math" w:hAnsi="Cambria Math" w:eastAsia="Cambria Math" w:cs="Cambria Math"/>
                  <w:color w:val="000000"/>
                  <w:sz w:val="22"/>
                  <w:szCs w:val="22"/>
                  <w:lang w:val="sr-Cyrl-RS"/>
                </w:rPr>
              </m:ctrlPr>
            </m:sub>
          </m:sSub>
        </m:oMath>
      </m:oMathPara>
    </w:p>
    <w:p w14:paraId="550809D3">
      <w:pPr>
        <w:ind w:firstLine="360"/>
        <w:jc w:val="both"/>
        <w:rPr>
          <w:color w:val="000000"/>
          <w:sz w:val="22"/>
          <w:szCs w:val="22"/>
          <w:lang w:val="sr-Cyrl-RS"/>
          <w:rPrChange w:id="7839" w:author="Milan Stojkov" w:date="2026-10-02T11:00:00Z">
            <w:rPr>
              <w:color w:val="000000"/>
              <w:sz w:val="22"/>
              <w:szCs w:val="22"/>
            </w:rPr>
          </w:rPrChange>
        </w:rPr>
      </w:pPr>
      <w:r>
        <w:rPr>
          <w:color w:val="000000"/>
          <w:sz w:val="22"/>
          <w:szCs w:val="22"/>
          <w:lang w:val="sr-Cyrl-RS"/>
          <w:rPrChange w:id="7840" w:author="Milan Stojkov" w:date="2026-10-02T11:00:00Z">
            <w:rPr>
              <w:color w:val="000000"/>
              <w:sz w:val="22"/>
              <w:szCs w:val="22"/>
            </w:rPr>
          </w:rPrChange>
        </w:rPr>
        <w:t>Рачунање просека се изводи искључиво на основу локалних вредности честитих учесника. Злонамерни чворови су из ове дефиниције изостав</w:t>
      </w:r>
      <w:ins w:id="7841" w:author="Milan Stojkov" w:date="2026-10-02T13:49:00Z">
        <w:r>
          <w:rPr>
            <w:color w:val="000000"/>
            <w:sz w:val="22"/>
            <w:szCs w:val="22"/>
            <w:lang w:val="sr-Cyrl-RS"/>
          </w:rPr>
          <w:t>љ</w:t>
        </w:r>
      </w:ins>
      <w:r>
        <w:rPr>
          <w:color w:val="000000"/>
          <w:sz w:val="22"/>
          <w:szCs w:val="22"/>
          <w:lang w:val="sr-Cyrl-RS"/>
          <w:rPrChange w:id="7842" w:author="Milan Stojkov" w:date="2026-10-02T11:00:00Z">
            <w:rPr>
              <w:color w:val="000000"/>
              <w:sz w:val="22"/>
              <w:szCs w:val="22"/>
            </w:rPr>
          </w:rPrChange>
        </w:rPr>
        <w:t>ени јер не представљају легитимне изворе мерења.</w:t>
      </w:r>
    </w:p>
    <w:p w14:paraId="306DC0F1">
      <w:pPr>
        <w:pStyle w:val="3"/>
        <w:ind w:left="0" w:firstLine="0"/>
        <w:jc w:val="both"/>
        <w:rPr>
          <w:rFonts w:ascii="Times New Roman" w:hAnsi="Times New Roman" w:eastAsia="Times New Roman" w:cs="Times New Roman"/>
          <w:color w:val="000000"/>
          <w:lang w:val="sr-Cyrl-RS"/>
          <w:rPrChange w:id="7843" w:author="Milan Stojkov" w:date="2026-10-02T11:00:00Z">
            <w:rPr>
              <w:rFonts w:ascii="Times New Roman" w:hAnsi="Times New Roman" w:eastAsia="Times New Roman" w:cs="Times New Roman"/>
              <w:color w:val="000000"/>
            </w:rPr>
          </w:rPrChange>
        </w:rPr>
      </w:pPr>
      <w:bookmarkStart w:id="81" w:name="_Toc2346"/>
      <w:bookmarkStart w:id="82" w:name="_Toc16037"/>
      <w:r>
        <w:rPr>
          <w:rFonts w:ascii="Times New Roman" w:hAnsi="Times New Roman" w:eastAsia="Times New Roman" w:cs="Times New Roman"/>
          <w:color w:val="000000"/>
          <w:lang w:val="sr-Cyrl-RS"/>
          <w:rPrChange w:id="7844" w:author="Milan Stojkov" w:date="2026-10-02T11:00:00Z">
            <w:rPr>
              <w:rFonts w:ascii="Times New Roman" w:hAnsi="Times New Roman" w:eastAsia="Times New Roman" w:cs="Times New Roman"/>
              <w:color w:val="000000"/>
            </w:rPr>
          </w:rPrChange>
        </w:rPr>
        <w:t>6.2. Конфигурација експеримената</w:t>
      </w:r>
      <w:bookmarkEnd w:id="81"/>
      <w:bookmarkEnd w:id="82"/>
    </w:p>
    <w:p w14:paraId="7D8FA1F5">
      <w:pPr>
        <w:ind w:firstLine="360"/>
        <w:jc w:val="both"/>
        <w:rPr>
          <w:color w:val="000000"/>
          <w:sz w:val="22"/>
          <w:szCs w:val="22"/>
          <w:lang w:val="sr-Cyrl-RS"/>
          <w:rPrChange w:id="7845" w:author="Milan Stojkov" w:date="2026-10-02T11:00:00Z">
            <w:rPr>
              <w:color w:val="000000"/>
              <w:sz w:val="22"/>
              <w:szCs w:val="22"/>
            </w:rPr>
          </w:rPrChange>
        </w:rPr>
      </w:pPr>
      <w:r>
        <w:rPr>
          <w:color w:val="000000"/>
          <w:sz w:val="22"/>
          <w:szCs w:val="22"/>
          <w:lang w:val="sr-Cyrl-RS"/>
          <w:rPrChange w:id="7846" w:author="Milan Stojkov" w:date="2026-10-02T11:00:00Z">
            <w:rPr>
              <w:color w:val="000000"/>
              <w:sz w:val="22"/>
              <w:szCs w:val="22"/>
            </w:rPr>
          </w:rPrChange>
        </w:rPr>
        <w:t>Испитивање је подељено на главни сценарио и допунске аблационе експерименте.</w:t>
      </w:r>
    </w:p>
    <w:p w14:paraId="0A452DFE">
      <w:pPr>
        <w:pStyle w:val="4"/>
        <w:rPr>
          <w:color w:val="000000"/>
          <w:lang w:val="sr-Cyrl-RS"/>
          <w:rPrChange w:id="7847" w:author="Milan Stojkov" w:date="2026-10-02T11:00:00Z">
            <w:rPr>
              <w:color w:val="000000"/>
            </w:rPr>
          </w:rPrChange>
        </w:rPr>
      </w:pPr>
      <w:bookmarkStart w:id="83" w:name="_heading=h.1al6f5xm0k1t" w:colFirst="0" w:colLast="0"/>
      <w:bookmarkEnd w:id="83"/>
      <w:bookmarkStart w:id="84" w:name="_Toc25054"/>
      <w:bookmarkStart w:id="85" w:name="_Toc3334"/>
      <w:r>
        <w:rPr>
          <w:color w:val="000000"/>
          <w:lang w:val="sr-Cyrl-RS"/>
          <w:rPrChange w:id="7848" w:author="Milan Stojkov" w:date="2026-10-02T11:00:00Z">
            <w:rPr>
              <w:color w:val="000000"/>
            </w:rPr>
          </w:rPrChange>
        </w:rPr>
        <w:t>6.2.1. Главни сценарио</w:t>
      </w:r>
      <w:bookmarkEnd w:id="84"/>
      <w:bookmarkEnd w:id="85"/>
    </w:p>
    <w:p w14:paraId="73F50EAF">
      <w:pPr>
        <w:ind w:firstLine="360"/>
        <w:jc w:val="both"/>
        <w:rPr>
          <w:ins w:id="7849" w:author="Milica Radić" w:date="2026-10-03T19:19:25Z"/>
          <w:rFonts w:hint="default"/>
          <w:color w:val="000000"/>
          <w:sz w:val="22"/>
          <w:szCs w:val="22"/>
          <w:lang w:val="sr-Cyrl-RS"/>
        </w:rPr>
      </w:pPr>
      <w:r>
        <w:rPr>
          <w:color w:val="000000"/>
          <w:sz w:val="22"/>
          <w:szCs w:val="22"/>
          <w:lang w:val="sr-Cyrl-RS"/>
          <w:rPrChange w:id="7850" w:author="Milan Stojkov" w:date="2026-10-02T11:00:00Z">
            <w:rPr>
              <w:color w:val="000000"/>
              <w:sz w:val="22"/>
              <w:szCs w:val="22"/>
            </w:rPr>
          </w:rPrChange>
        </w:rPr>
        <w:t xml:space="preserve">Главни сценарио обухвата истовремено деловање </w:t>
      </w:r>
      <w:r>
        <w:rPr>
          <w:i/>
          <w:iCs/>
          <w:color w:val="000000"/>
          <w:sz w:val="22"/>
          <w:szCs w:val="22"/>
          <w:lang w:val="sr-Cyrl-RS"/>
          <w:rPrChange w:id="7851" w:author="Milan Stojkov" w:date="2026-10-02T11:00:00Z">
            <w:rPr>
              <w:i/>
              <w:iCs/>
              <w:color w:val="000000"/>
              <w:sz w:val="22"/>
              <w:szCs w:val="22"/>
            </w:rPr>
          </w:rPrChange>
        </w:rPr>
        <w:t>Sybil</w:t>
      </w:r>
      <w:r>
        <w:rPr>
          <w:color w:val="000000"/>
          <w:sz w:val="22"/>
          <w:szCs w:val="22"/>
          <w:lang w:val="sr-Cyrl-RS"/>
          <w:rPrChange w:id="7852" w:author="Milan Stojkov" w:date="2026-10-02T11:00:00Z">
            <w:rPr>
              <w:color w:val="000000"/>
              <w:sz w:val="22"/>
              <w:szCs w:val="22"/>
            </w:rPr>
          </w:rPrChange>
        </w:rPr>
        <w:t xml:space="preserve">, </w:t>
      </w:r>
      <w:r>
        <w:rPr>
          <w:i/>
          <w:iCs/>
          <w:color w:val="000000"/>
          <w:sz w:val="22"/>
          <w:szCs w:val="22"/>
          <w:lang w:val="sr-Cyrl-RS"/>
          <w:rPrChange w:id="7853" w:author="Milan Stojkov" w:date="2026-10-02T11:00:00Z">
            <w:rPr>
              <w:i/>
              <w:iCs/>
              <w:color w:val="000000"/>
              <w:sz w:val="22"/>
              <w:szCs w:val="22"/>
            </w:rPr>
          </w:rPrChange>
        </w:rPr>
        <w:t>Eclipse</w:t>
      </w:r>
      <w:r>
        <w:rPr>
          <w:color w:val="000000"/>
          <w:sz w:val="22"/>
          <w:szCs w:val="22"/>
          <w:lang w:val="sr-Cyrl-RS"/>
          <w:rPrChange w:id="7854" w:author="Milan Stojkov" w:date="2026-10-02T11:00:00Z">
            <w:rPr>
              <w:color w:val="000000"/>
              <w:sz w:val="22"/>
              <w:szCs w:val="22"/>
            </w:rPr>
          </w:rPrChange>
        </w:rPr>
        <w:t xml:space="preserve">, </w:t>
      </w:r>
      <w:r>
        <w:rPr>
          <w:i/>
          <w:iCs/>
          <w:color w:val="000000"/>
          <w:sz w:val="22"/>
          <w:szCs w:val="22"/>
          <w:lang w:val="sr-Cyrl-RS"/>
          <w:rPrChange w:id="7855" w:author="Milan Stojkov" w:date="2026-10-02T11:00:00Z">
            <w:rPr>
              <w:i/>
              <w:iCs/>
              <w:color w:val="000000"/>
              <w:sz w:val="22"/>
              <w:szCs w:val="22"/>
            </w:rPr>
          </w:rPrChange>
        </w:rPr>
        <w:t>peer poisoning</w:t>
      </w:r>
      <w:r>
        <w:rPr>
          <w:color w:val="000000"/>
          <w:sz w:val="22"/>
          <w:szCs w:val="22"/>
          <w:lang w:val="sr-Cyrl-RS"/>
          <w:rPrChange w:id="7856" w:author="Milan Stojkov" w:date="2026-10-02T11:00:00Z">
            <w:rPr>
              <w:color w:val="000000"/>
              <w:sz w:val="22"/>
              <w:szCs w:val="22"/>
            </w:rPr>
          </w:rPrChange>
        </w:rPr>
        <w:t xml:space="preserve"> и координисаног </w:t>
      </w:r>
      <w:r>
        <w:rPr>
          <w:i/>
          <w:iCs/>
          <w:color w:val="000000"/>
          <w:sz w:val="22"/>
          <w:szCs w:val="22"/>
          <w:lang w:val="sr-Cyrl-RS"/>
          <w:rPrChange w:id="7857" w:author="Milan Stojkov" w:date="2026-10-02T11:00:00Z">
            <w:rPr>
              <w:i/>
              <w:iCs/>
              <w:color w:val="000000"/>
              <w:sz w:val="22"/>
              <w:szCs w:val="22"/>
            </w:rPr>
          </w:rPrChange>
        </w:rPr>
        <w:t xml:space="preserve">Byzantine </w:t>
      </w:r>
      <w:r>
        <w:rPr>
          <w:color w:val="000000"/>
          <w:sz w:val="22"/>
          <w:szCs w:val="22"/>
          <w:lang w:val="sr-Cyrl-RS"/>
          <w:rPrChange w:id="7858" w:author="Milan Stojkov" w:date="2026-10-02T11:00:00Z">
            <w:rPr>
              <w:color w:val="000000"/>
              <w:sz w:val="22"/>
              <w:szCs w:val="22"/>
            </w:rPr>
          </w:rPrChange>
        </w:rPr>
        <w:t xml:space="preserve">напада. </w:t>
      </w:r>
      <w:ins w:id="7859" w:author="Milica Radić" w:date="2026-10-03T19:10:00Z">
        <w:r>
          <w:rPr>
            <w:rFonts w:hint="default"/>
            <w:color w:val="000000"/>
            <w:sz w:val="22"/>
            <w:szCs w:val="22"/>
            <w:lang w:val="sr-Cyrl-RS"/>
          </w:rPr>
          <w:t>Параметри који се мењају у овом сценарију приказани су у Табели 6.1.</w:t>
        </w:r>
      </w:ins>
    </w:p>
    <w:p w14:paraId="1B0211AA">
      <w:pPr>
        <w:ind w:firstLine="360"/>
        <w:jc w:val="both"/>
        <w:rPr>
          <w:color w:val="000000"/>
          <w:sz w:val="22"/>
          <w:szCs w:val="22"/>
          <w:lang w:val="sr-Cyrl-RS"/>
          <w:rPrChange w:id="7860" w:author="Milan Stojkov" w:date="2026-10-02T11:00:00Z">
            <w:rPr>
              <w:color w:val="000000"/>
              <w:sz w:val="22"/>
              <w:szCs w:val="22"/>
            </w:rPr>
          </w:rPrChange>
        </w:rPr>
      </w:pPr>
      <w:del w:id="7861" w:author="Milica Radić" w:date="2026-10-03T19:10:00Z">
        <w:r>
          <w:rPr>
            <w:color w:val="000000"/>
            <w:sz w:val="22"/>
            <w:szCs w:val="22"/>
            <w:lang w:val="sr-Cyrl-RS"/>
            <w:rPrChange w:id="7862" w:author="Milan Stojkov" w:date="2026-10-02T11:00:00Z">
              <w:rPr>
                <w:color w:val="000000"/>
                <w:sz w:val="22"/>
                <w:szCs w:val="22"/>
              </w:rPr>
            </w:rPrChange>
          </w:rPr>
          <w:delText>Мењају се следећи параметри:</w:delText>
        </w:r>
      </w:del>
    </w:p>
    <w:p w14:paraId="396C5690">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7863" w:author="Milan Stojkov" w:date="2026-10-02T11:00:00Z">
            <w:rPr>
              <w:i/>
              <w:iCs/>
              <w:color w:val="000000"/>
              <w:sz w:val="20"/>
              <w:szCs w:val="20"/>
            </w:rPr>
          </w:rPrChange>
        </w:rPr>
      </w:pPr>
      <w:r>
        <w:rPr>
          <w:i/>
          <w:iCs/>
          <w:color w:val="000000"/>
          <w:sz w:val="20"/>
          <w:szCs w:val="20"/>
          <w:lang w:val="sr-Cyrl-RS"/>
          <w:rPrChange w:id="7864" w:author="Milan Stojkov" w:date="2026-10-02T11:00:00Z">
            <w:rPr>
              <w:i/>
              <w:iCs/>
              <w:color w:val="000000"/>
              <w:sz w:val="20"/>
              <w:szCs w:val="20"/>
            </w:rPr>
          </w:rPrChange>
        </w:rPr>
        <w:t>Табела 6.1 - Параметри главног сценариа</w:t>
      </w:r>
    </w:p>
    <w:tbl>
      <w:tblPr>
        <w:tblStyle w:val="80"/>
        <w:tblW w:w="4999"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7865" w:author="Milica Radić" w:date="2026-10-03T22:08:21Z">
          <w:tblPr>
            <w:tblStyle w:val="80"/>
            <w:tblW w:w="8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2938"/>
        <w:gridCol w:w="4909"/>
        <w:tblGridChange w:id="7866">
          <w:tblGrid>
            <w:gridCol w:w="3223"/>
            <w:gridCol w:w="5383"/>
          </w:tblGrid>
        </w:tblGridChange>
      </w:tblGrid>
      <w:tr w14:paraId="29A284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7867" w:author="Milica Radić" w:date="2026-10-03T22:08: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jc w:val="center"/>
          <w:trPrChange w:id="7867" w:author="Milica Radić" w:date="2026-10-03T22:08:21Z">
            <w:trPr>
              <w:tblHeader/>
              <w:jc w:val="center"/>
            </w:trPr>
          </w:trPrChange>
        </w:trPr>
        <w:tc>
          <w:tcPr>
            <w:tcW w:w="1872" w:type="pct"/>
            <w:tcBorders>
              <w:bottom w:val="single" w:color="000000" w:sz="4" w:space="0"/>
              <w:right w:val="single" w:color="000000" w:sz="4" w:space="0"/>
            </w:tcBorders>
            <w:tcMar>
              <w:top w:w="15" w:type="dxa"/>
              <w:left w:w="15" w:type="dxa"/>
              <w:bottom w:w="15" w:type="dxa"/>
              <w:right w:w="15" w:type="dxa"/>
            </w:tcMar>
            <w:vAlign w:val="center"/>
            <w:tcPrChange w:id="7868" w:author="Milica Radić" w:date="2026-10-03T22:08:21Z">
              <w:tcPr>
                <w:tcW w:w="3223" w:type="dxa"/>
                <w:tcBorders>
                  <w:bottom w:val="single" w:color="000000" w:sz="4" w:space="0"/>
                  <w:right w:val="single" w:color="000000" w:sz="4" w:space="0"/>
                </w:tcBorders>
                <w:tcMar>
                  <w:top w:w="15" w:type="dxa"/>
                  <w:left w:w="15" w:type="dxa"/>
                  <w:bottom w:w="15" w:type="dxa"/>
                  <w:right w:w="15" w:type="dxa"/>
                </w:tcMar>
                <w:vAlign w:val="center"/>
              </w:tcPr>
            </w:tcPrChange>
          </w:tcPr>
          <w:p w14:paraId="0C41A7CF">
            <w:pPr>
              <w:jc w:val="center"/>
              <w:rPr>
                <w:b/>
                <w:bCs/>
                <w:color w:val="000000"/>
                <w:sz w:val="22"/>
                <w:szCs w:val="22"/>
                <w:lang w:val="sr-Cyrl-RS"/>
                <w:rPrChange w:id="7869" w:author="Milan Stojkov" w:date="2026-10-02T11:00:00Z">
                  <w:rPr>
                    <w:b/>
                    <w:bCs/>
                    <w:color w:val="000000"/>
                    <w:sz w:val="22"/>
                    <w:szCs w:val="22"/>
                  </w:rPr>
                </w:rPrChange>
              </w:rPr>
            </w:pPr>
            <w:commentRangeStart w:id="12"/>
            <w:r>
              <w:rPr>
                <w:b/>
                <w:bCs/>
                <w:color w:val="000000"/>
                <w:sz w:val="22"/>
                <w:szCs w:val="22"/>
                <w:lang w:val="sr-Cyrl-RS"/>
                <w:rPrChange w:id="7870" w:author="Milan Stojkov" w:date="2026-10-02T11:00:00Z">
                  <w:rPr>
                    <w:b/>
                    <w:bCs/>
                    <w:color w:val="000000"/>
                    <w:sz w:val="22"/>
                    <w:szCs w:val="22"/>
                  </w:rPr>
                </w:rPrChange>
              </w:rPr>
              <w:t>Параметар</w:t>
            </w:r>
          </w:p>
        </w:tc>
        <w:tc>
          <w:tcPr>
            <w:tcW w:w="3127" w:type="pct"/>
            <w:tcBorders>
              <w:left w:val="single" w:color="000000" w:sz="4" w:space="0"/>
              <w:bottom w:val="single" w:color="000000" w:sz="4" w:space="0"/>
            </w:tcBorders>
            <w:tcMar>
              <w:top w:w="15" w:type="dxa"/>
              <w:left w:w="15" w:type="dxa"/>
              <w:bottom w:w="15" w:type="dxa"/>
              <w:right w:w="15" w:type="dxa"/>
            </w:tcMar>
            <w:vAlign w:val="center"/>
            <w:tcPrChange w:id="7871" w:author="Milica Radić" w:date="2026-10-03T22:08:21Z">
              <w:tcPr>
                <w:tcW w:w="5383" w:type="dxa"/>
                <w:tcBorders>
                  <w:left w:val="single" w:color="000000" w:sz="4" w:space="0"/>
                  <w:bottom w:val="single" w:color="000000" w:sz="4" w:space="0"/>
                </w:tcBorders>
                <w:tcMar>
                  <w:top w:w="15" w:type="dxa"/>
                  <w:left w:w="15" w:type="dxa"/>
                  <w:bottom w:w="15" w:type="dxa"/>
                  <w:right w:w="15" w:type="dxa"/>
                </w:tcMar>
                <w:vAlign w:val="center"/>
              </w:tcPr>
            </w:tcPrChange>
          </w:tcPr>
          <w:p w14:paraId="4DCF6D57">
            <w:pPr>
              <w:jc w:val="center"/>
              <w:rPr>
                <w:b/>
                <w:bCs/>
                <w:color w:val="000000"/>
                <w:sz w:val="22"/>
                <w:szCs w:val="22"/>
                <w:lang w:val="sr-Cyrl-RS"/>
                <w:rPrChange w:id="7872" w:author="Milan Stojkov" w:date="2026-10-02T11:00:00Z">
                  <w:rPr>
                    <w:b/>
                    <w:bCs/>
                    <w:color w:val="000000"/>
                    <w:sz w:val="22"/>
                    <w:szCs w:val="22"/>
                  </w:rPr>
                </w:rPrChange>
              </w:rPr>
            </w:pPr>
            <w:r>
              <w:rPr>
                <w:b/>
                <w:bCs/>
                <w:color w:val="000000"/>
                <w:sz w:val="22"/>
                <w:szCs w:val="22"/>
                <w:lang w:val="sr-Cyrl-RS"/>
                <w:rPrChange w:id="7873" w:author="Milan Stojkov" w:date="2026-10-02T11:00:00Z">
                  <w:rPr>
                    <w:b/>
                    <w:bCs/>
                    <w:color w:val="000000"/>
                    <w:sz w:val="22"/>
                    <w:szCs w:val="22"/>
                  </w:rPr>
                </w:rPrChange>
              </w:rPr>
              <w:t>Вредности</w:t>
            </w:r>
          </w:p>
        </w:tc>
      </w:tr>
      <w:tr w14:paraId="72EBD08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7874" w:author="Milica Radić" w:date="2026-10-03T22:08: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7874" w:author="Milica Radić" w:date="2026-10-03T22:08:21Z">
            <w:trPr>
              <w:jc w:val="center"/>
            </w:trPr>
          </w:trPrChange>
        </w:trPr>
        <w:tc>
          <w:tcPr>
            <w:tcW w:w="1872"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7875" w:author="Milica Radić" w:date="2026-10-03T22:08:21Z">
              <w:tcPr>
                <w:tcW w:w="3223"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ACEE49A">
            <w:pPr>
              <w:jc w:val="center"/>
              <w:rPr>
                <w:color w:val="000000"/>
                <w:sz w:val="22"/>
                <w:szCs w:val="22"/>
                <w:lang w:val="sr-Cyrl-RS"/>
                <w:rPrChange w:id="7877" w:author="Milan Stojkov" w:date="2026-10-02T11:00:00Z">
                  <w:rPr>
                    <w:color w:val="000000"/>
                    <w:sz w:val="22"/>
                    <w:szCs w:val="22"/>
                  </w:rPr>
                </w:rPrChange>
              </w:rPr>
              <w:pPrChange w:id="7876" w:author="Milica Radić" w:date="2026-10-03T22:08:21Z">
                <w:pPr/>
              </w:pPrChange>
            </w:pPr>
            <w:r>
              <w:rPr>
                <w:color w:val="000000"/>
                <w:sz w:val="22"/>
                <w:szCs w:val="22"/>
                <w:lang w:val="sr-Cyrl-RS"/>
                <w:rPrChange w:id="7878" w:author="Milan Stojkov" w:date="2026-10-02T11:00:00Z">
                  <w:rPr>
                    <w:color w:val="000000"/>
                    <w:sz w:val="22"/>
                    <w:szCs w:val="22"/>
                  </w:rPr>
                </w:rPrChange>
              </w:rPr>
              <w:t>број честитих учесника</w:t>
            </w:r>
          </w:p>
        </w:tc>
        <w:tc>
          <w:tcPr>
            <w:tcW w:w="312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7879" w:author="Milica Radić" w:date="2026-10-03T22:08:21Z">
              <w:tcPr>
                <w:tcW w:w="538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4E24C023">
            <w:pPr>
              <w:jc w:val="center"/>
              <w:rPr>
                <w:color w:val="000000"/>
                <w:sz w:val="22"/>
                <w:szCs w:val="22"/>
                <w:lang w:val="sr-Cyrl-RS"/>
                <w:rPrChange w:id="7881" w:author="Milan Stojkov" w:date="2026-10-02T11:00:00Z">
                  <w:rPr>
                    <w:color w:val="000000"/>
                    <w:sz w:val="22"/>
                    <w:szCs w:val="22"/>
                  </w:rPr>
                </w:rPrChange>
              </w:rPr>
              <w:pPrChange w:id="7880" w:author="Milica Radić" w:date="2026-10-03T22:08:21Z">
                <w:pPr/>
              </w:pPrChange>
            </w:pPr>
            <w:r>
              <w:rPr>
                <w:color w:val="000000"/>
                <w:sz w:val="22"/>
                <w:szCs w:val="22"/>
                <w:lang w:val="sr-Cyrl-RS"/>
                <w:rPrChange w:id="7882" w:author="Milan Stojkov" w:date="2026-10-02T11:00:00Z">
                  <w:rPr>
                    <w:color w:val="000000"/>
                    <w:sz w:val="22"/>
                    <w:szCs w:val="22"/>
                  </w:rPr>
                </w:rPrChange>
              </w:rPr>
              <w:t>10, 15, 20</w:t>
            </w:r>
          </w:p>
        </w:tc>
      </w:tr>
      <w:tr w14:paraId="1A1EC08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7883" w:author="Milica Radić" w:date="2026-10-03T22:08: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7883" w:author="Milica Radić" w:date="2026-10-03T22:08:21Z">
            <w:trPr>
              <w:jc w:val="center"/>
            </w:trPr>
          </w:trPrChange>
        </w:trPr>
        <w:tc>
          <w:tcPr>
            <w:tcW w:w="1872"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7884" w:author="Milica Radić" w:date="2026-10-03T22:08:21Z">
              <w:tcPr>
                <w:tcW w:w="3223"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BABFF18">
            <w:pPr>
              <w:jc w:val="center"/>
              <w:rPr>
                <w:color w:val="000000"/>
                <w:sz w:val="22"/>
                <w:szCs w:val="22"/>
                <w:lang w:val="sr-Cyrl-RS"/>
                <w:rPrChange w:id="7886" w:author="Milan Stojkov" w:date="2026-10-02T11:00:00Z">
                  <w:rPr>
                    <w:color w:val="000000"/>
                    <w:sz w:val="22"/>
                    <w:szCs w:val="22"/>
                  </w:rPr>
                </w:rPrChange>
              </w:rPr>
              <w:pPrChange w:id="7885" w:author="Milica Radić" w:date="2026-10-03T22:08:21Z">
                <w:pPr/>
              </w:pPrChange>
            </w:pPr>
            <w:r>
              <w:rPr>
                <w:color w:val="000000"/>
                <w:sz w:val="22"/>
                <w:szCs w:val="22"/>
                <w:lang w:val="sr-Cyrl-RS"/>
                <w:rPrChange w:id="7887" w:author="Milan Stojkov" w:date="2026-10-02T11:00:00Z">
                  <w:rPr>
                    <w:color w:val="000000"/>
                    <w:sz w:val="22"/>
                    <w:szCs w:val="22"/>
                  </w:rPr>
                </w:rPrChange>
              </w:rPr>
              <w:t>удео злонамерних учесника β</w:t>
            </w:r>
          </w:p>
        </w:tc>
        <w:tc>
          <w:tcPr>
            <w:tcW w:w="312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7888" w:author="Milica Radić" w:date="2026-10-03T22:08:21Z">
              <w:tcPr>
                <w:tcW w:w="538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70662823">
            <w:pPr>
              <w:jc w:val="center"/>
              <w:rPr>
                <w:color w:val="000000"/>
                <w:sz w:val="22"/>
                <w:szCs w:val="22"/>
                <w:lang w:val="sr-Cyrl-RS"/>
                <w:rPrChange w:id="7890" w:author="Milan Stojkov" w:date="2026-10-02T11:00:00Z">
                  <w:rPr>
                    <w:color w:val="000000"/>
                    <w:sz w:val="22"/>
                    <w:szCs w:val="22"/>
                  </w:rPr>
                </w:rPrChange>
              </w:rPr>
              <w:pPrChange w:id="7889" w:author="Milica Radić" w:date="2026-10-03T22:08:21Z">
                <w:pPr/>
              </w:pPrChange>
            </w:pPr>
            <w:r>
              <w:rPr>
                <w:color w:val="000000"/>
                <w:sz w:val="22"/>
                <w:szCs w:val="22"/>
                <w:lang w:val="sr-Cyrl-RS"/>
                <w:rPrChange w:id="7891" w:author="Milan Stojkov" w:date="2026-10-02T11:00:00Z">
                  <w:rPr>
                    <w:color w:val="000000"/>
                    <w:sz w:val="22"/>
                    <w:szCs w:val="22"/>
                  </w:rPr>
                </w:rPrChange>
              </w:rPr>
              <w:t>0,0; 0,1; 0,2; 0,3</w:t>
            </w:r>
          </w:p>
        </w:tc>
      </w:tr>
      <w:tr w14:paraId="2015E8B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7892" w:author="Milica Radić" w:date="2026-10-03T22:08: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7892" w:author="Milica Radić" w:date="2026-10-03T22:08:21Z">
            <w:trPr>
              <w:jc w:val="center"/>
            </w:trPr>
          </w:trPrChange>
        </w:trPr>
        <w:tc>
          <w:tcPr>
            <w:tcW w:w="1872"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7893" w:author="Milica Radić" w:date="2026-10-03T22:08:21Z">
              <w:tcPr>
                <w:tcW w:w="3223"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8CDA230">
            <w:pPr>
              <w:jc w:val="center"/>
              <w:rPr>
                <w:color w:val="000000"/>
                <w:sz w:val="22"/>
                <w:szCs w:val="22"/>
                <w:lang w:val="sr-Cyrl-RS"/>
                <w:rPrChange w:id="7895" w:author="Milan Stojkov" w:date="2026-10-02T11:00:00Z">
                  <w:rPr>
                    <w:color w:val="000000"/>
                    <w:sz w:val="22"/>
                    <w:szCs w:val="22"/>
                  </w:rPr>
                </w:rPrChange>
              </w:rPr>
              <w:pPrChange w:id="7894" w:author="Milica Radić" w:date="2026-10-03T22:08:21Z">
                <w:pPr/>
              </w:pPrChange>
            </w:pPr>
            <w:r>
              <w:rPr>
                <w:color w:val="000000"/>
                <w:sz w:val="22"/>
                <w:szCs w:val="22"/>
                <w:lang w:val="sr-Cyrl-RS"/>
                <w:rPrChange w:id="7896" w:author="Milan Stojkov" w:date="2026-10-02T11:00:00Z">
                  <w:rPr>
                    <w:color w:val="000000"/>
                    <w:sz w:val="22"/>
                    <w:szCs w:val="22"/>
                  </w:rPr>
                </w:rPrChange>
              </w:rPr>
              <w:t>стратегија избора суседа</w:t>
            </w:r>
          </w:p>
        </w:tc>
        <w:tc>
          <w:tcPr>
            <w:tcW w:w="312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7897" w:author="Milica Radić" w:date="2026-10-03T22:08:21Z">
              <w:tcPr>
                <w:tcW w:w="538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73D3D16B">
            <w:pPr>
              <w:jc w:val="center"/>
              <w:rPr>
                <w:color w:val="000000"/>
                <w:sz w:val="22"/>
                <w:szCs w:val="22"/>
                <w:lang w:val="sr-Cyrl-RS"/>
                <w:rPrChange w:id="7899" w:author="Milan Stojkov" w:date="2026-10-02T11:00:00Z">
                  <w:rPr>
                    <w:color w:val="000000"/>
                    <w:sz w:val="22"/>
                    <w:szCs w:val="22"/>
                  </w:rPr>
                </w:rPrChange>
              </w:rPr>
              <w:pPrChange w:id="7898" w:author="Milica Radić" w:date="2026-10-03T22:08:18Z">
                <w:pPr/>
              </w:pPrChange>
            </w:pPr>
            <w:r>
              <w:rPr>
                <w:i/>
                <w:iCs/>
                <w:color w:val="000000"/>
                <w:sz w:val="22"/>
                <w:szCs w:val="22"/>
                <w:lang w:val="sr-Cyrl-RS"/>
                <w:rPrChange w:id="7900" w:author="Milan Stojkov" w:date="2026-10-02T11:00:00Z">
                  <w:rPr>
                    <w:i/>
                    <w:iCs/>
                    <w:color w:val="000000"/>
                    <w:sz w:val="22"/>
                    <w:szCs w:val="22"/>
                  </w:rPr>
                </w:rPrChange>
              </w:rPr>
              <w:t>Random</w:t>
            </w:r>
            <w:r>
              <w:rPr>
                <w:color w:val="000000"/>
                <w:sz w:val="22"/>
                <w:szCs w:val="22"/>
                <w:lang w:val="sr-Cyrl-RS"/>
                <w:rPrChange w:id="7901" w:author="Milan Stojkov" w:date="2026-10-02T11:00:00Z">
                  <w:rPr>
                    <w:color w:val="000000"/>
                    <w:sz w:val="22"/>
                    <w:szCs w:val="22"/>
                  </w:rPr>
                </w:rPrChange>
              </w:rPr>
              <w:t xml:space="preserve">, </w:t>
            </w:r>
            <w:r>
              <w:rPr>
                <w:i/>
                <w:iCs/>
                <w:color w:val="000000"/>
                <w:sz w:val="22"/>
                <w:szCs w:val="22"/>
                <w:lang w:val="sr-Cyrl-RS"/>
                <w:rPrChange w:id="7902" w:author="Milan Stojkov" w:date="2026-10-02T11:00:00Z">
                  <w:rPr>
                    <w:i/>
                    <w:iCs/>
                    <w:color w:val="000000"/>
                    <w:sz w:val="22"/>
                    <w:szCs w:val="22"/>
                  </w:rPr>
                </w:rPrChange>
              </w:rPr>
              <w:t>Sybil</w:t>
            </w:r>
            <w:r>
              <w:rPr>
                <w:color w:val="000000"/>
                <w:sz w:val="22"/>
                <w:szCs w:val="22"/>
                <w:lang w:val="sr-Cyrl-RS"/>
                <w:rPrChange w:id="7903" w:author="Milan Stojkov" w:date="2026-10-02T11:00:00Z">
                  <w:rPr>
                    <w:color w:val="000000"/>
                    <w:sz w:val="22"/>
                    <w:szCs w:val="22"/>
                  </w:rPr>
                </w:rPrChange>
              </w:rPr>
              <w:t xml:space="preserve">-отпорна, </w:t>
            </w:r>
            <w:r>
              <w:rPr>
                <w:i/>
                <w:iCs/>
                <w:color w:val="000000"/>
                <w:sz w:val="22"/>
                <w:szCs w:val="22"/>
                <w:lang w:val="sr-Cyrl-RS"/>
                <w:rPrChange w:id="7904" w:author="Milan Stojkov" w:date="2026-10-02T11:00:00Z">
                  <w:rPr>
                    <w:i/>
                    <w:iCs/>
                    <w:color w:val="000000"/>
                    <w:sz w:val="22"/>
                    <w:szCs w:val="22"/>
                  </w:rPr>
                </w:rPrChange>
              </w:rPr>
              <w:t>Eclipse</w:t>
            </w:r>
            <w:r>
              <w:rPr>
                <w:color w:val="000000"/>
                <w:sz w:val="22"/>
                <w:szCs w:val="22"/>
                <w:lang w:val="sr-Cyrl-RS"/>
                <w:rPrChange w:id="7905" w:author="Milan Stojkov" w:date="2026-10-02T11:00:00Z">
                  <w:rPr>
                    <w:color w:val="000000"/>
                    <w:sz w:val="22"/>
                    <w:szCs w:val="22"/>
                  </w:rPr>
                </w:rPrChange>
              </w:rPr>
              <w:t>-отпорна</w:t>
            </w:r>
          </w:p>
        </w:tc>
      </w:tr>
      <w:tr w14:paraId="77B987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7906" w:author="Milica Radić" w:date="2026-10-03T22:08: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7906" w:author="Milica Radić" w:date="2026-10-03T22:08:21Z">
            <w:trPr>
              <w:jc w:val="center"/>
            </w:trPr>
          </w:trPrChange>
        </w:trPr>
        <w:tc>
          <w:tcPr>
            <w:tcW w:w="1872"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7907" w:author="Milica Radić" w:date="2026-10-03T22:08:21Z">
              <w:tcPr>
                <w:tcW w:w="3223"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38E5FAC">
            <w:pPr>
              <w:jc w:val="center"/>
              <w:rPr>
                <w:color w:val="000000"/>
                <w:sz w:val="22"/>
                <w:szCs w:val="22"/>
                <w:lang w:val="sr-Cyrl-RS"/>
                <w:rPrChange w:id="7909" w:author="Milan Stojkov" w:date="2026-10-02T11:00:00Z">
                  <w:rPr>
                    <w:color w:val="000000"/>
                    <w:sz w:val="22"/>
                    <w:szCs w:val="22"/>
                  </w:rPr>
                </w:rPrChange>
              </w:rPr>
              <w:pPrChange w:id="7908" w:author="Milica Radić" w:date="2026-10-03T22:08:21Z">
                <w:pPr/>
              </w:pPrChange>
            </w:pPr>
            <w:r>
              <w:rPr>
                <w:color w:val="000000"/>
                <w:sz w:val="22"/>
                <w:szCs w:val="22"/>
                <w:lang w:val="sr-Cyrl-RS"/>
                <w:rPrChange w:id="7910" w:author="Milan Stojkov" w:date="2026-10-02T11:00:00Z">
                  <w:rPr>
                    <w:color w:val="000000"/>
                    <w:sz w:val="22"/>
                    <w:szCs w:val="22"/>
                  </w:rPr>
                </w:rPrChange>
              </w:rPr>
              <w:t>агрегациона функција</w:t>
            </w:r>
          </w:p>
        </w:tc>
        <w:tc>
          <w:tcPr>
            <w:tcW w:w="312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7911" w:author="Milica Radić" w:date="2026-10-03T22:08:21Z">
              <w:tcPr>
                <w:tcW w:w="538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07F90821">
            <w:pPr>
              <w:jc w:val="center"/>
              <w:rPr>
                <w:color w:val="000000"/>
                <w:sz w:val="22"/>
                <w:szCs w:val="22"/>
                <w:lang w:val="sr-Cyrl-RS"/>
                <w:rPrChange w:id="7913" w:author="Milan Stojkov" w:date="2026-10-02T11:00:00Z">
                  <w:rPr>
                    <w:color w:val="000000"/>
                    <w:sz w:val="22"/>
                    <w:szCs w:val="22"/>
                  </w:rPr>
                </w:rPrChange>
              </w:rPr>
              <w:pPrChange w:id="7912" w:author="Milica Radić" w:date="2026-10-03T22:08:21Z">
                <w:pPr/>
              </w:pPrChange>
            </w:pPr>
            <w:r>
              <w:rPr>
                <w:color w:val="000000"/>
                <w:sz w:val="22"/>
                <w:szCs w:val="22"/>
                <w:lang w:val="sr-Cyrl-RS"/>
                <w:rPrChange w:id="7914" w:author="Milan Stojkov" w:date="2026-10-02T11:00:00Z">
                  <w:rPr>
                    <w:color w:val="000000"/>
                    <w:sz w:val="22"/>
                    <w:szCs w:val="22"/>
                  </w:rPr>
                </w:rPrChange>
              </w:rPr>
              <w:t>аритметичка средина, медијана, одсечена средина</w:t>
            </w:r>
          </w:p>
        </w:tc>
      </w:tr>
      <w:tr w14:paraId="55C4E7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7915" w:author="Milica Radić" w:date="2026-10-03T22:08: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7915" w:author="Milica Radić" w:date="2026-10-03T22:08:21Z">
            <w:trPr>
              <w:jc w:val="center"/>
            </w:trPr>
          </w:trPrChange>
        </w:trPr>
        <w:tc>
          <w:tcPr>
            <w:tcW w:w="1872" w:type="pct"/>
            <w:tcBorders>
              <w:top w:val="single" w:color="000000" w:sz="4" w:space="0"/>
              <w:right w:val="single" w:color="000000" w:sz="4" w:space="0"/>
            </w:tcBorders>
            <w:tcMar>
              <w:top w:w="15" w:type="dxa"/>
              <w:left w:w="15" w:type="dxa"/>
              <w:bottom w:w="15" w:type="dxa"/>
              <w:right w:w="15" w:type="dxa"/>
            </w:tcMar>
            <w:vAlign w:val="center"/>
            <w:tcPrChange w:id="7916" w:author="Milica Radić" w:date="2026-10-03T22:08:21Z">
              <w:tcPr>
                <w:tcW w:w="3223" w:type="dxa"/>
                <w:tcBorders>
                  <w:top w:val="single" w:color="000000" w:sz="4" w:space="0"/>
                  <w:right w:val="single" w:color="000000" w:sz="4" w:space="0"/>
                </w:tcBorders>
                <w:tcMar>
                  <w:top w:w="15" w:type="dxa"/>
                  <w:left w:w="15" w:type="dxa"/>
                  <w:bottom w:w="15" w:type="dxa"/>
                  <w:right w:w="15" w:type="dxa"/>
                </w:tcMar>
                <w:vAlign w:val="center"/>
              </w:tcPr>
            </w:tcPrChange>
          </w:tcPr>
          <w:p w14:paraId="239A69BC">
            <w:pPr>
              <w:jc w:val="center"/>
              <w:rPr>
                <w:color w:val="000000"/>
                <w:sz w:val="22"/>
                <w:szCs w:val="22"/>
                <w:lang w:val="sr-Cyrl-RS"/>
                <w:rPrChange w:id="7918" w:author="Milan Stojkov" w:date="2026-10-02T11:00:00Z">
                  <w:rPr>
                    <w:color w:val="000000"/>
                    <w:sz w:val="22"/>
                    <w:szCs w:val="22"/>
                  </w:rPr>
                </w:rPrChange>
              </w:rPr>
              <w:pPrChange w:id="7917" w:author="Milica Radić" w:date="2026-10-03T22:08:21Z">
                <w:pPr/>
              </w:pPrChange>
            </w:pPr>
            <w:r>
              <w:rPr>
                <w:color w:val="000000"/>
                <w:sz w:val="22"/>
                <w:szCs w:val="22"/>
                <w:lang w:val="sr-Cyrl-RS"/>
                <w:rPrChange w:id="7919" w:author="Milan Stojkov" w:date="2026-10-02T11:00:00Z">
                  <w:rPr>
                    <w:color w:val="000000"/>
                    <w:sz w:val="22"/>
                    <w:szCs w:val="22"/>
                  </w:rPr>
                </w:rPrChange>
              </w:rPr>
              <w:t xml:space="preserve">експериментални </w:t>
            </w:r>
            <w:r>
              <w:rPr>
                <w:i/>
                <w:iCs/>
                <w:color w:val="000000"/>
                <w:sz w:val="22"/>
                <w:szCs w:val="22"/>
                <w:lang w:val="sr-Cyrl-RS"/>
                <w:rPrChange w:id="7920" w:author="Milan Stojkov" w:date="2026-10-02T11:00:00Z">
                  <w:rPr>
                    <w:i/>
                    <w:iCs/>
                    <w:color w:val="000000"/>
                    <w:sz w:val="22"/>
                    <w:szCs w:val="22"/>
                  </w:rPr>
                </w:rPrChange>
              </w:rPr>
              <w:t>seed</w:t>
            </w:r>
          </w:p>
        </w:tc>
        <w:tc>
          <w:tcPr>
            <w:tcW w:w="3127" w:type="pct"/>
            <w:tcBorders>
              <w:top w:val="single" w:color="000000" w:sz="4" w:space="0"/>
              <w:left w:val="single" w:color="000000" w:sz="4" w:space="0"/>
            </w:tcBorders>
            <w:tcMar>
              <w:top w:w="15" w:type="dxa"/>
              <w:left w:w="15" w:type="dxa"/>
              <w:bottom w:w="15" w:type="dxa"/>
              <w:right w:w="15" w:type="dxa"/>
            </w:tcMar>
            <w:vAlign w:val="center"/>
            <w:tcPrChange w:id="7921" w:author="Milica Radić" w:date="2026-10-03T22:08:21Z">
              <w:tcPr>
                <w:tcW w:w="5383" w:type="dxa"/>
                <w:tcBorders>
                  <w:top w:val="single" w:color="000000" w:sz="4" w:space="0"/>
                  <w:left w:val="single" w:color="000000" w:sz="4" w:space="0"/>
                </w:tcBorders>
                <w:tcMar>
                  <w:top w:w="15" w:type="dxa"/>
                  <w:left w:w="15" w:type="dxa"/>
                  <w:bottom w:w="15" w:type="dxa"/>
                  <w:right w:w="15" w:type="dxa"/>
                </w:tcMar>
                <w:vAlign w:val="center"/>
              </w:tcPr>
            </w:tcPrChange>
          </w:tcPr>
          <w:p w14:paraId="75D70AC4">
            <w:pPr>
              <w:jc w:val="center"/>
              <w:rPr>
                <w:color w:val="000000"/>
                <w:sz w:val="22"/>
                <w:szCs w:val="22"/>
                <w:lang w:val="sr-Cyrl-RS"/>
                <w:rPrChange w:id="7923" w:author="Milan Stojkov" w:date="2026-10-02T11:00:00Z">
                  <w:rPr>
                    <w:color w:val="000000"/>
                    <w:sz w:val="22"/>
                    <w:szCs w:val="22"/>
                  </w:rPr>
                </w:rPrChange>
              </w:rPr>
              <w:pPrChange w:id="7922" w:author="Milica Radić" w:date="2026-10-03T22:08:21Z">
                <w:pPr/>
              </w:pPrChange>
            </w:pPr>
            <w:r>
              <w:rPr>
                <w:color w:val="000000"/>
                <w:sz w:val="22"/>
                <w:szCs w:val="22"/>
                <w:lang w:val="sr-Cyrl-RS"/>
                <w:rPrChange w:id="7924" w:author="Milan Stojkov" w:date="2026-10-02T11:00:00Z">
                  <w:rPr>
                    <w:color w:val="000000"/>
                    <w:sz w:val="22"/>
                    <w:szCs w:val="22"/>
                  </w:rPr>
                </w:rPrChange>
              </w:rPr>
              <w:t>1–5</w:t>
            </w:r>
            <w:commentRangeEnd w:id="12"/>
            <w:r>
              <w:rPr>
                <w:rStyle w:val="12"/>
                <w:color w:val="000000"/>
                <w:sz w:val="22"/>
                <w:szCs w:val="22"/>
                <w:lang w:val="sr-Cyrl-RS"/>
                <w:rPrChange w:id="7925" w:author="Milan Stojkov" w:date="2026-10-02T11:00:00Z">
                  <w:rPr>
                    <w:rStyle w:val="12"/>
                    <w:color w:val="000000"/>
                    <w:sz w:val="22"/>
                    <w:szCs w:val="22"/>
                  </w:rPr>
                </w:rPrChange>
              </w:rPr>
              <w:commentReference w:id="12"/>
            </w:r>
          </w:p>
        </w:tc>
      </w:tr>
    </w:tbl>
    <w:p w14:paraId="79C23054">
      <w:pPr>
        <w:ind w:firstLine="360"/>
        <w:jc w:val="both"/>
        <w:rPr>
          <w:ins w:id="7926" w:author="Milica Radić" w:date="2026-10-03T19:19:27Z"/>
          <w:color w:val="000000"/>
          <w:sz w:val="22"/>
          <w:szCs w:val="22"/>
          <w:lang w:val="sr-Cyrl-RS"/>
        </w:rPr>
      </w:pPr>
    </w:p>
    <w:p w14:paraId="7DE891BC">
      <w:pPr>
        <w:ind w:firstLine="360"/>
        <w:jc w:val="both"/>
        <w:rPr>
          <w:color w:val="000000"/>
          <w:sz w:val="22"/>
          <w:szCs w:val="22"/>
          <w:lang w:val="en-US"/>
        </w:rPr>
      </w:pPr>
      <w:r>
        <w:rPr>
          <w:color w:val="000000"/>
          <w:sz w:val="22"/>
          <w:szCs w:val="22"/>
          <w:lang w:val="sr-Cyrl-RS"/>
          <w:rPrChange w:id="7927" w:author="Milan Stojkov" w:date="2026-10-02T11:00:00Z">
            <w:rPr>
              <w:color w:val="000000"/>
              <w:sz w:val="22"/>
              <w:szCs w:val="22"/>
            </w:rPr>
          </w:rPrChange>
        </w:rPr>
        <w:t xml:space="preserve">Пуном комбинацијом наведених вредности добија се 540 покретања. Свако траје педесет рунди, при чему напад постаје активан у једанаестој. Првих десет рунди представљају фазу без напада. </w:t>
      </w:r>
    </w:p>
    <w:p w14:paraId="5E2BD36E">
      <w:pPr>
        <w:pStyle w:val="4"/>
        <w:rPr>
          <w:color w:val="000000"/>
          <w:lang w:val="sr-Cyrl-RS"/>
          <w:rPrChange w:id="7928" w:author="Milan Stojkov" w:date="2026-10-02T11:00:00Z">
            <w:rPr>
              <w:color w:val="000000"/>
            </w:rPr>
          </w:rPrChange>
        </w:rPr>
      </w:pPr>
      <w:bookmarkStart w:id="86" w:name="_Toc4828"/>
      <w:bookmarkStart w:id="87" w:name="_Toc11113"/>
      <w:r>
        <w:rPr>
          <w:color w:val="000000"/>
          <w:lang w:val="sr-Cyrl-RS"/>
          <w:rPrChange w:id="7929" w:author="Milan Stojkov" w:date="2026-10-02T11:00:00Z">
            <w:rPr>
              <w:color w:val="000000"/>
            </w:rPr>
          </w:rPrChange>
        </w:rPr>
        <w:t>6.2.2. Допунски аблациони експерименти</w:t>
      </w:r>
      <w:bookmarkEnd w:id="86"/>
      <w:bookmarkEnd w:id="87"/>
    </w:p>
    <w:p w14:paraId="525AFFCC">
      <w:pPr>
        <w:ind w:firstLine="360"/>
        <w:jc w:val="both"/>
        <w:rPr>
          <w:ins w:id="7930" w:author="Milica Radić" w:date="2026-10-03T19:19:33Z"/>
          <w:rFonts w:hint="default"/>
          <w:color w:val="000000"/>
          <w:sz w:val="22"/>
          <w:szCs w:val="22"/>
          <w:lang w:val="sr-Cyrl-RS"/>
        </w:rPr>
      </w:pPr>
      <w:r>
        <w:rPr>
          <w:color w:val="000000"/>
          <w:sz w:val="22"/>
          <w:szCs w:val="22"/>
          <w:lang w:val="sr-Cyrl-RS"/>
          <w:rPrChange w:id="7931" w:author="Milan Stojkov" w:date="2026-10-02T11:00:00Z">
            <w:rPr>
              <w:color w:val="000000"/>
              <w:sz w:val="22"/>
              <w:szCs w:val="22"/>
            </w:rPr>
          </w:rPrChange>
        </w:rPr>
        <w:t>Поједини напади и механизми испитују се засебно, мењањем само једног параметра. Таквим поступком њихов појединачни допринос може се издвојити, што у главном сценарију не би било могуће.</w:t>
      </w:r>
      <w:ins w:id="7932" w:author="Milica Radić" w:date="2026-10-03T19:13:28Z">
        <w:r>
          <w:rPr>
            <w:rFonts w:hint="default"/>
            <w:color w:val="000000"/>
            <w:sz w:val="22"/>
            <w:szCs w:val="22"/>
            <w:lang w:val="sr-Cyrl-RS"/>
          </w:rPr>
          <w:t>Преглед параметара и броја покретања за аблационе експерименте дат је у Табели 6.2.</w:t>
        </w:r>
      </w:ins>
    </w:p>
    <w:p w14:paraId="1FE29428">
      <w:pPr>
        <w:ind w:firstLine="360"/>
        <w:jc w:val="both"/>
        <w:rPr>
          <w:color w:val="000000"/>
          <w:sz w:val="22"/>
          <w:szCs w:val="22"/>
          <w:lang w:val="sr-Cyrl-RS"/>
          <w:rPrChange w:id="7933" w:author="Milan Stojkov" w:date="2026-10-02T11:00:00Z">
            <w:rPr>
              <w:color w:val="000000"/>
              <w:sz w:val="22"/>
              <w:szCs w:val="22"/>
            </w:rPr>
          </w:rPrChange>
        </w:rPr>
      </w:pPr>
    </w:p>
    <w:p w14:paraId="081410FA">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7934" w:author="Milan Stojkov" w:date="2026-10-02T11:00:00Z">
            <w:rPr>
              <w:i/>
              <w:iCs/>
              <w:color w:val="000000"/>
              <w:sz w:val="20"/>
              <w:szCs w:val="20"/>
            </w:rPr>
          </w:rPrChange>
        </w:rPr>
      </w:pPr>
      <w:r>
        <w:rPr>
          <w:i/>
          <w:iCs/>
          <w:color w:val="000000"/>
          <w:sz w:val="20"/>
          <w:szCs w:val="20"/>
          <w:lang w:val="sr-Cyrl-RS"/>
          <w:rPrChange w:id="7935" w:author="Milan Stojkov" w:date="2026-10-02T11:00:00Z">
            <w:rPr>
              <w:i/>
              <w:iCs/>
              <w:color w:val="000000"/>
              <w:sz w:val="20"/>
              <w:szCs w:val="20"/>
            </w:rPr>
          </w:rPrChange>
        </w:rPr>
        <w:t>Табела 6.2 - Параметри аблационих експеримената</w:t>
      </w:r>
    </w:p>
    <w:tbl>
      <w:tblPr>
        <w:tblStyle w:val="81"/>
        <w:tblW w:w="4999"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7936" w:author="Milica Radić" w:date="2026-10-03T21:16:29Z">
          <w:tblPr>
            <w:tblStyle w:val="81"/>
            <w:tblW w:w="860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1906"/>
        <w:gridCol w:w="4779"/>
        <w:gridCol w:w="1162"/>
        <w:tblGridChange w:id="7937">
          <w:tblGrid>
            <w:gridCol w:w="2115"/>
            <w:gridCol w:w="5266"/>
            <w:gridCol w:w="1227"/>
          </w:tblGrid>
        </w:tblGridChange>
      </w:tblGrid>
      <w:tr w14:paraId="1D8EFF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7938" w:author="Milica Radić" w:date="2026-10-03T21:16:2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jc w:val="center"/>
          <w:trPrChange w:id="7938" w:author="Milica Radić" w:date="2026-10-03T21:16:29Z">
            <w:trPr>
              <w:tblHeader/>
              <w:jc w:val="center"/>
            </w:trPr>
          </w:trPrChange>
        </w:trPr>
        <w:tc>
          <w:tcPr>
            <w:tcW w:w="1228" w:type="pct"/>
            <w:tcBorders>
              <w:bottom w:val="single" w:color="000000" w:sz="4" w:space="0"/>
              <w:right w:val="single" w:color="000000" w:sz="4" w:space="0"/>
            </w:tcBorders>
            <w:tcMar>
              <w:top w:w="15" w:type="dxa"/>
              <w:left w:w="15" w:type="dxa"/>
              <w:bottom w:w="15" w:type="dxa"/>
              <w:right w:w="15" w:type="dxa"/>
            </w:tcMar>
            <w:vAlign w:val="center"/>
            <w:tcPrChange w:id="7939" w:author="Milica Radić" w:date="2026-10-03T21:16:29Z">
              <w:tcPr>
                <w:tcW w:w="2115" w:type="dxa"/>
                <w:tcBorders>
                  <w:bottom w:val="single" w:color="000000" w:sz="4" w:space="0"/>
                  <w:right w:val="single" w:color="000000" w:sz="4" w:space="0"/>
                </w:tcBorders>
                <w:tcMar>
                  <w:top w:w="15" w:type="dxa"/>
                  <w:left w:w="15" w:type="dxa"/>
                  <w:bottom w:w="15" w:type="dxa"/>
                  <w:right w:w="15" w:type="dxa"/>
                </w:tcMar>
                <w:vAlign w:val="center"/>
              </w:tcPr>
            </w:tcPrChange>
          </w:tcPr>
          <w:p w14:paraId="04DBEE76">
            <w:pPr>
              <w:jc w:val="center"/>
              <w:rPr>
                <w:b/>
                <w:bCs/>
                <w:color w:val="000000"/>
                <w:sz w:val="22"/>
                <w:szCs w:val="22"/>
                <w:lang w:val="sr-Cyrl-RS"/>
                <w:rPrChange w:id="7940" w:author="Milan Stojkov" w:date="2026-10-02T11:00:00Z">
                  <w:rPr>
                    <w:b/>
                    <w:bCs/>
                    <w:color w:val="000000"/>
                    <w:sz w:val="22"/>
                    <w:szCs w:val="22"/>
                  </w:rPr>
                </w:rPrChange>
              </w:rPr>
            </w:pPr>
            <w:r>
              <w:rPr>
                <w:b/>
                <w:bCs/>
                <w:color w:val="000000"/>
                <w:sz w:val="22"/>
                <w:szCs w:val="22"/>
                <w:lang w:val="sr-Cyrl-RS"/>
                <w:rPrChange w:id="7941" w:author="Milan Stojkov" w:date="2026-10-02T11:00:00Z">
                  <w:rPr>
                    <w:b/>
                    <w:bCs/>
                    <w:color w:val="000000"/>
                    <w:sz w:val="22"/>
                    <w:szCs w:val="22"/>
                  </w:rPr>
                </w:rPrChange>
              </w:rPr>
              <w:t>Експеримент</w:t>
            </w:r>
          </w:p>
        </w:tc>
        <w:tc>
          <w:tcPr>
            <w:tcW w:w="3058"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7942" w:author="Milica Radić" w:date="2026-10-03T21:16:29Z">
              <w:tcPr>
                <w:tcW w:w="5266"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457DBB8">
            <w:pPr>
              <w:jc w:val="center"/>
              <w:rPr>
                <w:b/>
                <w:bCs/>
                <w:color w:val="000000"/>
                <w:sz w:val="22"/>
                <w:szCs w:val="22"/>
                <w:lang w:val="sr-Cyrl-RS"/>
                <w:rPrChange w:id="7943" w:author="Milan Stojkov" w:date="2026-10-02T11:00:00Z">
                  <w:rPr>
                    <w:b/>
                    <w:bCs/>
                    <w:color w:val="000000"/>
                    <w:sz w:val="22"/>
                    <w:szCs w:val="22"/>
                  </w:rPr>
                </w:rPrChange>
              </w:rPr>
            </w:pPr>
            <w:r>
              <w:rPr>
                <w:b/>
                <w:bCs/>
                <w:color w:val="000000"/>
                <w:sz w:val="22"/>
                <w:szCs w:val="22"/>
                <w:lang w:val="sr-Cyrl-RS"/>
                <w:rPrChange w:id="7944" w:author="Milan Stojkov" w:date="2026-10-02T11:00:00Z">
                  <w:rPr>
                    <w:b/>
                    <w:bCs/>
                    <w:color w:val="000000"/>
                    <w:sz w:val="22"/>
                    <w:szCs w:val="22"/>
                  </w:rPr>
                </w:rPrChange>
              </w:rPr>
              <w:t>Параметар који се мења</w:t>
            </w:r>
          </w:p>
        </w:tc>
        <w:tc>
          <w:tcPr>
            <w:tcW w:w="712" w:type="pct"/>
            <w:tcBorders>
              <w:left w:val="single" w:color="000000" w:sz="4" w:space="0"/>
              <w:bottom w:val="single" w:color="000000" w:sz="4" w:space="0"/>
            </w:tcBorders>
            <w:tcMar>
              <w:top w:w="15" w:type="dxa"/>
              <w:left w:w="15" w:type="dxa"/>
              <w:bottom w:w="15" w:type="dxa"/>
              <w:right w:w="15" w:type="dxa"/>
            </w:tcMar>
            <w:vAlign w:val="center"/>
            <w:tcPrChange w:id="7945" w:author="Milica Radić" w:date="2026-10-03T21:16:29Z">
              <w:tcPr>
                <w:tcW w:w="1227" w:type="dxa"/>
                <w:tcBorders>
                  <w:left w:val="single" w:color="000000" w:sz="4" w:space="0"/>
                  <w:bottom w:val="single" w:color="000000" w:sz="4" w:space="0"/>
                </w:tcBorders>
                <w:tcMar>
                  <w:top w:w="15" w:type="dxa"/>
                  <w:left w:w="15" w:type="dxa"/>
                  <w:bottom w:w="15" w:type="dxa"/>
                  <w:right w:w="15" w:type="dxa"/>
                </w:tcMar>
                <w:vAlign w:val="center"/>
              </w:tcPr>
            </w:tcPrChange>
          </w:tcPr>
          <w:p w14:paraId="3994D3D2">
            <w:pPr>
              <w:jc w:val="center"/>
              <w:rPr>
                <w:b/>
                <w:bCs/>
                <w:color w:val="000000"/>
                <w:sz w:val="22"/>
                <w:szCs w:val="22"/>
                <w:lang w:val="sr-Cyrl-RS"/>
                <w:rPrChange w:id="7946" w:author="Milan Stojkov" w:date="2026-10-02T11:00:00Z">
                  <w:rPr>
                    <w:b/>
                    <w:bCs/>
                    <w:color w:val="000000"/>
                    <w:sz w:val="22"/>
                    <w:szCs w:val="22"/>
                  </w:rPr>
                </w:rPrChange>
              </w:rPr>
            </w:pPr>
            <w:r>
              <w:rPr>
                <w:b/>
                <w:bCs/>
                <w:color w:val="000000"/>
                <w:sz w:val="22"/>
                <w:szCs w:val="22"/>
                <w:lang w:val="sr-Cyrl-RS"/>
                <w:rPrChange w:id="7947" w:author="Milan Stojkov" w:date="2026-10-02T11:00:00Z">
                  <w:rPr>
                    <w:b/>
                    <w:bCs/>
                    <w:color w:val="000000"/>
                    <w:sz w:val="22"/>
                    <w:szCs w:val="22"/>
                  </w:rPr>
                </w:rPrChange>
              </w:rPr>
              <w:t>Покретања</w:t>
            </w:r>
          </w:p>
        </w:tc>
      </w:tr>
      <w:tr w14:paraId="208C6FC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7948" w:author="Milica Radić" w:date="2026-10-03T21:16:2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rHeight w:val="90" w:hRule="atLeast"/>
          <w:jc w:val="center"/>
          <w:trPrChange w:id="7948" w:author="Milica Radić" w:date="2026-10-03T21:16:29Z">
            <w:trPr>
              <w:trHeight w:val="90" w:hRule="atLeast"/>
              <w:jc w:val="center"/>
            </w:trPr>
          </w:trPrChange>
        </w:trPr>
        <w:tc>
          <w:tcPr>
            <w:tcW w:w="122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7949" w:author="Milica Radić" w:date="2026-10-03T21:16:29Z">
              <w:tcPr>
                <w:tcW w:w="2115"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1DB4E72">
            <w:pPr>
              <w:jc w:val="center"/>
              <w:rPr>
                <w:color w:val="000000"/>
                <w:sz w:val="22"/>
                <w:szCs w:val="22"/>
                <w:lang w:val="sr-Cyrl-RS"/>
                <w:rPrChange w:id="7951" w:author="Milan Stojkov" w:date="2026-10-02T11:00:00Z">
                  <w:rPr>
                    <w:color w:val="000000"/>
                    <w:sz w:val="22"/>
                    <w:szCs w:val="22"/>
                  </w:rPr>
                </w:rPrChange>
              </w:rPr>
              <w:pPrChange w:id="7950" w:author="Milica Radić" w:date="2026-10-03T21:16:28Z">
                <w:pPr/>
              </w:pPrChange>
            </w:pPr>
            <w:r>
              <w:rPr>
                <w:i/>
                <w:iCs/>
                <w:color w:val="000000"/>
                <w:sz w:val="22"/>
                <w:szCs w:val="22"/>
                <w:lang w:val="sr-Cyrl-RS"/>
                <w:rPrChange w:id="7952" w:author="Milan Stojkov" w:date="2026-10-02T11:00:00Z">
                  <w:rPr>
                    <w:i/>
                    <w:iCs/>
                    <w:color w:val="000000"/>
                    <w:sz w:val="22"/>
                    <w:szCs w:val="22"/>
                  </w:rPr>
                </w:rPrChange>
              </w:rPr>
              <w:t xml:space="preserve">Byzantine </w:t>
            </w:r>
            <w:r>
              <w:rPr>
                <w:color w:val="000000"/>
                <w:sz w:val="22"/>
                <w:szCs w:val="22"/>
                <w:lang w:val="sr-Cyrl-RS"/>
                <w:rPrChange w:id="7953" w:author="Milan Stojkov" w:date="2026-10-02T11:00:00Z">
                  <w:rPr>
                    <w:color w:val="000000"/>
                    <w:sz w:val="22"/>
                    <w:szCs w:val="22"/>
                  </w:rPr>
                </w:rPrChange>
              </w:rPr>
              <w:t>профили</w:t>
            </w:r>
          </w:p>
        </w:tc>
        <w:tc>
          <w:tcPr>
            <w:tcW w:w="305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7954" w:author="Milica Radić" w:date="2026-10-03T21:16:29Z">
              <w:tcPr>
                <w:tcW w:w="526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55D3226">
            <w:pPr>
              <w:jc w:val="center"/>
              <w:rPr>
                <w:color w:val="000000"/>
                <w:sz w:val="22"/>
                <w:szCs w:val="22"/>
                <w:lang w:val="sr-Cyrl-RS"/>
                <w:rPrChange w:id="7956" w:author="Milan Stojkov" w:date="2026-10-02T11:00:00Z">
                  <w:rPr>
                    <w:color w:val="000000"/>
                    <w:sz w:val="22"/>
                    <w:szCs w:val="22"/>
                  </w:rPr>
                </w:rPrChange>
              </w:rPr>
              <w:pPrChange w:id="7955" w:author="Milica Radić" w:date="2026-10-03T21:16:28Z">
                <w:pPr/>
              </w:pPrChange>
            </w:pPr>
            <w:r>
              <w:rPr>
                <w:color w:val="000000"/>
                <w:sz w:val="22"/>
                <w:szCs w:val="22"/>
                <w:lang w:val="sr-Cyrl-RS"/>
                <w:rPrChange w:id="7957" w:author="Milan Stojkov" w:date="2026-10-02T11:00:00Z">
                  <w:rPr>
                    <w:color w:val="000000"/>
                    <w:sz w:val="22"/>
                    <w:szCs w:val="22"/>
                  </w:rPr>
                </w:rPrChange>
              </w:rPr>
              <w:t>профил емитоване вредности: координисани, екстремни, насумични, благо померени</w:t>
            </w:r>
          </w:p>
        </w:tc>
        <w:tc>
          <w:tcPr>
            <w:tcW w:w="71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7958" w:author="Milica Radić" w:date="2026-10-03T21:16:29Z">
              <w:tcPr>
                <w:tcW w:w="122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0359A144">
            <w:pPr>
              <w:jc w:val="center"/>
              <w:rPr>
                <w:color w:val="000000"/>
                <w:sz w:val="22"/>
                <w:szCs w:val="22"/>
                <w:lang w:val="sr-Cyrl-RS"/>
                <w:rPrChange w:id="7960" w:author="Milan Stojkov" w:date="2026-10-02T11:00:00Z">
                  <w:rPr>
                    <w:color w:val="000000"/>
                    <w:sz w:val="22"/>
                    <w:szCs w:val="22"/>
                  </w:rPr>
                </w:rPrChange>
              </w:rPr>
              <w:pPrChange w:id="7959" w:author="Milica Radić" w:date="2026-10-03T21:16:28Z">
                <w:pPr/>
              </w:pPrChange>
            </w:pPr>
            <w:r>
              <w:rPr>
                <w:color w:val="000000"/>
                <w:sz w:val="22"/>
                <w:szCs w:val="22"/>
                <w:lang w:val="sr-Cyrl-RS"/>
                <w:rPrChange w:id="7961" w:author="Milan Stojkov" w:date="2026-10-02T11:00:00Z">
                  <w:rPr>
                    <w:color w:val="000000"/>
                    <w:sz w:val="22"/>
                    <w:szCs w:val="22"/>
                  </w:rPr>
                </w:rPrChange>
              </w:rPr>
              <w:t>180</w:t>
            </w:r>
          </w:p>
        </w:tc>
      </w:tr>
      <w:tr w14:paraId="474D34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7962" w:author="Milica Radić" w:date="2026-10-03T21:16:2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7962" w:author="Milica Radić" w:date="2026-10-03T21:16:29Z">
            <w:trPr>
              <w:jc w:val="center"/>
            </w:trPr>
          </w:trPrChange>
        </w:trPr>
        <w:tc>
          <w:tcPr>
            <w:tcW w:w="122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7963" w:author="Milica Radić" w:date="2026-10-03T21:16:29Z">
              <w:tcPr>
                <w:tcW w:w="2115"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6A97A2A">
            <w:pPr>
              <w:jc w:val="center"/>
              <w:rPr>
                <w:color w:val="000000"/>
                <w:sz w:val="22"/>
                <w:szCs w:val="22"/>
                <w:lang w:val="sr-Cyrl-RS"/>
                <w:rPrChange w:id="7965" w:author="Milan Stojkov" w:date="2026-10-02T11:00:00Z">
                  <w:rPr>
                    <w:color w:val="000000"/>
                    <w:sz w:val="22"/>
                    <w:szCs w:val="22"/>
                  </w:rPr>
                </w:rPrChange>
              </w:rPr>
              <w:pPrChange w:id="7964" w:author="Milica Radić" w:date="2026-10-03T21:16:28Z">
                <w:pPr/>
              </w:pPrChange>
            </w:pPr>
            <w:r>
              <w:rPr>
                <w:i/>
                <w:iCs/>
                <w:color w:val="000000"/>
                <w:sz w:val="22"/>
                <w:szCs w:val="22"/>
                <w:lang w:val="sr-Cyrl-RS"/>
                <w:rPrChange w:id="7966" w:author="Milan Stojkov" w:date="2026-10-02T11:00:00Z">
                  <w:rPr>
                    <w:i/>
                    <w:iCs/>
                    <w:color w:val="000000"/>
                    <w:sz w:val="22"/>
                    <w:szCs w:val="22"/>
                  </w:rPr>
                </w:rPrChange>
              </w:rPr>
              <w:t xml:space="preserve">Eclipse </w:t>
            </w:r>
            <w:r>
              <w:rPr>
                <w:color w:val="000000"/>
                <w:sz w:val="22"/>
                <w:szCs w:val="22"/>
                <w:lang w:val="sr-Cyrl-RS"/>
                <w:rPrChange w:id="7967" w:author="Milan Stojkov" w:date="2026-10-02T11:00:00Z">
                  <w:rPr>
                    <w:color w:val="000000"/>
                    <w:sz w:val="22"/>
                    <w:szCs w:val="22"/>
                  </w:rPr>
                </w:rPrChange>
              </w:rPr>
              <w:t>при вишем уделу</w:t>
            </w:r>
          </w:p>
        </w:tc>
        <w:tc>
          <w:tcPr>
            <w:tcW w:w="305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7968" w:author="Milica Radić" w:date="2026-10-03T21:16:29Z">
              <w:tcPr>
                <w:tcW w:w="526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EC078AB">
            <w:pPr>
              <w:jc w:val="center"/>
              <w:rPr>
                <w:color w:val="000000"/>
                <w:sz w:val="22"/>
                <w:szCs w:val="22"/>
                <w:lang w:val="sr-Cyrl-RS"/>
                <w:rPrChange w:id="7970" w:author="Milan Stojkov" w:date="2026-10-02T11:00:00Z">
                  <w:rPr>
                    <w:color w:val="000000"/>
                    <w:sz w:val="22"/>
                    <w:szCs w:val="22"/>
                  </w:rPr>
                </w:rPrChange>
              </w:rPr>
              <w:pPrChange w:id="7969" w:author="Milica Radić" w:date="2026-10-03T21:16:28Z">
                <w:pPr/>
              </w:pPrChange>
            </w:pPr>
            <w:r>
              <w:rPr>
                <w:color w:val="000000"/>
                <w:sz w:val="22"/>
                <w:szCs w:val="22"/>
                <w:lang w:val="sr-Cyrl-RS"/>
                <w:rPrChange w:id="7971" w:author="Milan Stojkov" w:date="2026-10-02T11:00:00Z">
                  <w:rPr>
                    <w:color w:val="000000"/>
                    <w:sz w:val="22"/>
                    <w:szCs w:val="22"/>
                  </w:rPr>
                </w:rPrChange>
              </w:rPr>
              <w:t>β = 0,3; 0,4; 0,5</w:t>
            </w:r>
          </w:p>
        </w:tc>
        <w:tc>
          <w:tcPr>
            <w:tcW w:w="71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7972" w:author="Milica Radić" w:date="2026-10-03T21:16:29Z">
              <w:tcPr>
                <w:tcW w:w="122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8E22909">
            <w:pPr>
              <w:jc w:val="center"/>
              <w:rPr>
                <w:color w:val="000000"/>
                <w:sz w:val="22"/>
                <w:szCs w:val="22"/>
                <w:lang w:val="sr-Cyrl-RS"/>
                <w:rPrChange w:id="7974" w:author="Milan Stojkov" w:date="2026-10-02T11:00:00Z">
                  <w:rPr>
                    <w:color w:val="000000"/>
                    <w:sz w:val="22"/>
                    <w:szCs w:val="22"/>
                  </w:rPr>
                </w:rPrChange>
              </w:rPr>
              <w:pPrChange w:id="7973" w:author="Milica Radić" w:date="2026-10-03T21:16:28Z">
                <w:pPr/>
              </w:pPrChange>
            </w:pPr>
            <w:r>
              <w:rPr>
                <w:color w:val="000000"/>
                <w:sz w:val="22"/>
                <w:szCs w:val="22"/>
                <w:lang w:val="sr-Cyrl-RS"/>
                <w:rPrChange w:id="7975" w:author="Milan Stojkov" w:date="2026-10-02T11:00:00Z">
                  <w:rPr>
                    <w:color w:val="000000"/>
                    <w:sz w:val="22"/>
                    <w:szCs w:val="22"/>
                  </w:rPr>
                </w:rPrChange>
              </w:rPr>
              <w:t>135</w:t>
            </w:r>
          </w:p>
        </w:tc>
      </w:tr>
      <w:tr w14:paraId="48B7742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7976" w:author="Milica Radić" w:date="2026-10-03T21:16:2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7976" w:author="Milica Radić" w:date="2026-10-03T21:16:29Z">
            <w:trPr>
              <w:jc w:val="center"/>
            </w:trPr>
          </w:trPrChange>
        </w:trPr>
        <w:tc>
          <w:tcPr>
            <w:tcW w:w="122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7977" w:author="Milica Radić" w:date="2026-10-03T21:16:29Z">
              <w:tcPr>
                <w:tcW w:w="2115"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7DB8B37">
            <w:pPr>
              <w:jc w:val="center"/>
              <w:rPr>
                <w:color w:val="000000"/>
                <w:sz w:val="22"/>
                <w:szCs w:val="22"/>
                <w:lang w:val="sr-Cyrl-RS"/>
                <w:rPrChange w:id="7979" w:author="Milan Stojkov" w:date="2026-10-02T11:00:00Z">
                  <w:rPr>
                    <w:color w:val="000000"/>
                    <w:sz w:val="22"/>
                    <w:szCs w:val="22"/>
                  </w:rPr>
                </w:rPrChange>
              </w:rPr>
              <w:pPrChange w:id="7978" w:author="Milica Radić" w:date="2026-10-03T21:16:28Z">
                <w:pPr/>
              </w:pPrChange>
            </w:pPr>
            <w:r>
              <w:rPr>
                <w:i/>
                <w:iCs/>
                <w:color w:val="000000"/>
                <w:sz w:val="22"/>
                <w:szCs w:val="22"/>
                <w:lang w:val="sr-Cyrl-RS"/>
                <w:rPrChange w:id="7980" w:author="Milan Stojkov" w:date="2026-10-02T11:00:00Z">
                  <w:rPr>
                    <w:i/>
                    <w:iCs/>
                    <w:color w:val="000000"/>
                    <w:sz w:val="22"/>
                    <w:szCs w:val="22"/>
                  </w:rPr>
                </w:rPrChange>
              </w:rPr>
              <w:t>Peer flooding</w:t>
            </w:r>
          </w:p>
        </w:tc>
        <w:tc>
          <w:tcPr>
            <w:tcW w:w="305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7981" w:author="Milica Radić" w:date="2026-10-03T21:16:29Z">
              <w:tcPr>
                <w:tcW w:w="526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C78ADC0">
            <w:pPr>
              <w:jc w:val="center"/>
              <w:rPr>
                <w:color w:val="000000"/>
                <w:sz w:val="22"/>
                <w:szCs w:val="22"/>
                <w:lang w:val="sr-Cyrl-RS"/>
                <w:rPrChange w:id="7983" w:author="Milan Stojkov" w:date="2026-10-02T11:00:00Z">
                  <w:rPr>
                    <w:color w:val="000000"/>
                    <w:sz w:val="22"/>
                    <w:szCs w:val="22"/>
                  </w:rPr>
                </w:rPrChange>
              </w:rPr>
              <w:pPrChange w:id="7982" w:author="Milica Radić" w:date="2026-10-03T21:16:28Z">
                <w:pPr/>
              </w:pPrChange>
            </w:pPr>
            <w:r>
              <w:rPr>
                <w:color w:val="000000"/>
                <w:sz w:val="22"/>
                <w:szCs w:val="22"/>
                <w:lang w:val="sr-Cyrl-RS"/>
                <w:rPrChange w:id="7984" w:author="Milan Stojkov" w:date="2026-10-02T11:00:00Z">
                  <w:rPr>
                    <w:color w:val="000000"/>
                    <w:sz w:val="22"/>
                    <w:szCs w:val="22"/>
                  </w:rPr>
                </w:rPrChange>
              </w:rPr>
              <w:t>број лажних кандидата: 0, 10, 25, 50</w:t>
            </w:r>
          </w:p>
        </w:tc>
        <w:tc>
          <w:tcPr>
            <w:tcW w:w="71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7985" w:author="Milica Radić" w:date="2026-10-03T21:16:29Z">
              <w:tcPr>
                <w:tcW w:w="122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7CAE6075">
            <w:pPr>
              <w:jc w:val="center"/>
              <w:rPr>
                <w:color w:val="000000"/>
                <w:sz w:val="22"/>
                <w:szCs w:val="22"/>
                <w:lang w:val="sr-Cyrl-RS"/>
                <w:rPrChange w:id="7987" w:author="Milan Stojkov" w:date="2026-10-02T11:00:00Z">
                  <w:rPr>
                    <w:color w:val="000000"/>
                    <w:sz w:val="22"/>
                    <w:szCs w:val="22"/>
                  </w:rPr>
                </w:rPrChange>
              </w:rPr>
              <w:pPrChange w:id="7986" w:author="Milica Radić" w:date="2026-10-03T21:16:28Z">
                <w:pPr/>
              </w:pPrChange>
            </w:pPr>
            <w:r>
              <w:rPr>
                <w:color w:val="000000"/>
                <w:sz w:val="22"/>
                <w:szCs w:val="22"/>
                <w:lang w:val="sr-Cyrl-RS"/>
                <w:rPrChange w:id="7988" w:author="Milan Stojkov" w:date="2026-10-02T11:00:00Z">
                  <w:rPr>
                    <w:color w:val="000000"/>
                    <w:sz w:val="22"/>
                    <w:szCs w:val="22"/>
                  </w:rPr>
                </w:rPrChange>
              </w:rPr>
              <w:t>36</w:t>
            </w:r>
          </w:p>
        </w:tc>
      </w:tr>
      <w:tr w14:paraId="287254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7989" w:author="Milica Radić" w:date="2026-10-03T21:16:2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7989" w:author="Milica Radić" w:date="2026-10-03T21:16:29Z">
            <w:trPr>
              <w:jc w:val="center"/>
            </w:trPr>
          </w:trPrChange>
        </w:trPr>
        <w:tc>
          <w:tcPr>
            <w:tcW w:w="122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7990" w:author="Milica Radić" w:date="2026-10-03T21:16:29Z">
              <w:tcPr>
                <w:tcW w:w="2115"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0F085A4">
            <w:pPr>
              <w:jc w:val="center"/>
              <w:rPr>
                <w:color w:val="000000"/>
                <w:sz w:val="22"/>
                <w:szCs w:val="22"/>
                <w:lang w:val="sr-Cyrl-RS"/>
                <w:rPrChange w:id="7992" w:author="Milan Stojkov" w:date="2026-10-02T11:00:00Z">
                  <w:rPr>
                    <w:color w:val="000000"/>
                    <w:sz w:val="22"/>
                    <w:szCs w:val="22"/>
                  </w:rPr>
                </w:rPrChange>
              </w:rPr>
              <w:pPrChange w:id="7991" w:author="Milica Radić" w:date="2026-10-03T21:16:28Z">
                <w:pPr/>
              </w:pPrChange>
            </w:pPr>
            <w:r>
              <w:rPr>
                <w:i/>
                <w:iCs/>
                <w:color w:val="000000"/>
                <w:sz w:val="22"/>
                <w:szCs w:val="22"/>
                <w:lang w:val="sr-Cyrl-RS"/>
                <w:rPrChange w:id="7993" w:author="Milan Stojkov" w:date="2026-10-02T11:00:00Z">
                  <w:rPr>
                    <w:i/>
                    <w:iCs/>
                    <w:color w:val="000000"/>
                    <w:sz w:val="22"/>
                    <w:szCs w:val="22"/>
                  </w:rPr>
                </w:rPrChange>
              </w:rPr>
              <w:t>Churn</w:t>
            </w:r>
          </w:p>
        </w:tc>
        <w:tc>
          <w:tcPr>
            <w:tcW w:w="305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7994" w:author="Milica Radić" w:date="2026-10-03T21:16:29Z">
              <w:tcPr>
                <w:tcW w:w="526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643AD42">
            <w:pPr>
              <w:jc w:val="center"/>
              <w:rPr>
                <w:color w:val="000000"/>
                <w:sz w:val="22"/>
                <w:szCs w:val="22"/>
                <w:lang w:val="sr-Cyrl-RS"/>
                <w:rPrChange w:id="7996" w:author="Milan Stojkov" w:date="2026-10-02T11:00:00Z">
                  <w:rPr>
                    <w:color w:val="000000"/>
                    <w:sz w:val="22"/>
                    <w:szCs w:val="22"/>
                  </w:rPr>
                </w:rPrChange>
              </w:rPr>
              <w:pPrChange w:id="7995" w:author="Milica Radić" w:date="2026-10-03T21:16:28Z">
                <w:pPr/>
              </w:pPrChange>
            </w:pPr>
            <w:r>
              <w:rPr>
                <w:color w:val="000000"/>
                <w:sz w:val="22"/>
                <w:szCs w:val="22"/>
                <w:lang w:val="sr-Cyrl-RS"/>
                <w:rPrChange w:id="7997" w:author="Milan Stojkov" w:date="2026-10-02T11:00:00Z">
                  <w:rPr>
                    <w:color w:val="000000"/>
                    <w:sz w:val="22"/>
                    <w:szCs w:val="22"/>
                  </w:rPr>
                </w:rPrChange>
              </w:rPr>
              <w:t>период обнављања идентитета: 0, 3, 5, 10</w:t>
            </w:r>
          </w:p>
        </w:tc>
        <w:tc>
          <w:tcPr>
            <w:tcW w:w="71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7998" w:author="Milica Radić" w:date="2026-10-03T21:16:29Z">
              <w:tcPr>
                <w:tcW w:w="122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4D5A9E28">
            <w:pPr>
              <w:jc w:val="center"/>
              <w:rPr>
                <w:color w:val="000000"/>
                <w:sz w:val="22"/>
                <w:szCs w:val="22"/>
                <w:lang w:val="sr-Cyrl-RS"/>
                <w:rPrChange w:id="8000" w:author="Milan Stojkov" w:date="2026-10-02T11:00:00Z">
                  <w:rPr>
                    <w:color w:val="000000"/>
                    <w:sz w:val="22"/>
                    <w:szCs w:val="22"/>
                  </w:rPr>
                </w:rPrChange>
              </w:rPr>
              <w:pPrChange w:id="7999" w:author="Milica Radić" w:date="2026-10-03T21:16:28Z">
                <w:pPr/>
              </w:pPrChange>
            </w:pPr>
            <w:r>
              <w:rPr>
                <w:color w:val="000000"/>
                <w:sz w:val="22"/>
                <w:szCs w:val="22"/>
                <w:lang w:val="sr-Cyrl-RS"/>
                <w:rPrChange w:id="8001" w:author="Milan Stojkov" w:date="2026-10-02T11:00:00Z">
                  <w:rPr>
                    <w:color w:val="000000"/>
                    <w:sz w:val="22"/>
                    <w:szCs w:val="22"/>
                  </w:rPr>
                </w:rPrChange>
              </w:rPr>
              <w:t>36</w:t>
            </w:r>
          </w:p>
        </w:tc>
      </w:tr>
      <w:tr w14:paraId="4B2EAD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002" w:author="Milica Radić" w:date="2026-10-03T21:16:2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002" w:author="Milica Radić" w:date="2026-10-03T21:16:29Z">
            <w:trPr>
              <w:jc w:val="center"/>
            </w:trPr>
          </w:trPrChange>
        </w:trPr>
        <w:tc>
          <w:tcPr>
            <w:tcW w:w="122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003" w:author="Milica Radić" w:date="2026-10-03T21:16:29Z">
              <w:tcPr>
                <w:tcW w:w="2115"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530CD42">
            <w:pPr>
              <w:jc w:val="center"/>
              <w:rPr>
                <w:color w:val="000000"/>
                <w:sz w:val="22"/>
                <w:szCs w:val="22"/>
                <w:lang w:val="sr-Cyrl-RS"/>
                <w:rPrChange w:id="8005" w:author="Milan Stojkov" w:date="2026-10-02T11:00:00Z">
                  <w:rPr>
                    <w:color w:val="000000"/>
                    <w:sz w:val="22"/>
                    <w:szCs w:val="22"/>
                  </w:rPr>
                </w:rPrChange>
              </w:rPr>
              <w:pPrChange w:id="8004" w:author="Milica Radić" w:date="2026-10-03T21:16:28Z">
                <w:pPr/>
              </w:pPrChange>
            </w:pPr>
            <w:r>
              <w:rPr>
                <w:i/>
                <w:iCs/>
                <w:color w:val="000000"/>
                <w:sz w:val="22"/>
                <w:szCs w:val="22"/>
                <w:lang w:val="sr-Cyrl-RS"/>
                <w:rPrChange w:id="8006" w:author="Milan Stojkov" w:date="2026-10-02T11:00:00Z">
                  <w:rPr>
                    <w:i/>
                    <w:iCs/>
                    <w:color w:val="000000"/>
                    <w:sz w:val="22"/>
                    <w:szCs w:val="22"/>
                  </w:rPr>
                </w:rPrChange>
              </w:rPr>
              <w:t>Selective forwarding</w:t>
            </w:r>
          </w:p>
        </w:tc>
        <w:tc>
          <w:tcPr>
            <w:tcW w:w="305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007" w:author="Milica Radić" w:date="2026-10-03T21:16:29Z">
              <w:tcPr>
                <w:tcW w:w="526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C3F298D">
            <w:pPr>
              <w:jc w:val="center"/>
              <w:rPr>
                <w:color w:val="000000"/>
                <w:sz w:val="22"/>
                <w:szCs w:val="22"/>
                <w:lang w:val="sr-Cyrl-RS"/>
                <w:rPrChange w:id="8009" w:author="Milan Stojkov" w:date="2026-10-02T11:00:00Z">
                  <w:rPr>
                    <w:color w:val="000000"/>
                    <w:sz w:val="22"/>
                    <w:szCs w:val="22"/>
                  </w:rPr>
                </w:rPrChange>
              </w:rPr>
              <w:pPrChange w:id="8008" w:author="Milica Radić" w:date="2026-10-03T21:16:28Z">
                <w:pPr/>
              </w:pPrChange>
            </w:pPr>
            <w:r>
              <w:rPr>
                <w:color w:val="000000"/>
                <w:sz w:val="22"/>
                <w:szCs w:val="22"/>
                <w:lang w:val="sr-Cyrl-RS"/>
                <w:rPrChange w:id="8010" w:author="Milan Stojkov" w:date="2026-10-02T11:00:00Z">
                  <w:rPr>
                    <w:color w:val="000000"/>
                    <w:sz w:val="22"/>
                    <w:szCs w:val="22"/>
                  </w:rPr>
                </w:rPrChange>
              </w:rPr>
              <w:t>вероватноћа прослеђивања</w:t>
            </w:r>
          </w:p>
        </w:tc>
        <w:tc>
          <w:tcPr>
            <w:tcW w:w="71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011" w:author="Milica Radić" w:date="2026-10-03T21:16:29Z">
              <w:tcPr>
                <w:tcW w:w="122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E29F87E">
            <w:pPr>
              <w:jc w:val="center"/>
              <w:rPr>
                <w:color w:val="000000"/>
                <w:sz w:val="22"/>
                <w:szCs w:val="22"/>
                <w:lang w:val="sr-Cyrl-RS"/>
                <w:rPrChange w:id="8013" w:author="Milan Stojkov" w:date="2026-10-02T11:00:00Z">
                  <w:rPr>
                    <w:color w:val="000000"/>
                    <w:sz w:val="22"/>
                    <w:szCs w:val="22"/>
                  </w:rPr>
                </w:rPrChange>
              </w:rPr>
              <w:pPrChange w:id="8012" w:author="Milica Radić" w:date="2026-10-03T21:16:28Z">
                <w:pPr/>
              </w:pPrChange>
            </w:pPr>
            <w:ins w:id="8014" w:author="Milan Stojkov" w:date="2026-10-02T12:37:00Z">
              <w:r>
                <w:rPr>
                  <w:color w:val="000000"/>
                  <w:sz w:val="22"/>
                  <w:szCs w:val="22"/>
                  <w:lang w:val="sr-Cyrl-RS"/>
                </w:rPr>
                <w:t>60</w:t>
              </w:r>
            </w:ins>
          </w:p>
        </w:tc>
      </w:tr>
      <w:tr w14:paraId="1E662E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015" w:author="Milica Radić" w:date="2026-10-03T21:16:2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015" w:author="Milica Radić" w:date="2026-10-03T21:16:29Z">
            <w:trPr>
              <w:jc w:val="center"/>
            </w:trPr>
          </w:trPrChange>
        </w:trPr>
        <w:tc>
          <w:tcPr>
            <w:tcW w:w="122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016" w:author="Milica Radić" w:date="2026-10-03T21:16:29Z">
              <w:tcPr>
                <w:tcW w:w="2115"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8BF01A9">
            <w:pPr>
              <w:jc w:val="center"/>
              <w:rPr>
                <w:color w:val="000000"/>
                <w:sz w:val="22"/>
                <w:szCs w:val="22"/>
                <w:lang w:val="sr-Cyrl-RS"/>
                <w:rPrChange w:id="8018" w:author="Milan Stojkov" w:date="2026-10-02T11:00:00Z">
                  <w:rPr>
                    <w:color w:val="000000"/>
                    <w:sz w:val="22"/>
                    <w:szCs w:val="22"/>
                  </w:rPr>
                </w:rPrChange>
              </w:rPr>
              <w:pPrChange w:id="8017" w:author="Milica Radić" w:date="2026-10-03T21:16:28Z">
                <w:pPr/>
              </w:pPrChange>
            </w:pPr>
            <w:r>
              <w:rPr>
                <w:i/>
                <w:iCs/>
                <w:color w:val="000000"/>
                <w:sz w:val="22"/>
                <w:szCs w:val="22"/>
                <w:lang w:val="sr-Cyrl-RS"/>
                <w:rPrChange w:id="8019" w:author="Milan Stojkov" w:date="2026-10-02T11:00:00Z">
                  <w:rPr>
                    <w:i/>
                    <w:iCs/>
                    <w:color w:val="000000"/>
                    <w:sz w:val="22"/>
                    <w:szCs w:val="22"/>
                  </w:rPr>
                </w:rPrChange>
              </w:rPr>
              <w:t>Delay</w:t>
            </w:r>
          </w:p>
        </w:tc>
        <w:tc>
          <w:tcPr>
            <w:tcW w:w="305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020" w:author="Milica Radić" w:date="2026-10-03T21:16:29Z">
              <w:tcPr>
                <w:tcW w:w="526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2AFA7E8">
            <w:pPr>
              <w:jc w:val="center"/>
              <w:rPr>
                <w:color w:val="000000"/>
                <w:sz w:val="22"/>
                <w:szCs w:val="22"/>
                <w:lang w:val="sr-Cyrl-RS"/>
                <w:rPrChange w:id="8022" w:author="Milan Stojkov" w:date="2026-10-02T11:00:00Z">
                  <w:rPr>
                    <w:color w:val="000000"/>
                    <w:sz w:val="22"/>
                    <w:szCs w:val="22"/>
                  </w:rPr>
                </w:rPrChange>
              </w:rPr>
              <w:pPrChange w:id="8021" w:author="Milica Radić" w:date="2026-10-03T21:16:28Z">
                <w:pPr/>
              </w:pPrChange>
            </w:pPr>
            <w:r>
              <w:rPr>
                <w:color w:val="000000"/>
                <w:sz w:val="22"/>
                <w:szCs w:val="22"/>
                <w:lang w:val="sr-Cyrl-RS"/>
                <w:rPrChange w:id="8023" w:author="Milan Stojkov" w:date="2026-10-02T11:00:00Z">
                  <w:rPr>
                    <w:color w:val="000000"/>
                    <w:sz w:val="22"/>
                    <w:szCs w:val="22"/>
                  </w:rPr>
                </w:rPrChange>
              </w:rPr>
              <w:t>дужина задржавања поруке: 0, 2, 5, 10 рунди</w:t>
            </w:r>
          </w:p>
        </w:tc>
        <w:tc>
          <w:tcPr>
            <w:tcW w:w="71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024" w:author="Milica Radić" w:date="2026-10-03T21:16:29Z">
              <w:tcPr>
                <w:tcW w:w="122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7C93E42">
            <w:pPr>
              <w:jc w:val="center"/>
              <w:rPr>
                <w:color w:val="000000"/>
                <w:sz w:val="22"/>
                <w:szCs w:val="22"/>
                <w:lang w:val="sr-Cyrl-RS"/>
                <w:rPrChange w:id="8026" w:author="Milan Stojkov" w:date="2026-10-02T11:00:00Z">
                  <w:rPr>
                    <w:color w:val="000000"/>
                    <w:sz w:val="22"/>
                    <w:szCs w:val="22"/>
                  </w:rPr>
                </w:rPrChange>
              </w:rPr>
              <w:pPrChange w:id="8025" w:author="Milica Radić" w:date="2026-10-03T21:16:28Z">
                <w:pPr/>
              </w:pPrChange>
            </w:pPr>
            <w:r>
              <w:rPr>
                <w:color w:val="000000"/>
                <w:sz w:val="22"/>
                <w:szCs w:val="22"/>
                <w:lang w:val="sr-Cyrl-RS"/>
                <w:rPrChange w:id="8027" w:author="Milan Stojkov" w:date="2026-10-02T11:00:00Z">
                  <w:rPr>
                    <w:color w:val="000000"/>
                    <w:sz w:val="22"/>
                    <w:szCs w:val="22"/>
                  </w:rPr>
                </w:rPrChange>
              </w:rPr>
              <w:t>72</w:t>
            </w:r>
          </w:p>
        </w:tc>
      </w:tr>
      <w:tr w14:paraId="448D85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028" w:author="Milica Radić" w:date="2026-10-03T21:16:2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028" w:author="Milica Radić" w:date="2026-10-03T21:16:29Z">
            <w:trPr>
              <w:jc w:val="center"/>
            </w:trPr>
          </w:trPrChange>
        </w:trPr>
        <w:tc>
          <w:tcPr>
            <w:tcW w:w="122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029" w:author="Milica Radić" w:date="2026-10-03T21:16:29Z">
              <w:tcPr>
                <w:tcW w:w="2115"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119DF11">
            <w:pPr>
              <w:jc w:val="center"/>
              <w:rPr>
                <w:color w:val="000000"/>
                <w:sz w:val="22"/>
                <w:szCs w:val="22"/>
                <w:lang w:val="sr-Cyrl-RS"/>
                <w:rPrChange w:id="8031" w:author="Milan Stojkov" w:date="2026-10-02T11:00:00Z">
                  <w:rPr>
                    <w:color w:val="000000"/>
                    <w:sz w:val="22"/>
                    <w:szCs w:val="22"/>
                  </w:rPr>
                </w:rPrChange>
              </w:rPr>
              <w:pPrChange w:id="8030" w:author="Milica Radić" w:date="2026-10-03T21:16:28Z">
                <w:pPr/>
              </w:pPrChange>
            </w:pPr>
            <w:r>
              <w:rPr>
                <w:color w:val="000000"/>
                <w:sz w:val="22"/>
                <w:szCs w:val="22"/>
                <w:lang w:val="sr-Cyrl-RS"/>
                <w:rPrChange w:id="8032" w:author="Milan Stojkov" w:date="2026-10-02T11:00:00Z">
                  <w:rPr>
                    <w:color w:val="000000"/>
                    <w:sz w:val="22"/>
                    <w:szCs w:val="22"/>
                  </w:rPr>
                </w:rPrChange>
              </w:rPr>
              <w:t>Механизми пријема</w:t>
            </w:r>
          </w:p>
        </w:tc>
        <w:tc>
          <w:tcPr>
            <w:tcW w:w="305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033" w:author="Milica Radić" w:date="2026-10-03T21:16:29Z">
              <w:tcPr>
                <w:tcW w:w="526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88F73CD">
            <w:pPr>
              <w:jc w:val="center"/>
              <w:rPr>
                <w:color w:val="000000"/>
                <w:sz w:val="22"/>
                <w:szCs w:val="22"/>
                <w:lang w:val="sr-Cyrl-RS"/>
                <w:rPrChange w:id="8035" w:author="Milan Stojkov" w:date="2026-10-02T11:00:00Z">
                  <w:rPr>
                    <w:color w:val="000000"/>
                    <w:sz w:val="22"/>
                    <w:szCs w:val="22"/>
                  </w:rPr>
                </w:rPrChange>
              </w:rPr>
              <w:pPrChange w:id="8034" w:author="Milica Radić" w:date="2026-10-03T21:16:28Z">
                <w:pPr/>
              </w:pPrChange>
            </w:pPr>
            <w:r>
              <w:rPr>
                <w:color w:val="000000"/>
                <w:sz w:val="22"/>
                <w:szCs w:val="22"/>
                <w:lang w:val="sr-Cyrl-RS"/>
                <w:rPrChange w:id="8036" w:author="Milan Stojkov" w:date="2026-10-02T11:00:00Z">
                  <w:rPr>
                    <w:color w:val="000000"/>
                    <w:sz w:val="22"/>
                    <w:szCs w:val="22"/>
                  </w:rPr>
                </w:rPrChange>
              </w:rPr>
              <w:t>праг старости и праг оцене</w:t>
            </w:r>
          </w:p>
        </w:tc>
        <w:tc>
          <w:tcPr>
            <w:tcW w:w="71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037" w:author="Milica Radić" w:date="2026-10-03T21:16:29Z">
              <w:tcPr>
                <w:tcW w:w="122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25A7D80">
            <w:pPr>
              <w:jc w:val="center"/>
              <w:rPr>
                <w:color w:val="000000"/>
                <w:sz w:val="22"/>
                <w:szCs w:val="22"/>
                <w:lang w:val="sr-Cyrl-RS"/>
                <w:rPrChange w:id="8039" w:author="Milan Stojkov" w:date="2026-10-02T11:00:00Z">
                  <w:rPr>
                    <w:color w:val="000000"/>
                    <w:sz w:val="22"/>
                    <w:szCs w:val="22"/>
                  </w:rPr>
                </w:rPrChange>
              </w:rPr>
              <w:pPrChange w:id="8038" w:author="Milica Radić" w:date="2026-10-03T21:16:28Z">
                <w:pPr/>
              </w:pPrChange>
            </w:pPr>
            <w:r>
              <w:rPr>
                <w:color w:val="000000"/>
                <w:sz w:val="22"/>
                <w:szCs w:val="22"/>
                <w:lang w:val="sr-Cyrl-RS"/>
                <w:rPrChange w:id="8040" w:author="Milan Stojkov" w:date="2026-10-02T11:00:00Z">
                  <w:rPr>
                    <w:color w:val="000000"/>
                    <w:sz w:val="22"/>
                    <w:szCs w:val="22"/>
                  </w:rPr>
                </w:rPrChange>
              </w:rPr>
              <w:t>36</w:t>
            </w:r>
          </w:p>
        </w:tc>
      </w:tr>
      <w:tr w14:paraId="61E7A0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041" w:author="Milica Radić" w:date="2026-10-03T21:16:2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041" w:author="Milica Radić" w:date="2026-10-03T21:16:29Z">
            <w:trPr>
              <w:jc w:val="center"/>
            </w:trPr>
          </w:trPrChange>
        </w:trPr>
        <w:tc>
          <w:tcPr>
            <w:tcW w:w="1228" w:type="pct"/>
            <w:tcBorders>
              <w:top w:val="single" w:color="000000" w:sz="4" w:space="0"/>
              <w:right w:val="single" w:color="000000" w:sz="4" w:space="0"/>
            </w:tcBorders>
            <w:tcMar>
              <w:top w:w="15" w:type="dxa"/>
              <w:left w:w="15" w:type="dxa"/>
              <w:bottom w:w="15" w:type="dxa"/>
              <w:right w:w="15" w:type="dxa"/>
            </w:tcMar>
            <w:vAlign w:val="center"/>
            <w:tcPrChange w:id="8042" w:author="Milica Radić" w:date="2026-10-03T21:16:29Z">
              <w:tcPr>
                <w:tcW w:w="2115" w:type="dxa"/>
                <w:tcBorders>
                  <w:top w:val="single" w:color="000000" w:sz="4" w:space="0"/>
                  <w:right w:val="single" w:color="000000" w:sz="4" w:space="0"/>
                </w:tcBorders>
                <w:tcMar>
                  <w:top w:w="15" w:type="dxa"/>
                  <w:left w:w="15" w:type="dxa"/>
                  <w:bottom w:w="15" w:type="dxa"/>
                  <w:right w:w="15" w:type="dxa"/>
                </w:tcMar>
                <w:vAlign w:val="center"/>
              </w:tcPr>
            </w:tcPrChange>
          </w:tcPr>
          <w:p w14:paraId="043E85E1">
            <w:pPr>
              <w:jc w:val="center"/>
              <w:rPr>
                <w:color w:val="000000"/>
                <w:sz w:val="22"/>
                <w:szCs w:val="22"/>
                <w:lang w:val="sr-Cyrl-RS"/>
                <w:rPrChange w:id="8044" w:author="Milan Stojkov" w:date="2026-10-02T11:00:00Z">
                  <w:rPr>
                    <w:color w:val="000000"/>
                    <w:sz w:val="22"/>
                    <w:szCs w:val="22"/>
                  </w:rPr>
                </w:rPrChange>
              </w:rPr>
              <w:pPrChange w:id="8043" w:author="Milica Radić" w:date="2026-10-03T21:16:28Z">
                <w:pPr/>
              </w:pPrChange>
            </w:pPr>
            <w:r>
              <w:rPr>
                <w:color w:val="000000"/>
                <w:sz w:val="22"/>
                <w:szCs w:val="22"/>
                <w:lang w:val="sr-Cyrl-RS"/>
                <w:rPrChange w:id="8045" w:author="Milan Stojkov" w:date="2026-10-02T11:00:00Z">
                  <w:rPr>
                    <w:color w:val="000000"/>
                    <w:sz w:val="22"/>
                    <w:szCs w:val="22"/>
                  </w:rPr>
                </w:rPrChange>
              </w:rPr>
              <w:t>Партиционисање</w:t>
            </w:r>
          </w:p>
        </w:tc>
        <w:tc>
          <w:tcPr>
            <w:tcW w:w="3058"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8046" w:author="Milica Radić" w:date="2026-10-03T21:16:29Z">
              <w:tcPr>
                <w:tcW w:w="5266"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6DA2CC19">
            <w:pPr>
              <w:jc w:val="center"/>
              <w:rPr>
                <w:color w:val="000000"/>
                <w:sz w:val="22"/>
                <w:szCs w:val="22"/>
                <w:lang w:val="sr-Cyrl-RS"/>
                <w:rPrChange w:id="8048" w:author="Milan Stojkov" w:date="2026-10-02T11:00:00Z">
                  <w:rPr>
                    <w:color w:val="000000"/>
                    <w:sz w:val="22"/>
                    <w:szCs w:val="22"/>
                  </w:rPr>
                </w:rPrChange>
              </w:rPr>
              <w:pPrChange w:id="8047" w:author="Milica Radić" w:date="2026-10-03T21:16:28Z">
                <w:pPr/>
              </w:pPrChange>
            </w:pPr>
            <w:r>
              <w:rPr>
                <w:color w:val="000000"/>
                <w:sz w:val="22"/>
                <w:szCs w:val="22"/>
                <w:lang w:val="sr-Cyrl-RS"/>
                <w:rPrChange w:id="8049" w:author="Milan Stojkov" w:date="2026-10-02T11:00:00Z">
                  <w:rPr>
                    <w:color w:val="000000"/>
                    <w:sz w:val="22"/>
                    <w:szCs w:val="22"/>
                  </w:rPr>
                </w:rPrChange>
              </w:rPr>
              <w:t>број група: 0, 2, 3, 4</w:t>
            </w:r>
          </w:p>
        </w:tc>
        <w:tc>
          <w:tcPr>
            <w:tcW w:w="712" w:type="pct"/>
            <w:tcBorders>
              <w:top w:val="single" w:color="000000" w:sz="4" w:space="0"/>
              <w:left w:val="single" w:color="000000" w:sz="4" w:space="0"/>
            </w:tcBorders>
            <w:tcMar>
              <w:top w:w="15" w:type="dxa"/>
              <w:left w:w="15" w:type="dxa"/>
              <w:bottom w:w="15" w:type="dxa"/>
              <w:right w:w="15" w:type="dxa"/>
            </w:tcMar>
            <w:vAlign w:val="center"/>
            <w:tcPrChange w:id="8050" w:author="Milica Radić" w:date="2026-10-03T21:16:29Z">
              <w:tcPr>
                <w:tcW w:w="1227" w:type="dxa"/>
                <w:tcBorders>
                  <w:top w:val="single" w:color="000000" w:sz="4" w:space="0"/>
                  <w:left w:val="single" w:color="000000" w:sz="4" w:space="0"/>
                </w:tcBorders>
                <w:tcMar>
                  <w:top w:w="15" w:type="dxa"/>
                  <w:left w:w="15" w:type="dxa"/>
                  <w:bottom w:w="15" w:type="dxa"/>
                  <w:right w:w="15" w:type="dxa"/>
                </w:tcMar>
                <w:vAlign w:val="center"/>
              </w:tcPr>
            </w:tcPrChange>
          </w:tcPr>
          <w:p w14:paraId="197CC03D">
            <w:pPr>
              <w:jc w:val="center"/>
              <w:rPr>
                <w:color w:val="000000"/>
                <w:sz w:val="22"/>
                <w:szCs w:val="22"/>
                <w:lang w:val="sr-Cyrl-RS"/>
                <w:rPrChange w:id="8052" w:author="Milan Stojkov" w:date="2026-10-02T11:00:00Z">
                  <w:rPr>
                    <w:color w:val="000000"/>
                    <w:sz w:val="22"/>
                    <w:szCs w:val="22"/>
                  </w:rPr>
                </w:rPrChange>
              </w:rPr>
              <w:pPrChange w:id="8051" w:author="Milica Radić" w:date="2026-10-03T21:16:28Z">
                <w:pPr/>
              </w:pPrChange>
            </w:pPr>
            <w:r>
              <w:rPr>
                <w:color w:val="000000"/>
                <w:sz w:val="22"/>
                <w:szCs w:val="22"/>
                <w:lang w:val="sr-Cyrl-RS"/>
                <w:rPrChange w:id="8053" w:author="Milan Stojkov" w:date="2026-10-02T11:00:00Z">
                  <w:rPr>
                    <w:color w:val="000000"/>
                    <w:sz w:val="22"/>
                    <w:szCs w:val="22"/>
                  </w:rPr>
                </w:rPrChange>
              </w:rPr>
              <w:t>60</w:t>
            </w:r>
          </w:p>
        </w:tc>
      </w:tr>
    </w:tbl>
    <w:p w14:paraId="0DF30B68">
      <w:pPr>
        <w:pStyle w:val="4"/>
        <w:rPr>
          <w:color w:val="000000"/>
          <w:lang w:val="sr-Cyrl-RS"/>
          <w:rPrChange w:id="8054" w:author="Milan Stojkov" w:date="2026-10-02T11:00:00Z">
            <w:rPr>
              <w:color w:val="000000"/>
            </w:rPr>
          </w:rPrChange>
        </w:rPr>
      </w:pPr>
      <w:bookmarkStart w:id="88" w:name="_Toc29377"/>
      <w:bookmarkStart w:id="89" w:name="_Toc9369"/>
      <w:r>
        <w:rPr>
          <w:color w:val="000000"/>
          <w:lang w:val="sr-Cyrl-RS"/>
          <w:rPrChange w:id="8055" w:author="Milan Stojkov" w:date="2026-10-02T11:00:00Z">
            <w:rPr>
              <w:color w:val="000000"/>
            </w:rPr>
          </w:rPrChange>
        </w:rPr>
        <w:t>6.2.3. Фиксни параметри</w:t>
      </w:r>
      <w:bookmarkEnd w:id="88"/>
      <w:bookmarkEnd w:id="89"/>
    </w:p>
    <w:p w14:paraId="4A83F2CE">
      <w:pPr>
        <w:ind w:firstLine="360"/>
        <w:jc w:val="both"/>
        <w:rPr>
          <w:ins w:id="8056" w:author="Milica Radić" w:date="2026-10-03T19:19:15Z"/>
          <w:rFonts w:hint="default"/>
          <w:color w:val="000000"/>
          <w:sz w:val="22"/>
          <w:szCs w:val="22"/>
          <w:lang w:val="sr-Cyrl-RS"/>
        </w:rPr>
      </w:pPr>
      <w:del w:id="8057" w:author="Milica Radić" w:date="2026-10-03T19:14:20Z">
        <w:r>
          <w:rPr>
            <w:color w:val="000000"/>
            <w:sz w:val="22"/>
            <w:szCs w:val="22"/>
            <w:lang w:val="sr-Cyrl-RS"/>
            <w:rPrChange w:id="8058" w:author="Milan Stojkov" w:date="2026-10-02T11:00:00Z">
              <w:rPr>
                <w:color w:val="000000"/>
                <w:sz w:val="22"/>
                <w:szCs w:val="22"/>
              </w:rPr>
            </w:rPrChange>
          </w:rPr>
          <w:delText>П</w:delText>
        </w:r>
      </w:del>
      <w:ins w:id="8059" w:author="Milica Radić" w:date="2026-10-03T19:14:19Z">
        <w:r>
          <w:rPr>
            <w:rFonts w:hint="default"/>
            <w:color w:val="000000"/>
            <w:sz w:val="22"/>
            <w:szCs w:val="22"/>
            <w:lang w:val="sr-Cyrl-RS"/>
          </w:rPr>
          <w:t>Параметри који остају непромењени кроз целу експерименталну матрицу наведени су у Табели 6.3.</w:t>
        </w:r>
      </w:ins>
    </w:p>
    <w:p w14:paraId="73F0D86D">
      <w:pPr>
        <w:ind w:firstLine="0"/>
        <w:jc w:val="left"/>
        <w:rPr>
          <w:ins w:id="8061" w:author="Milica Radić" w:date="2026-10-03T19:19:44Z"/>
          <w:color w:val="000000"/>
          <w:sz w:val="22"/>
          <w:szCs w:val="22"/>
          <w:lang w:val="sr-Cyrl-RS"/>
        </w:rPr>
        <w:pPrChange w:id="8060" w:author="Milica Radić" w:date="2026-10-03T19:19:44Z">
          <w:pPr>
            <w:ind w:firstLine="360"/>
            <w:jc w:val="both"/>
          </w:pPr>
        </w:pPrChange>
      </w:pPr>
      <w:ins w:id="8062" w:author="Milica Radić" w:date="2026-10-03T19:19:44Z">
        <w:r>
          <w:rPr>
            <w:color w:val="000000"/>
            <w:sz w:val="22"/>
            <w:szCs w:val="22"/>
            <w:lang w:val="sr-Cyrl-RS"/>
          </w:rPr>
          <w:br w:type="page"/>
        </w:r>
      </w:ins>
    </w:p>
    <w:p w14:paraId="4009469C">
      <w:pPr>
        <w:ind w:firstLine="360"/>
        <w:jc w:val="both"/>
        <w:rPr>
          <w:del w:id="8063" w:author="Milica Radić" w:date="2026-10-03T19:19:46Z"/>
          <w:color w:val="000000"/>
          <w:sz w:val="22"/>
          <w:szCs w:val="22"/>
          <w:lang w:val="sr-Cyrl-RS"/>
          <w:rPrChange w:id="8064" w:author="Milan Stojkov" w:date="2026-10-02T11:00:00Z">
            <w:rPr>
              <w:del w:id="8065" w:author="Milica Radić" w:date="2026-10-03T19:19:46Z"/>
              <w:color w:val="000000"/>
              <w:sz w:val="22"/>
              <w:szCs w:val="22"/>
            </w:rPr>
          </w:rPrChange>
        </w:rPr>
      </w:pPr>
      <w:del w:id="8066" w:author="Milica Radić" w:date="2026-10-03T19:14:19Z">
        <w:r>
          <w:rPr>
            <w:color w:val="000000"/>
            <w:sz w:val="22"/>
            <w:szCs w:val="22"/>
            <w:lang w:val="sr-Cyrl-RS"/>
            <w:rPrChange w:id="8067" w:author="Milan Stojkov" w:date="2026-10-02T11:00:00Z">
              <w:rPr>
                <w:color w:val="000000"/>
                <w:sz w:val="22"/>
                <w:szCs w:val="22"/>
              </w:rPr>
            </w:rPrChange>
          </w:rPr>
          <w:delText>араметри који се не мењају кроз матрицу наведени су у наставку.</w:delText>
        </w:r>
      </w:del>
    </w:p>
    <w:p w14:paraId="6D8CA749">
      <w:pPr>
        <w:pBdr>
          <w:top w:val="none" w:color="auto" w:sz="0" w:space="0"/>
          <w:left w:val="none" w:color="auto" w:sz="0" w:space="0"/>
          <w:bottom w:val="none" w:color="auto" w:sz="0" w:space="0"/>
          <w:right w:val="none" w:color="auto" w:sz="0" w:space="0"/>
          <w:between w:val="none" w:color="auto" w:sz="0" w:space="0"/>
        </w:pBdr>
        <w:ind w:firstLine="360"/>
        <w:jc w:val="center"/>
        <w:rPr>
          <w:i/>
          <w:iCs/>
          <w:color w:val="000000"/>
          <w:sz w:val="20"/>
          <w:szCs w:val="20"/>
          <w:lang w:val="sr-Cyrl-RS"/>
          <w:rPrChange w:id="8069" w:author="Milan Stojkov" w:date="2026-10-02T11:00:00Z">
            <w:rPr>
              <w:i/>
              <w:iCs/>
              <w:color w:val="000000"/>
              <w:sz w:val="20"/>
              <w:szCs w:val="20"/>
            </w:rPr>
          </w:rPrChange>
        </w:rPr>
        <w:pPrChange w:id="8068" w:author="Milica Radić" w:date="2026-10-03T22:07:25Z">
          <w:pPr>
            <w:pBdr>
              <w:top w:val="none" w:color="auto" w:sz="0" w:space="0"/>
              <w:left w:val="none" w:color="auto" w:sz="0" w:space="0"/>
              <w:bottom w:val="none" w:color="auto" w:sz="0" w:space="0"/>
              <w:right w:val="none" w:color="auto" w:sz="0" w:space="0"/>
              <w:between w:val="none" w:color="auto" w:sz="0" w:space="0"/>
            </w:pBdr>
            <w:jc w:val="center"/>
          </w:pPr>
        </w:pPrChange>
      </w:pPr>
      <w:r>
        <w:rPr>
          <w:i/>
          <w:iCs/>
          <w:color w:val="000000"/>
          <w:sz w:val="20"/>
          <w:szCs w:val="20"/>
          <w:lang w:val="sr-Cyrl-RS"/>
          <w:rPrChange w:id="8070" w:author="Milan Stojkov" w:date="2026-10-02T11:00:00Z">
            <w:rPr>
              <w:i/>
              <w:iCs/>
              <w:color w:val="000000"/>
              <w:sz w:val="20"/>
              <w:szCs w:val="20"/>
            </w:rPr>
          </w:rPrChange>
        </w:rPr>
        <w:t>Табела 6.3 - Фиксни параметри који остају непромењени кроз целу експерименталну матрицу</w:t>
      </w:r>
    </w:p>
    <w:tbl>
      <w:tblPr>
        <w:tblStyle w:val="82"/>
        <w:tblW w:w="4999"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8071" w:author="Milica Radić" w:date="2026-10-03T21:16:19Z">
          <w:tblPr>
            <w:tblStyle w:val="82"/>
            <w:tblW w:w="8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4922"/>
        <w:gridCol w:w="2925"/>
        <w:tblGridChange w:id="8072">
          <w:tblGrid>
            <w:gridCol w:w="5399"/>
            <w:gridCol w:w="3207"/>
          </w:tblGrid>
        </w:tblGridChange>
      </w:tblGrid>
      <w:tr w14:paraId="6B68587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073"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rHeight w:val="90" w:hRule="atLeast"/>
          <w:tblHeader/>
          <w:jc w:val="center"/>
          <w:trPrChange w:id="8073" w:author="Milica Radić" w:date="2026-10-03T21:16:19Z">
            <w:trPr>
              <w:trHeight w:val="90" w:hRule="atLeast"/>
              <w:tblHeader/>
              <w:jc w:val="center"/>
            </w:trPr>
          </w:trPrChange>
        </w:trPr>
        <w:tc>
          <w:tcPr>
            <w:tcW w:w="3136" w:type="pct"/>
            <w:tcBorders>
              <w:bottom w:val="single" w:color="000000" w:sz="4" w:space="0"/>
              <w:right w:val="single" w:color="000000" w:sz="4" w:space="0"/>
            </w:tcBorders>
            <w:tcMar>
              <w:top w:w="15" w:type="dxa"/>
              <w:left w:w="15" w:type="dxa"/>
              <w:bottom w:w="15" w:type="dxa"/>
              <w:right w:w="15" w:type="dxa"/>
            </w:tcMar>
            <w:vAlign w:val="center"/>
            <w:tcPrChange w:id="8074" w:author="Milica Radić" w:date="2026-10-03T21:16:19Z">
              <w:tcPr>
                <w:tcW w:w="5399" w:type="dxa"/>
                <w:tcBorders>
                  <w:bottom w:val="single" w:color="000000" w:sz="4" w:space="0"/>
                  <w:right w:val="single" w:color="000000" w:sz="4" w:space="0"/>
                </w:tcBorders>
                <w:tcMar>
                  <w:top w:w="15" w:type="dxa"/>
                  <w:left w:w="15" w:type="dxa"/>
                  <w:bottom w:w="15" w:type="dxa"/>
                  <w:right w:w="15" w:type="dxa"/>
                </w:tcMar>
                <w:vAlign w:val="center"/>
              </w:tcPr>
            </w:tcPrChange>
          </w:tcPr>
          <w:p w14:paraId="30A7E91A">
            <w:pPr>
              <w:jc w:val="center"/>
              <w:rPr>
                <w:b/>
                <w:bCs/>
                <w:color w:val="000000"/>
                <w:sz w:val="22"/>
                <w:szCs w:val="22"/>
                <w:lang w:val="sr-Cyrl-RS"/>
                <w:rPrChange w:id="8075" w:author="Milan Stojkov" w:date="2026-10-02T11:00:00Z">
                  <w:rPr>
                    <w:b/>
                    <w:bCs/>
                    <w:color w:val="000000"/>
                    <w:sz w:val="22"/>
                    <w:szCs w:val="22"/>
                  </w:rPr>
                </w:rPrChange>
              </w:rPr>
            </w:pPr>
            <w:r>
              <w:rPr>
                <w:b/>
                <w:bCs/>
                <w:color w:val="000000"/>
                <w:sz w:val="22"/>
                <w:szCs w:val="22"/>
                <w:lang w:val="sr-Cyrl-RS"/>
                <w:rPrChange w:id="8076" w:author="Milan Stojkov" w:date="2026-10-02T11:00:00Z">
                  <w:rPr>
                    <w:b/>
                    <w:bCs/>
                    <w:color w:val="000000"/>
                    <w:sz w:val="22"/>
                    <w:szCs w:val="22"/>
                  </w:rPr>
                </w:rPrChange>
              </w:rPr>
              <w:t>Параметар</w:t>
            </w:r>
          </w:p>
        </w:tc>
        <w:tc>
          <w:tcPr>
            <w:tcW w:w="1863" w:type="pct"/>
            <w:tcBorders>
              <w:left w:val="single" w:color="000000" w:sz="4" w:space="0"/>
              <w:bottom w:val="single" w:color="000000" w:sz="4" w:space="0"/>
            </w:tcBorders>
            <w:tcMar>
              <w:top w:w="15" w:type="dxa"/>
              <w:left w:w="15" w:type="dxa"/>
              <w:bottom w:w="15" w:type="dxa"/>
              <w:right w:w="15" w:type="dxa"/>
            </w:tcMar>
            <w:vAlign w:val="center"/>
            <w:tcPrChange w:id="8077" w:author="Milica Radić" w:date="2026-10-03T21:16:19Z">
              <w:tcPr>
                <w:tcW w:w="3207" w:type="dxa"/>
                <w:tcBorders>
                  <w:left w:val="single" w:color="000000" w:sz="4" w:space="0"/>
                  <w:bottom w:val="single" w:color="000000" w:sz="4" w:space="0"/>
                </w:tcBorders>
                <w:tcMar>
                  <w:top w:w="15" w:type="dxa"/>
                  <w:left w:w="15" w:type="dxa"/>
                  <w:bottom w:w="15" w:type="dxa"/>
                  <w:right w:w="15" w:type="dxa"/>
                </w:tcMar>
                <w:vAlign w:val="center"/>
              </w:tcPr>
            </w:tcPrChange>
          </w:tcPr>
          <w:p w14:paraId="34A6506E">
            <w:pPr>
              <w:jc w:val="center"/>
              <w:rPr>
                <w:b/>
                <w:bCs/>
                <w:color w:val="000000"/>
                <w:sz w:val="22"/>
                <w:szCs w:val="22"/>
                <w:lang w:val="sr-Cyrl-RS"/>
                <w:rPrChange w:id="8078" w:author="Milan Stojkov" w:date="2026-10-02T11:00:00Z">
                  <w:rPr>
                    <w:b/>
                    <w:bCs/>
                    <w:color w:val="000000"/>
                    <w:sz w:val="22"/>
                    <w:szCs w:val="22"/>
                  </w:rPr>
                </w:rPrChange>
              </w:rPr>
            </w:pPr>
            <w:r>
              <w:rPr>
                <w:b/>
                <w:bCs/>
                <w:color w:val="000000"/>
                <w:sz w:val="22"/>
                <w:szCs w:val="22"/>
                <w:lang w:val="sr-Cyrl-RS"/>
                <w:rPrChange w:id="8079" w:author="Milan Stojkov" w:date="2026-10-02T11:00:00Z">
                  <w:rPr>
                    <w:b/>
                    <w:bCs/>
                    <w:color w:val="000000"/>
                    <w:sz w:val="22"/>
                    <w:szCs w:val="22"/>
                  </w:rPr>
                </w:rPrChange>
              </w:rPr>
              <w:t>Вредност</w:t>
            </w:r>
          </w:p>
        </w:tc>
      </w:tr>
      <w:tr w14:paraId="37A69C8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080"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080"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081"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D16922B">
            <w:pPr>
              <w:jc w:val="center"/>
              <w:rPr>
                <w:color w:val="000000"/>
                <w:sz w:val="22"/>
                <w:szCs w:val="22"/>
                <w:lang w:val="sr-Cyrl-RS"/>
                <w:rPrChange w:id="8083" w:author="Milan Stojkov" w:date="2026-10-02T11:00:00Z">
                  <w:rPr>
                    <w:color w:val="000000"/>
                    <w:sz w:val="22"/>
                    <w:szCs w:val="22"/>
                  </w:rPr>
                </w:rPrChange>
              </w:rPr>
              <w:pPrChange w:id="8082" w:author="Milica Radić" w:date="2026-10-03T21:16:19Z">
                <w:pPr/>
              </w:pPrChange>
            </w:pPr>
            <w:r>
              <w:rPr>
                <w:color w:val="000000"/>
                <w:sz w:val="22"/>
                <w:szCs w:val="22"/>
                <w:lang w:val="sr-Cyrl-RS"/>
                <w:rPrChange w:id="8084" w:author="Milan Stojkov" w:date="2026-10-02T11:00:00Z">
                  <w:rPr>
                    <w:color w:val="000000"/>
                    <w:sz w:val="22"/>
                    <w:szCs w:val="22"/>
                  </w:rPr>
                </w:rPrChange>
              </w:rPr>
              <w:t>величина peer set-а K</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085"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05F2334C">
            <w:pPr>
              <w:jc w:val="center"/>
              <w:rPr>
                <w:color w:val="000000"/>
                <w:sz w:val="22"/>
                <w:szCs w:val="22"/>
                <w:lang w:val="sr-Cyrl-RS"/>
                <w:rPrChange w:id="8087" w:author="Milan Stojkov" w:date="2026-10-02T11:00:00Z">
                  <w:rPr>
                    <w:color w:val="000000"/>
                    <w:sz w:val="22"/>
                    <w:szCs w:val="22"/>
                  </w:rPr>
                </w:rPrChange>
              </w:rPr>
              <w:pPrChange w:id="8086" w:author="Milica Radić" w:date="2026-10-03T21:16:19Z">
                <w:pPr/>
              </w:pPrChange>
            </w:pPr>
            <w:r>
              <w:rPr>
                <w:color w:val="000000"/>
                <w:sz w:val="22"/>
                <w:szCs w:val="22"/>
                <w:lang w:val="sr-Cyrl-RS"/>
                <w:rPrChange w:id="8088" w:author="Milan Stojkov" w:date="2026-10-02T11:00:00Z">
                  <w:rPr>
                    <w:color w:val="000000"/>
                    <w:sz w:val="22"/>
                    <w:szCs w:val="22"/>
                  </w:rPr>
                </w:rPrChange>
              </w:rPr>
              <w:t>7</w:t>
            </w:r>
          </w:p>
        </w:tc>
      </w:tr>
      <w:tr w14:paraId="26CEED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089"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089"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090"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DCF2662">
            <w:pPr>
              <w:jc w:val="center"/>
              <w:rPr>
                <w:color w:val="000000"/>
                <w:sz w:val="22"/>
                <w:szCs w:val="22"/>
                <w:lang w:val="sr-Cyrl-RS"/>
                <w:rPrChange w:id="8092" w:author="Milan Stojkov" w:date="2026-10-02T11:00:00Z">
                  <w:rPr>
                    <w:color w:val="000000"/>
                    <w:sz w:val="22"/>
                    <w:szCs w:val="22"/>
                  </w:rPr>
                </w:rPrChange>
              </w:rPr>
              <w:pPrChange w:id="8091" w:author="Milica Radić" w:date="2026-10-03T21:16:19Z">
                <w:pPr/>
              </w:pPrChange>
            </w:pPr>
            <w:r>
              <w:rPr>
                <w:color w:val="000000"/>
                <w:sz w:val="22"/>
                <w:szCs w:val="22"/>
                <w:lang w:val="sr-Cyrl-RS"/>
                <w:rPrChange w:id="8093" w:author="Milan Stojkov" w:date="2026-10-02T11:00:00Z">
                  <w:rPr>
                    <w:color w:val="000000"/>
                    <w:sz w:val="22"/>
                    <w:szCs w:val="22"/>
                  </w:rPr>
                </w:rPrChange>
              </w:rPr>
              <w:t>број рунди</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094"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F003A71">
            <w:pPr>
              <w:jc w:val="center"/>
              <w:rPr>
                <w:color w:val="000000"/>
                <w:sz w:val="22"/>
                <w:szCs w:val="22"/>
                <w:lang w:val="sr-Cyrl-RS"/>
                <w:rPrChange w:id="8096" w:author="Milan Stojkov" w:date="2026-10-02T11:00:00Z">
                  <w:rPr>
                    <w:color w:val="000000"/>
                    <w:sz w:val="22"/>
                    <w:szCs w:val="22"/>
                  </w:rPr>
                </w:rPrChange>
              </w:rPr>
              <w:pPrChange w:id="8095" w:author="Milica Radić" w:date="2026-10-03T21:16:19Z">
                <w:pPr/>
              </w:pPrChange>
            </w:pPr>
            <w:r>
              <w:rPr>
                <w:color w:val="000000"/>
                <w:sz w:val="22"/>
                <w:szCs w:val="22"/>
                <w:lang w:val="sr-Cyrl-RS"/>
                <w:rPrChange w:id="8097" w:author="Milan Stojkov" w:date="2026-10-02T11:00:00Z">
                  <w:rPr>
                    <w:color w:val="000000"/>
                    <w:sz w:val="22"/>
                    <w:szCs w:val="22"/>
                  </w:rPr>
                </w:rPrChange>
              </w:rPr>
              <w:t>50</w:t>
            </w:r>
          </w:p>
        </w:tc>
      </w:tr>
      <w:tr w14:paraId="0C44953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098"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098"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099"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B848DE8">
            <w:pPr>
              <w:jc w:val="center"/>
              <w:rPr>
                <w:color w:val="000000"/>
                <w:sz w:val="22"/>
                <w:szCs w:val="22"/>
                <w:lang w:val="sr-Cyrl-RS"/>
                <w:rPrChange w:id="8101" w:author="Milan Stojkov" w:date="2026-10-02T11:00:00Z">
                  <w:rPr>
                    <w:color w:val="000000"/>
                    <w:sz w:val="22"/>
                    <w:szCs w:val="22"/>
                  </w:rPr>
                </w:rPrChange>
              </w:rPr>
              <w:pPrChange w:id="8100" w:author="Milica Radić" w:date="2026-10-03T21:16:19Z">
                <w:pPr/>
              </w:pPrChange>
            </w:pPr>
            <w:r>
              <w:rPr>
                <w:color w:val="000000"/>
                <w:sz w:val="22"/>
                <w:szCs w:val="22"/>
                <w:lang w:val="sr-Cyrl-RS"/>
                <w:rPrChange w:id="8102" w:author="Milan Stojkov" w:date="2026-10-02T11:00:00Z">
                  <w:rPr>
                    <w:color w:val="000000"/>
                    <w:sz w:val="22"/>
                    <w:szCs w:val="22"/>
                  </w:rPr>
                </w:rPrChange>
              </w:rPr>
              <w:t>фаза без напада</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103"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744FA56">
            <w:pPr>
              <w:jc w:val="center"/>
              <w:rPr>
                <w:color w:val="000000"/>
                <w:sz w:val="22"/>
                <w:szCs w:val="22"/>
                <w:lang w:val="sr-Cyrl-RS"/>
                <w:rPrChange w:id="8105" w:author="Milan Stojkov" w:date="2026-10-02T11:00:00Z">
                  <w:rPr>
                    <w:color w:val="000000"/>
                    <w:sz w:val="22"/>
                    <w:szCs w:val="22"/>
                  </w:rPr>
                </w:rPrChange>
              </w:rPr>
              <w:pPrChange w:id="8104" w:author="Milica Radić" w:date="2026-10-03T21:16:19Z">
                <w:pPr/>
              </w:pPrChange>
            </w:pPr>
            <w:r>
              <w:rPr>
                <w:color w:val="000000"/>
                <w:sz w:val="22"/>
                <w:szCs w:val="22"/>
                <w:lang w:val="sr-Cyrl-RS"/>
                <w:rPrChange w:id="8106" w:author="Milan Stojkov" w:date="2026-10-02T11:00:00Z">
                  <w:rPr>
                    <w:color w:val="000000"/>
                    <w:sz w:val="22"/>
                    <w:szCs w:val="22"/>
                  </w:rPr>
                </w:rPrChange>
              </w:rPr>
              <w:t>10 рунди</w:t>
            </w:r>
          </w:p>
        </w:tc>
      </w:tr>
      <w:tr w14:paraId="1C0D1FA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107"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107"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108"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E1D9FB2">
            <w:pPr>
              <w:jc w:val="center"/>
              <w:rPr>
                <w:color w:val="000000"/>
                <w:sz w:val="22"/>
                <w:szCs w:val="22"/>
                <w:lang w:val="sr-Cyrl-RS"/>
                <w:rPrChange w:id="8110" w:author="Milan Stojkov" w:date="2026-10-02T11:00:00Z">
                  <w:rPr>
                    <w:color w:val="000000"/>
                    <w:sz w:val="22"/>
                    <w:szCs w:val="22"/>
                  </w:rPr>
                </w:rPrChange>
              </w:rPr>
              <w:pPrChange w:id="8109" w:author="Milica Radić" w:date="2026-10-03T21:16:19Z">
                <w:pPr/>
              </w:pPrChange>
            </w:pPr>
            <w:r>
              <w:rPr>
                <w:color w:val="000000"/>
                <w:sz w:val="22"/>
                <w:szCs w:val="22"/>
                <w:lang w:val="sr-Cyrl-RS"/>
                <w:rPrChange w:id="8111" w:author="Milan Stojkov" w:date="2026-10-02T11:00:00Z">
                  <w:rPr>
                    <w:color w:val="000000"/>
                    <w:sz w:val="22"/>
                    <w:szCs w:val="22"/>
                  </w:rPr>
                </w:rPrChange>
              </w:rPr>
              <w:t>тежина доказа о утрошеном ресурсу</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112"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1845066">
            <w:pPr>
              <w:jc w:val="center"/>
              <w:rPr>
                <w:color w:val="000000"/>
                <w:sz w:val="22"/>
                <w:szCs w:val="22"/>
                <w:lang w:val="sr-Cyrl-RS"/>
                <w:rPrChange w:id="8114" w:author="Milan Stojkov" w:date="2026-10-02T11:00:00Z">
                  <w:rPr>
                    <w:color w:val="000000"/>
                    <w:sz w:val="22"/>
                    <w:szCs w:val="22"/>
                  </w:rPr>
                </w:rPrChange>
              </w:rPr>
              <w:pPrChange w:id="8113" w:author="Milica Radić" w:date="2026-10-03T21:16:13Z">
                <w:pPr/>
              </w:pPrChange>
            </w:pPr>
            <w:r>
              <w:rPr>
                <w:color w:val="000000"/>
                <w:sz w:val="22"/>
                <w:szCs w:val="22"/>
                <w:lang w:val="sr-Cyrl-RS"/>
                <w:rPrChange w:id="8115" w:author="Milan Stojkov" w:date="2026-10-02T11:00:00Z">
                  <w:rPr>
                    <w:color w:val="000000"/>
                    <w:sz w:val="22"/>
                    <w:szCs w:val="22"/>
                  </w:rPr>
                </w:rPrChange>
              </w:rPr>
              <w:t>12 бита</w:t>
            </w:r>
          </w:p>
        </w:tc>
      </w:tr>
      <w:tr w14:paraId="11549DF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116"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116"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117"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E838E1A">
            <w:pPr>
              <w:jc w:val="center"/>
              <w:rPr>
                <w:color w:val="000000"/>
                <w:sz w:val="22"/>
                <w:szCs w:val="22"/>
                <w:lang w:val="sr-Cyrl-RS"/>
                <w:rPrChange w:id="8119" w:author="Milan Stojkov" w:date="2026-10-02T11:00:00Z">
                  <w:rPr>
                    <w:color w:val="000000"/>
                    <w:sz w:val="22"/>
                    <w:szCs w:val="22"/>
                  </w:rPr>
                </w:rPrChange>
              </w:rPr>
              <w:pPrChange w:id="8118" w:author="Milica Radić" w:date="2026-10-03T21:16:19Z">
                <w:pPr/>
              </w:pPrChange>
            </w:pPr>
            <w:r>
              <w:rPr>
                <w:color w:val="000000"/>
                <w:sz w:val="22"/>
                <w:szCs w:val="22"/>
                <w:lang w:val="sr-Cyrl-RS"/>
                <w:rPrChange w:id="8120" w:author="Milan Stojkov" w:date="2026-10-02T11:00:00Z">
                  <w:rPr>
                    <w:color w:val="000000"/>
                    <w:sz w:val="22"/>
                    <w:szCs w:val="22"/>
                  </w:rPr>
                </w:rPrChange>
              </w:rPr>
              <w:t>минимална старост идентитета</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121"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7EF45C6">
            <w:pPr>
              <w:jc w:val="center"/>
              <w:rPr>
                <w:color w:val="000000"/>
                <w:sz w:val="22"/>
                <w:szCs w:val="22"/>
                <w:lang w:val="sr-Cyrl-RS"/>
                <w:rPrChange w:id="8123" w:author="Milan Stojkov" w:date="2026-10-02T11:00:00Z">
                  <w:rPr>
                    <w:color w:val="000000"/>
                    <w:sz w:val="22"/>
                    <w:szCs w:val="22"/>
                  </w:rPr>
                </w:rPrChange>
              </w:rPr>
              <w:pPrChange w:id="8122" w:author="Milica Radić" w:date="2026-10-03T21:16:19Z">
                <w:pPr/>
              </w:pPrChange>
            </w:pPr>
            <w:r>
              <w:rPr>
                <w:color w:val="000000"/>
                <w:sz w:val="22"/>
                <w:szCs w:val="22"/>
                <w:lang w:val="sr-Cyrl-RS"/>
                <w:rPrChange w:id="8124" w:author="Milan Stojkov" w:date="2026-10-02T11:00:00Z">
                  <w:rPr>
                    <w:color w:val="000000"/>
                    <w:sz w:val="22"/>
                    <w:szCs w:val="22"/>
                  </w:rPr>
                </w:rPrChange>
              </w:rPr>
              <w:t>3 рунде</w:t>
            </w:r>
          </w:p>
        </w:tc>
      </w:tr>
      <w:tr w14:paraId="7F9B28F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125"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125"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126"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63CC8D2">
            <w:pPr>
              <w:jc w:val="center"/>
              <w:rPr>
                <w:sz w:val="22"/>
                <w:szCs w:val="22"/>
                <w:lang w:val="sr-Cyrl-RS"/>
                <w:rPrChange w:id="8128" w:author="Milan Stojkov" w:date="2026-10-02T11:00:00Z">
                  <w:rPr>
                    <w:sz w:val="22"/>
                    <w:szCs w:val="22"/>
                  </w:rPr>
                </w:rPrChange>
              </w:rPr>
              <w:pPrChange w:id="8127" w:author="Milica Radić" w:date="2026-10-03T21:16:19Z">
                <w:pPr/>
              </w:pPrChange>
            </w:pPr>
            <w:r>
              <w:rPr>
                <w:sz w:val="22"/>
                <w:szCs w:val="22"/>
                <w:lang w:val="sr-Cyrl-RS"/>
                <w:rPrChange w:id="8129" w:author="Milan Stojkov" w:date="2026-10-02T11:00:00Z">
                  <w:rPr>
                    <w:sz w:val="22"/>
                    <w:szCs w:val="22"/>
                  </w:rPr>
                </w:rPrChange>
              </w:rPr>
              <w:t>највећа старост која доприноси оцени</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130"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4F1140E">
            <w:pPr>
              <w:jc w:val="center"/>
              <w:rPr>
                <w:sz w:val="22"/>
                <w:szCs w:val="22"/>
                <w:lang w:val="sr-Cyrl-RS"/>
                <w:rPrChange w:id="8132" w:author="Milan Stojkov" w:date="2026-10-02T11:00:00Z">
                  <w:rPr>
                    <w:sz w:val="22"/>
                    <w:szCs w:val="22"/>
                  </w:rPr>
                </w:rPrChange>
              </w:rPr>
              <w:pPrChange w:id="8131" w:author="Milica Radić" w:date="2026-10-03T21:16:19Z">
                <w:pPr/>
              </w:pPrChange>
            </w:pPr>
            <w:r>
              <w:rPr>
                <w:sz w:val="22"/>
                <w:szCs w:val="22"/>
                <w:lang w:val="sr-Cyrl-RS"/>
                <w:rPrChange w:id="8133" w:author="Milan Stojkov" w:date="2026-10-02T11:00:00Z">
                  <w:rPr>
                    <w:sz w:val="22"/>
                    <w:szCs w:val="22"/>
                  </w:rPr>
                </w:rPrChange>
              </w:rPr>
              <w:t>20 рунди</w:t>
            </w:r>
          </w:p>
        </w:tc>
      </w:tr>
      <w:tr w14:paraId="130330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134"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134"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135"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E804BD2">
            <w:pPr>
              <w:jc w:val="center"/>
              <w:rPr>
                <w:sz w:val="22"/>
                <w:szCs w:val="22"/>
                <w:lang w:val="sr-Cyrl-RS"/>
                <w:rPrChange w:id="8137" w:author="Milan Stojkov" w:date="2026-10-02T11:00:00Z">
                  <w:rPr>
                    <w:sz w:val="22"/>
                    <w:szCs w:val="22"/>
                  </w:rPr>
                </w:rPrChange>
              </w:rPr>
              <w:pPrChange w:id="8136" w:author="Milica Radić" w:date="2026-10-03T21:16:19Z">
                <w:pPr/>
              </w:pPrChange>
            </w:pPr>
            <w:r>
              <w:rPr>
                <w:sz w:val="22"/>
                <w:szCs w:val="22"/>
                <w:lang w:val="sr-Cyrl-RS"/>
                <w:rPrChange w:id="8138" w:author="Milan Stojkov" w:date="2026-10-02T11:00:00Z">
                  <w:rPr>
                    <w:sz w:val="22"/>
                    <w:szCs w:val="22"/>
                  </w:rPr>
                </w:rPrChange>
              </w:rPr>
              <w:t>највећи број размена који доприноси оцени</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139"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AE9B64C">
            <w:pPr>
              <w:jc w:val="center"/>
              <w:rPr>
                <w:sz w:val="22"/>
                <w:szCs w:val="22"/>
                <w:lang w:val="sr-Cyrl-RS"/>
                <w:rPrChange w:id="8141" w:author="Milan Stojkov" w:date="2026-10-02T11:00:00Z">
                  <w:rPr>
                    <w:sz w:val="22"/>
                    <w:szCs w:val="22"/>
                  </w:rPr>
                </w:rPrChange>
              </w:rPr>
              <w:pPrChange w:id="8140" w:author="Milica Radić" w:date="2026-10-03T21:16:19Z">
                <w:pPr/>
              </w:pPrChange>
            </w:pPr>
            <w:r>
              <w:rPr>
                <w:sz w:val="22"/>
                <w:szCs w:val="22"/>
                <w:lang w:val="sr-Cyrl-RS"/>
                <w:rPrChange w:id="8142" w:author="Milan Stojkov" w:date="2026-10-02T11:00:00Z">
                  <w:rPr>
                    <w:sz w:val="22"/>
                    <w:szCs w:val="22"/>
                  </w:rPr>
                </w:rPrChange>
              </w:rPr>
              <w:t>20</w:t>
            </w:r>
          </w:p>
        </w:tc>
      </w:tr>
      <w:tr w14:paraId="39F5A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143"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143"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144"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C6BE66C">
            <w:pPr>
              <w:jc w:val="center"/>
              <w:rPr>
                <w:sz w:val="22"/>
                <w:szCs w:val="22"/>
                <w:lang w:val="sr-Cyrl-RS"/>
                <w:rPrChange w:id="8146" w:author="Milan Stojkov" w:date="2026-10-02T11:00:00Z">
                  <w:rPr>
                    <w:sz w:val="22"/>
                    <w:szCs w:val="22"/>
                  </w:rPr>
                </w:rPrChange>
              </w:rPr>
              <w:pPrChange w:id="8145" w:author="Milica Radić" w:date="2026-10-03T21:16:19Z">
                <w:pPr/>
              </w:pPrChange>
            </w:pPr>
            <w:r>
              <w:rPr>
                <w:sz w:val="22"/>
                <w:szCs w:val="22"/>
                <w:lang w:val="sr-Cyrl-RS"/>
                <w:rPrChange w:id="8147" w:author="Milan Stojkov" w:date="2026-10-02T11:00:00Z">
                  <w:rPr>
                    <w:sz w:val="22"/>
                    <w:szCs w:val="22"/>
                  </w:rPr>
                </w:rPrChange>
              </w:rPr>
              <w:t>праг оцене идентитета</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148"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273A7B5">
            <w:pPr>
              <w:jc w:val="center"/>
              <w:rPr>
                <w:sz w:val="22"/>
                <w:szCs w:val="22"/>
                <w:lang w:val="sr-Cyrl-RS"/>
                <w:rPrChange w:id="8150" w:author="Milan Stojkov" w:date="2026-10-02T11:00:00Z">
                  <w:rPr>
                    <w:sz w:val="22"/>
                    <w:szCs w:val="22"/>
                  </w:rPr>
                </w:rPrChange>
              </w:rPr>
              <w:pPrChange w:id="8149" w:author="Milica Radić" w:date="2026-10-03T21:16:19Z">
                <w:pPr/>
              </w:pPrChange>
            </w:pPr>
            <w:r>
              <w:rPr>
                <w:sz w:val="22"/>
                <w:szCs w:val="22"/>
                <w:lang w:val="sr-Cyrl-RS"/>
                <w:rPrChange w:id="8151" w:author="Milan Stojkov" w:date="2026-10-02T11:00:00Z">
                  <w:rPr>
                    <w:sz w:val="22"/>
                    <w:szCs w:val="22"/>
                  </w:rPr>
                </w:rPrChange>
              </w:rPr>
              <w:t>0,5</w:t>
            </w:r>
          </w:p>
        </w:tc>
      </w:tr>
      <w:tr w14:paraId="69225E5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152"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152"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153"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05EE564">
            <w:pPr>
              <w:jc w:val="center"/>
              <w:rPr>
                <w:sz w:val="22"/>
                <w:szCs w:val="22"/>
                <w:lang w:val="sr-Cyrl-RS"/>
                <w:rPrChange w:id="8155" w:author="Milan Stojkov" w:date="2026-10-02T11:00:00Z">
                  <w:rPr>
                    <w:sz w:val="22"/>
                    <w:szCs w:val="22"/>
                  </w:rPr>
                </w:rPrChange>
              </w:rPr>
              <w:pPrChange w:id="8154" w:author="Milica Radić" w:date="2026-10-03T21:16:19Z">
                <w:pPr/>
              </w:pPrChange>
            </w:pPr>
            <w:r>
              <w:rPr>
                <w:sz w:val="22"/>
                <w:szCs w:val="22"/>
                <w:lang w:val="sr-Cyrl-RS"/>
                <w:rPrChange w:id="8156" w:author="Milan Stojkov" w:date="2026-10-02T11:00:00Z">
                  <w:rPr>
                    <w:sz w:val="22"/>
                    <w:szCs w:val="22"/>
                  </w:rPr>
                </w:rPrChange>
              </w:rPr>
              <w:t>број група идентитета</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157"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7392FDE0">
            <w:pPr>
              <w:jc w:val="center"/>
              <w:rPr>
                <w:sz w:val="22"/>
                <w:szCs w:val="22"/>
                <w:lang w:val="sr-Cyrl-RS"/>
                <w:rPrChange w:id="8159" w:author="Milan Stojkov" w:date="2026-10-02T11:00:00Z">
                  <w:rPr>
                    <w:sz w:val="22"/>
                    <w:szCs w:val="22"/>
                  </w:rPr>
                </w:rPrChange>
              </w:rPr>
              <w:pPrChange w:id="8158" w:author="Milica Radić" w:date="2026-10-03T21:16:19Z">
                <w:pPr/>
              </w:pPrChange>
            </w:pPr>
            <w:r>
              <w:rPr>
                <w:sz w:val="22"/>
                <w:szCs w:val="22"/>
                <w:lang w:val="sr-Cyrl-RS"/>
                <w:rPrChange w:id="8160" w:author="Milan Stojkov" w:date="2026-10-02T11:00:00Z">
                  <w:rPr>
                    <w:sz w:val="22"/>
                    <w:szCs w:val="22"/>
                  </w:rPr>
                </w:rPrChange>
              </w:rPr>
              <w:t>8</w:t>
            </w:r>
          </w:p>
        </w:tc>
      </w:tr>
      <w:tr w14:paraId="4CC3F7D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161"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161"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162"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689A257">
            <w:pPr>
              <w:jc w:val="center"/>
              <w:rPr>
                <w:sz w:val="22"/>
                <w:szCs w:val="22"/>
                <w:lang w:val="sr-Cyrl-RS"/>
                <w:rPrChange w:id="8164" w:author="Milan Stojkov" w:date="2026-10-02T11:00:00Z">
                  <w:rPr>
                    <w:sz w:val="22"/>
                    <w:szCs w:val="22"/>
                  </w:rPr>
                </w:rPrChange>
              </w:rPr>
              <w:pPrChange w:id="8163" w:author="Milica Radić" w:date="2026-10-03T21:16:19Z">
                <w:pPr/>
              </w:pPrChange>
            </w:pPr>
            <w:r>
              <w:rPr>
                <w:sz w:val="22"/>
                <w:szCs w:val="22"/>
                <w:lang w:val="sr-Cyrl-RS"/>
                <w:rPrChange w:id="8165" w:author="Milan Stojkov" w:date="2026-10-02T11:00:00Z">
                  <w:rPr>
                    <w:sz w:val="22"/>
                    <w:szCs w:val="22"/>
                  </w:rPr>
                </w:rPrChange>
              </w:rPr>
              <w:t>највише суседа из исте групе</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166"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4925DE0A">
            <w:pPr>
              <w:jc w:val="center"/>
              <w:rPr>
                <w:sz w:val="22"/>
                <w:szCs w:val="22"/>
                <w:lang w:val="sr-Cyrl-RS"/>
                <w:rPrChange w:id="8168" w:author="Milan Stojkov" w:date="2026-10-02T11:00:00Z">
                  <w:rPr>
                    <w:sz w:val="22"/>
                    <w:szCs w:val="22"/>
                  </w:rPr>
                </w:rPrChange>
              </w:rPr>
              <w:pPrChange w:id="8167" w:author="Milica Radić" w:date="2026-10-03T21:16:19Z">
                <w:pPr/>
              </w:pPrChange>
            </w:pPr>
            <w:r>
              <w:rPr>
                <w:sz w:val="22"/>
                <w:szCs w:val="22"/>
                <w:lang w:val="sr-Cyrl-RS"/>
                <w:rPrChange w:id="8169" w:author="Milan Stojkov" w:date="2026-10-02T11:00:00Z">
                  <w:rPr>
                    <w:sz w:val="22"/>
                    <w:szCs w:val="22"/>
                  </w:rPr>
                </w:rPrChange>
              </w:rPr>
              <w:t>2</w:t>
            </w:r>
          </w:p>
        </w:tc>
      </w:tr>
      <w:tr w14:paraId="61EACC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170"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170"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171"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50763D3">
            <w:pPr>
              <w:jc w:val="center"/>
              <w:rPr>
                <w:sz w:val="22"/>
                <w:szCs w:val="22"/>
                <w:lang w:val="sr-Cyrl-RS"/>
                <w:rPrChange w:id="8173" w:author="Milan Stojkov" w:date="2026-10-02T11:00:00Z">
                  <w:rPr>
                    <w:sz w:val="22"/>
                    <w:szCs w:val="22"/>
                  </w:rPr>
                </w:rPrChange>
              </w:rPr>
              <w:pPrChange w:id="8172" w:author="Milica Radić" w:date="2026-10-03T21:16:19Z">
                <w:pPr/>
              </w:pPrChange>
            </w:pPr>
            <w:r>
              <w:rPr>
                <w:sz w:val="22"/>
                <w:szCs w:val="22"/>
                <w:lang w:val="sr-Cyrl-RS"/>
                <w:rPrChange w:id="8174" w:author="Milan Stojkov" w:date="2026-10-02T11:00:00Z">
                  <w:rPr>
                    <w:sz w:val="22"/>
                    <w:szCs w:val="22"/>
                  </w:rPr>
                </w:rPrChange>
              </w:rPr>
              <w:t>праг за уклањање неактивног суседа</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175"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78D4707">
            <w:pPr>
              <w:jc w:val="center"/>
              <w:rPr>
                <w:sz w:val="22"/>
                <w:szCs w:val="22"/>
                <w:lang w:val="sr-Cyrl-RS"/>
                <w:rPrChange w:id="8177" w:author="Milan Stojkov" w:date="2026-10-02T11:00:00Z">
                  <w:rPr>
                    <w:sz w:val="22"/>
                    <w:szCs w:val="22"/>
                  </w:rPr>
                </w:rPrChange>
              </w:rPr>
              <w:pPrChange w:id="8176" w:author="Milica Radić" w:date="2026-10-03T21:16:19Z">
                <w:pPr/>
              </w:pPrChange>
            </w:pPr>
            <w:r>
              <w:rPr>
                <w:sz w:val="22"/>
                <w:szCs w:val="22"/>
                <w:lang w:val="sr-Cyrl-RS"/>
                <w:rPrChange w:id="8178" w:author="Milan Stojkov" w:date="2026-10-02T11:00:00Z">
                  <w:rPr>
                    <w:sz w:val="22"/>
                    <w:szCs w:val="22"/>
                  </w:rPr>
                </w:rPrChange>
              </w:rPr>
              <w:t>3 рунде</w:t>
            </w:r>
          </w:p>
        </w:tc>
      </w:tr>
      <w:tr w14:paraId="0621BB5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179"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179"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180"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7ABBFD9">
            <w:pPr>
              <w:jc w:val="center"/>
              <w:rPr>
                <w:sz w:val="22"/>
                <w:szCs w:val="22"/>
                <w:lang w:val="sr-Cyrl-RS"/>
                <w:rPrChange w:id="8182" w:author="Milan Stojkov" w:date="2026-10-02T11:00:00Z">
                  <w:rPr>
                    <w:sz w:val="22"/>
                    <w:szCs w:val="22"/>
                  </w:rPr>
                </w:rPrChange>
              </w:rPr>
              <w:pPrChange w:id="8181" w:author="Milica Radić" w:date="2026-10-03T21:16:19Z">
                <w:pPr/>
              </w:pPrChange>
            </w:pPr>
            <w:r>
              <w:rPr>
                <w:sz w:val="22"/>
                <w:szCs w:val="22"/>
                <w:lang w:val="sr-Cyrl-RS"/>
                <w:rPrChange w:id="8183" w:author="Milan Stojkov" w:date="2026-10-02T11:00:00Z">
                  <w:rPr>
                    <w:sz w:val="22"/>
                    <w:szCs w:val="22"/>
                  </w:rPr>
                </w:rPrChange>
              </w:rPr>
              <w:t>фактор одсецања α</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184"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2EBAB91">
            <w:pPr>
              <w:jc w:val="center"/>
              <w:rPr>
                <w:sz w:val="22"/>
                <w:szCs w:val="22"/>
                <w:lang w:val="sr-Cyrl-RS"/>
                <w:rPrChange w:id="8186" w:author="Milan Stojkov" w:date="2026-10-02T11:00:00Z">
                  <w:rPr>
                    <w:sz w:val="22"/>
                    <w:szCs w:val="22"/>
                  </w:rPr>
                </w:rPrChange>
              </w:rPr>
              <w:pPrChange w:id="8185" w:author="Milica Radić" w:date="2026-10-03T21:16:19Z">
                <w:pPr/>
              </w:pPrChange>
            </w:pPr>
            <w:r>
              <w:rPr>
                <w:sz w:val="22"/>
                <w:szCs w:val="22"/>
                <w:lang w:val="sr-Cyrl-RS"/>
                <w:rPrChange w:id="8187" w:author="Milan Stojkov" w:date="2026-10-02T11:00:00Z">
                  <w:rPr>
                    <w:sz w:val="22"/>
                    <w:szCs w:val="22"/>
                  </w:rPr>
                </w:rPrChange>
              </w:rPr>
              <w:t>0,2</w:t>
            </w:r>
          </w:p>
        </w:tc>
      </w:tr>
      <w:tr w14:paraId="45E1724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188"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188"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189"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71B932D">
            <w:pPr>
              <w:jc w:val="center"/>
              <w:rPr>
                <w:sz w:val="22"/>
                <w:szCs w:val="22"/>
                <w:lang w:val="sr-Cyrl-RS"/>
                <w:rPrChange w:id="8191" w:author="Milan Stojkov" w:date="2026-10-02T11:00:00Z">
                  <w:rPr>
                    <w:sz w:val="22"/>
                    <w:szCs w:val="22"/>
                  </w:rPr>
                </w:rPrChange>
              </w:rPr>
              <w:pPrChange w:id="8190" w:author="Milica Radić" w:date="2026-10-03T21:16:19Z">
                <w:pPr/>
              </w:pPrChange>
            </w:pPr>
            <w:r>
              <w:rPr>
                <w:sz w:val="22"/>
                <w:szCs w:val="22"/>
                <w:lang w:val="sr-Cyrl-RS"/>
                <w:rPrChange w:id="8192" w:author="Milan Stojkov" w:date="2026-10-02T11:00:00Z">
                  <w:rPr>
                    <w:sz w:val="22"/>
                    <w:szCs w:val="22"/>
                  </w:rPr>
                </w:rPrChange>
              </w:rPr>
              <w:t>праг прихватљиве грешке ε</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193"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7E9F824">
            <w:pPr>
              <w:jc w:val="center"/>
              <w:rPr>
                <w:sz w:val="22"/>
                <w:szCs w:val="22"/>
                <w:lang w:val="sr-Cyrl-RS"/>
                <w:rPrChange w:id="8195" w:author="Milan Stojkov" w:date="2026-10-02T11:00:00Z">
                  <w:rPr>
                    <w:sz w:val="22"/>
                    <w:szCs w:val="22"/>
                  </w:rPr>
                </w:rPrChange>
              </w:rPr>
              <w:pPrChange w:id="8194" w:author="Milica Radić" w:date="2026-10-03T21:16:19Z">
                <w:pPr/>
              </w:pPrChange>
            </w:pPr>
            <w:r>
              <w:rPr>
                <w:sz w:val="22"/>
                <w:szCs w:val="22"/>
                <w:lang w:val="sr-Cyrl-RS"/>
                <w:rPrChange w:id="8196" w:author="Milan Stojkov" w:date="2026-10-02T11:00:00Z">
                  <w:rPr>
                    <w:sz w:val="22"/>
                    <w:szCs w:val="22"/>
                  </w:rPr>
                </w:rPrChange>
              </w:rPr>
              <w:t>0,05</w:t>
            </w:r>
          </w:p>
        </w:tc>
      </w:tr>
      <w:tr w14:paraId="1AFAE05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197"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197"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198"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4E977D6">
            <w:pPr>
              <w:jc w:val="center"/>
              <w:rPr>
                <w:sz w:val="22"/>
                <w:szCs w:val="22"/>
                <w:lang w:val="sr-Cyrl-RS"/>
                <w:rPrChange w:id="8200" w:author="Milan Stojkov" w:date="2026-10-02T11:00:00Z">
                  <w:rPr>
                    <w:sz w:val="22"/>
                    <w:szCs w:val="22"/>
                  </w:rPr>
                </w:rPrChange>
              </w:rPr>
              <w:pPrChange w:id="8199" w:author="Milica Radić" w:date="2026-10-03T21:16:19Z">
                <w:pPr/>
              </w:pPrChange>
            </w:pPr>
            <w:r>
              <w:rPr>
                <w:sz w:val="22"/>
                <w:szCs w:val="22"/>
                <w:lang w:val="sr-Cyrl-RS"/>
                <w:rPrChange w:id="8201" w:author="Milan Stojkov" w:date="2026-10-02T11:00:00Z">
                  <w:rPr>
                    <w:sz w:val="22"/>
                    <w:szCs w:val="22"/>
                  </w:rPr>
                </w:rPrChange>
              </w:rPr>
              <w:t>прозор за мерење стабилности</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202"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3BA7447A">
            <w:pPr>
              <w:jc w:val="center"/>
              <w:rPr>
                <w:sz w:val="22"/>
                <w:szCs w:val="22"/>
                <w:lang w:val="sr-Cyrl-RS"/>
                <w:rPrChange w:id="8204" w:author="Milan Stojkov" w:date="2026-10-02T11:00:00Z">
                  <w:rPr>
                    <w:sz w:val="22"/>
                    <w:szCs w:val="22"/>
                  </w:rPr>
                </w:rPrChange>
              </w:rPr>
              <w:pPrChange w:id="8203" w:author="Milica Radić" w:date="2026-10-03T21:16:19Z">
                <w:pPr/>
              </w:pPrChange>
            </w:pPr>
            <w:r>
              <w:rPr>
                <w:sz w:val="22"/>
                <w:szCs w:val="22"/>
                <w:lang w:val="sr-Cyrl-RS"/>
                <w:rPrChange w:id="8205" w:author="Milan Stojkov" w:date="2026-10-02T11:00:00Z">
                  <w:rPr>
                    <w:sz w:val="22"/>
                    <w:szCs w:val="22"/>
                  </w:rPr>
                </w:rPrChange>
              </w:rPr>
              <w:t>рунде 20–50</w:t>
            </w:r>
          </w:p>
        </w:tc>
      </w:tr>
      <w:tr w14:paraId="04B90D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206"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206"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207"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57DA2FB">
            <w:pPr>
              <w:jc w:val="center"/>
              <w:rPr>
                <w:sz w:val="22"/>
                <w:szCs w:val="22"/>
                <w:lang w:val="sr-Cyrl-RS"/>
                <w:rPrChange w:id="8209" w:author="Milan Stojkov" w:date="2026-10-02T11:00:00Z">
                  <w:rPr>
                    <w:sz w:val="22"/>
                    <w:szCs w:val="22"/>
                  </w:rPr>
                </w:rPrChange>
              </w:rPr>
              <w:pPrChange w:id="8208" w:author="Milica Radić" w:date="2026-10-03T21:16:19Z">
                <w:pPr/>
              </w:pPrChange>
            </w:pPr>
            <w:r>
              <w:rPr>
                <w:sz w:val="22"/>
                <w:szCs w:val="22"/>
                <w:lang w:val="sr-Cyrl-RS"/>
                <w:rPrChange w:id="8210" w:author="Milan Stojkov" w:date="2026-10-02T11:00:00Z">
                  <w:rPr>
                    <w:sz w:val="22"/>
                    <w:szCs w:val="22"/>
                  </w:rPr>
                </w:rPrChange>
              </w:rPr>
              <w:t>опсег локалних вредности</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211"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FE23932">
            <w:pPr>
              <w:jc w:val="center"/>
              <w:rPr>
                <w:sz w:val="22"/>
                <w:szCs w:val="22"/>
                <w:lang w:val="sr-Cyrl-RS"/>
                <w:rPrChange w:id="8213" w:author="Milan Stojkov" w:date="2026-10-02T11:00:00Z">
                  <w:rPr>
                    <w:sz w:val="22"/>
                    <w:szCs w:val="22"/>
                  </w:rPr>
                </w:rPrChange>
              </w:rPr>
              <w:pPrChange w:id="8212" w:author="Milica Radić" w:date="2026-10-03T21:16:19Z">
                <w:pPr/>
              </w:pPrChange>
            </w:pPr>
            <w:r>
              <w:rPr>
                <w:sz w:val="22"/>
                <w:szCs w:val="22"/>
                <w:lang w:val="sr-Cyrl-RS"/>
                <w:rPrChange w:id="8214" w:author="Milan Stojkov" w:date="2026-10-02T11:00:00Z">
                  <w:rPr>
                    <w:sz w:val="22"/>
                    <w:szCs w:val="22"/>
                  </w:rPr>
                </w:rPrChange>
              </w:rPr>
              <w:t>50–150</w:t>
            </w:r>
          </w:p>
        </w:tc>
      </w:tr>
      <w:tr w14:paraId="6EA657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215"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215"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216"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A5A0F5B">
            <w:pPr>
              <w:jc w:val="center"/>
              <w:rPr>
                <w:sz w:val="22"/>
                <w:szCs w:val="22"/>
                <w:lang w:val="sr-Cyrl-RS"/>
                <w:rPrChange w:id="8218" w:author="Milan Stojkov" w:date="2026-10-02T11:00:00Z">
                  <w:rPr>
                    <w:sz w:val="22"/>
                    <w:szCs w:val="22"/>
                  </w:rPr>
                </w:rPrChange>
              </w:rPr>
              <w:pPrChange w:id="8217" w:author="Milica Radić" w:date="2026-10-03T21:16:19Z">
                <w:pPr/>
              </w:pPrChange>
            </w:pPr>
            <w:r>
              <w:rPr>
                <w:sz w:val="22"/>
                <w:szCs w:val="22"/>
                <w:lang w:val="sr-Cyrl-RS"/>
                <w:rPrChange w:id="8219" w:author="Milan Stojkov" w:date="2026-10-02T11:00:00Z">
                  <w:rPr>
                    <w:sz w:val="22"/>
                    <w:szCs w:val="22"/>
                  </w:rPr>
                </w:rPrChange>
              </w:rPr>
              <w:t>број честитих кандидата по рунди</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220"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7C0BE03C">
            <w:pPr>
              <w:jc w:val="center"/>
              <w:rPr>
                <w:sz w:val="22"/>
                <w:szCs w:val="22"/>
                <w:lang w:val="sr-Cyrl-RS"/>
                <w:rPrChange w:id="8222" w:author="Milan Stojkov" w:date="2026-10-02T11:00:00Z">
                  <w:rPr>
                    <w:sz w:val="22"/>
                    <w:szCs w:val="22"/>
                  </w:rPr>
                </w:rPrChange>
              </w:rPr>
              <w:pPrChange w:id="8221" w:author="Milica Radić" w:date="2026-10-03T21:16:19Z">
                <w:pPr/>
              </w:pPrChange>
            </w:pPr>
            <w:r>
              <w:rPr>
                <w:sz w:val="22"/>
                <w:szCs w:val="22"/>
                <w:lang w:val="sr-Cyrl-RS"/>
                <w:rPrChange w:id="8223" w:author="Milan Stojkov" w:date="2026-10-02T11:00:00Z">
                  <w:rPr>
                    <w:sz w:val="22"/>
                    <w:szCs w:val="22"/>
                  </w:rPr>
                </w:rPrChange>
              </w:rPr>
              <w:t>2</w:t>
            </w:r>
          </w:p>
        </w:tc>
      </w:tr>
      <w:tr w14:paraId="3852293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224"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224"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225"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E6E4362">
            <w:pPr>
              <w:jc w:val="center"/>
              <w:rPr>
                <w:sz w:val="22"/>
                <w:szCs w:val="22"/>
                <w:lang w:val="sr-Cyrl-RS"/>
                <w:rPrChange w:id="8227" w:author="Milan Stojkov" w:date="2026-10-02T11:00:00Z">
                  <w:rPr>
                    <w:sz w:val="22"/>
                    <w:szCs w:val="22"/>
                  </w:rPr>
                </w:rPrChange>
              </w:rPr>
              <w:pPrChange w:id="8226" w:author="Milica Radić" w:date="2026-10-03T21:16:19Z">
                <w:pPr/>
              </w:pPrChange>
            </w:pPr>
            <w:r>
              <w:rPr>
                <w:sz w:val="22"/>
                <w:szCs w:val="22"/>
                <w:lang w:val="sr-Cyrl-RS"/>
                <w:rPrChange w:id="8228" w:author="Milan Stojkov" w:date="2026-10-02T11:00:00Z">
                  <w:rPr>
                    <w:sz w:val="22"/>
                    <w:szCs w:val="22"/>
                  </w:rPr>
                </w:rPrChange>
              </w:rPr>
              <w:t>вредност коју емитује координисани напад</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229"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71C00A8">
            <w:pPr>
              <w:jc w:val="center"/>
              <w:rPr>
                <w:sz w:val="22"/>
                <w:szCs w:val="22"/>
                <w:lang w:val="sr-Cyrl-RS"/>
                <w:rPrChange w:id="8231" w:author="Milan Stojkov" w:date="2026-10-02T11:00:00Z">
                  <w:rPr>
                    <w:sz w:val="22"/>
                    <w:szCs w:val="22"/>
                  </w:rPr>
                </w:rPrChange>
              </w:rPr>
              <w:pPrChange w:id="8230" w:author="Milica Radić" w:date="2026-10-03T21:16:19Z">
                <w:pPr/>
              </w:pPrChange>
            </w:pPr>
            <w:r>
              <w:rPr>
                <w:sz w:val="22"/>
                <w:szCs w:val="22"/>
                <w:lang w:val="sr-Cyrl-RS"/>
                <w:rPrChange w:id="8232" w:author="Milan Stojkov" w:date="2026-10-02T11:00:00Z">
                  <w:rPr>
                    <w:sz w:val="22"/>
                    <w:szCs w:val="22"/>
                  </w:rPr>
                </w:rPrChange>
              </w:rPr>
              <w:t>200,0</w:t>
            </w:r>
          </w:p>
        </w:tc>
      </w:tr>
      <w:tr w14:paraId="097A12D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233"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233" w:author="Milica Radić" w:date="2026-10-03T21:16:19Z">
            <w:trPr>
              <w:jc w:val="center"/>
            </w:trPr>
          </w:trPrChange>
        </w:trPr>
        <w:tc>
          <w:tcPr>
            <w:tcW w:w="3136"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234" w:author="Milica Radić" w:date="2026-10-03T21:16:19Z">
              <w:tcPr>
                <w:tcW w:w="539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302EF74">
            <w:pPr>
              <w:jc w:val="center"/>
              <w:rPr>
                <w:sz w:val="22"/>
                <w:szCs w:val="22"/>
                <w:lang w:val="sr-Cyrl-RS"/>
                <w:rPrChange w:id="8236" w:author="Milan Stojkov" w:date="2026-10-02T11:00:00Z">
                  <w:rPr>
                    <w:sz w:val="22"/>
                    <w:szCs w:val="22"/>
                  </w:rPr>
                </w:rPrChange>
              </w:rPr>
              <w:pPrChange w:id="8235" w:author="Milica Radić" w:date="2026-10-03T21:16:19Z">
                <w:pPr/>
              </w:pPrChange>
            </w:pPr>
            <w:r>
              <w:rPr>
                <w:sz w:val="22"/>
                <w:szCs w:val="22"/>
                <w:lang w:val="sr-Cyrl-RS"/>
                <w:rPrChange w:id="8237" w:author="Milan Stojkov" w:date="2026-10-02T11:00:00Z">
                  <w:rPr>
                    <w:sz w:val="22"/>
                    <w:szCs w:val="22"/>
                  </w:rPr>
                </w:rPrChange>
              </w:rPr>
              <w:t>помак екстремног напада</w:t>
            </w:r>
          </w:p>
        </w:tc>
        <w:tc>
          <w:tcPr>
            <w:tcW w:w="1863"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238" w:author="Milica Radić" w:date="2026-10-03T21:16:19Z">
              <w:tcPr>
                <w:tcW w:w="320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2A906E3">
            <w:pPr>
              <w:jc w:val="center"/>
              <w:rPr>
                <w:sz w:val="22"/>
                <w:szCs w:val="22"/>
                <w:lang w:val="sr-Cyrl-RS"/>
                <w:rPrChange w:id="8240" w:author="Milan Stojkov" w:date="2026-10-02T11:00:00Z">
                  <w:rPr>
                    <w:sz w:val="22"/>
                    <w:szCs w:val="22"/>
                  </w:rPr>
                </w:rPrChange>
              </w:rPr>
              <w:pPrChange w:id="8239" w:author="Milica Radić" w:date="2026-10-03T21:16:19Z">
                <w:pPr/>
              </w:pPrChange>
            </w:pPr>
            <w:r>
              <w:rPr>
                <w:sz w:val="22"/>
                <w:szCs w:val="22"/>
                <w:lang w:val="sr-Cyrl-RS"/>
                <w:rPrChange w:id="8241" w:author="Milan Stojkov" w:date="2026-10-02T11:00:00Z">
                  <w:rPr>
                    <w:sz w:val="22"/>
                    <w:szCs w:val="22"/>
                  </w:rPr>
                </w:rPrChange>
              </w:rPr>
              <w:t>1000,0</w:t>
            </w:r>
          </w:p>
        </w:tc>
      </w:tr>
      <w:tr w14:paraId="4A65AA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242" w:author="Milica Radić" w:date="2026-10-03T21:16:1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8242" w:author="Milica Radić" w:date="2026-10-03T21:16:19Z">
            <w:trPr>
              <w:jc w:val="center"/>
            </w:trPr>
          </w:trPrChange>
        </w:trPr>
        <w:tc>
          <w:tcPr>
            <w:tcW w:w="3136" w:type="pct"/>
            <w:tcBorders>
              <w:top w:val="single" w:color="000000" w:sz="4" w:space="0"/>
              <w:right w:val="single" w:color="000000" w:sz="4" w:space="0"/>
            </w:tcBorders>
            <w:tcMar>
              <w:top w:w="15" w:type="dxa"/>
              <w:left w:w="15" w:type="dxa"/>
              <w:bottom w:w="15" w:type="dxa"/>
              <w:right w:w="15" w:type="dxa"/>
            </w:tcMar>
            <w:vAlign w:val="center"/>
            <w:tcPrChange w:id="8243" w:author="Milica Radić" w:date="2026-10-03T21:16:19Z">
              <w:tcPr>
                <w:tcW w:w="5399" w:type="dxa"/>
                <w:tcBorders>
                  <w:top w:val="single" w:color="000000" w:sz="4" w:space="0"/>
                  <w:right w:val="single" w:color="000000" w:sz="4" w:space="0"/>
                </w:tcBorders>
                <w:tcMar>
                  <w:top w:w="15" w:type="dxa"/>
                  <w:left w:w="15" w:type="dxa"/>
                  <w:bottom w:w="15" w:type="dxa"/>
                  <w:right w:w="15" w:type="dxa"/>
                </w:tcMar>
                <w:vAlign w:val="center"/>
              </w:tcPr>
            </w:tcPrChange>
          </w:tcPr>
          <w:p w14:paraId="2B30F2C2">
            <w:pPr>
              <w:jc w:val="center"/>
              <w:rPr>
                <w:sz w:val="22"/>
                <w:szCs w:val="22"/>
                <w:lang w:val="sr-Cyrl-RS"/>
                <w:rPrChange w:id="8245" w:author="Milan Stojkov" w:date="2026-10-02T11:00:00Z">
                  <w:rPr>
                    <w:sz w:val="22"/>
                    <w:szCs w:val="22"/>
                  </w:rPr>
                </w:rPrChange>
              </w:rPr>
              <w:pPrChange w:id="8244" w:author="Milica Radić" w:date="2026-10-03T21:16:19Z">
                <w:pPr/>
              </w:pPrChange>
            </w:pPr>
            <w:r>
              <w:rPr>
                <w:sz w:val="22"/>
                <w:szCs w:val="22"/>
                <w:lang w:val="sr-Cyrl-RS"/>
                <w:rPrChange w:id="8246" w:author="Milan Stojkov" w:date="2026-10-02T11:00:00Z">
                  <w:rPr>
                    <w:sz w:val="22"/>
                    <w:szCs w:val="22"/>
                  </w:rPr>
                </w:rPrChange>
              </w:rPr>
              <w:t>помак благо помереног напада</w:t>
            </w:r>
          </w:p>
        </w:tc>
        <w:tc>
          <w:tcPr>
            <w:tcW w:w="1863" w:type="pct"/>
            <w:tcBorders>
              <w:top w:val="single" w:color="000000" w:sz="4" w:space="0"/>
              <w:left w:val="single" w:color="000000" w:sz="4" w:space="0"/>
            </w:tcBorders>
            <w:tcMar>
              <w:top w:w="15" w:type="dxa"/>
              <w:left w:w="15" w:type="dxa"/>
              <w:bottom w:w="15" w:type="dxa"/>
              <w:right w:w="15" w:type="dxa"/>
            </w:tcMar>
            <w:vAlign w:val="center"/>
            <w:tcPrChange w:id="8247" w:author="Milica Radić" w:date="2026-10-03T21:16:19Z">
              <w:tcPr>
                <w:tcW w:w="3207" w:type="dxa"/>
                <w:tcBorders>
                  <w:top w:val="single" w:color="000000" w:sz="4" w:space="0"/>
                  <w:left w:val="single" w:color="000000" w:sz="4" w:space="0"/>
                </w:tcBorders>
                <w:tcMar>
                  <w:top w:w="15" w:type="dxa"/>
                  <w:left w:w="15" w:type="dxa"/>
                  <w:bottom w:w="15" w:type="dxa"/>
                  <w:right w:w="15" w:type="dxa"/>
                </w:tcMar>
                <w:vAlign w:val="center"/>
              </w:tcPr>
            </w:tcPrChange>
          </w:tcPr>
          <w:p w14:paraId="0FDDC89B">
            <w:pPr>
              <w:jc w:val="center"/>
              <w:rPr>
                <w:sz w:val="22"/>
                <w:szCs w:val="22"/>
                <w:lang w:val="sr-Cyrl-RS"/>
                <w:rPrChange w:id="8249" w:author="Milan Stojkov" w:date="2026-10-02T11:00:00Z">
                  <w:rPr>
                    <w:sz w:val="22"/>
                    <w:szCs w:val="22"/>
                  </w:rPr>
                </w:rPrChange>
              </w:rPr>
              <w:pPrChange w:id="8248" w:author="Milica Radić" w:date="2026-10-03T21:16:19Z">
                <w:pPr/>
              </w:pPrChange>
            </w:pPr>
            <w:r>
              <w:rPr>
                <w:sz w:val="22"/>
                <w:szCs w:val="22"/>
                <w:lang w:val="sr-Cyrl-RS"/>
                <w:rPrChange w:id="8250" w:author="Milan Stojkov" w:date="2026-10-02T11:00:00Z">
                  <w:rPr>
                    <w:sz w:val="22"/>
                    <w:szCs w:val="22"/>
                  </w:rPr>
                </w:rPrChange>
              </w:rPr>
              <w:t>5,0</w:t>
            </w:r>
          </w:p>
        </w:tc>
      </w:tr>
    </w:tbl>
    <w:p w14:paraId="3954ED7B">
      <w:pPr>
        <w:pStyle w:val="3"/>
        <w:ind w:left="0" w:firstLine="0"/>
        <w:jc w:val="both"/>
        <w:rPr>
          <w:rFonts w:ascii="Times New Roman" w:hAnsi="Times New Roman" w:eastAsia="Times New Roman" w:cs="Times New Roman"/>
          <w:color w:val="000000"/>
          <w:lang w:val="sr-Cyrl-RS"/>
          <w:rPrChange w:id="8251" w:author="Milan Stojkov" w:date="2026-10-02T11:00:00Z">
            <w:rPr>
              <w:rFonts w:ascii="Times New Roman" w:hAnsi="Times New Roman" w:eastAsia="Times New Roman" w:cs="Times New Roman"/>
              <w:color w:val="000000"/>
            </w:rPr>
          </w:rPrChange>
        </w:rPr>
      </w:pPr>
      <w:bookmarkStart w:id="90" w:name="_Toc19942"/>
      <w:bookmarkStart w:id="91" w:name="_Toc10542"/>
      <w:r>
        <w:rPr>
          <w:rFonts w:ascii="Times New Roman" w:hAnsi="Times New Roman" w:eastAsia="Times New Roman" w:cs="Times New Roman"/>
          <w:color w:val="000000"/>
          <w:lang w:val="sr-Cyrl-RS"/>
          <w:rPrChange w:id="8252" w:author="Milan Stojkov" w:date="2026-10-02T11:00:00Z">
            <w:rPr>
              <w:rFonts w:ascii="Times New Roman" w:hAnsi="Times New Roman" w:eastAsia="Times New Roman" w:cs="Times New Roman"/>
              <w:color w:val="000000"/>
            </w:rPr>
          </w:rPrChange>
        </w:rPr>
        <w:t>6.3. Метрике</w:t>
      </w:r>
      <w:bookmarkEnd w:id="90"/>
      <w:bookmarkEnd w:id="91"/>
    </w:p>
    <w:p w14:paraId="0A275E14">
      <w:pPr>
        <w:ind w:firstLine="360"/>
        <w:jc w:val="both"/>
        <w:rPr>
          <w:ins w:id="8253" w:author="Milica Radić" w:date="2026-10-03T19:19:12Z"/>
          <w:rFonts w:hint="default"/>
          <w:color w:val="000000"/>
          <w:sz w:val="22"/>
          <w:szCs w:val="22"/>
          <w:lang w:val="sr-Cyrl-RS"/>
        </w:rPr>
      </w:pPr>
      <w:r>
        <w:rPr>
          <w:color w:val="000000"/>
          <w:sz w:val="22"/>
          <w:szCs w:val="22"/>
          <w:lang w:val="sr-Cyrl-RS"/>
          <w:rPrChange w:id="8254" w:author="Milan Stojkov" w:date="2026-10-02T11:00:00Z">
            <w:rPr>
              <w:color w:val="000000"/>
              <w:sz w:val="22"/>
              <w:szCs w:val="22"/>
            </w:rPr>
          </w:rPrChange>
        </w:rPr>
        <w:t>Мере су подељене у четири групе: тачност, отпорност структуре, стабилност и комуникациони трошак.</w:t>
      </w:r>
      <w:ins w:id="8255" w:author="Milica Radić" w:date="2026-10-03T19:16:15Z">
        <w:r>
          <w:rPr>
            <w:rFonts w:hint="default"/>
            <w:color w:val="000000"/>
            <w:sz w:val="22"/>
            <w:szCs w:val="22"/>
            <w:lang w:val="sr-Cyrl-RS"/>
          </w:rPr>
          <w:t xml:space="preserve"> </w:t>
        </w:r>
      </w:ins>
      <w:ins w:id="8256" w:author="Milica Radić" w:date="2026-10-03T19:16:11Z">
        <w:r>
          <w:rPr>
            <w:rFonts w:hint="default"/>
            <w:color w:val="000000"/>
            <w:sz w:val="22"/>
            <w:szCs w:val="22"/>
            <w:lang w:val="sr-Cyrl-RS"/>
          </w:rPr>
          <w:t>Преглед метрика за евалуацију са њиховим формулама и значењем дат је у Табели 6.4.</w:t>
        </w:r>
      </w:ins>
    </w:p>
    <w:p w14:paraId="0007B984">
      <w:pPr>
        <w:ind w:firstLine="0"/>
        <w:jc w:val="left"/>
        <w:rPr>
          <w:ins w:id="8258" w:author="Milica Radić" w:date="2026-10-03T19:19:56Z"/>
          <w:color w:val="000000"/>
          <w:sz w:val="22"/>
          <w:szCs w:val="22"/>
          <w:lang w:val="sr-Cyrl-RS"/>
        </w:rPr>
        <w:pPrChange w:id="8257" w:author="Milica Radić" w:date="2026-10-03T19:19:56Z">
          <w:pPr>
            <w:ind w:firstLine="360"/>
            <w:jc w:val="both"/>
          </w:pPr>
        </w:pPrChange>
      </w:pPr>
      <w:ins w:id="8259" w:author="Milica Radić" w:date="2026-10-03T19:19:56Z">
        <w:r>
          <w:rPr>
            <w:color w:val="000000"/>
            <w:sz w:val="22"/>
            <w:szCs w:val="22"/>
            <w:lang w:val="sr-Cyrl-RS"/>
          </w:rPr>
          <w:br w:type="page"/>
        </w:r>
      </w:ins>
    </w:p>
    <w:p w14:paraId="25E08155">
      <w:pPr>
        <w:ind w:firstLine="360"/>
        <w:jc w:val="both"/>
        <w:rPr>
          <w:del w:id="8260" w:author="Milica Radić" w:date="2026-10-03T19:19:57Z"/>
          <w:color w:val="000000"/>
          <w:sz w:val="22"/>
          <w:szCs w:val="22"/>
          <w:lang w:val="sr-Cyrl-RS"/>
          <w:rPrChange w:id="8261" w:author="Milan Stojkov" w:date="2026-10-02T11:00:00Z">
            <w:rPr>
              <w:del w:id="8262" w:author="Milica Radić" w:date="2026-10-03T19:19:57Z"/>
              <w:color w:val="000000"/>
              <w:sz w:val="22"/>
              <w:szCs w:val="22"/>
            </w:rPr>
          </w:rPrChange>
        </w:rPr>
      </w:pPr>
    </w:p>
    <w:p w14:paraId="2350E94D">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8263" w:author="Milan Stojkov" w:date="2026-10-02T11:00:00Z">
            <w:rPr>
              <w:i/>
              <w:iCs/>
              <w:color w:val="000000"/>
              <w:sz w:val="20"/>
              <w:szCs w:val="20"/>
            </w:rPr>
          </w:rPrChange>
        </w:rPr>
      </w:pPr>
      <w:r>
        <w:rPr>
          <w:i/>
          <w:iCs/>
          <w:color w:val="000000"/>
          <w:sz w:val="20"/>
          <w:szCs w:val="20"/>
          <w:lang w:val="sr-Cyrl-RS"/>
          <w:rPrChange w:id="8264" w:author="Milan Stojkov" w:date="2026-10-02T11:00:00Z">
            <w:rPr>
              <w:i/>
              <w:iCs/>
              <w:color w:val="000000"/>
              <w:sz w:val="20"/>
              <w:szCs w:val="20"/>
            </w:rPr>
          </w:rPrChange>
        </w:rPr>
        <w:t>Табела 6.4 - Метрике за евалуацију</w:t>
      </w:r>
    </w:p>
    <w:tbl>
      <w:tblPr>
        <w:tblStyle w:val="83"/>
        <w:tblW w:w="4998"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8265" w:author="Milica Radić" w:date="2026-10-03T20:28:21Z">
          <w:tblPr>
            <w:tblStyle w:val="83"/>
            <w:tblW w:w="860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1742"/>
        <w:gridCol w:w="4296"/>
        <w:gridCol w:w="1808"/>
        <w:tblGridChange w:id="8266">
          <w:tblGrid>
            <w:gridCol w:w="1913"/>
            <w:gridCol w:w="4709"/>
            <w:gridCol w:w="1983"/>
          </w:tblGrid>
        </w:tblGridChange>
      </w:tblGrid>
      <w:tr w14:paraId="7C29601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267" w:author="Milica Radić" w:date="2026-10-03T20:28: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trPrChange w:id="8267" w:author="Milica Radić" w:date="2026-10-03T20:28:21Z">
            <w:trPr>
              <w:tblHeader/>
            </w:trPr>
          </w:trPrChange>
        </w:trPr>
        <w:tc>
          <w:tcPr>
            <w:tcW w:w="1110" w:type="pct"/>
            <w:tcBorders>
              <w:bottom w:val="single" w:color="000000" w:sz="4" w:space="0"/>
              <w:right w:val="single" w:color="000000" w:sz="4" w:space="0"/>
            </w:tcBorders>
            <w:tcMar>
              <w:top w:w="15" w:type="dxa"/>
              <w:left w:w="15" w:type="dxa"/>
              <w:bottom w:w="15" w:type="dxa"/>
              <w:right w:w="15" w:type="dxa"/>
            </w:tcMar>
            <w:vAlign w:val="center"/>
            <w:tcPrChange w:id="8268" w:author="Milica Radić" w:date="2026-10-03T20:28:21Z">
              <w:tcPr>
                <w:tcW w:w="1913" w:type="dxa"/>
                <w:tcBorders>
                  <w:bottom w:val="single" w:color="000000" w:sz="4" w:space="0"/>
                  <w:right w:val="single" w:color="000000" w:sz="4" w:space="0"/>
                </w:tcBorders>
                <w:tcMar>
                  <w:top w:w="15" w:type="dxa"/>
                  <w:left w:w="15" w:type="dxa"/>
                  <w:bottom w:w="15" w:type="dxa"/>
                  <w:right w:w="15" w:type="dxa"/>
                </w:tcMar>
                <w:vAlign w:val="center"/>
              </w:tcPr>
            </w:tcPrChange>
          </w:tcPr>
          <w:p w14:paraId="7213061D">
            <w:pPr>
              <w:jc w:val="center"/>
              <w:rPr>
                <w:b/>
                <w:bCs/>
                <w:sz w:val="22"/>
                <w:szCs w:val="22"/>
                <w:lang w:val="sr-Cyrl-RS"/>
                <w:rPrChange w:id="8269" w:author="Milan Stojkov" w:date="2026-10-02T11:00:00Z">
                  <w:rPr>
                    <w:b/>
                    <w:bCs/>
                    <w:sz w:val="22"/>
                    <w:szCs w:val="22"/>
                  </w:rPr>
                </w:rPrChange>
              </w:rPr>
            </w:pPr>
            <w:r>
              <w:rPr>
                <w:b/>
                <w:bCs/>
                <w:sz w:val="22"/>
                <w:szCs w:val="22"/>
                <w:lang w:val="sr-Cyrl-RS"/>
                <w:rPrChange w:id="8270" w:author="Milan Stojkov" w:date="2026-10-02T11:00:00Z">
                  <w:rPr>
                    <w:b/>
                    <w:bCs/>
                    <w:sz w:val="22"/>
                    <w:szCs w:val="22"/>
                  </w:rPr>
                </w:rPrChange>
              </w:rPr>
              <w:t>Мера</w:t>
            </w:r>
          </w:p>
        </w:tc>
        <w:tc>
          <w:tcPr>
            <w:tcW w:w="2737"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8271" w:author="Milica Radić" w:date="2026-10-03T20:28:21Z">
              <w:tcPr>
                <w:tcW w:w="4709"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EDE69E3">
            <w:pPr>
              <w:jc w:val="center"/>
              <w:rPr>
                <w:b/>
                <w:bCs/>
                <w:sz w:val="22"/>
                <w:szCs w:val="22"/>
                <w:lang w:val="sr-Cyrl-RS"/>
                <w:rPrChange w:id="8272" w:author="Milan Stojkov" w:date="2026-10-02T11:00:00Z">
                  <w:rPr>
                    <w:b/>
                    <w:bCs/>
                    <w:sz w:val="22"/>
                    <w:szCs w:val="22"/>
                  </w:rPr>
                </w:rPrChange>
              </w:rPr>
            </w:pPr>
            <w:r>
              <w:rPr>
                <w:b/>
                <w:bCs/>
                <w:sz w:val="22"/>
                <w:szCs w:val="22"/>
                <w:lang w:val="sr-Cyrl-RS"/>
                <w:rPrChange w:id="8273" w:author="Milan Stojkov" w:date="2026-10-02T11:00:00Z">
                  <w:rPr>
                    <w:b/>
                    <w:bCs/>
                    <w:sz w:val="22"/>
                    <w:szCs w:val="22"/>
                  </w:rPr>
                </w:rPrChange>
              </w:rPr>
              <w:t>Формула</w:t>
            </w:r>
          </w:p>
        </w:tc>
        <w:tc>
          <w:tcPr>
            <w:tcW w:w="1152" w:type="pct"/>
            <w:tcBorders>
              <w:left w:val="single" w:color="000000" w:sz="4" w:space="0"/>
              <w:bottom w:val="single" w:color="000000" w:sz="4" w:space="0"/>
            </w:tcBorders>
            <w:tcMar>
              <w:top w:w="15" w:type="dxa"/>
              <w:left w:w="15" w:type="dxa"/>
              <w:bottom w:w="15" w:type="dxa"/>
              <w:right w:w="15" w:type="dxa"/>
            </w:tcMar>
            <w:vAlign w:val="center"/>
            <w:tcPrChange w:id="8274" w:author="Milica Radić" w:date="2026-10-03T20:28:21Z">
              <w:tcPr>
                <w:tcW w:w="1983" w:type="dxa"/>
                <w:tcBorders>
                  <w:left w:val="single" w:color="000000" w:sz="4" w:space="0"/>
                  <w:bottom w:val="single" w:color="000000" w:sz="4" w:space="0"/>
                </w:tcBorders>
                <w:tcMar>
                  <w:top w:w="15" w:type="dxa"/>
                  <w:left w:w="15" w:type="dxa"/>
                  <w:bottom w:w="15" w:type="dxa"/>
                  <w:right w:w="15" w:type="dxa"/>
                </w:tcMar>
                <w:vAlign w:val="center"/>
              </w:tcPr>
            </w:tcPrChange>
          </w:tcPr>
          <w:p w14:paraId="15912446">
            <w:pPr>
              <w:jc w:val="center"/>
              <w:rPr>
                <w:b/>
                <w:bCs/>
                <w:sz w:val="22"/>
                <w:szCs w:val="22"/>
                <w:lang w:val="sr-Cyrl-RS"/>
                <w:rPrChange w:id="8275" w:author="Milan Stojkov" w:date="2026-10-02T11:00:00Z">
                  <w:rPr>
                    <w:b/>
                    <w:bCs/>
                    <w:sz w:val="22"/>
                    <w:szCs w:val="22"/>
                  </w:rPr>
                </w:rPrChange>
              </w:rPr>
            </w:pPr>
            <w:r>
              <w:rPr>
                <w:b/>
                <w:bCs/>
                <w:sz w:val="22"/>
                <w:szCs w:val="22"/>
                <w:lang w:val="sr-Cyrl-RS"/>
                <w:rPrChange w:id="8276" w:author="Milan Stojkov" w:date="2026-10-02T11:00:00Z">
                  <w:rPr>
                    <w:b/>
                    <w:bCs/>
                    <w:sz w:val="22"/>
                    <w:szCs w:val="22"/>
                  </w:rPr>
                </w:rPrChange>
              </w:rPr>
              <w:t>Шта показује</w:t>
            </w:r>
          </w:p>
        </w:tc>
      </w:tr>
      <w:tr w14:paraId="3E16B4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277" w:author="Milica Radić" w:date="2026-10-03T20:28: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11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278" w:author="Milica Radić" w:date="2026-10-03T20:28:21Z">
              <w:tcPr>
                <w:tcW w:w="1913"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A58BB02">
            <w:pPr>
              <w:jc w:val="center"/>
              <w:rPr>
                <w:sz w:val="22"/>
                <w:szCs w:val="22"/>
                <w:lang w:val="sr-Cyrl-RS"/>
                <w:rPrChange w:id="8279" w:author="Milan Stojkov" w:date="2026-10-02T11:00:00Z">
                  <w:rPr>
                    <w:sz w:val="22"/>
                    <w:szCs w:val="22"/>
                  </w:rPr>
                </w:rPrChange>
              </w:rPr>
            </w:pPr>
            <w:r>
              <w:rPr>
                <w:sz w:val="22"/>
                <w:szCs w:val="22"/>
                <w:lang w:val="sr-Cyrl-RS"/>
                <w:rPrChange w:id="8280" w:author="Milan Stojkov" w:date="2026-10-02T11:00:00Z">
                  <w:rPr>
                    <w:sz w:val="22"/>
                    <w:szCs w:val="22"/>
                  </w:rPr>
                </w:rPrChange>
              </w:rPr>
              <w:t>Релативна грешка агрегације</w:t>
            </w:r>
          </w:p>
        </w:tc>
        <w:tc>
          <w:tcPr>
            <w:tcW w:w="273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281" w:author="Milica Radić" w:date="2026-10-03T20:28:21Z">
              <w:tcPr>
                <w:tcW w:w="4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90B156B">
            <w:pPr>
              <w:jc w:val="center"/>
              <w:rPr>
                <w:rFonts w:ascii="Cambria Math" w:hAnsi="Cambria Math" w:eastAsia="Cambria Math" w:cs="Cambria Math"/>
                <w:color w:val="000000"/>
                <w:sz w:val="22"/>
                <w:szCs w:val="22"/>
                <w:lang w:val="sr-Cyrl-RS"/>
                <w:rPrChange w:id="8282" w:author="Milan Stojkov" w:date="2026-10-02T11:00:00Z">
                  <w:rPr>
                    <w:rFonts w:ascii="Cambria Math" w:hAnsi="Cambria Math" w:eastAsia="Cambria Math" w:cs="Cambria Math"/>
                    <w:color w:val="000000"/>
                    <w:sz w:val="22"/>
                    <w:szCs w:val="22"/>
                  </w:rPr>
                </w:rPrChange>
              </w:rPr>
            </w:pPr>
            <m:oMathPara>
              <m:oMath>
                <m:sSubSup>
                  <m:sSubSupPr>
                    <m:ctrlPr>
                      <w:rPr>
                        <w:rFonts w:ascii="Cambria Math" w:hAnsi="Cambria Math" w:eastAsia="Cambria Math" w:cs="Cambria Math"/>
                        <w:sz w:val="22"/>
                        <w:szCs w:val="22"/>
                        <w:lang w:val="sr-Cyrl-RS"/>
                      </w:rPr>
                    </m:ctrlPr>
                  </m:sSubSupPr>
                  <m:e>
                    <m:r>
                      <m:rPr/>
                      <w:rPr>
                        <w:rFonts w:ascii="Cambria Math" w:hAnsi="Cambria Math" w:eastAsia="Cambria Math" w:cs="Cambria Math"/>
                        <w:sz w:val="22"/>
                        <w:szCs w:val="22"/>
                        <w:lang w:val="sr-Cyrl-RS"/>
                        <w:rPrChange w:id="8283" w:author="Milan Stojkov" w:date="2026-10-02T11:00:00Z">
                          <w:rPr>
                            <w:rFonts w:ascii="Cambria Math" w:hAnsi="Cambria Math" w:eastAsia="Cambria Math" w:cs="Cambria Math"/>
                            <w:sz w:val="22"/>
                            <w:szCs w:val="22"/>
                          </w:rPr>
                        </w:rPrChange>
                      </w:rPr>
                      <m:t>E</m:t>
                    </m:r>
                    <m:ctrlPr>
                      <w:rPr>
                        <w:rFonts w:ascii="Cambria Math" w:hAnsi="Cambria Math" w:eastAsia="Cambria Math" w:cs="Cambria Math"/>
                        <w:sz w:val="22"/>
                        <w:szCs w:val="22"/>
                        <w:lang w:val="sr-Cyrl-RS"/>
                      </w:rPr>
                    </m:ctrlPr>
                  </m:e>
                  <m:sub>
                    <m:r>
                      <m:rPr/>
                      <w:rPr>
                        <w:rFonts w:ascii="Cambria Math" w:hAnsi="Cambria Math" w:eastAsia="Cambria Math" w:cs="Cambria Math"/>
                        <w:sz w:val="22"/>
                        <w:szCs w:val="22"/>
                        <w:lang w:val="sr-Cyrl-RS"/>
                        <w:rPrChange w:id="8284" w:author="Milan Stojkov" w:date="2026-10-02T11:00:00Z">
                          <w:rPr>
                            <w:rFonts w:ascii="Cambria Math" w:hAnsi="Cambria Math" w:eastAsia="Cambria Math" w:cs="Cambria Math"/>
                            <w:sz w:val="22"/>
                            <w:szCs w:val="22"/>
                          </w:rPr>
                        </w:rPrChange>
                      </w:rPr>
                      <m:t>rev</m:t>
                    </m:r>
                    <m:ctrlPr>
                      <w:rPr>
                        <w:rFonts w:ascii="Cambria Math" w:hAnsi="Cambria Math" w:eastAsia="Cambria Math" w:cs="Cambria Math"/>
                        <w:sz w:val="22"/>
                        <w:szCs w:val="22"/>
                        <w:lang w:val="sr-Cyrl-RS"/>
                      </w:rPr>
                    </m:ctrlPr>
                  </m:sub>
                  <m:sup>
                    <m:r>
                      <m:rPr/>
                      <w:rPr>
                        <w:rFonts w:ascii="Cambria Math" w:hAnsi="Cambria Math" w:eastAsia="Cambria Math" w:cs="Cambria Math"/>
                        <w:sz w:val="22"/>
                        <w:szCs w:val="22"/>
                        <w:lang w:val="sr-Cyrl-RS"/>
                        <w:rPrChange w:id="8285" w:author="Milan Stojkov" w:date="2026-10-02T11:00:00Z">
                          <w:rPr>
                            <w:rFonts w:ascii="Cambria Math" w:hAnsi="Cambria Math" w:eastAsia="Cambria Math" w:cs="Cambria Math"/>
                            <w:sz w:val="22"/>
                            <w:szCs w:val="22"/>
                          </w:rPr>
                        </w:rPrChange>
                      </w:rPr>
                      <m:t>avg</m:t>
                    </m:r>
                    <m:ctrlPr>
                      <w:rPr>
                        <w:rFonts w:ascii="Cambria Math" w:hAnsi="Cambria Math" w:eastAsia="Cambria Math" w:cs="Cambria Math"/>
                        <w:sz w:val="22"/>
                        <w:szCs w:val="22"/>
                        <w:lang w:val="sr-Cyrl-RS"/>
                      </w:rPr>
                    </m:ctrlPr>
                  </m:sup>
                </m:sSubSup>
                <m:r>
                  <m:rPr/>
                  <w:rPr>
                    <w:rFonts w:ascii="Cambria Math" w:hAnsi="Cambria Math" w:eastAsia="Cambria Math" w:cs="Cambria Math"/>
                    <w:sz w:val="22"/>
                    <w:szCs w:val="22"/>
                    <w:lang w:val="sr-Cyrl-RS"/>
                    <w:rPrChange w:id="8286" w:author="Milan Stojkov" w:date="2026-10-02T11:00:00Z">
                      <w:rPr>
                        <w:rFonts w:ascii="Cambria Math" w:hAnsi="Cambria Math" w:eastAsia="Cambria Math" w:cs="Cambria Math"/>
                        <w:sz w:val="22"/>
                        <w:szCs w:val="22"/>
                      </w:rPr>
                    </w:rPrChange>
                  </w:rPr>
                  <m:t>=</m:t>
                </m:r>
                <m:f>
                  <m:fPr>
                    <m:ctrlPr>
                      <w:rPr>
                        <w:rFonts w:ascii="Cambria Math" w:hAnsi="Cambria Math" w:eastAsia="Cambria Math" w:cs="Cambria Math"/>
                        <w:sz w:val="22"/>
                        <w:szCs w:val="22"/>
                        <w:lang w:val="sr-Cyrl-RS"/>
                      </w:rPr>
                    </m:ctrlPr>
                  </m:fPr>
                  <m:num>
                    <m:r>
                      <m:rPr/>
                      <w:rPr>
                        <w:rFonts w:ascii="Cambria Math" w:hAnsi="Cambria Math" w:eastAsia="Cambria Math" w:cs="Cambria Math"/>
                        <w:sz w:val="22"/>
                        <w:szCs w:val="22"/>
                        <w:lang w:val="sr-Cyrl-RS"/>
                        <w:rPrChange w:id="8287" w:author="Milan Stojkov" w:date="2026-10-02T11:00:00Z">
                          <w:rPr>
                            <w:rFonts w:ascii="Cambria Math" w:hAnsi="Cambria Math" w:eastAsia="Cambria Math" w:cs="Cambria Math"/>
                            <w:sz w:val="22"/>
                            <w:szCs w:val="22"/>
                          </w:rPr>
                        </w:rPrChange>
                      </w:rPr>
                      <m:t>1</m:t>
                    </m:r>
                    <m:ctrlPr>
                      <w:rPr>
                        <w:rFonts w:ascii="Cambria Math" w:hAnsi="Cambria Math" w:eastAsia="Cambria Math" w:cs="Cambria Math"/>
                        <w:sz w:val="22"/>
                        <w:szCs w:val="22"/>
                        <w:lang w:val="sr-Cyrl-RS"/>
                      </w:rPr>
                    </m:ctrlPr>
                  </m:num>
                  <m:den>
                    <m:r>
                      <m:rPr/>
                      <w:rPr>
                        <w:rFonts w:ascii="Cambria Math" w:hAnsi="Cambria Math" w:eastAsia="Cambria Math" w:cs="Cambria Math"/>
                        <w:sz w:val="22"/>
                        <w:szCs w:val="22"/>
                        <w:lang w:val="sr-Cyrl-RS"/>
                        <w:rPrChange w:id="8288" w:author="Milan Stojkov" w:date="2026-10-02T11:00:00Z">
                          <w:rPr>
                            <w:rFonts w:ascii="Cambria Math" w:hAnsi="Cambria Math" w:eastAsia="Cambria Math" w:cs="Cambria Math"/>
                            <w:sz w:val="22"/>
                            <w:szCs w:val="22"/>
                          </w:rPr>
                        </w:rPrChange>
                      </w:rPr>
                      <m:t>|</m:t>
                    </m:r>
                    <m:sSub>
                      <m:sSubPr>
                        <m:ctrlPr>
                          <w:rPr>
                            <w:rFonts w:ascii="Cambria Math" w:hAnsi="Cambria Math" w:eastAsia="Cambria Math" w:cs="Cambria Math"/>
                            <w:sz w:val="22"/>
                            <w:szCs w:val="22"/>
                            <w:lang w:val="sr-Cyrl-RS"/>
                          </w:rPr>
                        </m:ctrlPr>
                      </m:sSubPr>
                      <m:e>
                        <m:r>
                          <m:rPr/>
                          <w:rPr>
                            <w:rFonts w:ascii="Cambria Math" w:hAnsi="Cambria Math" w:eastAsia="Cambria Math" w:cs="Cambria Math"/>
                            <w:sz w:val="22"/>
                            <w:szCs w:val="22"/>
                            <w:lang w:val="sr-Cyrl-RS"/>
                            <w:rPrChange w:id="8289" w:author="Milan Stojkov" w:date="2026-10-02T11:00:00Z">
                              <w:rPr>
                                <w:rFonts w:ascii="Cambria Math" w:hAnsi="Cambria Math" w:eastAsia="Cambria Math" w:cs="Cambria Math"/>
                                <w:sz w:val="22"/>
                                <w:szCs w:val="22"/>
                              </w:rPr>
                            </w:rPrChange>
                          </w:rPr>
                          <m:t>V</m:t>
                        </m:r>
                        <m:ctrlPr>
                          <w:rPr>
                            <w:rFonts w:ascii="Cambria Math" w:hAnsi="Cambria Math" w:eastAsia="Cambria Math" w:cs="Cambria Math"/>
                            <w:sz w:val="22"/>
                            <w:szCs w:val="22"/>
                            <w:lang w:val="sr-Cyrl-RS"/>
                          </w:rPr>
                        </m:ctrlPr>
                      </m:e>
                      <m:sub>
                        <m:r>
                          <m:rPr/>
                          <w:rPr>
                            <w:rFonts w:ascii="Cambria Math" w:hAnsi="Cambria Math" w:eastAsia="Cambria Math" w:cs="Cambria Math"/>
                            <w:sz w:val="22"/>
                            <w:szCs w:val="22"/>
                            <w:lang w:val="sr-Cyrl-RS"/>
                            <w:rPrChange w:id="8290" w:author="Milan Stojkov" w:date="2026-10-02T11:00:00Z">
                              <w:rPr>
                                <w:rFonts w:ascii="Cambria Math" w:hAnsi="Cambria Math" w:eastAsia="Cambria Math" w:cs="Cambria Math"/>
                                <w:sz w:val="22"/>
                                <w:szCs w:val="22"/>
                              </w:rPr>
                            </w:rPrChange>
                          </w:rPr>
                          <m:t>h</m:t>
                        </m:r>
                        <m:ctrlPr>
                          <w:rPr>
                            <w:rFonts w:ascii="Cambria Math" w:hAnsi="Cambria Math" w:eastAsia="Cambria Math" w:cs="Cambria Math"/>
                            <w:sz w:val="22"/>
                            <w:szCs w:val="22"/>
                            <w:lang w:val="sr-Cyrl-RS"/>
                          </w:rPr>
                        </m:ctrlPr>
                      </m:sub>
                    </m:sSub>
                    <m:r>
                      <m:rPr/>
                      <w:rPr>
                        <w:rFonts w:ascii="Cambria Math" w:hAnsi="Cambria Math" w:eastAsia="Cambria Math" w:cs="Cambria Math"/>
                        <w:sz w:val="22"/>
                        <w:szCs w:val="22"/>
                        <w:lang w:val="sr-Cyrl-RS"/>
                        <w:rPrChange w:id="8291" w:author="Milan Stojkov" w:date="2026-10-02T11:00:00Z">
                          <w:rPr>
                            <w:rFonts w:ascii="Cambria Math" w:hAnsi="Cambria Math" w:eastAsia="Cambria Math" w:cs="Cambria Math"/>
                            <w:sz w:val="22"/>
                            <w:szCs w:val="22"/>
                          </w:rPr>
                        </w:rPrChange>
                      </w:rPr>
                      <m:t>|</m:t>
                    </m:r>
                    <m:ctrlPr>
                      <w:rPr>
                        <w:rFonts w:ascii="Cambria Math" w:hAnsi="Cambria Math" w:eastAsia="Cambria Math" w:cs="Cambria Math"/>
                        <w:sz w:val="22"/>
                        <w:szCs w:val="22"/>
                        <w:lang w:val="sr-Cyrl-RS"/>
                      </w:rPr>
                    </m:ctrlPr>
                  </m:den>
                </m:f>
                <m:nary>
                  <m:naryPr>
                    <m:chr m:val="∑"/>
                    <m:ctrlPr>
                      <w:rPr>
                        <w:rFonts w:ascii="Cambria Math" w:hAnsi="Cambria Math" w:eastAsia="Cambria Math" w:cs="Cambria Math"/>
                        <w:sz w:val="22"/>
                        <w:szCs w:val="22"/>
                        <w:lang w:val="sr-Cyrl-RS"/>
                      </w:rPr>
                    </m:ctrlPr>
                  </m:naryPr>
                  <m:sub>
                    <m:r>
                      <m:rPr/>
                      <w:rPr>
                        <w:rFonts w:ascii="Cambria Math" w:hAnsi="Cambria Math" w:eastAsia="Cambria Math" w:cs="Cambria Math"/>
                        <w:sz w:val="22"/>
                        <w:szCs w:val="22"/>
                        <w:lang w:val="sr-Cyrl-RS"/>
                        <w:rPrChange w:id="8292" w:author="Milan Stojkov" w:date="2026-10-02T11:00:00Z">
                          <w:rPr>
                            <w:rFonts w:ascii="Cambria Math" w:hAnsi="Cambria Math" w:eastAsia="Cambria Math" w:cs="Cambria Math"/>
                            <w:sz w:val="22"/>
                            <w:szCs w:val="22"/>
                          </w:rPr>
                        </w:rPrChange>
                      </w:rPr>
                      <m:t>i∈</m:t>
                    </m:r>
                    <m:sSub>
                      <m:sSubPr>
                        <m:ctrlPr>
                          <w:rPr>
                            <w:rFonts w:ascii="Cambria Math" w:hAnsi="Cambria Math" w:eastAsia="Cambria Math" w:cs="Cambria Math"/>
                            <w:sz w:val="22"/>
                            <w:szCs w:val="22"/>
                            <w:lang w:val="sr-Cyrl-RS"/>
                          </w:rPr>
                        </m:ctrlPr>
                      </m:sSubPr>
                      <m:e>
                        <m:r>
                          <m:rPr/>
                          <w:rPr>
                            <w:rFonts w:ascii="Cambria Math" w:hAnsi="Cambria Math" w:eastAsia="Cambria Math" w:cs="Cambria Math"/>
                            <w:sz w:val="22"/>
                            <w:szCs w:val="22"/>
                            <w:lang w:val="sr-Cyrl-RS"/>
                            <w:rPrChange w:id="8293" w:author="Milan Stojkov" w:date="2026-10-02T11:00:00Z">
                              <w:rPr>
                                <w:rFonts w:ascii="Cambria Math" w:hAnsi="Cambria Math" w:eastAsia="Cambria Math" w:cs="Cambria Math"/>
                                <w:sz w:val="22"/>
                                <w:szCs w:val="22"/>
                              </w:rPr>
                            </w:rPrChange>
                          </w:rPr>
                          <m:t>V</m:t>
                        </m:r>
                        <m:ctrlPr>
                          <w:rPr>
                            <w:rFonts w:ascii="Cambria Math" w:hAnsi="Cambria Math" w:eastAsia="Cambria Math" w:cs="Cambria Math"/>
                            <w:sz w:val="22"/>
                            <w:szCs w:val="22"/>
                            <w:lang w:val="sr-Cyrl-RS"/>
                          </w:rPr>
                        </m:ctrlPr>
                      </m:e>
                      <m:sub>
                        <m:r>
                          <m:rPr/>
                          <w:rPr>
                            <w:rFonts w:ascii="Cambria Math" w:hAnsi="Cambria Math" w:eastAsia="Cambria Math" w:cs="Cambria Math"/>
                            <w:sz w:val="22"/>
                            <w:szCs w:val="22"/>
                            <w:lang w:val="sr-Cyrl-RS"/>
                            <w:rPrChange w:id="8294" w:author="Milan Stojkov" w:date="2026-10-02T11:00:00Z">
                              <w:rPr>
                                <w:rFonts w:ascii="Cambria Math" w:hAnsi="Cambria Math" w:eastAsia="Cambria Math" w:cs="Cambria Math"/>
                                <w:sz w:val="22"/>
                                <w:szCs w:val="22"/>
                              </w:rPr>
                            </w:rPrChange>
                          </w:rPr>
                          <m:t>h</m:t>
                        </m:r>
                        <m:ctrlPr>
                          <w:rPr>
                            <w:rFonts w:ascii="Cambria Math" w:hAnsi="Cambria Math" w:eastAsia="Cambria Math" w:cs="Cambria Math"/>
                            <w:sz w:val="22"/>
                            <w:szCs w:val="22"/>
                            <w:lang w:val="sr-Cyrl-RS"/>
                          </w:rPr>
                        </m:ctrlPr>
                      </m:sub>
                    </m:sSub>
                    <m:ctrlPr>
                      <w:rPr>
                        <w:rFonts w:ascii="Cambria Math" w:hAnsi="Cambria Math" w:eastAsia="Cambria Math" w:cs="Cambria Math"/>
                        <w:sz w:val="22"/>
                        <w:szCs w:val="22"/>
                        <w:lang w:val="sr-Cyrl-RS"/>
                      </w:rPr>
                    </m:ctrlPr>
                  </m:sub>
                  <m:sup>
                    <m:ctrlPr>
                      <w:rPr>
                        <w:rFonts w:ascii="Cambria Math" w:hAnsi="Cambria Math" w:eastAsia="Cambria Math" w:cs="Cambria Math"/>
                        <w:sz w:val="22"/>
                        <w:szCs w:val="22"/>
                        <w:lang w:val="sr-Cyrl-RS"/>
                      </w:rPr>
                    </m:ctrlPr>
                  </m:sup>
                  <m:e>
                    <m:ctrlPr>
                      <w:rPr>
                        <w:rFonts w:ascii="Cambria Math" w:hAnsi="Cambria Math" w:eastAsia="Cambria Math" w:cs="Cambria Math"/>
                        <w:sz w:val="22"/>
                        <w:szCs w:val="22"/>
                        <w:lang w:val="sr-Cyrl-RS"/>
                      </w:rPr>
                    </m:ctrlPr>
                  </m:e>
                </m:nary>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8295"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color w:val="000000"/>
                            <w:sz w:val="22"/>
                            <w:szCs w:val="22"/>
                            <w:lang w:val="sr-Cyrl-RS"/>
                            <w:rPrChange w:id="8296" w:author="Milan Stojkov" w:date="2026-10-02T11:00:00Z">
                              <w:rPr>
                                <w:rFonts w:ascii="Cambria Math" w:hAnsi="Cambria Math"/>
                                <w:color w:val="000000"/>
                                <w:sz w:val="22"/>
                                <w:szCs w:val="22"/>
                              </w:rPr>
                            </w:rPrChange>
                          </w:rPr>
                          <m:t>x̂</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297" w:author="Milan Stojkov" w:date="2026-10-02T11:00:00Z">
                              <w:rPr>
                                <w:rFonts w:ascii="Cambria Math" w:hAnsi="Cambria Math" w:eastAsia="Cambria Math" w:cs="Cambria Math"/>
                                <w:color w:val="000000"/>
                                <w:sz w:val="22"/>
                                <w:szCs w:val="22"/>
                              </w:rPr>
                            </w:rPrChange>
                          </w:rPr>
                          <m:t>i</m:t>
                        </m:r>
                        <m:ctrlPr>
                          <w:rPr>
                            <w:rFonts w:ascii="Cambria Math" w:hAnsi="Cambria Math" w:eastAsia="Cambria Math" w:cs="Cambria Math"/>
                            <w:color w:val="000000"/>
                            <w:sz w:val="22"/>
                            <w:szCs w:val="22"/>
                            <w:lang w:val="sr-Cyrl-RS"/>
                          </w:rPr>
                        </m:ctrlPr>
                      </m:sub>
                    </m:sSub>
                    <m:r>
                      <m:rPr/>
                      <w:rPr>
                        <w:rFonts w:ascii="Cambria Math" w:hAnsi="Cambria Math"/>
                        <w:color w:val="000000"/>
                        <w:sz w:val="22"/>
                        <w:szCs w:val="22"/>
                        <w:lang w:val="sr-Cyrl-RS"/>
                        <w:rPrChange w:id="8298" w:author="Milan Stojkov" w:date="2026-10-02T11:00:00Z">
                          <w:rPr>
                            <w:rFonts w:ascii="Cambria Math" w:hAnsi="Cambria Math"/>
                            <w:color w:val="000000"/>
                            <w:sz w:val="22"/>
                            <w:szCs w:val="22"/>
                          </w:rPr>
                        </w:rPrChange>
                      </w:rPr>
                      <m:t>−</m:t>
                    </m:r>
                    <m:sSup>
                      <m:sSupPr>
                        <m:ctrlPr>
                          <w:rPr>
                            <w:rFonts w:ascii="Cambria Math" w:hAnsi="Cambria Math"/>
                            <w:color w:val="000000"/>
                            <w:sz w:val="22"/>
                            <w:szCs w:val="22"/>
                            <w:lang w:val="sr-Cyrl-RS"/>
                          </w:rPr>
                        </m:ctrlPr>
                      </m:sSupPr>
                      <m:e>
                        <m:r>
                          <m:rPr/>
                          <w:rPr>
                            <w:rFonts w:ascii="Cambria Math" w:hAnsi="Cambria Math"/>
                            <w:color w:val="000000"/>
                            <w:sz w:val="22"/>
                            <w:szCs w:val="22"/>
                            <w:lang w:val="sr-Cyrl-RS"/>
                            <w:rPrChange w:id="8299" w:author="Milan Stojkov" w:date="2026-10-02T11:00:00Z">
                              <w:rPr>
                                <w:rFonts w:ascii="Cambria Math" w:hAnsi="Cambria Math"/>
                                <w:color w:val="000000"/>
                                <w:sz w:val="22"/>
                                <w:szCs w:val="22"/>
                              </w:rPr>
                            </w:rPrChange>
                          </w:rPr>
                          <m:t>x</m:t>
                        </m:r>
                        <m:ctrlPr>
                          <w:rPr>
                            <w:rFonts w:ascii="Cambria Math" w:hAnsi="Cambria Math"/>
                            <w:color w:val="000000"/>
                            <w:sz w:val="22"/>
                            <w:szCs w:val="22"/>
                            <w:lang w:val="sr-Cyrl-RS"/>
                          </w:rPr>
                        </m:ctrlPr>
                      </m:e>
                      <m:sup>
                        <m:r>
                          <m:rPr/>
                          <w:rPr>
                            <w:rFonts w:ascii="Cambria Math" w:hAnsi="Cambria Math"/>
                            <w:color w:val="000000"/>
                            <w:sz w:val="22"/>
                            <w:szCs w:val="22"/>
                            <w:lang w:val="sr-Cyrl-RS"/>
                            <w:rPrChange w:id="8300" w:author="Milan Stojkov" w:date="2026-10-02T11:00:00Z">
                              <w:rPr>
                                <w:rFonts w:ascii="Cambria Math" w:hAnsi="Cambria Math"/>
                                <w:color w:val="000000"/>
                                <w:sz w:val="22"/>
                                <w:szCs w:val="22"/>
                              </w:rPr>
                            </w:rPrChange>
                          </w:rPr>
                          <m:t>∗</m:t>
                        </m:r>
                        <m:ctrlPr>
                          <w:rPr>
                            <w:rFonts w:ascii="Cambria Math" w:hAnsi="Cambria Math"/>
                            <w:color w:val="000000"/>
                            <w:sz w:val="22"/>
                            <w:szCs w:val="22"/>
                            <w:lang w:val="sr-Cyrl-RS"/>
                          </w:rPr>
                        </m:ctrlPr>
                      </m:sup>
                    </m:sSup>
                    <m:r>
                      <m:rPr/>
                      <w:rPr>
                        <w:rFonts w:ascii="Cambria Math" w:hAnsi="Cambria Math"/>
                        <w:color w:val="000000"/>
                        <w:sz w:val="22"/>
                        <w:szCs w:val="22"/>
                        <w:lang w:val="sr-Cyrl-RS"/>
                        <w:rPrChange w:id="8301" w:author="Milan Stojkov" w:date="2026-10-02T11:00:00Z">
                          <w:rPr>
                            <w:rFonts w:ascii="Cambria Math" w:hAnsi="Cambria Math"/>
                            <w:color w:val="000000"/>
                            <w:sz w:val="22"/>
                            <w:szCs w:val="22"/>
                          </w:rPr>
                        </w:rPrChange>
                      </w:rPr>
                      <m:t>|</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8302" w:author="Milan Stojkov" w:date="2026-10-02T11:00:00Z">
                          <w:rPr>
                            <w:rFonts w:ascii="Cambria Math" w:hAnsi="Cambria Math" w:eastAsia="Cambria Math" w:cs="Cambria Math"/>
                            <w:color w:val="000000"/>
                            <w:sz w:val="22"/>
                            <w:szCs w:val="22"/>
                          </w:rPr>
                        </w:rPrChange>
                      </w:rPr>
                      <m:t>|</m:t>
                    </m:r>
                    <m:sSup>
                      <m:sSupPr>
                        <m:ctrlPr>
                          <w:rPr>
                            <w:rFonts w:ascii="Cambria Math" w:hAnsi="Cambria Math" w:eastAsia="Cambria Math" w:cs="Cambria Math"/>
                            <w:color w:val="000000"/>
                            <w:sz w:val="22"/>
                            <w:szCs w:val="22"/>
                            <w:lang w:val="sr-Cyrl-RS"/>
                          </w:rPr>
                        </m:ctrlPr>
                      </m:sSupPr>
                      <m:e>
                        <m:r>
                          <m:rPr/>
                          <w:rPr>
                            <w:rFonts w:ascii="Cambria Math" w:hAnsi="Cambria Math" w:eastAsia="Cambria Math" w:cs="Cambria Math"/>
                            <w:color w:val="000000"/>
                            <w:sz w:val="22"/>
                            <w:szCs w:val="22"/>
                            <w:lang w:val="sr-Cyrl-RS"/>
                            <w:rPrChange w:id="8303" w:author="Milan Stojkov" w:date="2026-10-02T11:00:00Z">
                              <w:rPr>
                                <w:rFonts w:ascii="Cambria Math" w:hAnsi="Cambria Math" w:eastAsia="Cambria Math" w:cs="Cambria Math"/>
                                <w:color w:val="000000"/>
                                <w:sz w:val="22"/>
                                <w:szCs w:val="22"/>
                              </w:rPr>
                            </w:rPrChange>
                          </w:rPr>
                          <m:t>x</m:t>
                        </m:r>
                        <m:ctrlPr>
                          <w:rPr>
                            <w:rFonts w:ascii="Cambria Math" w:hAnsi="Cambria Math" w:eastAsia="Cambria Math" w:cs="Cambria Math"/>
                            <w:color w:val="000000"/>
                            <w:sz w:val="22"/>
                            <w:szCs w:val="22"/>
                            <w:lang w:val="sr-Cyrl-RS"/>
                          </w:rPr>
                        </m:ctrlPr>
                      </m:e>
                      <m:sup>
                        <m:r>
                          <m:rPr/>
                          <w:rPr>
                            <w:rFonts w:ascii="Cambria Math" w:hAnsi="Cambria Math" w:eastAsia="Cambria Math" w:cs="Cambria Math"/>
                            <w:color w:val="000000"/>
                            <w:sz w:val="22"/>
                            <w:szCs w:val="22"/>
                            <w:lang w:val="sr-Cyrl-RS"/>
                            <w:rPrChange w:id="8304" w:author="Milan Stojkov" w:date="2026-10-02T11:00:00Z">
                              <w:rPr>
                                <w:rFonts w:ascii="Cambria Math" w:hAnsi="Cambria Math" w:eastAsia="Cambria Math" w:cs="Cambria Math"/>
                                <w:color w:val="000000"/>
                                <w:sz w:val="22"/>
                                <w:szCs w:val="22"/>
                              </w:rPr>
                            </w:rPrChange>
                          </w:rPr>
                          <m:t>∗</m:t>
                        </m:r>
                        <m:ctrlPr>
                          <w:rPr>
                            <w:rFonts w:ascii="Cambria Math" w:hAnsi="Cambria Math" w:eastAsia="Cambria Math" w:cs="Cambria Math"/>
                            <w:color w:val="000000"/>
                            <w:sz w:val="22"/>
                            <w:szCs w:val="22"/>
                            <w:lang w:val="sr-Cyrl-RS"/>
                          </w:rPr>
                        </m:ctrlPr>
                      </m:sup>
                    </m:sSup>
                    <m:r>
                      <m:rPr/>
                      <w:rPr>
                        <w:rFonts w:ascii="Cambria Math" w:hAnsi="Cambria Math" w:eastAsia="Cambria Math" w:cs="Cambria Math"/>
                        <w:color w:val="000000"/>
                        <w:sz w:val="22"/>
                        <w:szCs w:val="22"/>
                        <w:lang w:val="sr-Cyrl-RS"/>
                        <w:rPrChange w:id="8305" w:author="Milan Stojkov" w:date="2026-10-02T11:00:00Z">
                          <w:rPr>
                            <w:rFonts w:ascii="Cambria Math" w:hAnsi="Cambria Math" w:eastAsia="Cambria Math" w:cs="Cambria Math"/>
                            <w:color w:val="000000"/>
                            <w:sz w:val="22"/>
                            <w:szCs w:val="22"/>
                          </w:rPr>
                        </w:rPrChange>
                      </w:rPr>
                      <m:t>|</m:t>
                    </m:r>
                    <m:ctrlPr>
                      <w:rPr>
                        <w:rFonts w:ascii="Cambria Math" w:hAnsi="Cambria Math" w:eastAsia="Cambria Math" w:cs="Cambria Math"/>
                        <w:color w:val="000000"/>
                        <w:sz w:val="22"/>
                        <w:szCs w:val="22"/>
                        <w:lang w:val="sr-Cyrl-RS"/>
                      </w:rPr>
                    </m:ctrlPr>
                  </m:den>
                </m:f>
              </m:oMath>
            </m:oMathPara>
          </w:p>
        </w:tc>
        <w:tc>
          <w:tcPr>
            <w:tcW w:w="115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306" w:author="Milica Radić" w:date="2026-10-03T20:28:21Z">
              <w:tcPr>
                <w:tcW w:w="198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9416D9B">
            <w:pPr>
              <w:jc w:val="center"/>
              <w:rPr>
                <w:sz w:val="22"/>
                <w:szCs w:val="22"/>
                <w:lang w:val="sr-Cyrl-RS"/>
                <w:rPrChange w:id="8307" w:author="Milan Stojkov" w:date="2026-10-02T11:00:00Z">
                  <w:rPr>
                    <w:sz w:val="22"/>
                    <w:szCs w:val="22"/>
                  </w:rPr>
                </w:rPrChange>
              </w:rPr>
            </w:pPr>
            <w:r>
              <w:rPr>
                <w:sz w:val="22"/>
                <w:szCs w:val="22"/>
                <w:lang w:val="sr-Cyrl-RS"/>
                <w:rPrChange w:id="8308" w:author="Milan Stojkov" w:date="2026-10-02T11:00:00Z">
                  <w:rPr>
                    <w:sz w:val="22"/>
                    <w:szCs w:val="22"/>
                  </w:rPr>
                </w:rPrChange>
              </w:rPr>
              <w:t>одступање процене честитих учесника од циљне вредности</w:t>
            </w:r>
          </w:p>
        </w:tc>
      </w:tr>
      <w:tr w14:paraId="6999731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309" w:author="Milica Radić" w:date="2026-10-03T20:28: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11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310" w:author="Milica Radić" w:date="2026-10-03T20:28:21Z">
              <w:tcPr>
                <w:tcW w:w="1913"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8284F08">
            <w:pPr>
              <w:jc w:val="center"/>
              <w:rPr>
                <w:sz w:val="22"/>
                <w:szCs w:val="22"/>
                <w:lang w:val="sr-Cyrl-RS"/>
                <w:rPrChange w:id="8311" w:author="Milan Stojkov" w:date="2026-10-02T11:00:00Z">
                  <w:rPr>
                    <w:sz w:val="22"/>
                    <w:szCs w:val="22"/>
                  </w:rPr>
                </w:rPrChange>
              </w:rPr>
            </w:pPr>
            <w:r>
              <w:rPr>
                <w:sz w:val="22"/>
                <w:szCs w:val="22"/>
                <w:lang w:val="sr-Cyrl-RS"/>
                <w:rPrChange w:id="8312" w:author="Milan Stojkov" w:date="2026-10-02T11:00:00Z">
                  <w:rPr>
                    <w:sz w:val="22"/>
                    <w:szCs w:val="22"/>
                  </w:rPr>
                </w:rPrChange>
              </w:rPr>
              <w:t>Време конвергенције</w:t>
            </w:r>
          </w:p>
        </w:tc>
        <w:tc>
          <w:tcPr>
            <w:tcW w:w="273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313" w:author="Milica Radić" w:date="2026-10-03T20:28:21Z">
              <w:tcPr>
                <w:tcW w:w="4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D6C9258">
            <w:pPr>
              <w:jc w:val="center"/>
              <w:rPr>
                <w:rFonts w:ascii="Cambria Math" w:hAnsi="Cambria Math" w:eastAsia="Cambria Math" w:cs="Cambria Math"/>
                <w:color w:val="000000"/>
                <w:sz w:val="22"/>
                <w:szCs w:val="22"/>
                <w:lang w:val="sr-Cyrl-RS"/>
                <w:rPrChange w:id="8314" w:author="Milan Stojkov" w:date="2026-10-02T11:00:00Z">
                  <w:rPr>
                    <w:rFonts w:ascii="Cambria Math" w:hAnsi="Cambria Math" w:eastAsia="Cambria Math" w:cs="Cambria Math"/>
                    <w:color w:val="000000"/>
                    <w:sz w:val="22"/>
                    <w:szCs w:val="22"/>
                  </w:rPr>
                </w:rPrChange>
              </w:rPr>
            </w:pPr>
            <m:oMathPara>
              <m:oMath>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315" w:author="Milan Stojkov" w:date="2026-10-02T11:00:00Z">
                          <w:rPr>
                            <w:rFonts w:ascii="Cambria Math" w:hAnsi="Cambria Math" w:eastAsia="Cambria Math" w:cs="Cambria Math"/>
                            <w:color w:val="000000"/>
                            <w:sz w:val="22"/>
                            <w:szCs w:val="22"/>
                          </w:rPr>
                        </w:rPrChange>
                      </w:rPr>
                      <m:t>T</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316" w:author="Milan Stojkov" w:date="2026-10-02T11:00:00Z">
                          <w:rPr>
                            <w:rFonts w:ascii="Cambria Math" w:hAnsi="Cambria Math" w:eastAsia="Cambria Math" w:cs="Cambria Math"/>
                            <w:color w:val="000000"/>
                            <w:sz w:val="22"/>
                            <w:szCs w:val="22"/>
                          </w:rPr>
                        </w:rPrChange>
                      </w:rPr>
                      <m:t>conv</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317" w:author="Milan Stojkov" w:date="2026-10-02T11:00:00Z">
                      <w:rPr>
                        <w:rFonts w:ascii="Cambria Math" w:hAnsi="Cambria Math" w:eastAsia="Cambria Math" w:cs="Cambria Math"/>
                        <w:color w:val="000000"/>
                        <w:sz w:val="22"/>
                        <w:szCs w:val="22"/>
                      </w:rPr>
                    </w:rPrChange>
                  </w:rPr>
                  <m:t>=min{</m:t>
                </m:r>
                <m:r>
                  <m:rPr/>
                  <w:rPr>
                    <w:rFonts w:ascii="Cambria Math" w:hAnsi="Cambria Math" w:eastAsia="Cambria Math" w:cs="Cambria Math"/>
                    <w:color w:val="000000"/>
                    <w:sz w:val="22"/>
                    <w:szCs w:val="22"/>
                    <w:lang w:val="sr-Cyrl-RS"/>
                    <w:rPrChange w:id="8318" w:author="Milan Stojkov" w:date="2026-10-02T11:00:00Z">
                      <w:rPr>
                        <w:rFonts w:ascii="Cambria Math" w:hAnsi="Cambria Math" w:eastAsia="Cambria Math" w:cs="Cambria Math"/>
                        <w:color w:val="000000"/>
                        <w:sz w:val="22"/>
                        <w:szCs w:val="22"/>
                      </w:rPr>
                    </w:rPrChange>
                  </w:rPr>
                  <m:t>t:</m:t>
                </m:r>
                <w:ins w:id="8319" w:author="Milan Stojkov" w:date="2026-10-02T12:39:00Z">
                  <m:r>
                    <m:rPr/>
                    <w:rPr>
                      <w:rFonts w:ascii="Cambria Math" w:hAnsi="Cambria Math" w:eastAsia="Cambria Math" w:cs="Cambria Math"/>
                      <w:color w:val="000000"/>
                      <w:sz w:val="22"/>
                      <w:szCs w:val="22"/>
                    </w:rPr>
                    <m:t>∀</m:t>
                  </m:r>
                </w:ins>
                <m:sSup>
                  <m:sSupPr>
                    <m:ctrlPr>
                      <w:ins w:id="8320" w:author="Milan Stojkov" w:date="2026-10-02T12:39:00Z">
                        <w:rPr>
                          <w:rFonts w:ascii="Cambria Math" w:hAnsi="Cambria Math" w:eastAsia="Cambria Math" w:cs="Cambria Math"/>
                          <w:i/>
                          <w:color w:val="000000"/>
                          <w:sz w:val="22"/>
                          <w:szCs w:val="22"/>
                        </w:rPr>
                      </w:ins>
                    </m:ctrlPr>
                  </m:sSupPr>
                  <m:e>
                    <w:ins w:id="8321" w:author="Milan Stojkov" w:date="2026-10-02T12:39:00Z">
                      <m:r>
                        <m:rPr/>
                        <w:rPr>
                          <w:rFonts w:ascii="Cambria Math" w:hAnsi="Cambria Math" w:eastAsia="Cambria Math" w:cs="Cambria Math"/>
                          <w:color w:val="000000"/>
                          <w:sz w:val="22"/>
                          <w:szCs w:val="22"/>
                        </w:rPr>
                        <m:t>t</m:t>
                      </m:r>
                    </w:ins>
                    <m:ctrlPr>
                      <w:ins w:id="8322" w:author="Milan Stojkov" w:date="2026-10-02T12:39:00Z">
                        <w:rPr>
                          <w:rFonts w:ascii="Cambria Math" w:hAnsi="Cambria Math" w:eastAsia="Cambria Math" w:cs="Cambria Math"/>
                          <w:i/>
                          <w:color w:val="000000"/>
                          <w:sz w:val="22"/>
                          <w:szCs w:val="22"/>
                        </w:rPr>
                      </w:ins>
                    </m:ctrlPr>
                  </m:e>
                  <m:sup>
                    <w:ins w:id="8323" w:author="Milan Stojkov" w:date="2026-10-02T12:39:00Z">
                      <m:r>
                        <m:rPr/>
                        <w:rPr>
                          <w:rFonts w:ascii="Cambria Math" w:hAnsi="Cambria Math" w:eastAsia="Cambria Math" w:cs="Cambria Math"/>
                          <w:color w:val="000000"/>
                          <w:sz w:val="22"/>
                          <w:szCs w:val="22"/>
                        </w:rPr>
                        <m:t>'</m:t>
                      </m:r>
                    </w:ins>
                    <m:ctrlPr>
                      <w:ins w:id="8324" w:author="Milan Stojkov" w:date="2026-10-02T12:39:00Z">
                        <w:rPr>
                          <w:rFonts w:ascii="Cambria Math" w:hAnsi="Cambria Math" w:eastAsia="Cambria Math" w:cs="Cambria Math"/>
                          <w:i/>
                          <w:color w:val="000000"/>
                          <w:sz w:val="22"/>
                          <w:szCs w:val="22"/>
                        </w:rPr>
                      </w:ins>
                    </m:ctrlPr>
                  </m:sup>
                </m:sSup>
                <w:ins w:id="8325" w:author="Milan Stojkov" w:date="2026-10-02T12:39:00Z">
                  <m:r>
                    <m:rPr/>
                    <w:rPr>
                      <w:rFonts w:ascii="Cambria Math" w:hAnsi="Cambria Math" w:eastAsia="Cambria Math" w:cs="Cambria Math"/>
                      <w:color w:val="000000"/>
                      <w:sz w:val="22"/>
                      <w:szCs w:val="22"/>
                    </w:rPr>
                    <m:t xml:space="preserve">≥t, </m:t>
                  </m:r>
                </w:ins>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326" w:author="Milan Stojkov" w:date="2026-10-02T11:00:00Z">
                          <w:rPr>
                            <w:rFonts w:ascii="Cambria Math" w:hAnsi="Cambria Math" w:eastAsia="Cambria Math" w:cs="Cambria Math"/>
                            <w:color w:val="000000"/>
                            <w:sz w:val="22"/>
                            <w:szCs w:val="22"/>
                          </w:rPr>
                        </w:rPrChange>
                      </w:rPr>
                      <m:t>E</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327" w:author="Milan Stojkov" w:date="2026-10-02T11:00:00Z">
                          <w:rPr>
                            <w:rFonts w:ascii="Cambria Math" w:hAnsi="Cambria Math" w:eastAsia="Cambria Math" w:cs="Cambria Math"/>
                            <w:color w:val="000000"/>
                            <w:sz w:val="22"/>
                            <w:szCs w:val="22"/>
                          </w:rPr>
                        </w:rPrChange>
                      </w:rPr>
                      <m:t>rel</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328" w:author="Milan Stojkov" w:date="2026-10-02T11:00:00Z">
                      <w:rPr>
                        <w:rFonts w:ascii="Cambria Math" w:hAnsi="Cambria Math" w:eastAsia="Cambria Math" w:cs="Cambria Math"/>
                        <w:color w:val="000000"/>
                        <w:sz w:val="22"/>
                        <w:szCs w:val="22"/>
                      </w:rPr>
                    </w:rPrChange>
                  </w:rPr>
                  <m:t>(t</m:t>
                </m:r>
                <w:ins w:id="8329" w:author="Milan Stojkov" w:date="2026-10-02T12:38:00Z">
                  <m:r>
                    <m:rPr/>
                    <w:rPr>
                      <w:rFonts w:ascii="Cambria Math" w:hAnsi="Cambria Math" w:eastAsia="Cambria Math" w:cs="Cambria Math"/>
                      <w:color w:val="000000"/>
                      <w:sz w:val="22"/>
                      <w:szCs w:val="22"/>
                      <w:lang w:val="en-US"/>
                    </w:rPr>
                    <m:t>'</m:t>
                  </m:r>
                </w:ins>
                <m:r>
                  <m:rPr/>
                  <w:rPr>
                    <w:rFonts w:ascii="Cambria Math" w:hAnsi="Cambria Math" w:eastAsia="Cambria Math" w:cs="Cambria Math"/>
                    <w:color w:val="000000"/>
                    <w:sz w:val="22"/>
                    <w:szCs w:val="22"/>
                    <w:lang w:val="sr-Cyrl-RS"/>
                    <w:rPrChange w:id="8330" w:author="Milan Stojkov" w:date="2026-10-02T11:00:00Z">
                      <w:rPr>
                        <w:rFonts w:ascii="Cambria Math" w:hAnsi="Cambria Math" w:eastAsia="Cambria Math" w:cs="Cambria Math"/>
                        <w:color w:val="000000"/>
                        <w:sz w:val="22"/>
                        <w:szCs w:val="22"/>
                      </w:rPr>
                    </w:rPrChange>
                  </w:rPr>
                  <m:t>)&lt;ε}</m:t>
                </m:r>
              </m:oMath>
            </m:oMathPara>
          </w:p>
        </w:tc>
        <w:tc>
          <w:tcPr>
            <w:tcW w:w="115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331" w:author="Milica Radić" w:date="2026-10-03T20:28:21Z">
              <w:tcPr>
                <w:tcW w:w="198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936E26F">
            <w:pPr>
              <w:jc w:val="center"/>
              <w:rPr>
                <w:sz w:val="22"/>
                <w:szCs w:val="22"/>
                <w:lang w:val="sr-Cyrl-RS"/>
                <w:rPrChange w:id="8332" w:author="Milan Stojkov" w:date="2026-10-02T11:00:00Z">
                  <w:rPr>
                    <w:sz w:val="22"/>
                    <w:szCs w:val="22"/>
                  </w:rPr>
                </w:rPrChange>
              </w:rPr>
            </w:pPr>
            <w:r>
              <w:rPr>
                <w:sz w:val="22"/>
                <w:szCs w:val="22"/>
                <w:lang w:val="sr-Cyrl-RS"/>
                <w:rPrChange w:id="8333" w:author="Milan Stojkov" w:date="2026-10-02T11:00:00Z">
                  <w:rPr>
                    <w:sz w:val="22"/>
                    <w:szCs w:val="22"/>
                  </w:rPr>
                </w:rPrChange>
              </w:rPr>
              <w:t>прва рунда од које грешка трајно остаје испод прага</w:t>
            </w:r>
          </w:p>
        </w:tc>
      </w:tr>
      <w:tr w14:paraId="4E5914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334" w:author="Milica Radić" w:date="2026-10-03T20:28: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11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335" w:author="Milica Radić" w:date="2026-10-03T20:28:21Z">
              <w:tcPr>
                <w:tcW w:w="1913"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EE15774">
            <w:pPr>
              <w:jc w:val="center"/>
              <w:rPr>
                <w:sz w:val="22"/>
                <w:szCs w:val="22"/>
                <w:lang w:val="sr-Cyrl-RS"/>
                <w:rPrChange w:id="8336" w:author="Milan Stojkov" w:date="2026-10-02T11:00:00Z">
                  <w:rPr>
                    <w:sz w:val="22"/>
                    <w:szCs w:val="22"/>
                  </w:rPr>
                </w:rPrChange>
              </w:rPr>
            </w:pPr>
            <w:r>
              <w:rPr>
                <w:sz w:val="22"/>
                <w:szCs w:val="22"/>
                <w:lang w:val="sr-Cyrl-RS"/>
                <w:rPrChange w:id="8337" w:author="Milan Stojkov" w:date="2026-10-02T11:00:00Z">
                  <w:rPr>
                    <w:sz w:val="22"/>
                    <w:szCs w:val="22"/>
                  </w:rPr>
                </w:rPrChange>
              </w:rPr>
              <w:t>Стабилност процене</w:t>
            </w:r>
          </w:p>
        </w:tc>
        <w:tc>
          <w:tcPr>
            <w:tcW w:w="273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338" w:author="Milica Radić" w:date="2026-10-03T20:28:21Z">
              <w:tcPr>
                <w:tcW w:w="4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5E4E105">
            <w:pPr>
              <w:jc w:val="center"/>
              <w:rPr>
                <w:sz w:val="22"/>
                <w:szCs w:val="22"/>
                <w:lang w:val="sr-Cyrl-RS"/>
                <w:rPrChange w:id="8339" w:author="Milan Stojkov" w:date="2026-10-02T11:00:00Z">
                  <w:rPr>
                    <w:sz w:val="22"/>
                    <w:szCs w:val="22"/>
                  </w:rPr>
                </w:rPrChange>
              </w:rPr>
            </w:pPr>
            <m:oMath>
              <m:r>
                <m:rPr/>
                <w:rPr>
                  <w:rFonts w:ascii="Cambria Math" w:hAnsi="Cambria Math" w:eastAsia="Cambria Math" w:cs="Cambria Math"/>
                  <w:sz w:val="22"/>
                  <w:szCs w:val="22"/>
                  <w:lang w:val="sr-Cyrl-RS"/>
                  <w:rPrChange w:id="8340" w:author="Milan Stojkov" w:date="2026-10-02T11:00:00Z">
                    <w:rPr>
                      <w:rFonts w:ascii="Cambria Math" w:hAnsi="Cambria Math" w:eastAsia="Cambria Math" w:cs="Cambria Math"/>
                      <w:sz w:val="22"/>
                      <w:szCs w:val="22"/>
                    </w:rPr>
                  </w:rPrChange>
                </w:rPr>
                <m:t>Var(x̂)</m:t>
              </m:r>
            </m:oMath>
            <w:r>
              <w:rPr>
                <w:sz w:val="22"/>
                <w:szCs w:val="22"/>
                <w:lang w:val="sr-Cyrl-RS"/>
                <w:rPrChange w:id="8341" w:author="Milan Stojkov" w:date="2026-10-02T11:00:00Z">
                  <w:rPr>
                    <w:sz w:val="22"/>
                    <w:szCs w:val="22"/>
                  </w:rPr>
                </w:rPrChange>
              </w:rPr>
              <w:t xml:space="preserve"> у прозору [20, 50]</w:t>
            </w:r>
          </w:p>
        </w:tc>
        <w:tc>
          <w:tcPr>
            <w:tcW w:w="115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342" w:author="Milica Radić" w:date="2026-10-03T20:28:21Z">
              <w:tcPr>
                <w:tcW w:w="198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8995B87">
            <w:pPr>
              <w:jc w:val="center"/>
              <w:rPr>
                <w:sz w:val="22"/>
                <w:szCs w:val="22"/>
                <w:lang w:val="sr-Cyrl-RS"/>
                <w:rPrChange w:id="8343" w:author="Milan Stojkov" w:date="2026-10-02T11:00:00Z">
                  <w:rPr>
                    <w:sz w:val="22"/>
                    <w:szCs w:val="22"/>
                  </w:rPr>
                </w:rPrChange>
              </w:rPr>
            </w:pPr>
            <w:r>
              <w:rPr>
                <w:sz w:val="22"/>
                <w:szCs w:val="22"/>
                <w:lang w:val="sr-Cyrl-RS"/>
                <w:rPrChange w:id="8344" w:author="Milan Stojkov" w:date="2026-10-02T11:00:00Z">
                  <w:rPr>
                    <w:sz w:val="22"/>
                    <w:szCs w:val="22"/>
                  </w:rPr>
                </w:rPrChange>
              </w:rPr>
              <w:t>осциловање просечне процене кроз рунде</w:t>
            </w:r>
          </w:p>
        </w:tc>
      </w:tr>
      <w:tr w14:paraId="2F1B8B7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345" w:author="Milica Radić" w:date="2026-10-03T20:28: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11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346" w:author="Milica Radić" w:date="2026-10-03T20:28:21Z">
              <w:tcPr>
                <w:tcW w:w="1913"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A6C81AC">
            <w:pPr>
              <w:jc w:val="center"/>
              <w:rPr>
                <w:sz w:val="22"/>
                <w:szCs w:val="22"/>
                <w:lang w:val="sr-Cyrl-RS"/>
                <w:rPrChange w:id="8347" w:author="Milan Stojkov" w:date="2026-10-02T11:00:00Z">
                  <w:rPr>
                    <w:sz w:val="22"/>
                    <w:szCs w:val="22"/>
                  </w:rPr>
                </w:rPrChange>
              </w:rPr>
            </w:pPr>
            <w:r>
              <w:rPr>
                <w:i/>
                <w:iCs/>
                <w:sz w:val="22"/>
                <w:szCs w:val="22"/>
                <w:lang w:val="sr-Cyrl-RS"/>
                <w:rPrChange w:id="8348" w:author="Milan Stojkov" w:date="2026-10-02T11:00:00Z">
                  <w:rPr>
                    <w:i/>
                    <w:iCs/>
                    <w:sz w:val="22"/>
                    <w:szCs w:val="22"/>
                  </w:rPr>
                </w:rPrChange>
              </w:rPr>
              <w:t xml:space="preserve">Sybil </w:t>
            </w:r>
            <w:r>
              <w:rPr>
                <w:sz w:val="22"/>
                <w:szCs w:val="22"/>
                <w:lang w:val="sr-Cyrl-RS"/>
                <w:rPrChange w:id="8349" w:author="Milan Stojkov" w:date="2026-10-02T11:00:00Z">
                  <w:rPr>
                    <w:sz w:val="22"/>
                    <w:szCs w:val="22"/>
                  </w:rPr>
                </w:rPrChange>
              </w:rPr>
              <w:t>пенетрација</w:t>
            </w:r>
          </w:p>
        </w:tc>
        <w:tc>
          <w:tcPr>
            <w:tcW w:w="273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350" w:author="Milica Radić" w:date="2026-10-03T20:28:21Z">
              <w:tcPr>
                <w:tcW w:w="4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FB78A10">
            <w:pPr>
              <w:jc w:val="center"/>
              <w:rPr>
                <w:rFonts w:ascii="Cambria Math" w:hAnsi="Cambria Math" w:eastAsia="Cambria Math" w:cs="Cambria Math"/>
                <w:color w:val="000000"/>
                <w:sz w:val="22"/>
                <w:szCs w:val="22"/>
                <w:lang w:val="sr-Cyrl-RS"/>
                <w:rPrChange w:id="8351" w:author="Milan Stojkov" w:date="2026-10-02T11:00:00Z">
                  <w:rPr>
                    <w:rFonts w:ascii="Cambria Math" w:hAnsi="Cambria Math" w:eastAsia="Cambria Math" w:cs="Cambria Math"/>
                    <w:color w:val="000000"/>
                    <w:sz w:val="22"/>
                    <w:szCs w:val="22"/>
                  </w:rPr>
                </w:rPrChange>
              </w:rPr>
            </w:pPr>
            <m:oMathPara>
              <m:oMath>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352" w:author="Milan Stojkov" w:date="2026-10-02T11:00:00Z">
                          <w:rPr>
                            <w:rFonts w:ascii="Cambria Math" w:hAnsi="Cambria Math" w:eastAsia="Cambria Math" w:cs="Cambria Math"/>
                            <w:color w:val="000000"/>
                            <w:sz w:val="22"/>
                            <w:szCs w:val="22"/>
                          </w:rPr>
                        </w:rPrChange>
                      </w:rPr>
                      <m:t>P</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353" w:author="Milan Stojkov" w:date="2026-10-02T11:00:00Z">
                          <w:rPr>
                            <w:rFonts w:ascii="Cambria Math" w:hAnsi="Cambria Math" w:eastAsia="Cambria Math" w:cs="Cambria Math"/>
                            <w:color w:val="000000"/>
                            <w:sz w:val="22"/>
                            <w:szCs w:val="22"/>
                          </w:rPr>
                        </w:rPrChange>
                      </w:rPr>
                      <m:t>sybil</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354" w:author="Milan Stojkov" w:date="2026-10-02T11:00:00Z">
                      <w:rPr>
                        <w:rFonts w:ascii="Cambria Math" w:hAnsi="Cambria Math" w:eastAsia="Cambria Math" w:cs="Cambria Math"/>
                        <w:color w:val="000000"/>
                        <w:sz w:val="22"/>
                        <w:szCs w:val="22"/>
                      </w:rPr>
                    </w:rPrChange>
                  </w:rPr>
                  <m:t>=</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8355" w:author="Milan Stojkov" w:date="2026-10-02T11:00:00Z">
                          <w:rPr>
                            <w:rFonts w:ascii="Cambria Math" w:hAnsi="Cambria Math" w:eastAsia="Cambria Math" w:cs="Cambria Math"/>
                            <w:color w:val="000000"/>
                            <w:sz w:val="22"/>
                            <w:szCs w:val="22"/>
                          </w:rPr>
                        </w:rPrChange>
                      </w:rPr>
                      <m:t>1</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8356"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357"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358" w:author="Milan Stojkov" w:date="2026-10-02T11:00:00Z">
                              <w:rPr>
                                <w:rFonts w:ascii="Cambria Math" w:hAnsi="Cambria Math" w:eastAsia="Cambria Math" w:cs="Cambria Math"/>
                                <w:color w:val="000000"/>
                                <w:sz w:val="22"/>
                                <w:szCs w:val="22"/>
                              </w:rPr>
                            </w:rPrChange>
                          </w:rPr>
                          <m:t>h</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359" w:author="Milan Stojkov" w:date="2026-10-02T11:00:00Z">
                          <w:rPr>
                            <w:rFonts w:ascii="Cambria Math" w:hAnsi="Cambria Math" w:eastAsia="Cambria Math" w:cs="Cambria Math"/>
                            <w:color w:val="000000"/>
                            <w:sz w:val="22"/>
                            <w:szCs w:val="22"/>
                          </w:rPr>
                        </w:rPrChange>
                      </w:rPr>
                      <m:t>|</m:t>
                    </m:r>
                    <m:ctrlPr>
                      <w:rPr>
                        <w:rFonts w:ascii="Cambria Math" w:hAnsi="Cambria Math" w:eastAsia="Cambria Math" w:cs="Cambria Math"/>
                        <w:color w:val="000000"/>
                        <w:sz w:val="22"/>
                        <w:szCs w:val="22"/>
                        <w:lang w:val="sr-Cyrl-RS"/>
                      </w:rPr>
                    </m:ctrlPr>
                  </m:den>
                </m:f>
                <m:nary>
                  <m:naryPr>
                    <m:chr m:val="∑"/>
                    <m:ctrlPr>
                      <w:rPr>
                        <w:rFonts w:ascii="Cambria Math" w:hAnsi="Cambria Math" w:eastAsia="Cambria Math" w:cs="Cambria Math"/>
                        <w:color w:val="000000"/>
                        <w:sz w:val="22"/>
                        <w:szCs w:val="22"/>
                        <w:lang w:val="sr-Cyrl-RS"/>
                      </w:rPr>
                    </m:ctrlPr>
                  </m:naryPr>
                  <m:sub>
                    <m:r>
                      <m:rPr/>
                      <w:rPr>
                        <w:rFonts w:ascii="Cambria Math" w:hAnsi="Cambria Math" w:eastAsia="Cambria Math" w:cs="Cambria Math"/>
                        <w:color w:val="000000"/>
                        <w:sz w:val="22"/>
                        <w:szCs w:val="22"/>
                        <w:lang w:val="sr-Cyrl-RS"/>
                        <w:rPrChange w:id="8360" w:author="Milan Stojkov" w:date="2026-10-02T11:00:00Z">
                          <w:rPr>
                            <w:rFonts w:ascii="Cambria Math" w:hAnsi="Cambria Math" w:eastAsia="Cambria Math" w:cs="Cambria Math"/>
                            <w:color w:val="000000"/>
                            <w:sz w:val="22"/>
                            <w:szCs w:val="22"/>
                          </w:rPr>
                        </w:rPrChange>
                      </w:rPr>
                      <m:t>i∈</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361"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362" w:author="Milan Stojkov" w:date="2026-10-02T11:00:00Z">
                              <w:rPr>
                                <w:rFonts w:ascii="Cambria Math" w:hAnsi="Cambria Math" w:eastAsia="Cambria Math" w:cs="Cambria Math"/>
                                <w:color w:val="000000"/>
                                <w:sz w:val="22"/>
                                <w:szCs w:val="22"/>
                              </w:rPr>
                            </w:rPrChange>
                          </w:rPr>
                          <m:t>h</m:t>
                        </m:r>
                        <m:ctrlPr>
                          <w:rPr>
                            <w:rFonts w:ascii="Cambria Math" w:hAnsi="Cambria Math" w:eastAsia="Cambria Math" w:cs="Cambria Math"/>
                            <w:color w:val="000000"/>
                            <w:sz w:val="22"/>
                            <w:szCs w:val="22"/>
                            <w:lang w:val="sr-Cyrl-RS"/>
                          </w:rPr>
                        </m:ctrlPr>
                      </m:sub>
                    </m:sSub>
                    <m:ctrlPr>
                      <w:rPr>
                        <w:rFonts w:ascii="Cambria Math" w:hAnsi="Cambria Math" w:eastAsia="Cambria Math" w:cs="Cambria Math"/>
                        <w:color w:val="000000"/>
                        <w:sz w:val="22"/>
                        <w:szCs w:val="22"/>
                        <w:lang w:val="sr-Cyrl-RS"/>
                      </w:rPr>
                    </m:ctrlPr>
                  </m:sub>
                  <m:sup>
                    <m:ctrlPr>
                      <w:rPr>
                        <w:rFonts w:ascii="Cambria Math" w:hAnsi="Cambria Math" w:eastAsia="Cambria Math" w:cs="Cambria Math"/>
                        <w:color w:val="000000"/>
                        <w:sz w:val="22"/>
                        <w:szCs w:val="22"/>
                        <w:lang w:val="sr-Cyrl-RS"/>
                      </w:rPr>
                    </m:ctrlPr>
                  </m:sup>
                  <m:e>
                    <m:ctrlPr>
                      <w:rPr>
                        <w:rFonts w:ascii="Cambria Math" w:hAnsi="Cambria Math" w:eastAsia="Cambria Math" w:cs="Cambria Math"/>
                        <w:color w:val="000000"/>
                        <w:sz w:val="22"/>
                        <w:szCs w:val="22"/>
                        <w:lang w:val="sr-Cyrl-RS"/>
                      </w:rPr>
                    </m:ctrlPr>
                  </m:e>
                </m:nary>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8363"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364" w:author="Milan Stojkov" w:date="2026-10-02T11:00:00Z">
                              <w:rPr>
                                <w:rFonts w:ascii="Cambria Math" w:hAnsi="Cambria Math" w:eastAsia="Cambria Math" w:cs="Cambria Math"/>
                                <w:color w:val="000000"/>
                                <w:sz w:val="22"/>
                                <w:szCs w:val="22"/>
                              </w:rPr>
                            </w:rPrChange>
                          </w:rPr>
                          <m:t>P</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365" w:author="Milan Stojkov" w:date="2026-10-02T11:00:00Z">
                              <w:rPr>
                                <w:rFonts w:ascii="Cambria Math" w:hAnsi="Cambria Math" w:eastAsia="Cambria Math" w:cs="Cambria Math"/>
                                <w:color w:val="000000"/>
                                <w:sz w:val="22"/>
                                <w:szCs w:val="22"/>
                              </w:rPr>
                            </w:rPrChange>
                          </w:rPr>
                          <m:t>i</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366"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367"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368" w:author="Milan Stojkov" w:date="2026-10-02T11:00:00Z">
                              <w:rPr>
                                <w:rFonts w:ascii="Cambria Math" w:hAnsi="Cambria Math" w:eastAsia="Cambria Math" w:cs="Cambria Math"/>
                                <w:color w:val="000000"/>
                                <w:sz w:val="22"/>
                                <w:szCs w:val="22"/>
                              </w:rPr>
                            </w:rPrChange>
                          </w:rPr>
                          <m:t>s</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369" w:author="Milan Stojkov" w:date="2026-10-02T11:00:00Z">
                          <w:rPr>
                            <w:rFonts w:ascii="Cambria Math" w:hAnsi="Cambria Math" w:eastAsia="Cambria Math" w:cs="Cambria Math"/>
                            <w:color w:val="000000"/>
                            <w:sz w:val="22"/>
                            <w:szCs w:val="22"/>
                          </w:rPr>
                        </w:rPrChange>
                      </w:rPr>
                      <m:t>|</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8370"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371" w:author="Milan Stojkov" w:date="2026-10-02T11:00:00Z">
                              <w:rPr>
                                <w:rFonts w:ascii="Cambria Math" w:hAnsi="Cambria Math" w:eastAsia="Cambria Math" w:cs="Cambria Math"/>
                                <w:color w:val="000000"/>
                                <w:sz w:val="22"/>
                                <w:szCs w:val="22"/>
                              </w:rPr>
                            </w:rPrChange>
                          </w:rPr>
                          <m:t>P</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372" w:author="Milan Stojkov" w:date="2026-10-02T11:00:00Z">
                              <w:rPr>
                                <w:rFonts w:ascii="Cambria Math" w:hAnsi="Cambria Math" w:eastAsia="Cambria Math" w:cs="Cambria Math"/>
                                <w:color w:val="000000"/>
                                <w:sz w:val="22"/>
                                <w:szCs w:val="22"/>
                              </w:rPr>
                            </w:rPrChange>
                          </w:rPr>
                          <m:t>i</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373" w:author="Milan Stojkov" w:date="2026-10-02T11:00:00Z">
                          <w:rPr>
                            <w:rFonts w:ascii="Cambria Math" w:hAnsi="Cambria Math" w:eastAsia="Cambria Math" w:cs="Cambria Math"/>
                            <w:color w:val="000000"/>
                            <w:sz w:val="22"/>
                            <w:szCs w:val="22"/>
                          </w:rPr>
                        </w:rPrChange>
                      </w:rPr>
                      <m:t>|</m:t>
                    </m:r>
                    <m:ctrlPr>
                      <w:rPr>
                        <w:rFonts w:ascii="Cambria Math" w:hAnsi="Cambria Math" w:eastAsia="Cambria Math" w:cs="Cambria Math"/>
                        <w:color w:val="000000"/>
                        <w:sz w:val="22"/>
                        <w:szCs w:val="22"/>
                        <w:lang w:val="sr-Cyrl-RS"/>
                      </w:rPr>
                    </m:ctrlPr>
                  </m:den>
                </m:f>
              </m:oMath>
            </m:oMathPara>
          </w:p>
        </w:tc>
        <w:tc>
          <w:tcPr>
            <w:tcW w:w="115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374" w:author="Milica Radić" w:date="2026-10-03T20:28:21Z">
              <w:tcPr>
                <w:tcW w:w="198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7F3854D6">
            <w:pPr>
              <w:jc w:val="center"/>
              <w:rPr>
                <w:sz w:val="22"/>
                <w:szCs w:val="22"/>
                <w:lang w:val="sr-Cyrl-RS"/>
                <w:rPrChange w:id="8375" w:author="Milan Stojkov" w:date="2026-10-02T11:00:00Z">
                  <w:rPr>
                    <w:sz w:val="22"/>
                    <w:szCs w:val="22"/>
                  </w:rPr>
                </w:rPrChange>
              </w:rPr>
            </w:pPr>
            <w:r>
              <w:rPr>
                <w:sz w:val="22"/>
                <w:szCs w:val="22"/>
                <w:lang w:val="sr-Cyrl-RS"/>
                <w:rPrChange w:id="8376" w:author="Milan Stojkov" w:date="2026-10-02T11:00:00Z">
                  <w:rPr>
                    <w:sz w:val="22"/>
                    <w:szCs w:val="22"/>
                  </w:rPr>
                </w:rPrChange>
              </w:rPr>
              <w:t xml:space="preserve">удео </w:t>
            </w:r>
            <w:r>
              <w:rPr>
                <w:i/>
                <w:iCs/>
                <w:sz w:val="22"/>
                <w:szCs w:val="22"/>
                <w:lang w:val="sr-Cyrl-RS"/>
                <w:rPrChange w:id="8377" w:author="Milan Stojkov" w:date="2026-10-02T11:00:00Z">
                  <w:rPr>
                    <w:i/>
                    <w:iCs/>
                    <w:sz w:val="22"/>
                    <w:szCs w:val="22"/>
                  </w:rPr>
                </w:rPrChange>
              </w:rPr>
              <w:t xml:space="preserve">Sybil </w:t>
            </w:r>
            <w:r>
              <w:rPr>
                <w:sz w:val="22"/>
                <w:szCs w:val="22"/>
                <w:lang w:val="sr-Cyrl-RS"/>
                <w:rPrChange w:id="8378" w:author="Milan Stojkov" w:date="2026-10-02T11:00:00Z">
                  <w:rPr>
                    <w:sz w:val="22"/>
                    <w:szCs w:val="22"/>
                  </w:rPr>
                </w:rPrChange>
              </w:rPr>
              <w:t>идентитета у peer set-овима</w:t>
            </w:r>
          </w:p>
        </w:tc>
      </w:tr>
      <w:tr w14:paraId="79C49F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379" w:author="Milica Radić" w:date="2026-10-03T20:28: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11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380" w:author="Milica Radić" w:date="2026-10-03T20:28:21Z">
              <w:tcPr>
                <w:tcW w:w="1913"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EC1C8C4">
            <w:pPr>
              <w:jc w:val="center"/>
              <w:rPr>
                <w:sz w:val="22"/>
                <w:szCs w:val="22"/>
                <w:lang w:val="sr-Cyrl-RS"/>
                <w:rPrChange w:id="8381" w:author="Milan Stojkov" w:date="2026-10-02T11:00:00Z">
                  <w:rPr>
                    <w:sz w:val="22"/>
                    <w:szCs w:val="22"/>
                  </w:rPr>
                </w:rPrChange>
              </w:rPr>
            </w:pPr>
            <w:r>
              <w:rPr>
                <w:sz w:val="22"/>
                <w:szCs w:val="22"/>
                <w:lang w:val="sr-Cyrl-RS"/>
                <w:rPrChange w:id="8382" w:author="Milan Stojkov" w:date="2026-10-02T11:00:00Z">
                  <w:rPr>
                    <w:sz w:val="22"/>
                    <w:szCs w:val="22"/>
                  </w:rPr>
                </w:rPrChange>
              </w:rPr>
              <w:t>Укупан удео нападача</w:t>
            </w:r>
          </w:p>
        </w:tc>
        <w:tc>
          <w:tcPr>
            <w:tcW w:w="273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383" w:author="Milica Radić" w:date="2026-10-03T20:28:21Z">
              <w:tcPr>
                <w:tcW w:w="4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B3FE90E">
            <w:pPr>
              <w:jc w:val="center"/>
              <w:rPr>
                <w:rFonts w:ascii="Cambria Math" w:hAnsi="Cambria Math" w:eastAsia="Cambria Math" w:cs="Cambria Math"/>
                <w:color w:val="000000"/>
                <w:sz w:val="22"/>
                <w:szCs w:val="22"/>
                <w:lang w:val="sr-Cyrl-RS"/>
                <w:rPrChange w:id="8384" w:author="Milan Stojkov" w:date="2026-10-02T11:00:00Z">
                  <w:rPr>
                    <w:rFonts w:ascii="Cambria Math" w:hAnsi="Cambria Math" w:eastAsia="Cambria Math" w:cs="Cambria Math"/>
                    <w:color w:val="000000"/>
                    <w:sz w:val="22"/>
                    <w:szCs w:val="22"/>
                  </w:rPr>
                </w:rPrChange>
              </w:rPr>
            </w:pPr>
            <m:oMathPara>
              <m:oMath>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385" w:author="Milan Stojkov" w:date="2026-10-02T11:00:00Z">
                          <w:rPr>
                            <w:rFonts w:ascii="Cambria Math" w:hAnsi="Cambria Math" w:eastAsia="Cambria Math" w:cs="Cambria Math"/>
                            <w:color w:val="000000"/>
                            <w:sz w:val="22"/>
                            <w:szCs w:val="22"/>
                          </w:rPr>
                        </w:rPrChange>
                      </w:rPr>
                      <m:t>P</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386" w:author="Milan Stojkov" w:date="2026-10-02T11:00:00Z">
                          <w:rPr>
                            <w:rFonts w:ascii="Cambria Math" w:hAnsi="Cambria Math" w:eastAsia="Cambria Math" w:cs="Cambria Math"/>
                            <w:color w:val="000000"/>
                            <w:sz w:val="22"/>
                            <w:szCs w:val="22"/>
                          </w:rPr>
                        </w:rPrChange>
                      </w:rPr>
                      <m:t>mal</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387" w:author="Milan Stojkov" w:date="2026-10-02T11:00:00Z">
                      <w:rPr>
                        <w:rFonts w:ascii="Cambria Math" w:hAnsi="Cambria Math" w:eastAsia="Cambria Math" w:cs="Cambria Math"/>
                        <w:color w:val="000000"/>
                        <w:sz w:val="22"/>
                        <w:szCs w:val="22"/>
                      </w:rPr>
                    </w:rPrChange>
                  </w:rPr>
                  <m:t>=</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8388" w:author="Milan Stojkov" w:date="2026-10-02T11:00:00Z">
                          <w:rPr>
                            <w:rFonts w:ascii="Cambria Math" w:hAnsi="Cambria Math" w:eastAsia="Cambria Math" w:cs="Cambria Math"/>
                            <w:color w:val="000000"/>
                            <w:sz w:val="22"/>
                            <w:szCs w:val="22"/>
                          </w:rPr>
                        </w:rPrChange>
                      </w:rPr>
                      <m:t>1</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8389"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390"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391" w:author="Milan Stojkov" w:date="2026-10-02T11:00:00Z">
                              <w:rPr>
                                <w:rFonts w:ascii="Cambria Math" w:hAnsi="Cambria Math" w:eastAsia="Cambria Math" w:cs="Cambria Math"/>
                                <w:color w:val="000000"/>
                                <w:sz w:val="22"/>
                                <w:szCs w:val="22"/>
                              </w:rPr>
                            </w:rPrChange>
                          </w:rPr>
                          <m:t>h</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392" w:author="Milan Stojkov" w:date="2026-10-02T11:00:00Z">
                          <w:rPr>
                            <w:rFonts w:ascii="Cambria Math" w:hAnsi="Cambria Math" w:eastAsia="Cambria Math" w:cs="Cambria Math"/>
                            <w:color w:val="000000"/>
                            <w:sz w:val="22"/>
                            <w:szCs w:val="22"/>
                          </w:rPr>
                        </w:rPrChange>
                      </w:rPr>
                      <m:t>|</m:t>
                    </m:r>
                    <m:ctrlPr>
                      <w:rPr>
                        <w:rFonts w:ascii="Cambria Math" w:hAnsi="Cambria Math" w:eastAsia="Cambria Math" w:cs="Cambria Math"/>
                        <w:color w:val="000000"/>
                        <w:sz w:val="22"/>
                        <w:szCs w:val="22"/>
                        <w:lang w:val="sr-Cyrl-RS"/>
                      </w:rPr>
                    </m:ctrlPr>
                  </m:den>
                </m:f>
                <m:nary>
                  <m:naryPr>
                    <m:chr m:val="∑"/>
                    <m:ctrlPr>
                      <w:rPr>
                        <w:rFonts w:ascii="Cambria Math" w:hAnsi="Cambria Math" w:eastAsia="Cambria Math" w:cs="Cambria Math"/>
                        <w:color w:val="000000"/>
                        <w:sz w:val="22"/>
                        <w:szCs w:val="22"/>
                        <w:lang w:val="sr-Cyrl-RS"/>
                      </w:rPr>
                    </m:ctrlPr>
                  </m:naryPr>
                  <m:sub>
                    <m:r>
                      <m:rPr/>
                      <w:rPr>
                        <w:rFonts w:ascii="Cambria Math" w:hAnsi="Cambria Math" w:eastAsia="Cambria Math" w:cs="Cambria Math"/>
                        <w:color w:val="000000"/>
                        <w:sz w:val="22"/>
                        <w:szCs w:val="22"/>
                        <w:lang w:val="sr-Cyrl-RS"/>
                        <w:rPrChange w:id="8393" w:author="Milan Stojkov" w:date="2026-10-02T11:00:00Z">
                          <w:rPr>
                            <w:rFonts w:ascii="Cambria Math" w:hAnsi="Cambria Math" w:eastAsia="Cambria Math" w:cs="Cambria Math"/>
                            <w:color w:val="000000"/>
                            <w:sz w:val="22"/>
                            <w:szCs w:val="22"/>
                          </w:rPr>
                        </w:rPrChange>
                      </w:rPr>
                      <m:t>i∈</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394"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395" w:author="Milan Stojkov" w:date="2026-10-02T11:00:00Z">
                              <w:rPr>
                                <w:rFonts w:ascii="Cambria Math" w:hAnsi="Cambria Math" w:eastAsia="Cambria Math" w:cs="Cambria Math"/>
                                <w:color w:val="000000"/>
                                <w:sz w:val="22"/>
                                <w:szCs w:val="22"/>
                              </w:rPr>
                            </w:rPrChange>
                          </w:rPr>
                          <m:t>h</m:t>
                        </m:r>
                        <m:ctrlPr>
                          <w:rPr>
                            <w:rFonts w:ascii="Cambria Math" w:hAnsi="Cambria Math" w:eastAsia="Cambria Math" w:cs="Cambria Math"/>
                            <w:color w:val="000000"/>
                            <w:sz w:val="22"/>
                            <w:szCs w:val="22"/>
                            <w:lang w:val="sr-Cyrl-RS"/>
                          </w:rPr>
                        </m:ctrlPr>
                      </m:sub>
                    </m:sSub>
                    <m:ctrlPr>
                      <w:rPr>
                        <w:rFonts w:ascii="Cambria Math" w:hAnsi="Cambria Math" w:eastAsia="Cambria Math" w:cs="Cambria Math"/>
                        <w:color w:val="000000"/>
                        <w:sz w:val="22"/>
                        <w:szCs w:val="22"/>
                        <w:lang w:val="sr-Cyrl-RS"/>
                      </w:rPr>
                    </m:ctrlPr>
                  </m:sub>
                  <m:sup>
                    <m:ctrlPr>
                      <w:rPr>
                        <w:rFonts w:ascii="Cambria Math" w:hAnsi="Cambria Math" w:eastAsia="Cambria Math" w:cs="Cambria Math"/>
                        <w:color w:val="000000"/>
                        <w:sz w:val="22"/>
                        <w:szCs w:val="22"/>
                        <w:lang w:val="sr-Cyrl-RS"/>
                      </w:rPr>
                    </m:ctrlPr>
                  </m:sup>
                  <m:e>
                    <m:ctrlPr>
                      <w:rPr>
                        <w:rFonts w:ascii="Cambria Math" w:hAnsi="Cambria Math" w:eastAsia="Cambria Math" w:cs="Cambria Math"/>
                        <w:color w:val="000000"/>
                        <w:sz w:val="22"/>
                        <w:szCs w:val="22"/>
                        <w:lang w:val="sr-Cyrl-RS"/>
                      </w:rPr>
                    </m:ctrlPr>
                  </m:e>
                </m:nary>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8396"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397" w:author="Milan Stojkov" w:date="2026-10-02T11:00:00Z">
                              <w:rPr>
                                <w:rFonts w:ascii="Cambria Math" w:hAnsi="Cambria Math" w:eastAsia="Cambria Math" w:cs="Cambria Math"/>
                                <w:color w:val="000000"/>
                                <w:sz w:val="22"/>
                                <w:szCs w:val="22"/>
                              </w:rPr>
                            </w:rPrChange>
                          </w:rPr>
                          <m:t>P</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398" w:author="Milan Stojkov" w:date="2026-10-02T11:00:00Z">
                              <w:rPr>
                                <w:rFonts w:ascii="Cambria Math" w:hAnsi="Cambria Math" w:eastAsia="Cambria Math" w:cs="Cambria Math"/>
                                <w:color w:val="000000"/>
                                <w:sz w:val="22"/>
                                <w:szCs w:val="22"/>
                              </w:rPr>
                            </w:rPrChange>
                          </w:rPr>
                          <m:t>i</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399"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400"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401" w:author="Milan Stojkov" w:date="2026-10-02T11:00:00Z">
                              <w:rPr>
                                <w:rFonts w:ascii="Cambria Math" w:hAnsi="Cambria Math" w:eastAsia="Cambria Math" w:cs="Cambria Math"/>
                                <w:color w:val="000000"/>
                                <w:sz w:val="22"/>
                                <w:szCs w:val="22"/>
                              </w:rPr>
                            </w:rPrChange>
                          </w:rPr>
                          <m:t>s</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402"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403"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404" w:author="Milan Stojkov" w:date="2026-10-02T11:00:00Z">
                              <w:rPr>
                                <w:rFonts w:ascii="Cambria Math" w:hAnsi="Cambria Math" w:eastAsia="Cambria Math" w:cs="Cambria Math"/>
                                <w:color w:val="000000"/>
                                <w:sz w:val="22"/>
                                <w:szCs w:val="22"/>
                              </w:rPr>
                            </w:rPrChange>
                          </w:rPr>
                          <m:t>b</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405" w:author="Milan Stojkov" w:date="2026-10-02T11:00:00Z">
                          <w:rPr>
                            <w:rFonts w:ascii="Cambria Math" w:hAnsi="Cambria Math" w:eastAsia="Cambria Math" w:cs="Cambria Math"/>
                            <w:color w:val="000000"/>
                            <w:sz w:val="22"/>
                            <w:szCs w:val="22"/>
                          </w:rPr>
                        </w:rPrChange>
                      </w:rPr>
                      <m:t>)|</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8406"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407" w:author="Milan Stojkov" w:date="2026-10-02T11:00:00Z">
                              <w:rPr>
                                <w:rFonts w:ascii="Cambria Math" w:hAnsi="Cambria Math" w:eastAsia="Cambria Math" w:cs="Cambria Math"/>
                                <w:color w:val="000000"/>
                                <w:sz w:val="22"/>
                                <w:szCs w:val="22"/>
                              </w:rPr>
                            </w:rPrChange>
                          </w:rPr>
                          <m:t>P</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408" w:author="Milan Stojkov" w:date="2026-10-02T11:00:00Z">
                              <w:rPr>
                                <w:rFonts w:ascii="Cambria Math" w:hAnsi="Cambria Math" w:eastAsia="Cambria Math" w:cs="Cambria Math"/>
                                <w:color w:val="000000"/>
                                <w:sz w:val="22"/>
                                <w:szCs w:val="22"/>
                              </w:rPr>
                            </w:rPrChange>
                          </w:rPr>
                          <m:t>i</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409" w:author="Milan Stojkov" w:date="2026-10-02T11:00:00Z">
                          <w:rPr>
                            <w:rFonts w:ascii="Cambria Math" w:hAnsi="Cambria Math" w:eastAsia="Cambria Math" w:cs="Cambria Math"/>
                            <w:color w:val="000000"/>
                            <w:sz w:val="22"/>
                            <w:szCs w:val="22"/>
                          </w:rPr>
                        </w:rPrChange>
                      </w:rPr>
                      <m:t>|</m:t>
                    </m:r>
                    <m:ctrlPr>
                      <w:rPr>
                        <w:rFonts w:ascii="Cambria Math" w:hAnsi="Cambria Math" w:eastAsia="Cambria Math" w:cs="Cambria Math"/>
                        <w:color w:val="000000"/>
                        <w:sz w:val="22"/>
                        <w:szCs w:val="22"/>
                        <w:lang w:val="sr-Cyrl-RS"/>
                      </w:rPr>
                    </m:ctrlPr>
                  </m:den>
                </m:f>
              </m:oMath>
            </m:oMathPara>
          </w:p>
        </w:tc>
        <w:tc>
          <w:tcPr>
            <w:tcW w:w="115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410" w:author="Milica Radić" w:date="2026-10-03T20:28:21Z">
              <w:tcPr>
                <w:tcW w:w="198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DDCC6D4">
            <w:pPr>
              <w:jc w:val="center"/>
              <w:rPr>
                <w:sz w:val="22"/>
                <w:szCs w:val="22"/>
                <w:lang w:val="sr-Cyrl-RS"/>
                <w:rPrChange w:id="8411" w:author="Milan Stojkov" w:date="2026-10-02T11:00:00Z">
                  <w:rPr>
                    <w:sz w:val="22"/>
                    <w:szCs w:val="22"/>
                  </w:rPr>
                </w:rPrChange>
              </w:rPr>
            </w:pPr>
            <w:r>
              <w:rPr>
                <w:sz w:val="22"/>
                <w:szCs w:val="22"/>
                <w:lang w:val="sr-Cyrl-RS"/>
                <w:rPrChange w:id="8412" w:author="Milan Stojkov" w:date="2026-10-02T11:00:00Z">
                  <w:rPr>
                    <w:sz w:val="22"/>
                    <w:szCs w:val="22"/>
                  </w:rPr>
                </w:rPrChange>
              </w:rPr>
              <w:t xml:space="preserve">компромитованост peer set-а укључујући </w:t>
            </w:r>
            <w:r>
              <w:rPr>
                <w:i/>
                <w:iCs/>
                <w:sz w:val="22"/>
                <w:szCs w:val="22"/>
                <w:lang w:val="sr-Cyrl-RS"/>
                <w:rPrChange w:id="8413" w:author="Milan Stojkov" w:date="2026-10-02T11:00:00Z">
                  <w:rPr>
                    <w:i/>
                    <w:iCs/>
                    <w:sz w:val="22"/>
                    <w:szCs w:val="22"/>
                  </w:rPr>
                </w:rPrChange>
              </w:rPr>
              <w:t xml:space="preserve">Byzantine </w:t>
            </w:r>
            <w:r>
              <w:rPr>
                <w:sz w:val="22"/>
                <w:szCs w:val="22"/>
                <w:lang w:val="sr-Cyrl-RS"/>
                <w:rPrChange w:id="8414" w:author="Milan Stojkov" w:date="2026-10-02T11:00:00Z">
                  <w:rPr>
                    <w:sz w:val="22"/>
                    <w:szCs w:val="22"/>
                  </w:rPr>
                </w:rPrChange>
              </w:rPr>
              <w:t>чворове</w:t>
            </w:r>
          </w:p>
        </w:tc>
      </w:tr>
      <w:tr w14:paraId="42ED1A3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415" w:author="Milica Radić" w:date="2026-10-03T20:28: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11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416" w:author="Milica Radić" w:date="2026-10-03T20:28:21Z">
              <w:tcPr>
                <w:tcW w:w="1913"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7369E63">
            <w:pPr>
              <w:jc w:val="center"/>
              <w:rPr>
                <w:sz w:val="22"/>
                <w:szCs w:val="22"/>
                <w:lang w:val="sr-Cyrl-RS"/>
                <w:rPrChange w:id="8417" w:author="Milan Stojkov" w:date="2026-10-02T11:00:00Z">
                  <w:rPr>
                    <w:sz w:val="22"/>
                    <w:szCs w:val="22"/>
                  </w:rPr>
                </w:rPrChange>
              </w:rPr>
            </w:pPr>
            <w:r>
              <w:rPr>
                <w:i/>
                <w:iCs/>
                <w:sz w:val="22"/>
                <w:szCs w:val="22"/>
                <w:lang w:val="sr-Cyrl-RS"/>
                <w:rPrChange w:id="8418" w:author="Milan Stojkov" w:date="2026-10-02T11:00:00Z">
                  <w:rPr>
                    <w:i/>
                    <w:iCs/>
                    <w:sz w:val="22"/>
                    <w:szCs w:val="22"/>
                  </w:rPr>
                </w:rPrChange>
              </w:rPr>
              <w:t>Eclipse success rate</w:t>
            </w:r>
          </w:p>
        </w:tc>
        <w:tc>
          <w:tcPr>
            <w:tcW w:w="273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419" w:author="Milica Radić" w:date="2026-10-03T20:28:21Z">
              <w:tcPr>
                <w:tcW w:w="4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566E40D">
            <w:pPr>
              <w:jc w:val="center"/>
              <w:rPr>
                <w:rFonts w:ascii="Cambria Math" w:hAnsi="Cambria Math" w:eastAsia="Cambria Math" w:cs="Cambria Math"/>
                <w:color w:val="000000"/>
                <w:sz w:val="22"/>
                <w:szCs w:val="22"/>
                <w:lang w:val="sr-Cyrl-RS"/>
                <w:rPrChange w:id="8420" w:author="Milan Stojkov" w:date="2026-10-02T11:00:00Z">
                  <w:rPr>
                    <w:rFonts w:ascii="Cambria Math" w:hAnsi="Cambria Math" w:eastAsia="Cambria Math" w:cs="Cambria Math"/>
                    <w:color w:val="000000"/>
                    <w:sz w:val="22"/>
                    <w:szCs w:val="22"/>
                  </w:rPr>
                </w:rPrChange>
              </w:rPr>
            </w:pPr>
            <m:oMathPara>
              <m:oMath>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421" w:author="Milan Stojkov" w:date="2026-10-02T11:00:00Z">
                          <w:rPr>
                            <w:rFonts w:ascii="Cambria Math" w:hAnsi="Cambria Math" w:eastAsia="Cambria Math" w:cs="Cambria Math"/>
                            <w:color w:val="000000"/>
                            <w:sz w:val="22"/>
                            <w:szCs w:val="22"/>
                          </w:rPr>
                        </w:rPrChange>
                      </w:rPr>
                      <m:t>P</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422" w:author="Milan Stojkov" w:date="2026-10-02T11:00:00Z">
                          <w:rPr>
                            <w:rFonts w:ascii="Cambria Math" w:hAnsi="Cambria Math" w:eastAsia="Cambria Math" w:cs="Cambria Math"/>
                            <w:color w:val="000000"/>
                            <w:sz w:val="22"/>
                            <w:szCs w:val="22"/>
                          </w:rPr>
                        </w:rPrChange>
                      </w:rPr>
                      <m:t>eclipse</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423" w:author="Milan Stojkov" w:date="2026-10-02T11:00:00Z">
                      <w:rPr>
                        <w:rFonts w:ascii="Cambria Math" w:hAnsi="Cambria Math" w:eastAsia="Cambria Math" w:cs="Cambria Math"/>
                        <w:color w:val="000000"/>
                        <w:sz w:val="22"/>
                        <w:szCs w:val="22"/>
                      </w:rPr>
                    </w:rPrChange>
                  </w:rPr>
                  <m:t>=</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8424" w:author="Milan Stojkov" w:date="2026-10-02T11:00:00Z">
                          <w:rPr>
                            <w:rFonts w:ascii="Cambria Math" w:hAnsi="Cambria Math" w:eastAsia="Cambria Math" w:cs="Cambria Math"/>
                            <w:color w:val="000000"/>
                            <w:sz w:val="22"/>
                            <w:szCs w:val="22"/>
                          </w:rPr>
                        </w:rPrChange>
                      </w:rPr>
                      <m:t>|{i∈</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425"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426" w:author="Milan Stojkov" w:date="2026-10-02T11:00:00Z">
                              <w:rPr>
                                <w:rFonts w:ascii="Cambria Math" w:hAnsi="Cambria Math" w:eastAsia="Cambria Math" w:cs="Cambria Math"/>
                                <w:color w:val="000000"/>
                                <w:sz w:val="22"/>
                                <w:szCs w:val="22"/>
                              </w:rPr>
                            </w:rPrChange>
                          </w:rPr>
                          <m:t>h</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427"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428" w:author="Milan Stojkov" w:date="2026-10-02T11:00:00Z">
                              <w:rPr>
                                <w:rFonts w:ascii="Cambria Math" w:hAnsi="Cambria Math" w:eastAsia="Cambria Math" w:cs="Cambria Math"/>
                                <w:color w:val="000000"/>
                                <w:sz w:val="22"/>
                                <w:szCs w:val="22"/>
                              </w:rPr>
                            </w:rPrChange>
                          </w:rPr>
                          <m:t>P</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429" w:author="Milan Stojkov" w:date="2026-10-02T11:00:00Z">
                              <w:rPr>
                                <w:rFonts w:ascii="Cambria Math" w:hAnsi="Cambria Math" w:eastAsia="Cambria Math" w:cs="Cambria Math"/>
                                <w:color w:val="000000"/>
                                <w:sz w:val="22"/>
                                <w:szCs w:val="22"/>
                              </w:rPr>
                            </w:rPrChange>
                          </w:rPr>
                          <m:t>i</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430"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431"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432" w:author="Milan Stojkov" w:date="2026-10-02T11:00:00Z">
                              <w:rPr>
                                <w:rFonts w:ascii="Cambria Math" w:hAnsi="Cambria Math" w:eastAsia="Cambria Math" w:cs="Cambria Math"/>
                                <w:color w:val="000000"/>
                                <w:sz w:val="22"/>
                                <w:szCs w:val="22"/>
                              </w:rPr>
                            </w:rPrChange>
                          </w:rPr>
                          <m:t>h</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433" w:author="Milan Stojkov" w:date="2026-10-02T11:00:00Z">
                          <w:rPr>
                            <w:rFonts w:ascii="Cambria Math" w:hAnsi="Cambria Math" w:eastAsia="Cambria Math" w:cs="Cambria Math"/>
                            <w:color w:val="000000"/>
                            <w:sz w:val="22"/>
                            <w:szCs w:val="22"/>
                          </w:rPr>
                        </w:rPrChange>
                      </w:rPr>
                      <m:t>=∅}|</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8434"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435"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436" w:author="Milan Stojkov" w:date="2026-10-02T11:00:00Z">
                              <w:rPr>
                                <w:rFonts w:ascii="Cambria Math" w:hAnsi="Cambria Math" w:eastAsia="Cambria Math" w:cs="Cambria Math"/>
                                <w:color w:val="000000"/>
                                <w:sz w:val="22"/>
                                <w:szCs w:val="22"/>
                              </w:rPr>
                            </w:rPrChange>
                          </w:rPr>
                          <m:t>h</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437" w:author="Milan Stojkov" w:date="2026-10-02T11:00:00Z">
                          <w:rPr>
                            <w:rFonts w:ascii="Cambria Math" w:hAnsi="Cambria Math" w:eastAsia="Cambria Math" w:cs="Cambria Math"/>
                            <w:color w:val="000000"/>
                            <w:sz w:val="22"/>
                            <w:szCs w:val="22"/>
                          </w:rPr>
                        </w:rPrChange>
                      </w:rPr>
                      <m:t>|</m:t>
                    </m:r>
                    <m:ctrlPr>
                      <w:rPr>
                        <w:rFonts w:ascii="Cambria Math" w:hAnsi="Cambria Math" w:eastAsia="Cambria Math" w:cs="Cambria Math"/>
                        <w:color w:val="000000"/>
                        <w:sz w:val="22"/>
                        <w:szCs w:val="22"/>
                        <w:lang w:val="sr-Cyrl-RS"/>
                      </w:rPr>
                    </m:ctrlPr>
                  </m:den>
                </m:f>
              </m:oMath>
            </m:oMathPara>
          </w:p>
        </w:tc>
        <w:tc>
          <w:tcPr>
            <w:tcW w:w="115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438" w:author="Milica Radić" w:date="2026-10-03T20:28:21Z">
              <w:tcPr>
                <w:tcW w:w="198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747A761">
            <w:pPr>
              <w:jc w:val="center"/>
              <w:rPr>
                <w:sz w:val="22"/>
                <w:szCs w:val="22"/>
                <w:lang w:val="en-US"/>
              </w:rPr>
            </w:pPr>
            <w:r>
              <w:rPr>
                <w:sz w:val="22"/>
                <w:szCs w:val="22"/>
                <w:lang w:val="sr-Cyrl-RS"/>
                <w:rPrChange w:id="8439" w:author="Milan Stojkov" w:date="2026-10-02T11:00:00Z">
                  <w:rPr>
                    <w:sz w:val="22"/>
                    <w:szCs w:val="22"/>
                  </w:rPr>
                </w:rPrChange>
              </w:rPr>
              <w:t>удео потпуно изолованих учесника</w:t>
            </w:r>
            <w:ins w:id="8440" w:author="Milica Radić" w:date="2026-10-02T16:51:29Z">
              <w:r>
                <w:rPr>
                  <w:rFonts w:hint="default"/>
                  <w:sz w:val="22"/>
                  <w:szCs w:val="22"/>
                  <w:lang w:val="en-US"/>
                </w:rPr>
                <w:t xml:space="preserve"> </w:t>
              </w:r>
            </w:ins>
          </w:p>
        </w:tc>
      </w:tr>
      <w:tr w14:paraId="02CF22C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441" w:author="Milica Radić" w:date="2026-10-03T20:28: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11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442" w:author="Milica Radić" w:date="2026-10-03T20:28:21Z">
              <w:tcPr>
                <w:tcW w:w="1913"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D1391FD">
            <w:pPr>
              <w:jc w:val="center"/>
              <w:rPr>
                <w:sz w:val="22"/>
                <w:szCs w:val="22"/>
                <w:lang w:val="sr-Cyrl-RS"/>
                <w:rPrChange w:id="8443" w:author="Milan Stojkov" w:date="2026-10-02T11:00:00Z">
                  <w:rPr>
                    <w:sz w:val="22"/>
                    <w:szCs w:val="22"/>
                  </w:rPr>
                </w:rPrChange>
              </w:rPr>
            </w:pPr>
            <w:r>
              <w:rPr>
                <w:sz w:val="22"/>
                <w:szCs w:val="22"/>
                <w:lang w:val="sr-Cyrl-RS"/>
                <w:rPrChange w:id="8444" w:author="Milan Stojkov" w:date="2026-10-02T11:00:00Z">
                  <w:rPr>
                    <w:sz w:val="22"/>
                    <w:szCs w:val="22"/>
                  </w:rPr>
                </w:rPrChange>
              </w:rPr>
              <w:t xml:space="preserve">Разноврсност </w:t>
            </w:r>
            <w:r>
              <w:rPr>
                <w:i/>
                <w:iCs/>
                <w:sz w:val="22"/>
                <w:szCs w:val="22"/>
                <w:lang w:val="sr-Cyrl-RS"/>
                <w:rPrChange w:id="8445" w:author="Milan Stojkov" w:date="2026-10-02T11:00:00Z">
                  <w:rPr>
                    <w:i/>
                    <w:iCs/>
                    <w:sz w:val="22"/>
                    <w:szCs w:val="22"/>
                  </w:rPr>
                </w:rPrChange>
              </w:rPr>
              <w:t>peer set</w:t>
            </w:r>
            <w:r>
              <w:rPr>
                <w:sz w:val="22"/>
                <w:szCs w:val="22"/>
                <w:lang w:val="sr-Cyrl-RS"/>
                <w:rPrChange w:id="8446" w:author="Milan Stojkov" w:date="2026-10-02T11:00:00Z">
                  <w:rPr>
                    <w:sz w:val="22"/>
                    <w:szCs w:val="22"/>
                  </w:rPr>
                </w:rPrChange>
              </w:rPr>
              <w:t>-а</w:t>
            </w:r>
          </w:p>
        </w:tc>
        <w:tc>
          <w:tcPr>
            <w:tcW w:w="273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447" w:author="Milica Radić" w:date="2026-10-03T20:28:21Z">
              <w:tcPr>
                <w:tcW w:w="4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2D460DE">
            <w:pPr>
              <w:jc w:val="center"/>
              <w:rPr>
                <w:rFonts w:ascii="Cambria Math" w:hAnsi="Cambria Math" w:eastAsia="Cambria Math" w:cs="Cambria Math"/>
                <w:color w:val="000000"/>
                <w:sz w:val="22"/>
                <w:szCs w:val="22"/>
                <w:lang w:val="sr-Cyrl-RS"/>
                <w:rPrChange w:id="8448" w:author="Milan Stojkov" w:date="2026-10-02T11:00:00Z">
                  <w:rPr>
                    <w:rFonts w:ascii="Cambria Math" w:hAnsi="Cambria Math" w:eastAsia="Cambria Math" w:cs="Cambria Math"/>
                    <w:color w:val="000000"/>
                    <w:sz w:val="22"/>
                    <w:szCs w:val="22"/>
                  </w:rPr>
                </w:rPrChange>
              </w:rPr>
            </w:pPr>
            <m:oMathPara>
              <m:oMath>
                <m:r>
                  <m:rPr/>
                  <w:rPr>
                    <w:rFonts w:ascii="Cambria Math" w:hAnsi="Cambria Math" w:eastAsia="Cambria Math" w:cs="Cambria Math"/>
                    <w:color w:val="000000"/>
                    <w:sz w:val="22"/>
                    <w:szCs w:val="22"/>
                    <w:lang w:val="sr-Cyrl-RS"/>
                    <w:rPrChange w:id="8449" w:author="Milan Stojkov" w:date="2026-10-02T11:00:00Z">
                      <w:rPr>
                        <w:rFonts w:ascii="Cambria Math" w:hAnsi="Cambria Math" w:eastAsia="Cambria Math" w:cs="Cambria Math"/>
                        <w:color w:val="000000"/>
                        <w:sz w:val="22"/>
                        <w:szCs w:val="22"/>
                      </w:rPr>
                    </w:rPrChange>
                  </w:rPr>
                  <m:t>H(</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450" w:author="Milan Stojkov" w:date="2026-10-02T11:00:00Z">
                          <w:rPr>
                            <w:rFonts w:ascii="Cambria Math" w:hAnsi="Cambria Math" w:eastAsia="Cambria Math" w:cs="Cambria Math"/>
                            <w:color w:val="000000"/>
                            <w:sz w:val="22"/>
                            <w:szCs w:val="22"/>
                          </w:rPr>
                        </w:rPrChange>
                      </w:rPr>
                      <m:t>P</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451" w:author="Milan Stojkov" w:date="2026-10-02T11:00:00Z">
                          <w:rPr>
                            <w:rFonts w:ascii="Cambria Math" w:hAnsi="Cambria Math" w:eastAsia="Cambria Math" w:cs="Cambria Math"/>
                            <w:color w:val="000000"/>
                            <w:sz w:val="22"/>
                            <w:szCs w:val="22"/>
                          </w:rPr>
                        </w:rPrChange>
                      </w:rPr>
                      <m:t>i</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452" w:author="Milan Stojkov" w:date="2026-10-02T11:00:00Z">
                      <w:rPr>
                        <w:rFonts w:ascii="Cambria Math" w:hAnsi="Cambria Math" w:eastAsia="Cambria Math" w:cs="Cambria Math"/>
                        <w:color w:val="000000"/>
                        <w:sz w:val="22"/>
                        <w:szCs w:val="22"/>
                      </w:rPr>
                    </w:rPrChange>
                  </w:rPr>
                  <m:t>)= −</m:t>
                </m:r>
                <m:nary>
                  <m:naryPr>
                    <m:chr m:val="∑"/>
                    <m:ctrlPr>
                      <w:rPr>
                        <w:rFonts w:ascii="Cambria Math" w:hAnsi="Cambria Math" w:eastAsia="Cambria Math" w:cs="Cambria Math"/>
                        <w:color w:val="000000"/>
                        <w:sz w:val="22"/>
                        <w:szCs w:val="22"/>
                        <w:lang w:val="sr-Cyrl-RS"/>
                      </w:rPr>
                    </m:ctrlPr>
                  </m:naryPr>
                  <m:sub>
                    <m:r>
                      <m:rPr/>
                      <w:rPr>
                        <w:rFonts w:ascii="Cambria Math" w:hAnsi="Cambria Math" w:eastAsia="Cambria Math" w:cs="Cambria Math"/>
                        <w:color w:val="000000"/>
                        <w:sz w:val="22"/>
                        <w:szCs w:val="22"/>
                        <w:lang w:val="sr-Cyrl-RS"/>
                        <w:rPrChange w:id="8453" w:author="Milan Stojkov" w:date="2026-10-02T11:00:00Z">
                          <w:rPr>
                            <w:rFonts w:ascii="Cambria Math" w:hAnsi="Cambria Math" w:eastAsia="Cambria Math" w:cs="Cambria Math"/>
                            <w:color w:val="000000"/>
                            <w:sz w:val="22"/>
                            <w:szCs w:val="22"/>
                          </w:rPr>
                        </w:rPrChange>
                      </w:rPr>
                      <m:t>b</m:t>
                    </m:r>
                    <m:ctrlPr>
                      <w:rPr>
                        <w:rFonts w:ascii="Cambria Math" w:hAnsi="Cambria Math" w:eastAsia="Cambria Math" w:cs="Cambria Math"/>
                        <w:color w:val="000000"/>
                        <w:sz w:val="22"/>
                        <w:szCs w:val="22"/>
                        <w:lang w:val="sr-Cyrl-RS"/>
                      </w:rPr>
                    </m:ctrlPr>
                  </m:sub>
                  <m:sup>
                    <m:ctrlPr>
                      <w:rPr>
                        <w:rFonts w:ascii="Cambria Math" w:hAnsi="Cambria Math" w:eastAsia="Cambria Math" w:cs="Cambria Math"/>
                        <w:color w:val="000000"/>
                        <w:sz w:val="22"/>
                        <w:szCs w:val="22"/>
                        <w:lang w:val="sr-Cyrl-RS"/>
                      </w:rPr>
                    </m:ctrlPr>
                  </m:sup>
                  <m:e>
                    <m:ctrlPr>
                      <w:rPr>
                        <w:rFonts w:ascii="Cambria Math" w:hAnsi="Cambria Math" w:eastAsia="Cambria Math" w:cs="Cambria Math"/>
                        <w:color w:val="000000"/>
                        <w:sz w:val="22"/>
                        <w:szCs w:val="22"/>
                        <w:lang w:val="sr-Cyrl-RS"/>
                      </w:rPr>
                    </m:ctrlPr>
                  </m:e>
                </m:nary>
                <m:r>
                  <m:rPr/>
                  <w:rPr>
                    <w:rFonts w:ascii="Cambria Math" w:hAnsi="Cambria Math" w:eastAsia="Cambria Math" w:cs="Cambria Math"/>
                    <w:color w:val="000000"/>
                    <w:sz w:val="22"/>
                    <w:szCs w:val="22"/>
                    <w:lang w:val="sr-Cyrl-RS"/>
                    <w:rPrChange w:id="8454" w:author="Milan Stojkov" w:date="2026-10-02T11:00:00Z">
                      <w:rPr>
                        <w:rFonts w:ascii="Cambria Math" w:hAnsi="Cambria Math" w:eastAsia="Cambria Math" w:cs="Cambria Math"/>
                        <w:color w:val="000000"/>
                        <w:sz w:val="22"/>
                        <w:szCs w:val="22"/>
                      </w:rPr>
                    </w:rPrChange>
                  </w:rPr>
                  <m:t>p(b)logp(b)</m:t>
                </m:r>
              </m:oMath>
            </m:oMathPara>
          </w:p>
        </w:tc>
        <w:tc>
          <w:tcPr>
            <w:tcW w:w="115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455" w:author="Milica Radić" w:date="2026-10-03T20:28:21Z">
              <w:tcPr>
                <w:tcW w:w="198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7894E2D6">
            <w:pPr>
              <w:jc w:val="center"/>
              <w:rPr>
                <w:sz w:val="22"/>
                <w:szCs w:val="22"/>
                <w:lang w:val="sr-Cyrl-RS"/>
                <w:rPrChange w:id="8456" w:author="Milan Stojkov" w:date="2026-10-02T11:00:00Z">
                  <w:rPr>
                    <w:sz w:val="22"/>
                    <w:szCs w:val="22"/>
                  </w:rPr>
                </w:rPrChange>
              </w:rPr>
            </w:pPr>
            <w:r>
              <w:rPr>
                <w:sz w:val="22"/>
                <w:szCs w:val="22"/>
                <w:lang w:val="sr-Cyrl-RS"/>
                <w:rPrChange w:id="8457" w:author="Milan Stojkov" w:date="2026-10-02T11:00:00Z">
                  <w:rPr>
                    <w:sz w:val="22"/>
                    <w:szCs w:val="22"/>
                  </w:rPr>
                </w:rPrChange>
              </w:rPr>
              <w:t>распоређеност суседа по групама идентитета</w:t>
            </w:r>
          </w:p>
        </w:tc>
      </w:tr>
      <w:tr w14:paraId="4B7DB2E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458" w:author="Milica Radić" w:date="2026-10-03T20:28: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11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459" w:author="Milica Radić" w:date="2026-10-03T20:28:21Z">
              <w:tcPr>
                <w:tcW w:w="1913"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F770470">
            <w:pPr>
              <w:jc w:val="center"/>
              <w:rPr>
                <w:sz w:val="22"/>
                <w:szCs w:val="22"/>
                <w:lang w:val="sr-Cyrl-RS"/>
                <w:rPrChange w:id="8460" w:author="Milan Stojkov" w:date="2026-10-02T11:00:00Z">
                  <w:rPr>
                    <w:sz w:val="22"/>
                    <w:szCs w:val="22"/>
                  </w:rPr>
                </w:rPrChange>
              </w:rPr>
            </w:pPr>
            <w:r>
              <w:rPr>
                <w:sz w:val="22"/>
                <w:szCs w:val="22"/>
                <w:lang w:val="sr-Cyrl-RS"/>
                <w:rPrChange w:id="8461" w:author="Milan Stojkov" w:date="2026-10-02T11:00:00Z">
                  <w:rPr>
                    <w:sz w:val="22"/>
                    <w:szCs w:val="22"/>
                  </w:rPr>
                </w:rPrChange>
              </w:rPr>
              <w:t>Удео одбијених кандидата</w:t>
            </w:r>
          </w:p>
        </w:tc>
        <w:tc>
          <w:tcPr>
            <w:tcW w:w="273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462" w:author="Milica Radić" w:date="2026-10-03T20:28:21Z">
              <w:tcPr>
                <w:tcW w:w="4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3F22117">
            <w:pPr>
              <w:jc w:val="center"/>
              <w:rPr>
                <w:rFonts w:ascii="Cambria Math" w:hAnsi="Cambria Math" w:eastAsia="Cambria Math" w:cs="Cambria Math"/>
                <w:color w:val="000000"/>
                <w:sz w:val="22"/>
                <w:szCs w:val="22"/>
                <w:lang w:val="sr-Cyrl-RS"/>
                <w:rPrChange w:id="8463" w:author="Milan Stojkov" w:date="2026-10-02T11:00:00Z">
                  <w:rPr>
                    <w:rFonts w:ascii="Cambria Math" w:hAnsi="Cambria Math" w:eastAsia="Cambria Math" w:cs="Cambria Math"/>
                    <w:color w:val="000000"/>
                    <w:sz w:val="22"/>
                    <w:szCs w:val="22"/>
                  </w:rPr>
                </w:rPrChange>
              </w:rPr>
            </w:pPr>
            <m:oMathPara>
              <m:oMath>
                <m:r>
                  <m:rPr/>
                  <w:rPr>
                    <w:rFonts w:ascii="Cambria Math" w:hAnsi="Cambria Math" w:eastAsia="Cambria Math" w:cs="Cambria Math"/>
                    <w:color w:val="000000"/>
                    <w:sz w:val="22"/>
                    <w:szCs w:val="22"/>
                    <w:lang w:val="sr-Cyrl-RS"/>
                    <w:rPrChange w:id="8464" w:author="Milan Stojkov" w:date="2026-10-02T11:00:00Z">
                      <w:rPr>
                        <w:rFonts w:ascii="Cambria Math" w:hAnsi="Cambria Math" w:eastAsia="Cambria Math" w:cs="Cambria Math"/>
                        <w:color w:val="000000"/>
                        <w:sz w:val="22"/>
                        <w:szCs w:val="22"/>
                      </w:rPr>
                    </w:rPrChange>
                  </w:rPr>
                  <m:t xml:space="preserve">RejectRate = </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8465" w:author="Milan Stojkov" w:date="2026-10-02T11:00:00Z">
                          <w:rPr>
                            <w:rFonts w:ascii="Cambria Math" w:hAnsi="Cambria Math" w:eastAsia="Cambria Math" w:cs="Cambria Math"/>
                            <w:color w:val="000000"/>
                            <w:sz w:val="22"/>
                            <w:szCs w:val="22"/>
                          </w:rPr>
                        </w:rPrChange>
                      </w:rPr>
                      <m:t>rejected_candidates</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8466" w:author="Milan Stojkov" w:date="2026-10-02T11:00:00Z">
                          <w:rPr>
                            <w:rFonts w:ascii="Cambria Math" w:hAnsi="Cambria Math" w:eastAsia="Cambria Math" w:cs="Cambria Math"/>
                            <w:color w:val="000000"/>
                            <w:sz w:val="22"/>
                            <w:szCs w:val="22"/>
                          </w:rPr>
                        </w:rPrChange>
                      </w:rPr>
                      <m:t>total_candidates</m:t>
                    </m:r>
                    <m:ctrlPr>
                      <w:rPr>
                        <w:rFonts w:ascii="Cambria Math" w:hAnsi="Cambria Math" w:eastAsia="Cambria Math" w:cs="Cambria Math"/>
                        <w:color w:val="000000"/>
                        <w:sz w:val="22"/>
                        <w:szCs w:val="22"/>
                        <w:lang w:val="sr-Cyrl-RS"/>
                      </w:rPr>
                    </m:ctrlPr>
                  </m:den>
                </m:f>
              </m:oMath>
            </m:oMathPara>
          </w:p>
        </w:tc>
        <w:tc>
          <w:tcPr>
            <w:tcW w:w="115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467" w:author="Milica Radić" w:date="2026-10-03T20:28:21Z">
              <w:tcPr>
                <w:tcW w:w="198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AEC6F7C">
            <w:pPr>
              <w:jc w:val="center"/>
              <w:rPr>
                <w:sz w:val="22"/>
                <w:szCs w:val="22"/>
                <w:lang w:val="sr-Cyrl-RS"/>
                <w:rPrChange w:id="8468" w:author="Milan Stojkov" w:date="2026-10-02T11:00:00Z">
                  <w:rPr>
                    <w:sz w:val="22"/>
                    <w:szCs w:val="22"/>
                  </w:rPr>
                </w:rPrChange>
              </w:rPr>
            </w:pPr>
            <w:r>
              <w:rPr>
                <w:sz w:val="22"/>
                <w:szCs w:val="22"/>
                <w:lang w:val="sr-Cyrl-RS"/>
                <w:rPrChange w:id="8469" w:author="Milan Stojkov" w:date="2026-10-02T11:00:00Z">
                  <w:rPr>
                    <w:sz w:val="22"/>
                    <w:szCs w:val="22"/>
                  </w:rPr>
                </w:rPrChange>
              </w:rPr>
              <w:t>оптерећење и делотворност механизама пријема</w:t>
            </w:r>
          </w:p>
        </w:tc>
      </w:tr>
      <w:tr w14:paraId="2339AC3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470" w:author="Milica Radić" w:date="2026-10-03T20:28: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11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8471" w:author="Milica Radić" w:date="2026-10-03T20:28:21Z">
              <w:tcPr>
                <w:tcW w:w="1913"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0450D01">
            <w:pPr>
              <w:jc w:val="center"/>
              <w:rPr>
                <w:sz w:val="22"/>
                <w:szCs w:val="22"/>
                <w:lang w:val="sr-Cyrl-RS"/>
                <w:rPrChange w:id="8472" w:author="Milan Stojkov" w:date="2026-10-02T11:00:00Z">
                  <w:rPr>
                    <w:sz w:val="22"/>
                    <w:szCs w:val="22"/>
                  </w:rPr>
                </w:rPrChange>
              </w:rPr>
            </w:pPr>
            <w:r>
              <w:rPr>
                <w:sz w:val="22"/>
                <w:szCs w:val="22"/>
                <w:lang w:val="sr-Cyrl-RS"/>
                <w:rPrChange w:id="8473" w:author="Milan Stojkov" w:date="2026-10-02T11:00:00Z">
                  <w:rPr>
                    <w:sz w:val="22"/>
                    <w:szCs w:val="22"/>
                  </w:rPr>
                </w:rPrChange>
              </w:rPr>
              <w:t>Агрегациони трошак</w:t>
            </w:r>
          </w:p>
        </w:tc>
        <w:tc>
          <w:tcPr>
            <w:tcW w:w="273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474" w:author="Milica Radić" w:date="2026-10-03T20:28:21Z">
              <w:tcPr>
                <w:tcW w:w="47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410A4F8">
            <w:pPr>
              <w:jc w:val="center"/>
              <w:rPr>
                <w:rFonts w:ascii="Cambria Math" w:hAnsi="Cambria Math" w:eastAsia="Cambria Math" w:cs="Cambria Math"/>
                <w:color w:val="000000"/>
                <w:sz w:val="22"/>
                <w:szCs w:val="22"/>
                <w:lang w:val="sr-Cyrl-RS"/>
                <w:rPrChange w:id="8475" w:author="Milan Stojkov" w:date="2026-10-02T11:00:00Z">
                  <w:rPr>
                    <w:rFonts w:ascii="Cambria Math" w:hAnsi="Cambria Math" w:eastAsia="Cambria Math" w:cs="Cambria Math"/>
                    <w:color w:val="000000"/>
                    <w:sz w:val="22"/>
                    <w:szCs w:val="22"/>
                  </w:rPr>
                </w:rPrChange>
              </w:rPr>
            </w:pPr>
            <m:oMathPara>
              <m:oMath>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476" w:author="Milan Stojkov" w:date="2026-10-02T11:00:00Z">
                          <w:rPr>
                            <w:rFonts w:ascii="Cambria Math" w:hAnsi="Cambria Math" w:eastAsia="Cambria Math" w:cs="Cambria Math"/>
                            <w:color w:val="000000"/>
                            <w:sz w:val="22"/>
                            <w:szCs w:val="22"/>
                          </w:rPr>
                        </w:rPrChange>
                      </w:rPr>
                      <m:t>overhead</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477" w:author="Milan Stojkov" w:date="2026-10-02T11:00:00Z">
                          <w:rPr>
                            <w:rFonts w:ascii="Cambria Math" w:hAnsi="Cambria Math" w:eastAsia="Cambria Math" w:cs="Cambria Math"/>
                            <w:color w:val="000000"/>
                            <w:sz w:val="22"/>
                            <w:szCs w:val="22"/>
                          </w:rPr>
                        </w:rPrChange>
                      </w:rPr>
                      <m:t>data</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478" w:author="Milan Stojkov" w:date="2026-10-02T11:00:00Z">
                      <w:rPr>
                        <w:rFonts w:ascii="Cambria Math" w:hAnsi="Cambria Math" w:eastAsia="Cambria Math" w:cs="Cambria Math"/>
                        <w:color w:val="000000"/>
                        <w:sz w:val="22"/>
                        <w:szCs w:val="22"/>
                      </w:rPr>
                    </w:rPrChange>
                  </w:rPr>
                  <m:t>=</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8479" w:author="Milan Stojkov" w:date="2026-10-02T11:00:00Z">
                          <w:rPr>
                            <w:rFonts w:ascii="Cambria Math" w:hAnsi="Cambria Math" w:eastAsia="Cambria Math" w:cs="Cambria Math"/>
                            <w:color w:val="000000"/>
                            <w:sz w:val="22"/>
                            <w:szCs w:val="22"/>
                          </w:rPr>
                        </w:rPrChange>
                      </w:rPr>
                      <m:t>data_messages</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8480"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481"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482" w:author="Milan Stojkov" w:date="2026-10-02T11:00:00Z">
                              <w:rPr>
                                <w:rFonts w:ascii="Cambria Math" w:hAnsi="Cambria Math" w:eastAsia="Cambria Math" w:cs="Cambria Math"/>
                                <w:color w:val="000000"/>
                                <w:sz w:val="22"/>
                                <w:szCs w:val="22"/>
                              </w:rPr>
                            </w:rPrChange>
                          </w:rPr>
                          <m:t>h</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483" w:author="Milan Stojkov" w:date="2026-10-02T11:00:00Z">
                          <w:rPr>
                            <w:rFonts w:ascii="Cambria Math" w:hAnsi="Cambria Math" w:eastAsia="Cambria Math" w:cs="Cambria Math"/>
                            <w:color w:val="000000"/>
                            <w:sz w:val="22"/>
                            <w:szCs w:val="22"/>
                          </w:rPr>
                        </w:rPrChange>
                      </w:rPr>
                      <m:t>|∗T</m:t>
                    </m:r>
                    <m:ctrlPr>
                      <w:rPr>
                        <w:rFonts w:ascii="Cambria Math" w:hAnsi="Cambria Math" w:eastAsia="Cambria Math" w:cs="Cambria Math"/>
                        <w:color w:val="000000"/>
                        <w:sz w:val="22"/>
                        <w:szCs w:val="22"/>
                        <w:lang w:val="sr-Cyrl-RS"/>
                      </w:rPr>
                    </m:ctrlPr>
                  </m:den>
                </m:f>
              </m:oMath>
            </m:oMathPara>
          </w:p>
        </w:tc>
        <w:tc>
          <w:tcPr>
            <w:tcW w:w="115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8484" w:author="Milica Radić" w:date="2026-10-03T20:28:21Z">
              <w:tcPr>
                <w:tcW w:w="198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D95B47A">
            <w:pPr>
              <w:jc w:val="center"/>
              <w:rPr>
                <w:sz w:val="22"/>
                <w:szCs w:val="22"/>
                <w:lang w:val="sr-Cyrl-RS"/>
                <w:rPrChange w:id="8485" w:author="Milan Stojkov" w:date="2026-10-02T11:00:00Z">
                  <w:rPr>
                    <w:sz w:val="22"/>
                    <w:szCs w:val="22"/>
                  </w:rPr>
                </w:rPrChange>
              </w:rPr>
            </w:pPr>
            <w:r>
              <w:rPr>
                <w:sz w:val="22"/>
                <w:szCs w:val="22"/>
                <w:lang w:val="sr-Cyrl-RS"/>
                <w:rPrChange w:id="8486" w:author="Milan Stojkov" w:date="2026-10-02T11:00:00Z">
                  <w:rPr>
                    <w:sz w:val="22"/>
                    <w:szCs w:val="22"/>
                  </w:rPr>
                </w:rPrChange>
              </w:rPr>
              <w:t>цена саме размене вредности</w:t>
            </w:r>
          </w:p>
        </w:tc>
      </w:tr>
      <w:tr w14:paraId="6362C49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8487" w:author="Milica Radić" w:date="2026-10-03T20:28: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110" w:type="pct"/>
            <w:tcBorders>
              <w:top w:val="single" w:color="000000" w:sz="4" w:space="0"/>
              <w:right w:val="single" w:color="000000" w:sz="4" w:space="0"/>
            </w:tcBorders>
            <w:tcMar>
              <w:top w:w="15" w:type="dxa"/>
              <w:left w:w="15" w:type="dxa"/>
              <w:bottom w:w="15" w:type="dxa"/>
              <w:right w:w="15" w:type="dxa"/>
            </w:tcMar>
            <w:vAlign w:val="center"/>
            <w:tcPrChange w:id="8488" w:author="Milica Radić" w:date="2026-10-03T20:28:21Z">
              <w:tcPr>
                <w:tcW w:w="1913" w:type="dxa"/>
                <w:tcBorders>
                  <w:top w:val="single" w:color="000000" w:sz="4" w:space="0"/>
                  <w:right w:val="single" w:color="000000" w:sz="4" w:space="0"/>
                </w:tcBorders>
                <w:tcMar>
                  <w:top w:w="15" w:type="dxa"/>
                  <w:left w:w="15" w:type="dxa"/>
                  <w:bottom w:w="15" w:type="dxa"/>
                  <w:right w:w="15" w:type="dxa"/>
                </w:tcMar>
                <w:vAlign w:val="center"/>
              </w:tcPr>
            </w:tcPrChange>
          </w:tcPr>
          <w:p w14:paraId="7690E2F1">
            <w:pPr>
              <w:jc w:val="center"/>
              <w:rPr>
                <w:sz w:val="22"/>
                <w:szCs w:val="22"/>
                <w:lang w:val="sr-Cyrl-RS"/>
                <w:rPrChange w:id="8489" w:author="Milan Stojkov" w:date="2026-10-02T11:00:00Z">
                  <w:rPr>
                    <w:sz w:val="22"/>
                    <w:szCs w:val="22"/>
                  </w:rPr>
                </w:rPrChange>
              </w:rPr>
            </w:pPr>
            <w:r>
              <w:rPr>
                <w:sz w:val="22"/>
                <w:szCs w:val="22"/>
                <w:lang w:val="sr-Cyrl-RS"/>
                <w:rPrChange w:id="8490" w:author="Milan Stojkov" w:date="2026-10-02T11:00:00Z">
                  <w:rPr>
                    <w:sz w:val="22"/>
                    <w:szCs w:val="22"/>
                  </w:rPr>
                </w:rPrChange>
              </w:rPr>
              <w:t>Контролни трошак</w:t>
            </w:r>
          </w:p>
        </w:tc>
        <w:tc>
          <w:tcPr>
            <w:tcW w:w="2737"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8491" w:author="Milica Radić" w:date="2026-10-03T20:28:21Z">
              <w:tcPr>
                <w:tcW w:w="4709"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2F5F2865">
            <w:pPr>
              <w:jc w:val="center"/>
              <w:rPr>
                <w:rFonts w:ascii="Cambria Math" w:hAnsi="Cambria Math" w:eastAsia="Cambria Math" w:cs="Cambria Math"/>
                <w:color w:val="000000"/>
                <w:sz w:val="22"/>
                <w:szCs w:val="22"/>
                <w:lang w:val="sr-Cyrl-RS"/>
                <w:rPrChange w:id="8492" w:author="Milan Stojkov" w:date="2026-10-02T11:00:00Z">
                  <w:rPr>
                    <w:rFonts w:ascii="Cambria Math" w:hAnsi="Cambria Math" w:eastAsia="Cambria Math" w:cs="Cambria Math"/>
                    <w:color w:val="000000"/>
                    <w:sz w:val="22"/>
                    <w:szCs w:val="22"/>
                  </w:rPr>
                </w:rPrChange>
              </w:rPr>
            </w:pPr>
            <m:oMathPara>
              <m:oMath>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493" w:author="Milan Stojkov" w:date="2026-10-02T11:00:00Z">
                          <w:rPr>
                            <w:rFonts w:ascii="Cambria Math" w:hAnsi="Cambria Math" w:eastAsia="Cambria Math" w:cs="Cambria Math"/>
                            <w:color w:val="000000"/>
                            <w:sz w:val="22"/>
                            <w:szCs w:val="22"/>
                          </w:rPr>
                        </w:rPrChange>
                      </w:rPr>
                      <m:t>overhead</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494" w:author="Milan Stojkov" w:date="2026-10-02T11:00:00Z">
                          <w:rPr>
                            <w:rFonts w:ascii="Cambria Math" w:hAnsi="Cambria Math" w:eastAsia="Cambria Math" w:cs="Cambria Math"/>
                            <w:color w:val="000000"/>
                            <w:sz w:val="22"/>
                            <w:szCs w:val="22"/>
                          </w:rPr>
                        </w:rPrChange>
                      </w:rPr>
                      <m:t xml:space="preserve">control </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495" w:author="Milan Stojkov" w:date="2026-10-02T11:00:00Z">
                      <w:rPr>
                        <w:rFonts w:ascii="Cambria Math" w:hAnsi="Cambria Math" w:eastAsia="Cambria Math" w:cs="Cambria Math"/>
                        <w:color w:val="000000"/>
                        <w:sz w:val="22"/>
                        <w:szCs w:val="22"/>
                      </w:rPr>
                    </w:rPrChange>
                  </w:rPr>
                  <m:t>=</m:t>
                </m:r>
                <m:f>
                  <m:fPr>
                    <m:ctrlPr>
                      <w:rPr>
                        <w:rFonts w:ascii="Cambria Math" w:hAnsi="Cambria Math" w:eastAsia="Cambria Math" w:cs="Cambria Math"/>
                        <w:color w:val="000000"/>
                        <w:sz w:val="22"/>
                        <w:szCs w:val="22"/>
                        <w:lang w:val="sr-Cyrl-RS"/>
                      </w:rPr>
                    </m:ctrlPr>
                  </m:fPr>
                  <m:num>
                    <m:r>
                      <m:rPr/>
                      <w:rPr>
                        <w:rFonts w:ascii="Cambria Math" w:hAnsi="Cambria Math" w:eastAsia="Cambria Math" w:cs="Cambria Math"/>
                        <w:color w:val="000000"/>
                        <w:sz w:val="22"/>
                        <w:szCs w:val="22"/>
                        <w:lang w:val="sr-Cyrl-RS"/>
                        <w:rPrChange w:id="8496" w:author="Milan Stojkov" w:date="2026-10-02T11:00:00Z">
                          <w:rPr>
                            <w:rFonts w:ascii="Cambria Math" w:hAnsi="Cambria Math" w:eastAsia="Cambria Math" w:cs="Cambria Math"/>
                            <w:color w:val="000000"/>
                            <w:sz w:val="22"/>
                            <w:szCs w:val="22"/>
                          </w:rPr>
                        </w:rPrChange>
                      </w:rPr>
                      <m:t>control_messages</m:t>
                    </m:r>
                    <m:ctrlPr>
                      <w:rPr>
                        <w:rFonts w:ascii="Cambria Math" w:hAnsi="Cambria Math" w:eastAsia="Cambria Math" w:cs="Cambria Math"/>
                        <w:color w:val="000000"/>
                        <w:sz w:val="22"/>
                        <w:szCs w:val="22"/>
                        <w:lang w:val="sr-Cyrl-RS"/>
                      </w:rPr>
                    </m:ctrlPr>
                  </m:num>
                  <m:den>
                    <m:r>
                      <m:rPr/>
                      <w:rPr>
                        <w:rFonts w:ascii="Cambria Math" w:hAnsi="Cambria Math" w:eastAsia="Cambria Math" w:cs="Cambria Math"/>
                        <w:color w:val="000000"/>
                        <w:sz w:val="22"/>
                        <w:szCs w:val="22"/>
                        <w:lang w:val="sr-Cyrl-RS"/>
                        <w:rPrChange w:id="8497" w:author="Milan Stojkov" w:date="2026-10-02T11:00:00Z">
                          <w:rPr>
                            <w:rFonts w:ascii="Cambria Math" w:hAnsi="Cambria Math" w:eastAsia="Cambria Math" w:cs="Cambria Math"/>
                            <w:color w:val="000000"/>
                            <w:sz w:val="22"/>
                            <w:szCs w:val="22"/>
                          </w:rPr>
                        </w:rPrChange>
                      </w:rPr>
                      <m:t>|</m:t>
                    </m:r>
                    <m:sSub>
                      <m:sSubPr>
                        <m:ctrlPr>
                          <w:rPr>
                            <w:rFonts w:ascii="Cambria Math" w:hAnsi="Cambria Math" w:eastAsia="Cambria Math" w:cs="Cambria Math"/>
                            <w:color w:val="000000"/>
                            <w:sz w:val="22"/>
                            <w:szCs w:val="22"/>
                            <w:lang w:val="sr-Cyrl-RS"/>
                          </w:rPr>
                        </m:ctrlPr>
                      </m:sSubPr>
                      <m:e>
                        <m:r>
                          <m:rPr/>
                          <w:rPr>
                            <w:rFonts w:ascii="Cambria Math" w:hAnsi="Cambria Math" w:eastAsia="Cambria Math" w:cs="Cambria Math"/>
                            <w:color w:val="000000"/>
                            <w:sz w:val="22"/>
                            <w:szCs w:val="22"/>
                            <w:lang w:val="sr-Cyrl-RS"/>
                            <w:rPrChange w:id="8498" w:author="Milan Stojkov" w:date="2026-10-02T11:00:00Z">
                              <w:rPr>
                                <w:rFonts w:ascii="Cambria Math" w:hAnsi="Cambria Math" w:eastAsia="Cambria Math" w:cs="Cambria Math"/>
                                <w:color w:val="000000"/>
                                <w:sz w:val="22"/>
                                <w:szCs w:val="22"/>
                              </w:rPr>
                            </w:rPrChange>
                          </w:rPr>
                          <m:t>V</m:t>
                        </m:r>
                        <m:ctrlPr>
                          <w:rPr>
                            <w:rFonts w:ascii="Cambria Math" w:hAnsi="Cambria Math" w:eastAsia="Cambria Math" w:cs="Cambria Math"/>
                            <w:color w:val="000000"/>
                            <w:sz w:val="22"/>
                            <w:szCs w:val="22"/>
                            <w:lang w:val="sr-Cyrl-RS"/>
                          </w:rPr>
                        </m:ctrlPr>
                      </m:e>
                      <m:sub>
                        <m:r>
                          <m:rPr/>
                          <w:rPr>
                            <w:rFonts w:ascii="Cambria Math" w:hAnsi="Cambria Math" w:eastAsia="Cambria Math" w:cs="Cambria Math"/>
                            <w:color w:val="000000"/>
                            <w:sz w:val="22"/>
                            <w:szCs w:val="22"/>
                            <w:lang w:val="sr-Cyrl-RS"/>
                            <w:rPrChange w:id="8499" w:author="Milan Stojkov" w:date="2026-10-02T11:00:00Z">
                              <w:rPr>
                                <w:rFonts w:ascii="Cambria Math" w:hAnsi="Cambria Math" w:eastAsia="Cambria Math" w:cs="Cambria Math"/>
                                <w:color w:val="000000"/>
                                <w:sz w:val="22"/>
                                <w:szCs w:val="22"/>
                              </w:rPr>
                            </w:rPrChange>
                          </w:rPr>
                          <m:t>h</m:t>
                        </m:r>
                        <m:ctrlPr>
                          <w:rPr>
                            <w:rFonts w:ascii="Cambria Math" w:hAnsi="Cambria Math" w:eastAsia="Cambria Math" w:cs="Cambria Math"/>
                            <w:color w:val="000000"/>
                            <w:sz w:val="22"/>
                            <w:szCs w:val="22"/>
                            <w:lang w:val="sr-Cyrl-RS"/>
                          </w:rPr>
                        </m:ctrlPr>
                      </m:sub>
                    </m:sSub>
                    <m:r>
                      <m:rPr/>
                      <w:rPr>
                        <w:rFonts w:ascii="Cambria Math" w:hAnsi="Cambria Math" w:eastAsia="Cambria Math" w:cs="Cambria Math"/>
                        <w:color w:val="000000"/>
                        <w:sz w:val="22"/>
                        <w:szCs w:val="22"/>
                        <w:lang w:val="sr-Cyrl-RS"/>
                        <w:rPrChange w:id="8500" w:author="Milan Stojkov" w:date="2026-10-02T11:00:00Z">
                          <w:rPr>
                            <w:rFonts w:ascii="Cambria Math" w:hAnsi="Cambria Math" w:eastAsia="Cambria Math" w:cs="Cambria Math"/>
                            <w:color w:val="000000"/>
                            <w:sz w:val="22"/>
                            <w:szCs w:val="22"/>
                          </w:rPr>
                        </w:rPrChange>
                      </w:rPr>
                      <m:t>|∗T</m:t>
                    </m:r>
                    <m:ctrlPr>
                      <w:rPr>
                        <w:rFonts w:ascii="Cambria Math" w:hAnsi="Cambria Math" w:eastAsia="Cambria Math" w:cs="Cambria Math"/>
                        <w:color w:val="000000"/>
                        <w:sz w:val="22"/>
                        <w:szCs w:val="22"/>
                        <w:lang w:val="sr-Cyrl-RS"/>
                      </w:rPr>
                    </m:ctrlPr>
                  </m:den>
                </m:f>
              </m:oMath>
            </m:oMathPara>
          </w:p>
        </w:tc>
        <w:tc>
          <w:tcPr>
            <w:tcW w:w="1152" w:type="pct"/>
            <w:tcBorders>
              <w:top w:val="single" w:color="000000" w:sz="4" w:space="0"/>
              <w:left w:val="single" w:color="000000" w:sz="4" w:space="0"/>
            </w:tcBorders>
            <w:tcMar>
              <w:top w:w="15" w:type="dxa"/>
              <w:left w:w="15" w:type="dxa"/>
              <w:bottom w:w="15" w:type="dxa"/>
              <w:right w:w="15" w:type="dxa"/>
            </w:tcMar>
            <w:vAlign w:val="center"/>
            <w:tcPrChange w:id="8501" w:author="Milica Radić" w:date="2026-10-03T20:28:21Z">
              <w:tcPr>
                <w:tcW w:w="1983" w:type="dxa"/>
                <w:tcBorders>
                  <w:top w:val="single" w:color="000000" w:sz="4" w:space="0"/>
                  <w:left w:val="single" w:color="000000" w:sz="4" w:space="0"/>
                </w:tcBorders>
                <w:tcMar>
                  <w:top w:w="15" w:type="dxa"/>
                  <w:left w:w="15" w:type="dxa"/>
                  <w:bottom w:w="15" w:type="dxa"/>
                  <w:right w:w="15" w:type="dxa"/>
                </w:tcMar>
                <w:vAlign w:val="center"/>
              </w:tcPr>
            </w:tcPrChange>
          </w:tcPr>
          <w:p w14:paraId="709D7372">
            <w:pPr>
              <w:jc w:val="center"/>
              <w:rPr>
                <w:sz w:val="22"/>
                <w:szCs w:val="22"/>
                <w:lang w:val="sr-Cyrl-RS"/>
                <w:rPrChange w:id="8502" w:author="Milan Stojkov" w:date="2026-10-02T11:00:00Z">
                  <w:rPr>
                    <w:sz w:val="22"/>
                    <w:szCs w:val="22"/>
                  </w:rPr>
                </w:rPrChange>
              </w:rPr>
            </w:pPr>
            <w:r>
              <w:rPr>
                <w:sz w:val="22"/>
                <w:szCs w:val="22"/>
                <w:lang w:val="sr-Cyrl-RS"/>
                <w:rPrChange w:id="8503" w:author="Milan Stojkov" w:date="2026-10-02T11:00:00Z">
                  <w:rPr>
                    <w:sz w:val="22"/>
                    <w:szCs w:val="22"/>
                  </w:rPr>
                </w:rPrChange>
              </w:rPr>
              <w:t>цена одржавања структуре мреже</w:t>
            </w:r>
          </w:p>
        </w:tc>
      </w:tr>
    </w:tbl>
    <w:p w14:paraId="5F1BB4BB">
      <w:pPr>
        <w:pStyle w:val="3"/>
        <w:ind w:left="0" w:firstLine="0"/>
        <w:jc w:val="both"/>
        <w:rPr>
          <w:rFonts w:ascii="Times New Roman" w:hAnsi="Times New Roman" w:eastAsia="Times New Roman" w:cs="Times New Roman"/>
          <w:color w:val="000000"/>
          <w:lang w:val="sr-Cyrl-RS"/>
          <w:rPrChange w:id="8504" w:author="Milan Stojkov" w:date="2026-10-02T11:00:00Z">
            <w:rPr>
              <w:rFonts w:ascii="Times New Roman" w:hAnsi="Times New Roman" w:eastAsia="Times New Roman" w:cs="Times New Roman"/>
              <w:color w:val="000000"/>
            </w:rPr>
          </w:rPrChange>
        </w:rPr>
      </w:pPr>
      <w:bookmarkStart w:id="92" w:name="_Toc4518"/>
      <w:bookmarkStart w:id="93" w:name="_Toc17270"/>
      <w:r>
        <w:rPr>
          <w:rFonts w:ascii="Times New Roman" w:hAnsi="Times New Roman" w:eastAsia="Times New Roman" w:cs="Times New Roman"/>
          <w:color w:val="000000"/>
          <w:lang w:val="sr-Cyrl-RS"/>
          <w:rPrChange w:id="8505" w:author="Milan Stojkov" w:date="2026-10-02T11:00:00Z">
            <w:rPr>
              <w:rFonts w:ascii="Times New Roman" w:hAnsi="Times New Roman" w:eastAsia="Times New Roman" w:cs="Times New Roman"/>
              <w:color w:val="000000"/>
            </w:rPr>
          </w:rPrChange>
        </w:rPr>
        <w:t>6.4. Запис резултата</w:t>
      </w:r>
      <w:bookmarkEnd w:id="92"/>
      <w:bookmarkEnd w:id="93"/>
    </w:p>
    <w:p w14:paraId="44F163C4">
      <w:pPr>
        <w:ind w:firstLine="567"/>
        <w:jc w:val="both"/>
        <w:rPr>
          <w:color w:val="000000"/>
          <w:sz w:val="22"/>
          <w:szCs w:val="22"/>
          <w:lang w:val="sr-Cyrl-RS"/>
          <w:rPrChange w:id="8506" w:author="Milan Stojkov" w:date="2026-10-02T11:00:00Z">
            <w:rPr>
              <w:color w:val="000000"/>
              <w:sz w:val="22"/>
              <w:szCs w:val="22"/>
            </w:rPr>
          </w:rPrChange>
        </w:rPr>
      </w:pPr>
      <w:r>
        <w:rPr>
          <w:color w:val="000000"/>
          <w:sz w:val="22"/>
          <w:szCs w:val="22"/>
          <w:lang w:val="sr-Cyrl-RS"/>
          <w:rPrChange w:id="8507" w:author="Milan Stojkov" w:date="2026-10-02T11:00:00Z">
            <w:rPr>
              <w:color w:val="000000"/>
              <w:sz w:val="22"/>
              <w:szCs w:val="22"/>
            </w:rPr>
          </w:rPrChange>
        </w:rPr>
        <w:t xml:space="preserve">Резултати симулације се бележе на четири нивоа детаља: </w:t>
      </w:r>
    </w:p>
    <w:p w14:paraId="7B8D3D60">
      <w:pPr>
        <w:numPr>
          <w:ilvl w:val="0"/>
          <w:numId w:val="7"/>
        </w:numPr>
        <w:jc w:val="both"/>
        <w:rPr>
          <w:color w:val="000000"/>
          <w:sz w:val="22"/>
          <w:szCs w:val="22"/>
          <w:lang w:val="sr-Cyrl-RS"/>
          <w:rPrChange w:id="8508" w:author="Milan Stojkov" w:date="2026-10-02T11:00:00Z">
            <w:rPr>
              <w:color w:val="000000"/>
              <w:sz w:val="22"/>
              <w:szCs w:val="22"/>
            </w:rPr>
          </w:rPrChange>
        </w:rPr>
      </w:pPr>
      <w:r>
        <w:rPr>
          <w:color w:val="000000"/>
          <w:sz w:val="22"/>
          <w:szCs w:val="22"/>
          <w:lang w:val="sr-Cyrl-RS"/>
          <w:rPrChange w:id="8509" w:author="Milan Stojkov" w:date="2026-10-02T11:00:00Z">
            <w:rPr>
              <w:color w:val="000000"/>
              <w:sz w:val="22"/>
              <w:szCs w:val="22"/>
            </w:rPr>
          </w:rPrChange>
        </w:rPr>
        <w:t xml:space="preserve">На нивоу целог експеримента (по покретању): Један ред који сажима укупан исход - финалну грешку, време конвергенције и опоравка, стабилност, комуникациони трошак, пенетрацију и структуру одбијања. </w:t>
      </w:r>
    </w:p>
    <w:p w14:paraId="747890A5">
      <w:pPr>
        <w:numPr>
          <w:ilvl w:val="0"/>
          <w:numId w:val="7"/>
        </w:numPr>
        <w:jc w:val="both"/>
        <w:rPr>
          <w:color w:val="000000"/>
          <w:sz w:val="22"/>
          <w:szCs w:val="22"/>
          <w:lang w:val="sr-Cyrl-RS"/>
          <w:rPrChange w:id="8510" w:author="Milan Stojkov" w:date="2026-10-02T11:00:00Z">
            <w:rPr>
              <w:color w:val="000000"/>
              <w:sz w:val="22"/>
              <w:szCs w:val="22"/>
            </w:rPr>
          </w:rPrChange>
        </w:rPr>
      </w:pPr>
      <w:r>
        <w:rPr>
          <w:color w:val="000000"/>
          <w:sz w:val="22"/>
          <w:szCs w:val="22"/>
          <w:lang w:val="sr-Cyrl-RS"/>
          <w:rPrChange w:id="8511" w:author="Milan Stojkov" w:date="2026-10-02T11:00:00Z">
            <w:rPr>
              <w:color w:val="000000"/>
              <w:sz w:val="22"/>
              <w:szCs w:val="22"/>
            </w:rPr>
          </w:rPrChange>
        </w:rPr>
        <w:t xml:space="preserve">На нивоу рунде: Један ред за сваку појединачну рунду, који служи као основа за приказивање динамике промене система кроз време. </w:t>
      </w:r>
    </w:p>
    <w:p w14:paraId="5052050C">
      <w:pPr>
        <w:numPr>
          <w:ilvl w:val="0"/>
          <w:numId w:val="7"/>
        </w:numPr>
        <w:jc w:val="both"/>
        <w:rPr>
          <w:color w:val="000000"/>
          <w:sz w:val="22"/>
          <w:szCs w:val="22"/>
          <w:lang w:val="sr-Cyrl-RS"/>
          <w:rPrChange w:id="8512" w:author="Milan Stojkov" w:date="2026-10-02T11:00:00Z">
            <w:rPr>
              <w:color w:val="000000"/>
              <w:sz w:val="22"/>
              <w:szCs w:val="22"/>
            </w:rPr>
          </w:rPrChange>
        </w:rPr>
      </w:pPr>
      <w:r>
        <w:rPr>
          <w:color w:val="000000"/>
          <w:sz w:val="22"/>
          <w:szCs w:val="22"/>
          <w:lang w:val="sr-Cyrl-RS"/>
          <w:rPrChange w:id="8513" w:author="Milan Stojkov" w:date="2026-10-02T11:00:00Z">
            <w:rPr>
              <w:color w:val="000000"/>
              <w:sz w:val="22"/>
              <w:szCs w:val="22"/>
            </w:rPr>
          </w:rPrChange>
        </w:rPr>
        <w:t xml:space="preserve">На нивоу учесника: Један ред за сваког учесника у свакој рунди. Овај ниво детаља омогућава прецизно утврђивање тренутка и идентитета изолованих чворова, што је информација која остаје невидљива при глобалном авергирању. Укључује се селективно по потреби, будући да у пуној матрици генерише неколико стотина хиљада редова. </w:t>
      </w:r>
    </w:p>
    <w:p w14:paraId="759887FB">
      <w:pPr>
        <w:numPr>
          <w:ilvl w:val="0"/>
          <w:numId w:val="7"/>
        </w:numPr>
        <w:jc w:val="both"/>
        <w:rPr>
          <w:color w:val="000000"/>
          <w:sz w:val="22"/>
          <w:szCs w:val="22"/>
          <w:lang w:val="sr-Cyrl-RS"/>
          <w:rPrChange w:id="8514" w:author="Milan Stojkov" w:date="2026-10-02T11:00:00Z">
            <w:rPr>
              <w:color w:val="000000"/>
              <w:sz w:val="22"/>
              <w:szCs w:val="22"/>
            </w:rPr>
          </w:rPrChange>
        </w:rPr>
      </w:pPr>
      <w:r>
        <w:rPr>
          <w:color w:val="000000"/>
          <w:sz w:val="22"/>
          <w:szCs w:val="22"/>
          <w:lang w:val="sr-Cyrl-RS"/>
          <w:rPrChange w:id="8515" w:author="Milan Stojkov" w:date="2026-10-02T11:00:00Z">
            <w:rPr>
              <w:color w:val="000000"/>
              <w:sz w:val="22"/>
              <w:szCs w:val="22"/>
            </w:rPr>
          </w:rPrChange>
        </w:rPr>
        <w:t xml:space="preserve">На нивоу појединачних догађаја: Запис сваког пријема поруке, одбијања са прецизно наведеним разлогом и уклањања суседа. Овај ниво се користи за дубинске провере исправности протокола и анализу структуре одбијања. </w:t>
      </w:r>
    </w:p>
    <w:p w14:paraId="77A5943A">
      <w:pPr>
        <w:pStyle w:val="3"/>
        <w:ind w:left="0" w:firstLine="0"/>
        <w:jc w:val="both"/>
        <w:rPr>
          <w:rFonts w:ascii="Times New Roman" w:hAnsi="Times New Roman" w:eastAsia="Times New Roman" w:cs="Times New Roman"/>
          <w:color w:val="000000"/>
          <w:lang w:val="sr-Cyrl-RS"/>
          <w:rPrChange w:id="8516" w:author="Milan Stojkov" w:date="2026-10-02T11:00:00Z">
            <w:rPr>
              <w:rFonts w:ascii="Times New Roman" w:hAnsi="Times New Roman" w:eastAsia="Times New Roman" w:cs="Times New Roman"/>
              <w:color w:val="000000"/>
            </w:rPr>
          </w:rPrChange>
        </w:rPr>
      </w:pPr>
      <w:bookmarkStart w:id="94" w:name="_Toc13770"/>
      <w:bookmarkStart w:id="95" w:name="_Toc21307"/>
      <w:r>
        <w:rPr>
          <w:rFonts w:ascii="Times New Roman" w:hAnsi="Times New Roman" w:eastAsia="Times New Roman" w:cs="Times New Roman"/>
          <w:color w:val="000000"/>
          <w:lang w:val="sr-Cyrl-RS"/>
          <w:rPrChange w:id="8517" w:author="Milan Stojkov" w:date="2026-10-02T11:00:00Z">
            <w:rPr>
              <w:rFonts w:ascii="Times New Roman" w:hAnsi="Times New Roman" w:eastAsia="Times New Roman" w:cs="Times New Roman"/>
              <w:color w:val="000000"/>
            </w:rPr>
          </w:rPrChange>
        </w:rPr>
        <w:t>6.5. Критеријуми прихватљивости</w:t>
      </w:r>
      <w:bookmarkEnd w:id="94"/>
      <w:bookmarkEnd w:id="95"/>
    </w:p>
    <w:sdt>
      <w:sdtPr>
        <w:rPr>
          <w:lang w:val="sr-Cyrl-RS"/>
          <w:rPrChange w:id="8518" w:author="Milan Stojkov" w:date="2026-10-02T11:00:00Z">
            <w:rPr/>
          </w:rPrChange>
        </w:rPr>
        <w:tag w:val="goog_rdk_0"/>
        <w:id w:val="1785578945"/>
      </w:sdtPr>
      <w:sdtEndPr>
        <w:rPr>
          <w:lang w:val="sr-Cyrl-RS"/>
          <w:rPrChange w:id="8519" w:author="Milan Stojkov" w:date="2026-10-02T11:00:00Z">
            <w:rPr/>
          </w:rPrChange>
        </w:rPr>
      </w:sdtEndPr>
      <w:sdtContent>
        <w:p w14:paraId="1EBC8368">
          <w:pPr>
            <w:ind w:firstLine="567"/>
            <w:jc w:val="both"/>
            <w:rPr>
              <w:ins w:id="8520" w:author="Milica Radić" w:date="2026-10-03T19:19:03Z"/>
              <w:rFonts w:ascii="Times New Roman" w:hAnsi="Times New Roman" w:eastAsia="Gungsuh" w:cs="Times New Roman"/>
              <w:color w:val="000000"/>
              <w:sz w:val="22"/>
              <w:szCs w:val="22"/>
              <w:lang w:val="sr-Cyrl-RS"/>
            </w:rPr>
          </w:pPr>
          <w:r>
            <w:rPr>
              <w:rFonts w:ascii="Times New Roman" w:hAnsi="Times New Roman" w:eastAsia="Gungsuh" w:cs="Times New Roman"/>
              <w:color w:val="000000"/>
              <w:sz w:val="22"/>
              <w:szCs w:val="22"/>
              <w:lang w:val="sr-Cyrl-RS"/>
            </w:rPr>
            <w:t xml:space="preserve">Систем се сматра прихватљиво отпорним ако за β ≤ 0,3 </w:t>
          </w:r>
          <w:ins w:id="8522" w:author="Milica Radić" w:date="2026-10-03T19:18:56Z">
            <w:r>
              <w:rPr>
                <w:rFonts w:hint="default" w:ascii="Times New Roman" w:hAnsi="Times New Roman" w:eastAsia="Gungsuh" w:cs="Times New Roman"/>
                <w:color w:val="000000"/>
                <w:sz w:val="22"/>
                <w:szCs w:val="22"/>
                <w:lang w:val="sr-Cyrl-RS"/>
              </w:rPr>
              <w:t>истовремено важе критеријуми дефинисани у Табели 6.5.</w:t>
            </w:r>
          </w:ins>
          <w:del w:id="8523" w:author="Milica Radić" w:date="2026-10-03T19:18:55Z">
            <w:r>
              <w:rPr>
                <w:rFonts w:ascii="Times New Roman" w:hAnsi="Times New Roman" w:eastAsia="Gungsuh" w:cs="Times New Roman"/>
                <w:color w:val="000000"/>
                <w:sz w:val="22"/>
                <w:szCs w:val="22"/>
                <w:lang w:val="sr-Cyrl-RS"/>
              </w:rPr>
              <w:delText>истовр</w:delText>
            </w:r>
          </w:del>
          <w:del w:id="8524" w:author="Milica Radić" w:date="2026-10-03T19:18:54Z">
            <w:r>
              <w:rPr>
                <w:rFonts w:ascii="Times New Roman" w:hAnsi="Times New Roman" w:eastAsia="Gungsuh" w:cs="Times New Roman"/>
                <w:color w:val="000000"/>
                <w:sz w:val="22"/>
                <w:szCs w:val="22"/>
                <w:lang w:val="sr-Cyrl-RS"/>
              </w:rPr>
              <w:delText>емено важи</w:delText>
            </w:r>
          </w:del>
          <w:del w:id="8525" w:author="Milica Radić" w:date="2026-10-03T19:18:53Z">
            <w:r>
              <w:rPr>
                <w:rFonts w:ascii="Times New Roman" w:hAnsi="Times New Roman" w:eastAsia="Gungsuh" w:cs="Times New Roman"/>
                <w:color w:val="000000"/>
                <w:sz w:val="22"/>
                <w:szCs w:val="22"/>
                <w:lang w:val="sr-Cyrl-RS"/>
              </w:rPr>
              <w:delText>:</w:delText>
            </w:r>
          </w:del>
        </w:p>
        <w:p w14:paraId="26347294">
          <w:pPr>
            <w:ind w:firstLine="567"/>
            <w:jc w:val="both"/>
            <w:rPr>
              <w:color w:val="000000"/>
              <w:sz w:val="22"/>
              <w:szCs w:val="22"/>
              <w:lang w:val="sr-Cyrl-RS"/>
              <w:rPrChange w:id="8526" w:author="Milan Stojkov" w:date="2026-10-02T12:19:00Z">
                <w:rPr>
                  <w:color w:val="000000"/>
                  <w:sz w:val="22"/>
                  <w:szCs w:val="22"/>
                </w:rPr>
              </w:rPrChange>
            </w:rPr>
          </w:pPr>
        </w:p>
      </w:sdtContent>
    </w:sdt>
    <w:p w14:paraId="451C54D5">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8529" w:author="Milan Stojkov" w:date="2026-10-02T11:00:00Z">
            <w:rPr>
              <w:i/>
              <w:iCs/>
              <w:color w:val="000000"/>
              <w:sz w:val="20"/>
              <w:szCs w:val="20"/>
            </w:rPr>
          </w:rPrChange>
        </w:rPr>
      </w:pPr>
      <w:r>
        <w:rPr>
          <w:i/>
          <w:iCs/>
          <w:color w:val="000000"/>
          <w:sz w:val="20"/>
          <w:szCs w:val="20"/>
          <w:lang w:val="sr-Cyrl-RS"/>
          <w:rPrChange w:id="8530" w:author="Milan Stojkov" w:date="2026-10-02T11:00:00Z">
            <w:rPr>
              <w:i/>
              <w:iCs/>
              <w:color w:val="000000"/>
              <w:sz w:val="20"/>
              <w:szCs w:val="20"/>
            </w:rPr>
          </w:rPrChange>
        </w:rPr>
        <w:t>Табела 6.5 - Критеријуми прихватљивости за квантитативну анализу међузависности и агрегације у присуству напада</w:t>
      </w:r>
    </w:p>
    <w:tbl>
      <w:tblPr>
        <w:tblStyle w:val="84"/>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Change w:id="8531" w:author="Milica Radić" w:date="2026-10-03T21:16:01Z">
          <w:tblPr>
            <w:tblStyle w:val="84"/>
            <w:tblW w:w="861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4729"/>
        <w:gridCol w:w="3118"/>
        <w:tblGridChange w:id="8532">
          <w:tblGrid>
            <w:gridCol w:w="5193"/>
            <w:gridCol w:w="3423"/>
          </w:tblGrid>
        </w:tblGridChange>
      </w:tblGrid>
      <w:tr w14:paraId="5CC53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8533" w:author="Milica Radić" w:date="2026-10-03T21:16:0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blHeader/>
          <w:jc w:val="center"/>
          <w:trPrChange w:id="8533" w:author="Milica Radić" w:date="2026-10-03T21:16:01Z">
            <w:trPr>
              <w:tblHeader/>
              <w:jc w:val="center"/>
            </w:trPr>
          </w:trPrChange>
        </w:trPr>
        <w:tc>
          <w:tcPr>
            <w:tcW w:w="301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534" w:author="Milica Radić" w:date="2026-10-03T21:16:01Z">
              <w:tcPr>
                <w:tcW w:w="519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AEF4AA4">
            <w:pPr>
              <w:jc w:val="center"/>
              <w:rPr>
                <w:b/>
                <w:bCs/>
                <w:sz w:val="22"/>
                <w:szCs w:val="22"/>
                <w:lang w:val="sr-Cyrl-RS"/>
                <w:rPrChange w:id="8535" w:author="Milan Stojkov" w:date="2026-10-02T11:00:00Z">
                  <w:rPr>
                    <w:b/>
                    <w:bCs/>
                    <w:sz w:val="22"/>
                    <w:szCs w:val="22"/>
                  </w:rPr>
                </w:rPrChange>
              </w:rPr>
            </w:pPr>
            <w:r>
              <w:rPr>
                <w:b/>
                <w:bCs/>
                <w:sz w:val="22"/>
                <w:szCs w:val="22"/>
                <w:lang w:val="sr-Cyrl-RS"/>
                <w:rPrChange w:id="8536" w:author="Milan Stojkov" w:date="2026-10-02T11:00:00Z">
                  <w:rPr>
                    <w:b/>
                    <w:bCs/>
                    <w:sz w:val="22"/>
                    <w:szCs w:val="22"/>
                  </w:rPr>
                </w:rPrChange>
              </w:rPr>
              <w:t>Критеријум</w:t>
            </w:r>
          </w:p>
        </w:tc>
        <w:tc>
          <w:tcPr>
            <w:tcW w:w="198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537" w:author="Milica Radić" w:date="2026-10-03T21:16:01Z">
              <w:tcPr>
                <w:tcW w:w="342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90F588E">
            <w:pPr>
              <w:jc w:val="center"/>
              <w:rPr>
                <w:b/>
                <w:bCs/>
                <w:sz w:val="22"/>
                <w:szCs w:val="22"/>
                <w:lang w:val="sr-Cyrl-RS"/>
                <w:rPrChange w:id="8538" w:author="Milan Stojkov" w:date="2026-10-02T11:00:00Z">
                  <w:rPr>
                    <w:b/>
                    <w:bCs/>
                    <w:sz w:val="22"/>
                    <w:szCs w:val="22"/>
                  </w:rPr>
                </w:rPrChange>
              </w:rPr>
            </w:pPr>
            <w:r>
              <w:rPr>
                <w:b/>
                <w:bCs/>
                <w:sz w:val="22"/>
                <w:szCs w:val="22"/>
                <w:lang w:val="sr-Cyrl-RS"/>
                <w:rPrChange w:id="8539" w:author="Milan Stojkov" w:date="2026-10-02T11:00:00Z">
                  <w:rPr>
                    <w:b/>
                    <w:bCs/>
                    <w:sz w:val="22"/>
                    <w:szCs w:val="22"/>
                  </w:rPr>
                </w:rPrChange>
              </w:rPr>
              <w:t>Праг</w:t>
            </w:r>
          </w:p>
        </w:tc>
      </w:tr>
      <w:tr w14:paraId="63E18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8540" w:author="Milica Radić" w:date="2026-10-03T21:16:0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8540" w:author="Milica Radić" w:date="2026-10-03T21:16:01Z">
            <w:trPr>
              <w:jc w:val="center"/>
            </w:trPr>
          </w:trPrChange>
        </w:trPr>
        <w:tc>
          <w:tcPr>
            <w:tcW w:w="301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541" w:author="Milica Radić" w:date="2026-10-03T21:16:01Z">
              <w:tcPr>
                <w:tcW w:w="519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5E23D7F">
            <w:pPr>
              <w:jc w:val="center"/>
              <w:rPr>
                <w:sz w:val="22"/>
                <w:szCs w:val="22"/>
                <w:lang w:val="sr-Cyrl-RS"/>
                <w:rPrChange w:id="8543" w:author="Milan Stojkov" w:date="2026-10-02T11:00:00Z">
                  <w:rPr>
                    <w:sz w:val="22"/>
                    <w:szCs w:val="22"/>
                  </w:rPr>
                </w:rPrChange>
              </w:rPr>
              <w:pPrChange w:id="8542" w:author="Milica Radić" w:date="2026-10-03T21:16:01Z">
                <w:pPr/>
              </w:pPrChange>
            </w:pPr>
            <w:r>
              <w:rPr>
                <w:i/>
                <w:iCs/>
                <w:sz w:val="22"/>
                <w:szCs w:val="22"/>
                <w:lang w:val="sr-Cyrl-RS"/>
                <w:rPrChange w:id="8544" w:author="Milan Stojkov" w:date="2026-10-02T11:00:00Z">
                  <w:rPr>
                    <w:i/>
                    <w:iCs/>
                    <w:sz w:val="22"/>
                    <w:szCs w:val="22"/>
                  </w:rPr>
                </w:rPrChange>
              </w:rPr>
              <w:t xml:space="preserve">Sybil </w:t>
            </w:r>
            <w:r>
              <w:rPr>
                <w:sz w:val="22"/>
                <w:szCs w:val="22"/>
                <w:lang w:val="sr-Cyrl-RS"/>
                <w:rPrChange w:id="8545" w:author="Milan Stojkov" w:date="2026-10-02T11:00:00Z">
                  <w:rPr>
                    <w:sz w:val="22"/>
                    <w:szCs w:val="22"/>
                  </w:rPr>
                </w:rPrChange>
              </w:rPr>
              <w:t>пенетрација</w:t>
            </w:r>
          </w:p>
        </w:tc>
        <w:tc>
          <w:tcPr>
            <w:tcW w:w="198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546" w:author="Milica Radić" w:date="2026-10-03T21:16:01Z">
              <w:tcPr>
                <w:tcW w:w="342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35DE331">
            <w:pPr>
              <w:jc w:val="center"/>
              <w:rPr>
                <w:sz w:val="22"/>
                <w:szCs w:val="22"/>
                <w:lang w:val="sr-Cyrl-RS"/>
                <w:rPrChange w:id="8548" w:author="Milan Stojkov" w:date="2026-10-02T13:50:00Z">
                  <w:rPr>
                    <w:sz w:val="22"/>
                    <w:szCs w:val="22"/>
                  </w:rPr>
                </w:rPrChange>
              </w:rPr>
              <w:pPrChange w:id="8547" w:author="Milica Radić" w:date="2026-10-03T21:16:01Z">
                <w:pPr/>
              </w:pPrChange>
            </w:pPr>
            <m:oMath>
              <m:sSub>
                <m:sSubPr>
                  <m:ctrlPr>
                    <w:rPr>
                      <w:rFonts w:ascii="Cambria Math" w:hAnsi="Cambria Math" w:eastAsia="Cambria Math"/>
                      <w:color w:val="000000"/>
                      <w:sz w:val="22"/>
                      <w:szCs w:val="22"/>
                      <w:lang w:val="sr-Cyrl-RS"/>
                    </w:rPr>
                  </m:ctrlPr>
                </m:sSubPr>
                <m:e>
                  <m:r>
                    <m:rPr/>
                    <w:rPr>
                      <w:rFonts w:ascii="Cambria Math" w:hAnsi="Cambria Math" w:eastAsia="Cambria Math" w:cs="Times New Roman"/>
                      <w:color w:val="000000"/>
                      <w:sz w:val="22"/>
                      <w:szCs w:val="22"/>
                      <w:lang w:val="sr-Cyrl-RS"/>
                      <w:rPrChange w:id="8549" w:author="Milan Stojkov" w:date="2026-10-02T13:50:00Z">
                        <w:rPr>
                          <w:rFonts w:ascii="Cambria Math" w:hAnsi="Cambria Math" w:eastAsia="Cambria Math" w:cs="Cambria Math"/>
                          <w:color w:val="000000"/>
                          <w:sz w:val="22"/>
                          <w:szCs w:val="22"/>
                        </w:rPr>
                      </w:rPrChange>
                    </w:rPr>
                    <m:t>P</m:t>
                  </m:r>
                  <m:ctrlPr>
                    <w:rPr>
                      <w:rFonts w:ascii="Cambria Math" w:hAnsi="Cambria Math" w:eastAsia="Cambria Math"/>
                      <w:color w:val="000000"/>
                      <w:sz w:val="22"/>
                      <w:szCs w:val="22"/>
                      <w:lang w:val="sr-Cyrl-RS"/>
                    </w:rPr>
                  </m:ctrlPr>
                </m:e>
                <m:sub>
                  <m:r>
                    <m:rPr/>
                    <w:rPr>
                      <w:rFonts w:ascii="Cambria Math" w:hAnsi="Cambria Math" w:eastAsia="Cambria Math" w:cs="Times New Roman"/>
                      <w:color w:val="000000"/>
                      <w:sz w:val="22"/>
                      <w:szCs w:val="22"/>
                      <w:lang w:val="sr-Cyrl-RS"/>
                      <w:rPrChange w:id="8550" w:author="Milan Stojkov" w:date="2026-10-02T13:50:00Z">
                        <w:rPr>
                          <w:rFonts w:ascii="Cambria Math" w:hAnsi="Cambria Math" w:eastAsia="Cambria Math" w:cs="Cambria Math"/>
                          <w:color w:val="000000"/>
                          <w:sz w:val="22"/>
                          <w:szCs w:val="22"/>
                        </w:rPr>
                      </w:rPrChange>
                    </w:rPr>
                    <m:t>sybil</m:t>
                  </m:r>
                  <m:ctrlPr>
                    <w:rPr>
                      <w:rFonts w:ascii="Cambria Math" w:hAnsi="Cambria Math" w:eastAsia="Cambria Math"/>
                      <w:color w:val="000000"/>
                      <w:sz w:val="22"/>
                      <w:szCs w:val="22"/>
                      <w:lang w:val="sr-Cyrl-RS"/>
                    </w:rPr>
                  </m:ctrlPr>
                </m:sub>
              </m:sSub>
            </m:oMath>
            <w:r>
              <w:rPr>
                <w:color w:val="000000"/>
                <w:sz w:val="22"/>
                <w:szCs w:val="22"/>
                <w:lang w:val="sr-Cyrl-RS"/>
                <w:rPrChange w:id="8551" w:author="Milan Stojkov" w:date="2026-10-02T13:50:00Z">
                  <w:rPr>
                    <w:color w:val="000000"/>
                    <w:sz w:val="22"/>
                    <w:szCs w:val="22"/>
                  </w:rPr>
                </w:rPrChange>
              </w:rPr>
              <w:t xml:space="preserve"> </w:t>
            </w:r>
            <w:sdt>
              <w:sdtPr>
                <w:rPr>
                  <w:lang w:val="sr-Cyrl-RS"/>
                  <w:rPrChange w:id="8553" w:author="Milan Stojkov" w:date="2026-10-02T13:50:00Z">
                    <w:rPr/>
                  </w:rPrChange>
                </w:rPr>
                <w:tag w:val="goog_rdk_1"/>
                <w:id w:val="-1309203713"/>
              </w:sdtPr>
              <w:sdtEndPr>
                <w:rPr>
                  <w:lang w:val="sr-Cyrl-RS"/>
                  <w:rPrChange w:id="8554" w:author="Milan Stojkov" w:date="2026-10-02T13:50:00Z">
                    <w:rPr/>
                  </w:rPrChange>
                </w:rPr>
              </w:sdtEndPr>
              <w:sdtContent>
                <w:r>
                  <w:rPr>
                    <w:rFonts w:ascii="Times New Roman" w:hAnsi="Times New Roman" w:eastAsia="Gungsuh" w:cs="Times New Roman"/>
                    <w:sz w:val="22"/>
                    <w:szCs w:val="22"/>
                    <w:lang w:val="sr-Cyrl-RS"/>
                  </w:rPr>
                  <w:t>≤ 0,20</w:t>
                </w:r>
              </w:sdtContent>
            </w:sdt>
          </w:p>
        </w:tc>
      </w:tr>
      <w:tr w14:paraId="632721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8557" w:author="Milica Radić" w:date="2026-10-03T21:16:0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rHeight w:val="90" w:hRule="atLeast"/>
          <w:jc w:val="center"/>
          <w:trPrChange w:id="8557" w:author="Milica Radić" w:date="2026-10-03T21:16:01Z">
            <w:trPr>
              <w:trHeight w:val="90" w:hRule="atLeast"/>
              <w:jc w:val="center"/>
            </w:trPr>
          </w:trPrChange>
        </w:trPr>
        <w:tc>
          <w:tcPr>
            <w:tcW w:w="301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558" w:author="Milica Radić" w:date="2026-10-03T21:16:01Z">
              <w:tcPr>
                <w:tcW w:w="519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F3E1938">
            <w:pPr>
              <w:jc w:val="center"/>
              <w:rPr>
                <w:sz w:val="22"/>
                <w:szCs w:val="22"/>
                <w:lang w:val="sr-Cyrl-RS"/>
                <w:rPrChange w:id="8560" w:author="Milan Stojkov" w:date="2026-10-02T11:00:00Z">
                  <w:rPr>
                    <w:sz w:val="22"/>
                    <w:szCs w:val="22"/>
                  </w:rPr>
                </w:rPrChange>
              </w:rPr>
              <w:pPrChange w:id="8559" w:author="Milica Radić" w:date="2026-10-03T21:16:01Z">
                <w:pPr/>
              </w:pPrChange>
            </w:pPr>
            <w:r>
              <w:rPr>
                <w:sz w:val="22"/>
                <w:szCs w:val="22"/>
                <w:lang w:val="sr-Cyrl-RS"/>
                <w:rPrChange w:id="8561" w:author="Milan Stojkov" w:date="2026-10-02T11:00:00Z">
                  <w:rPr>
                    <w:sz w:val="22"/>
                    <w:szCs w:val="22"/>
                  </w:rPr>
                </w:rPrChange>
              </w:rPr>
              <w:t>Потпуна изолација</w:t>
            </w:r>
          </w:p>
        </w:tc>
        <w:tc>
          <w:tcPr>
            <w:tcW w:w="198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562" w:author="Milica Radić" w:date="2026-10-03T21:16:01Z">
              <w:tcPr>
                <w:tcW w:w="342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C5A66D0">
            <w:pPr>
              <w:jc w:val="center"/>
              <w:rPr>
                <w:sz w:val="22"/>
                <w:szCs w:val="22"/>
                <w:lang w:val="sr-Cyrl-RS"/>
                <w:rPrChange w:id="8564" w:author="Milan Stojkov" w:date="2026-10-02T13:50:00Z">
                  <w:rPr>
                    <w:sz w:val="22"/>
                    <w:szCs w:val="22"/>
                  </w:rPr>
                </w:rPrChange>
              </w:rPr>
              <w:pPrChange w:id="8563" w:author="Milica Radić" w:date="2026-10-03T21:16:01Z">
                <w:pPr/>
              </w:pPrChange>
            </w:pPr>
            <m:oMath>
              <m:sSub>
                <m:sSubPr>
                  <m:ctrlPr>
                    <w:rPr>
                      <w:rFonts w:ascii="Cambria Math" w:hAnsi="Cambria Math" w:eastAsia="Cambria Math"/>
                      <w:color w:val="000000"/>
                      <w:sz w:val="22"/>
                      <w:szCs w:val="22"/>
                      <w:lang w:val="sr-Cyrl-RS"/>
                    </w:rPr>
                  </m:ctrlPr>
                </m:sSubPr>
                <m:e>
                  <m:r>
                    <m:rPr/>
                    <w:rPr>
                      <w:rFonts w:ascii="Cambria Math" w:hAnsi="Cambria Math" w:eastAsia="Cambria Math" w:cs="Times New Roman"/>
                      <w:color w:val="000000"/>
                      <w:sz w:val="22"/>
                      <w:szCs w:val="22"/>
                      <w:lang w:val="sr-Cyrl-RS"/>
                      <w:rPrChange w:id="8565" w:author="Milan Stojkov" w:date="2026-10-02T13:50:00Z">
                        <w:rPr>
                          <w:rFonts w:ascii="Cambria Math" w:hAnsi="Cambria Math" w:eastAsia="Cambria Math" w:cs="Cambria Math"/>
                          <w:color w:val="000000"/>
                          <w:sz w:val="22"/>
                          <w:szCs w:val="22"/>
                        </w:rPr>
                      </w:rPrChange>
                    </w:rPr>
                    <m:t>P</m:t>
                  </m:r>
                  <m:ctrlPr>
                    <w:rPr>
                      <w:rFonts w:ascii="Cambria Math" w:hAnsi="Cambria Math" w:eastAsia="Cambria Math"/>
                      <w:color w:val="000000"/>
                      <w:sz w:val="22"/>
                      <w:szCs w:val="22"/>
                      <w:lang w:val="sr-Cyrl-RS"/>
                    </w:rPr>
                  </m:ctrlPr>
                </m:e>
                <m:sub>
                  <m:r>
                    <m:rPr/>
                    <w:rPr>
                      <w:rFonts w:ascii="Cambria Math" w:hAnsi="Cambria Math" w:eastAsia="Cambria Math" w:cs="Times New Roman"/>
                      <w:color w:val="000000"/>
                      <w:sz w:val="22"/>
                      <w:szCs w:val="22"/>
                      <w:lang w:val="sr-Cyrl-RS"/>
                      <w:rPrChange w:id="8566" w:author="Milan Stojkov" w:date="2026-10-02T13:50:00Z">
                        <w:rPr>
                          <w:rFonts w:ascii="Cambria Math" w:hAnsi="Cambria Math" w:eastAsia="Cambria Math" w:cs="Cambria Math"/>
                          <w:color w:val="000000"/>
                          <w:sz w:val="22"/>
                          <w:szCs w:val="22"/>
                        </w:rPr>
                      </w:rPrChange>
                    </w:rPr>
                    <m:t>eclipse</m:t>
                  </m:r>
                  <m:ctrlPr>
                    <w:rPr>
                      <w:rFonts w:ascii="Cambria Math" w:hAnsi="Cambria Math" w:eastAsia="Cambria Math"/>
                      <w:color w:val="000000"/>
                      <w:sz w:val="22"/>
                      <w:szCs w:val="22"/>
                      <w:lang w:val="sr-Cyrl-RS"/>
                    </w:rPr>
                  </m:ctrlPr>
                </m:sub>
              </m:sSub>
            </m:oMath>
            <w:sdt>
              <w:sdtPr>
                <w:rPr>
                  <w:lang w:val="sr-Cyrl-RS"/>
                  <w:rPrChange w:id="8568" w:author="Milan Stojkov" w:date="2026-10-02T13:50:00Z">
                    <w:rPr/>
                  </w:rPrChange>
                </w:rPr>
                <w:tag w:val="goog_rdk_2"/>
                <w:id w:val="-2095278832"/>
              </w:sdtPr>
              <w:sdtEndPr>
                <w:rPr>
                  <w:lang w:val="sr-Cyrl-RS"/>
                  <w:rPrChange w:id="8569" w:author="Milan Stojkov" w:date="2026-10-02T13:50:00Z">
                    <w:rPr/>
                  </w:rPrChange>
                </w:rPr>
              </w:sdtEndPr>
              <w:sdtContent>
                <w:r>
                  <w:rPr>
                    <w:rFonts w:ascii="Times New Roman" w:hAnsi="Times New Roman" w:eastAsia="Gungsuh" w:cs="Times New Roman"/>
                    <w:sz w:val="22"/>
                    <w:szCs w:val="22"/>
                    <w:lang w:val="sr-Cyrl-RS"/>
                  </w:rPr>
                  <w:t>≤ 0,10</w:t>
                </w:r>
              </w:sdtContent>
            </w:sdt>
          </w:p>
        </w:tc>
      </w:tr>
      <w:tr w14:paraId="1B868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8572" w:author="Milica Radić" w:date="2026-10-03T21:16:0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8572" w:author="Milica Radić" w:date="2026-10-03T21:16:01Z">
            <w:trPr>
              <w:jc w:val="center"/>
            </w:trPr>
          </w:trPrChange>
        </w:trPr>
        <w:tc>
          <w:tcPr>
            <w:tcW w:w="301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573" w:author="Milica Radić" w:date="2026-10-03T21:16:01Z">
              <w:tcPr>
                <w:tcW w:w="519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F4AEF21">
            <w:pPr>
              <w:jc w:val="center"/>
              <w:rPr>
                <w:sz w:val="22"/>
                <w:szCs w:val="22"/>
                <w:lang w:val="sr-Cyrl-RS"/>
                <w:rPrChange w:id="8575" w:author="Milan Stojkov" w:date="2026-10-02T11:00:00Z">
                  <w:rPr>
                    <w:sz w:val="22"/>
                    <w:szCs w:val="22"/>
                  </w:rPr>
                </w:rPrChange>
              </w:rPr>
              <w:pPrChange w:id="8574" w:author="Milica Radić" w:date="2026-10-03T21:16:01Z">
                <w:pPr/>
              </w:pPrChange>
            </w:pPr>
            <w:r>
              <w:rPr>
                <w:sz w:val="22"/>
                <w:szCs w:val="22"/>
                <w:lang w:val="sr-Cyrl-RS"/>
                <w:rPrChange w:id="8576" w:author="Milan Stojkov" w:date="2026-10-02T11:00:00Z">
                  <w:rPr>
                    <w:sz w:val="22"/>
                    <w:szCs w:val="22"/>
                  </w:rPr>
                </w:rPrChange>
              </w:rPr>
              <w:t>Грешка агрегације</w:t>
            </w:r>
          </w:p>
        </w:tc>
        <w:tc>
          <w:tcPr>
            <w:tcW w:w="198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577" w:author="Milica Radić" w:date="2026-10-03T21:16:01Z">
              <w:tcPr>
                <w:tcW w:w="342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8C4A8A5">
            <w:pPr>
              <w:jc w:val="center"/>
              <w:rPr>
                <w:sz w:val="22"/>
                <w:szCs w:val="22"/>
                <w:lang w:val="sr-Cyrl-RS"/>
                <w:rPrChange w:id="8579" w:author="Milan Stojkov" w:date="2026-10-02T13:50:00Z">
                  <w:rPr>
                    <w:sz w:val="22"/>
                    <w:szCs w:val="22"/>
                  </w:rPr>
                </w:rPrChange>
              </w:rPr>
              <w:pPrChange w:id="8578" w:author="Milica Radić" w:date="2026-10-03T21:16:01Z">
                <w:pPr/>
              </w:pPrChange>
            </w:pPr>
            <m:oMath>
              <m:sSub>
                <m:sSubPr>
                  <m:ctrlPr>
                    <w:rPr>
                      <w:rFonts w:ascii="Cambria Math" w:hAnsi="Cambria Math" w:eastAsia="Cambria Math"/>
                      <w:sz w:val="22"/>
                      <w:szCs w:val="22"/>
                      <w:lang w:val="sr-Cyrl-RS"/>
                    </w:rPr>
                  </m:ctrlPr>
                </m:sSubPr>
                <m:e>
                  <m:r>
                    <m:rPr/>
                    <w:rPr>
                      <w:rFonts w:ascii="Cambria Math" w:hAnsi="Cambria Math" w:eastAsia="Cambria Math" w:cs="Times New Roman"/>
                      <w:sz w:val="22"/>
                      <w:szCs w:val="22"/>
                      <w:lang w:val="sr-Cyrl-RS"/>
                      <w:rPrChange w:id="8580" w:author="Milan Stojkov" w:date="2026-10-02T13:50:00Z">
                        <w:rPr>
                          <w:rFonts w:ascii="Cambria Math" w:hAnsi="Cambria Math" w:eastAsia="Cambria Math" w:cs="Cambria Math"/>
                          <w:sz w:val="22"/>
                          <w:szCs w:val="22"/>
                        </w:rPr>
                      </w:rPrChange>
                    </w:rPr>
                    <m:t>E</m:t>
                  </m:r>
                  <m:ctrlPr>
                    <w:rPr>
                      <w:rFonts w:ascii="Cambria Math" w:hAnsi="Cambria Math" w:eastAsia="Cambria Math"/>
                      <w:sz w:val="22"/>
                      <w:szCs w:val="22"/>
                      <w:lang w:val="sr-Cyrl-RS"/>
                    </w:rPr>
                  </m:ctrlPr>
                </m:e>
                <m:sub>
                  <m:r>
                    <m:rPr/>
                    <w:rPr>
                      <w:rFonts w:ascii="Cambria Math" w:hAnsi="Cambria Math" w:eastAsia="Cambria Math" w:cs="Times New Roman"/>
                      <w:sz w:val="22"/>
                      <w:szCs w:val="22"/>
                      <w:lang w:val="sr-Cyrl-RS"/>
                      <w:rPrChange w:id="8581" w:author="Milan Stojkov" w:date="2026-10-02T13:50:00Z">
                        <w:rPr>
                          <w:rFonts w:ascii="Cambria Math" w:hAnsi="Cambria Math" w:eastAsia="Cambria Math" w:cs="Cambria Math"/>
                          <w:sz w:val="22"/>
                          <w:szCs w:val="22"/>
                        </w:rPr>
                      </w:rPrChange>
                    </w:rPr>
                    <m:t>rel</m:t>
                  </m:r>
                  <m:ctrlPr>
                    <w:rPr>
                      <w:rFonts w:ascii="Cambria Math" w:hAnsi="Cambria Math" w:eastAsia="Cambria Math"/>
                      <w:sz w:val="22"/>
                      <w:szCs w:val="22"/>
                      <w:lang w:val="sr-Cyrl-RS"/>
                    </w:rPr>
                  </m:ctrlPr>
                </m:sub>
              </m:sSub>
            </m:oMath>
            <w:sdt>
              <w:sdtPr>
                <w:rPr>
                  <w:lang w:val="sr-Cyrl-RS"/>
                  <w:rPrChange w:id="8583" w:author="Milan Stojkov" w:date="2026-10-02T13:50:00Z">
                    <w:rPr/>
                  </w:rPrChange>
                </w:rPr>
                <w:tag w:val="goog_rdk_3"/>
                <w:id w:val="-1689233480"/>
              </w:sdtPr>
              <w:sdtEndPr>
                <w:rPr>
                  <w:lang w:val="sr-Cyrl-RS"/>
                  <w:rPrChange w:id="8584" w:author="Milan Stojkov" w:date="2026-10-02T13:50:00Z">
                    <w:rPr/>
                  </w:rPrChange>
                </w:rPr>
              </w:sdtEndPr>
              <w:sdtContent>
                <w:r>
                  <w:rPr>
                    <w:rFonts w:ascii="Times New Roman" w:hAnsi="Times New Roman" w:eastAsia="Gungsuh" w:cs="Times New Roman"/>
                    <w:sz w:val="22"/>
                    <w:szCs w:val="22"/>
                    <w:lang w:val="sr-Cyrl-RS"/>
                  </w:rPr>
                  <w:t xml:space="preserve"> ≤ 0,05</w:t>
                </w:r>
              </w:sdtContent>
            </w:sdt>
          </w:p>
        </w:tc>
      </w:tr>
      <w:tr w14:paraId="14281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8587" w:author="Milica Radić" w:date="2026-10-03T21:16:0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8587" w:author="Milica Radić" w:date="2026-10-03T21:16:01Z">
            <w:trPr>
              <w:jc w:val="center"/>
            </w:trPr>
          </w:trPrChange>
        </w:trPr>
        <w:tc>
          <w:tcPr>
            <w:tcW w:w="301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588" w:author="Milica Radić" w:date="2026-10-03T21:16:01Z">
              <w:tcPr>
                <w:tcW w:w="519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3B1B4C0">
            <w:pPr>
              <w:jc w:val="center"/>
              <w:rPr>
                <w:sz w:val="22"/>
                <w:szCs w:val="22"/>
                <w:lang w:val="sr-Cyrl-RS"/>
                <w:rPrChange w:id="8590" w:author="Milan Stojkov" w:date="2026-10-02T11:00:00Z">
                  <w:rPr>
                    <w:sz w:val="22"/>
                    <w:szCs w:val="22"/>
                  </w:rPr>
                </w:rPrChange>
              </w:rPr>
              <w:pPrChange w:id="8589" w:author="Milica Radić" w:date="2026-10-03T21:16:01Z">
                <w:pPr/>
              </w:pPrChange>
            </w:pPr>
            <w:r>
              <w:rPr>
                <w:sz w:val="22"/>
                <w:szCs w:val="22"/>
                <w:lang w:val="sr-Cyrl-RS"/>
                <w:rPrChange w:id="8591" w:author="Milan Stojkov" w:date="2026-10-02T11:00:00Z">
                  <w:rPr>
                    <w:sz w:val="22"/>
                    <w:szCs w:val="22"/>
                  </w:rPr>
                </w:rPrChange>
              </w:rPr>
              <w:t>Стабилност</w:t>
            </w:r>
          </w:p>
        </w:tc>
        <w:tc>
          <w:tcPr>
            <w:tcW w:w="198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592" w:author="Milica Radić" w:date="2026-10-03T21:16:01Z">
              <w:tcPr>
                <w:tcW w:w="342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36FD416">
            <w:pPr>
              <w:jc w:val="center"/>
              <w:rPr>
                <w:sz w:val="22"/>
                <w:szCs w:val="22"/>
                <w:lang w:val="sr-Cyrl-RS"/>
                <w:rPrChange w:id="8594" w:author="Milan Stojkov" w:date="2026-10-02T13:50:00Z">
                  <w:rPr>
                    <w:sz w:val="22"/>
                    <w:szCs w:val="22"/>
                  </w:rPr>
                </w:rPrChange>
              </w:rPr>
              <w:pPrChange w:id="8593" w:author="Milica Radić" w:date="2026-10-03T21:16:01Z">
                <w:pPr/>
              </w:pPrChange>
            </w:pPr>
            <m:oMath>
              <m:r>
                <m:rPr/>
                <w:rPr>
                  <w:rFonts w:ascii="Cambria Math" w:hAnsi="Cambria Math" w:eastAsia="Cambria Math" w:cs="Times New Roman"/>
                  <w:sz w:val="22"/>
                  <w:szCs w:val="22"/>
                  <w:lang w:val="sr-Cyrl-RS"/>
                  <w:rPrChange w:id="8595" w:author="Milan Stojkov" w:date="2026-10-02T13:50:00Z">
                    <w:rPr>
                      <w:rFonts w:ascii="Cambria Math" w:hAnsi="Cambria Math" w:eastAsia="Cambria Math" w:cs="Cambria Math"/>
                      <w:sz w:val="22"/>
                      <w:szCs w:val="22"/>
                    </w:rPr>
                  </w:rPrChange>
                </w:rPr>
                <m:t>Var(x̂)</m:t>
              </m:r>
            </m:oMath>
            <w:sdt>
              <w:sdtPr>
                <w:rPr>
                  <w:lang w:val="sr-Cyrl-RS"/>
                  <w:rPrChange w:id="8597" w:author="Milan Stojkov" w:date="2026-10-02T13:50:00Z">
                    <w:rPr/>
                  </w:rPrChange>
                </w:rPr>
                <w:tag w:val="goog_rdk_4"/>
                <w:id w:val="1368714625"/>
              </w:sdtPr>
              <w:sdtEndPr>
                <w:rPr>
                  <w:lang w:val="sr-Cyrl-RS"/>
                  <w:rPrChange w:id="8598" w:author="Milan Stojkov" w:date="2026-10-02T13:50:00Z">
                    <w:rPr/>
                  </w:rPrChange>
                </w:rPr>
              </w:sdtEndPr>
              <w:sdtContent>
                <w:r>
                  <w:rPr>
                    <w:rFonts w:ascii="Times New Roman" w:hAnsi="Times New Roman" w:eastAsia="Gungsuh" w:cs="Times New Roman"/>
                    <w:sz w:val="22"/>
                    <w:szCs w:val="22"/>
                    <w:lang w:val="sr-Cyrl-RS"/>
                  </w:rPr>
                  <w:t xml:space="preserve"> ≤ 0,01</w:t>
                </w:r>
              </w:sdtContent>
            </w:sdt>
          </w:p>
        </w:tc>
      </w:tr>
      <w:tr w14:paraId="1C439E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8601" w:author="Milica Radić" w:date="2026-10-03T21:16:0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8601" w:author="Milica Radić" w:date="2026-10-03T21:16:01Z">
            <w:trPr>
              <w:jc w:val="center"/>
            </w:trPr>
          </w:trPrChange>
        </w:trPr>
        <w:tc>
          <w:tcPr>
            <w:tcW w:w="301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602" w:author="Milica Radić" w:date="2026-10-03T21:16:01Z">
              <w:tcPr>
                <w:tcW w:w="519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1B49AC0">
            <w:pPr>
              <w:jc w:val="center"/>
              <w:rPr>
                <w:sz w:val="22"/>
                <w:szCs w:val="22"/>
                <w:lang w:val="sr-Cyrl-RS"/>
                <w:rPrChange w:id="8604" w:author="Milan Stojkov" w:date="2026-10-02T11:00:00Z">
                  <w:rPr>
                    <w:sz w:val="22"/>
                    <w:szCs w:val="22"/>
                  </w:rPr>
                </w:rPrChange>
              </w:rPr>
              <w:pPrChange w:id="8603" w:author="Milica Radić" w:date="2026-10-03T21:16:01Z">
                <w:pPr/>
              </w:pPrChange>
            </w:pPr>
            <w:r>
              <w:rPr>
                <w:sz w:val="22"/>
                <w:szCs w:val="22"/>
                <w:lang w:val="sr-Cyrl-RS"/>
                <w:rPrChange w:id="8605" w:author="Milan Stojkov" w:date="2026-10-02T11:00:00Z">
                  <w:rPr>
                    <w:sz w:val="22"/>
                    <w:szCs w:val="22"/>
                  </w:rPr>
                </w:rPrChange>
              </w:rPr>
              <w:t>Време конвергенције</w:t>
            </w:r>
          </w:p>
        </w:tc>
        <w:tc>
          <w:tcPr>
            <w:tcW w:w="198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606" w:author="Milica Radić" w:date="2026-10-03T21:16:01Z">
              <w:tcPr>
                <w:tcW w:w="342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8A1A4FE">
            <w:pPr>
              <w:jc w:val="center"/>
              <w:rPr>
                <w:sz w:val="22"/>
                <w:szCs w:val="22"/>
                <w:lang w:val="sr-Cyrl-RS"/>
                <w:rPrChange w:id="8608" w:author="Milan Stojkov" w:date="2026-10-02T13:50:00Z">
                  <w:rPr>
                    <w:sz w:val="22"/>
                    <w:szCs w:val="22"/>
                  </w:rPr>
                </w:rPrChange>
              </w:rPr>
              <w:pPrChange w:id="8607" w:author="Milica Radić" w:date="2026-10-03T21:16:01Z">
                <w:pPr/>
              </w:pPrChange>
            </w:pPr>
            <m:oMath>
              <m:sSub>
                <m:sSubPr>
                  <m:ctrlPr>
                    <w:rPr>
                      <w:rFonts w:ascii="Cambria Math" w:hAnsi="Cambria Math" w:eastAsia="Cambria Math"/>
                      <w:color w:val="000000"/>
                      <w:sz w:val="22"/>
                      <w:szCs w:val="22"/>
                      <w:lang w:val="sr-Cyrl-RS"/>
                    </w:rPr>
                  </m:ctrlPr>
                </m:sSubPr>
                <m:e>
                  <m:r>
                    <m:rPr/>
                    <w:rPr>
                      <w:rFonts w:ascii="Cambria Math" w:hAnsi="Cambria Math" w:eastAsia="Cambria Math" w:cs="Times New Roman"/>
                      <w:color w:val="000000"/>
                      <w:sz w:val="22"/>
                      <w:szCs w:val="22"/>
                      <w:lang w:val="sr-Cyrl-RS"/>
                      <w:rPrChange w:id="8609" w:author="Milan Stojkov" w:date="2026-10-02T13:50:00Z">
                        <w:rPr>
                          <w:rFonts w:ascii="Cambria Math" w:hAnsi="Cambria Math" w:eastAsia="Cambria Math" w:cs="Cambria Math"/>
                          <w:color w:val="000000"/>
                          <w:sz w:val="22"/>
                          <w:szCs w:val="22"/>
                        </w:rPr>
                      </w:rPrChange>
                    </w:rPr>
                    <m:t>T</m:t>
                  </m:r>
                  <m:ctrlPr>
                    <w:rPr>
                      <w:rFonts w:ascii="Cambria Math" w:hAnsi="Cambria Math" w:eastAsia="Cambria Math"/>
                      <w:color w:val="000000"/>
                      <w:sz w:val="22"/>
                      <w:szCs w:val="22"/>
                      <w:lang w:val="sr-Cyrl-RS"/>
                    </w:rPr>
                  </m:ctrlPr>
                </m:e>
                <m:sub>
                  <m:r>
                    <m:rPr/>
                    <w:rPr>
                      <w:rFonts w:ascii="Cambria Math" w:hAnsi="Cambria Math" w:eastAsia="Cambria Math" w:cs="Times New Roman"/>
                      <w:color w:val="000000"/>
                      <w:sz w:val="22"/>
                      <w:szCs w:val="22"/>
                      <w:lang w:val="sr-Cyrl-RS"/>
                      <w:rPrChange w:id="8610" w:author="Milan Stojkov" w:date="2026-10-02T13:50:00Z">
                        <w:rPr>
                          <w:rFonts w:ascii="Cambria Math" w:hAnsi="Cambria Math" w:eastAsia="Cambria Math" w:cs="Cambria Math"/>
                          <w:color w:val="000000"/>
                          <w:sz w:val="22"/>
                          <w:szCs w:val="22"/>
                        </w:rPr>
                      </w:rPrChange>
                    </w:rPr>
                    <m:t>conv</m:t>
                  </m:r>
                  <m:ctrlPr>
                    <w:rPr>
                      <w:rFonts w:ascii="Cambria Math" w:hAnsi="Cambria Math" w:eastAsia="Cambria Math"/>
                      <w:color w:val="000000"/>
                      <w:sz w:val="22"/>
                      <w:szCs w:val="22"/>
                      <w:lang w:val="sr-Cyrl-RS"/>
                    </w:rPr>
                  </m:ctrlPr>
                </m:sub>
              </m:sSub>
            </m:oMath>
            <w:sdt>
              <w:sdtPr>
                <w:rPr>
                  <w:lang w:val="sr-Cyrl-RS"/>
                  <w:rPrChange w:id="8612" w:author="Milan Stojkov" w:date="2026-10-02T13:50:00Z">
                    <w:rPr/>
                  </w:rPrChange>
                </w:rPr>
                <w:tag w:val="goog_rdk_5"/>
                <w:id w:val="1342438674"/>
              </w:sdtPr>
              <w:sdtEndPr>
                <w:rPr>
                  <w:lang w:val="sr-Cyrl-RS"/>
                  <w:rPrChange w:id="8613" w:author="Milan Stojkov" w:date="2026-10-02T13:50:00Z">
                    <w:rPr/>
                  </w:rPrChange>
                </w:rPr>
              </w:sdtEndPr>
              <w:sdtContent>
                <w:r>
                  <w:rPr>
                    <w:rFonts w:ascii="Times New Roman" w:hAnsi="Times New Roman" w:eastAsia="Gungsuh" w:cs="Times New Roman"/>
                    <w:sz w:val="22"/>
                    <w:szCs w:val="22"/>
                    <w:lang w:val="sr-Cyrl-RS"/>
                  </w:rPr>
                  <w:t xml:space="preserve"> ≤ 20</w:t>
                </w:r>
              </w:sdtContent>
            </w:sdt>
          </w:p>
        </w:tc>
      </w:tr>
    </w:tbl>
    <w:p w14:paraId="336F3691">
      <w:pPr>
        <w:rPr>
          <w:ins w:id="8616" w:author="Milica Radić" w:date="2026-10-03T22:21:18Z"/>
          <w:lang w:val="sr-Cyrl-RS"/>
        </w:rPr>
      </w:pPr>
      <w:ins w:id="8617" w:author="Milica Radić" w:date="2026-10-03T22:21:18Z">
        <w:r>
          <w:rPr>
            <w:lang w:val="sr-Cyrl-RS"/>
          </w:rPr>
          <w:br w:type="page"/>
        </w:r>
      </w:ins>
    </w:p>
    <w:p w14:paraId="6912791D">
      <w:pPr>
        <w:pStyle w:val="2"/>
        <w:keepLines/>
        <w:numPr>
          <w:ilvl w:val="0"/>
          <w:numId w:val="4"/>
          <w:ins w:id="8619" w:author="Milica Radić" w:date="2026-10-02T20:12:36Z"/>
        </w:numPr>
        <w:ind w:left="720" w:right="28" w:hanging="360"/>
        <w:rPr>
          <w:lang w:val="sr-Cyrl-RS"/>
        </w:rPr>
        <w:pPrChange w:id="8618" w:author="Milica Radić" w:date="2026-10-02T20:12:36Z">
          <w:pPr/>
        </w:pPrChange>
      </w:pPr>
      <w:r>
        <w:rPr>
          <w:lang w:val="sr-Cyrl-RS"/>
          <w:rPrChange w:id="8620" w:author="Milan Stojkov" w:date="2026-10-02T11:00:00Z">
            <w:rPr/>
          </w:rPrChange>
        </w:rPr>
        <w:br w:type="page"/>
      </w:r>
      <w:del w:id="8621" w:author="Milica Radić" w:date="2026-10-02T20:12:33Z">
        <w:commentRangeStart w:id="13"/>
        <w:bookmarkStart w:id="96" w:name="_Toc28260"/>
        <w:bookmarkStart w:id="97" w:name="_Toc17408"/>
        <w:r>
          <w:rPr>
            <w:lang w:val="sr-Cyrl-RS"/>
            <w:rPrChange w:id="8622" w:author="Milan Stojkov" w:date="2026-10-02T11:00:00Z">
              <w:rPr/>
            </w:rPrChange>
          </w:rPr>
          <w:delText>7</w:delText>
        </w:r>
      </w:del>
      <w:del w:id="8623" w:author="Milica Radić" w:date="2026-10-02T20:12:33Z">
        <w:r>
          <w:rPr>
            <w:color w:val="000000"/>
            <w:lang w:val="sr-Cyrl-RS"/>
            <w:rPrChange w:id="8624" w:author="Milan Stojkov" w:date="2026-10-02T11:00:00Z">
              <w:rPr>
                <w:color w:val="000000"/>
              </w:rPr>
            </w:rPrChange>
          </w:rPr>
          <w:delText>.</w:delText>
        </w:r>
      </w:del>
      <w:del w:id="8625" w:author="Milica Radić" w:date="2026-10-02T20:12:33Z">
        <w:r>
          <w:rPr>
            <w:color w:val="000000"/>
            <w:lang w:val="sr-Cyrl-RS"/>
            <w:rPrChange w:id="8626" w:author="Milan Stojkov" w:date="2026-10-02T11:00:00Z">
              <w:rPr>
                <w:color w:val="000000"/>
              </w:rPr>
            </w:rPrChange>
          </w:rPr>
          <w:delText xml:space="preserve"> </w:delText>
        </w:r>
      </w:del>
      <w:r>
        <w:rPr>
          <w:color w:val="000000"/>
          <w:lang w:val="sr-Cyrl-RS"/>
          <w:rPrChange w:id="8627" w:author="Milan Stojkov" w:date="2026-10-02T11:00:00Z">
            <w:rPr>
              <w:color w:val="000000"/>
            </w:rPr>
          </w:rPrChange>
        </w:rPr>
        <w:t>ЕКСПЕРИМЕНТАЛНИ РЕЗУЛТАТИ</w:t>
      </w:r>
      <w:commentRangeEnd w:id="13"/>
      <w:r>
        <w:rPr>
          <w:rStyle w:val="12"/>
          <w:color w:val="000000"/>
          <w:sz w:val="32"/>
          <w:szCs w:val="32"/>
          <w:lang w:val="sr-Cyrl-RS"/>
          <w:rPrChange w:id="8628" w:author="Milan Stojkov" w:date="2026-10-02T14:43:00Z">
            <w:rPr>
              <w:rStyle w:val="12"/>
              <w:color w:val="000000"/>
              <w:sz w:val="32"/>
              <w:szCs w:val="32"/>
            </w:rPr>
          </w:rPrChange>
        </w:rPr>
        <w:commentReference w:id="13"/>
      </w:r>
      <w:bookmarkEnd w:id="96"/>
      <w:bookmarkEnd w:id="97"/>
    </w:p>
    <w:p w14:paraId="04BD3012">
      <w:pPr>
        <w:ind w:firstLine="360"/>
        <w:jc w:val="both"/>
        <w:rPr>
          <w:color w:val="000000"/>
          <w:sz w:val="22"/>
          <w:szCs w:val="22"/>
          <w:lang w:val="sr-Cyrl-RS"/>
        </w:rPr>
      </w:pPr>
      <w:r>
        <w:rPr>
          <w:color w:val="000000"/>
          <w:sz w:val="22"/>
          <w:szCs w:val="22"/>
          <w:lang w:val="sr-Cyrl-RS"/>
        </w:rPr>
        <w:t xml:space="preserve">У овом поглављу приказани су резултати експеримената описаних у поглављу 6. Кроз њих се проверава главна претпоставка рада - да отпорност не долази из појединачних механизама заштите, већ из њиховог заједничког деловања. </w:t>
      </w:r>
    </w:p>
    <w:p w14:paraId="68E9D08B">
      <w:pPr>
        <w:pStyle w:val="3"/>
        <w:ind w:left="0" w:firstLine="0"/>
        <w:rPr>
          <w:lang w:val="sr-Cyrl-RS"/>
        </w:rPr>
      </w:pPr>
      <w:bookmarkStart w:id="98" w:name="_Toc15347"/>
      <w:bookmarkStart w:id="99" w:name="_Toc7586"/>
      <w:r>
        <w:rPr>
          <w:rFonts w:ascii="Times New Roman" w:hAnsi="Times New Roman" w:eastAsia="Times New Roman" w:cs="Times New Roman"/>
          <w:color w:val="000000"/>
          <w:lang w:val="sr-Cyrl-RS"/>
        </w:rPr>
        <w:t xml:space="preserve">7.1. Утицај </w:t>
      </w:r>
      <w:r>
        <w:rPr>
          <w:rFonts w:ascii="Times New Roman" w:hAnsi="Times New Roman" w:eastAsia="Times New Roman" w:cs="Times New Roman"/>
          <w:i/>
          <w:iCs/>
          <w:color w:val="000000"/>
          <w:lang w:val="sr-Cyrl-RS"/>
        </w:rPr>
        <w:t xml:space="preserve">overlay </w:t>
      </w:r>
      <w:r>
        <w:rPr>
          <w:rFonts w:ascii="Times New Roman" w:hAnsi="Times New Roman" w:eastAsia="Times New Roman" w:cs="Times New Roman"/>
          <w:color w:val="000000"/>
          <w:lang w:val="sr-Cyrl-RS"/>
        </w:rPr>
        <w:t>стратегије на тачност агрегације</w:t>
      </w:r>
      <w:bookmarkEnd w:id="98"/>
      <w:bookmarkEnd w:id="99"/>
    </w:p>
    <w:p w14:paraId="5C2A3D81">
      <w:pPr>
        <w:ind w:firstLine="360"/>
        <w:jc w:val="both"/>
        <w:rPr>
          <w:ins w:id="8629" w:author="Milica Radić" w:date="2026-10-03T22:21:08Z"/>
          <w:rFonts w:hint="default"/>
          <w:color w:val="000000"/>
          <w:sz w:val="22"/>
          <w:szCs w:val="22"/>
          <w:lang w:val="sr-Cyrl-RS"/>
        </w:rPr>
      </w:pPr>
      <w:ins w:id="8630" w:author="Milica Radić" w:date="2026-10-03T20:57:16Z">
        <w:r>
          <w:rPr>
            <w:rFonts w:hint="default"/>
            <w:color w:val="000000"/>
            <w:sz w:val="22"/>
            <w:szCs w:val="22"/>
            <w:lang w:val="sr-Cyrl-RS"/>
          </w:rPr>
          <w:t>У овом одељку</w:t>
        </w:r>
      </w:ins>
      <w:ins w:id="8631" w:author="Milica Radić" w:date="2026-10-03T23:35:07Z">
        <w:r>
          <w:rPr>
            <w:rFonts w:hint="default"/>
            <w:color w:val="000000"/>
            <w:sz w:val="22"/>
            <w:szCs w:val="22"/>
            <w:lang w:val="sr-Cyrl-RS"/>
          </w:rPr>
          <w:t xml:space="preserve"> се</w:t>
        </w:r>
      </w:ins>
      <w:ins w:id="8632" w:author="Milica Radić" w:date="2026-10-03T20:57:16Z">
        <w:r>
          <w:rPr>
            <w:rFonts w:hint="default"/>
            <w:color w:val="000000"/>
            <w:sz w:val="22"/>
            <w:szCs w:val="22"/>
            <w:lang w:val="sr-Cyrl-RS"/>
          </w:rPr>
          <w:t xml:space="preserve"> испитује како различите стратегије </w:t>
        </w:r>
      </w:ins>
      <w:ins w:id="8633" w:author="Milica Radić" w:date="2026-10-04T09:06:56Z">
        <w:r>
          <w:rPr>
            <w:rFonts w:hint="default"/>
            <w:color w:val="000000"/>
            <w:sz w:val="22"/>
            <w:szCs w:val="22"/>
            <w:lang w:val="sr-Cyrl-RS"/>
          </w:rPr>
          <w:t>и</w:t>
        </w:r>
      </w:ins>
      <w:ins w:id="8634" w:author="Milica Radić" w:date="2026-10-04T09:06:58Z">
        <w:r>
          <w:rPr>
            <w:rFonts w:hint="default"/>
            <w:color w:val="000000"/>
            <w:sz w:val="22"/>
            <w:szCs w:val="22"/>
            <w:lang w:val="sr-Cyrl-RS"/>
          </w:rPr>
          <w:t>з</w:t>
        </w:r>
      </w:ins>
      <w:ins w:id="8635" w:author="Milica Radić" w:date="2026-10-04T09:07:00Z">
        <w:r>
          <w:rPr>
            <w:rFonts w:hint="default"/>
            <w:color w:val="000000"/>
            <w:sz w:val="22"/>
            <w:szCs w:val="22"/>
            <w:lang w:val="sr-Cyrl-RS"/>
          </w:rPr>
          <w:t xml:space="preserve">бора </w:t>
        </w:r>
      </w:ins>
      <w:ins w:id="8636" w:author="Milica Radić" w:date="2026-10-03T20:57:16Z">
        <w:r>
          <w:rPr>
            <w:rFonts w:hint="default"/>
            <w:color w:val="000000"/>
            <w:sz w:val="22"/>
            <w:szCs w:val="22"/>
            <w:lang w:val="sr-Cyrl-RS"/>
          </w:rPr>
          <w:t xml:space="preserve">суседа могу да утичу на релативну грешку агрегације. Пореде се различите стратегије у комбинацији са различитим агрегационим функцијама и различитим уделима злонамерних учесника. </w:t>
        </w:r>
      </w:ins>
      <w:ins w:id="8637" w:author="Milica Radić" w:date="2026-10-03T23:35:49Z">
        <w:r>
          <w:rPr>
            <w:rFonts w:hint="default"/>
            <w:color w:val="000000"/>
            <w:sz w:val="22"/>
            <w:szCs w:val="22"/>
            <w:lang w:val="sr-Cyrl-RS"/>
          </w:rPr>
          <w:t xml:space="preserve">Табела 7.1 приказује грешку на крају извршавања: редови су комбинације стратегије и агрегационе функције, колоне удели злонамерних чворова, а свака вредност </w:t>
        </w:r>
      </w:ins>
      <w:ins w:id="8638" w:author="Milica Radić" w:date="2026-10-03T23:36:05Z">
        <w:r>
          <w:rPr>
            <w:rFonts w:hint="default"/>
            <w:color w:val="000000"/>
            <w:sz w:val="22"/>
            <w:szCs w:val="22"/>
            <w:lang w:val="sr-Cyrl-RS"/>
          </w:rPr>
          <w:t xml:space="preserve">је </w:t>
        </w:r>
      </w:ins>
      <w:ins w:id="8639" w:author="Milica Radić" w:date="2026-10-03T23:35:49Z">
        <w:r>
          <w:rPr>
            <w:rFonts w:hint="default"/>
            <w:color w:val="000000"/>
            <w:sz w:val="22"/>
            <w:szCs w:val="22"/>
            <w:lang w:val="sr-Cyrl-RS"/>
          </w:rPr>
          <w:t xml:space="preserve">просек петнаест покретања </w:t>
        </w:r>
      </w:ins>
      <w:ins w:id="8640" w:author="Milica Radić" w:date="2026-10-03T23:35:55Z">
        <w:r>
          <w:rPr>
            <w:rFonts w:hint="default"/>
            <w:color w:val="000000"/>
            <w:sz w:val="22"/>
            <w:szCs w:val="22"/>
            <w:lang w:val="sr-Cyrl-RS"/>
          </w:rPr>
          <w:t>-</w:t>
        </w:r>
      </w:ins>
      <w:ins w:id="8641" w:author="Milica Radić" w:date="2026-10-03T23:35:49Z">
        <w:r>
          <w:rPr>
            <w:rFonts w:hint="default"/>
            <w:color w:val="000000"/>
            <w:sz w:val="22"/>
            <w:szCs w:val="22"/>
            <w:lang w:val="sr-Cyrl-RS"/>
          </w:rPr>
          <w:t xml:space="preserve"> три величине мреже и пет </w:t>
        </w:r>
      </w:ins>
      <w:ins w:id="8642" w:author="Milica Radić" w:date="2026-10-03T23:35:49Z">
        <w:r>
          <w:rPr>
            <w:rFonts w:hint="default"/>
            <w:i/>
            <w:iCs/>
            <w:color w:val="000000"/>
            <w:sz w:val="22"/>
            <w:szCs w:val="22"/>
            <w:lang w:val="sr-Cyrl-RS"/>
            <w:rPrChange w:id="8643" w:author="Milica Radić" w:date="2026-10-03T23:36:00Z">
              <w:rPr>
                <w:rFonts w:hint="default"/>
                <w:color w:val="000000"/>
                <w:sz w:val="22"/>
                <w:szCs w:val="22"/>
                <w:lang w:val="sr-Cyrl-RS"/>
              </w:rPr>
            </w:rPrChange>
          </w:rPr>
          <w:t>seed</w:t>
        </w:r>
      </w:ins>
      <w:ins w:id="8644" w:author="Milica Radić" w:date="2026-10-03T23:35:49Z">
        <w:r>
          <w:rPr>
            <w:rFonts w:hint="default"/>
            <w:color w:val="000000"/>
            <w:sz w:val="22"/>
            <w:szCs w:val="22"/>
            <w:lang w:val="sr-Cyrl-RS"/>
          </w:rPr>
          <w:t>-ова.</w:t>
        </w:r>
      </w:ins>
    </w:p>
    <w:p w14:paraId="6CF25290">
      <w:pPr>
        <w:ind w:firstLine="360"/>
        <w:jc w:val="both"/>
        <w:rPr>
          <w:ins w:id="8645" w:author="Milan Stojkov" w:date="2026-10-02T12:20:00Z"/>
          <w:del w:id="8646" w:author="Milica Radić" w:date="2026-10-03T20:57:13Z"/>
          <w:color w:val="000000"/>
          <w:sz w:val="22"/>
          <w:szCs w:val="22"/>
          <w:lang w:val="sr-Cyrl-RS"/>
        </w:rPr>
      </w:pPr>
      <w:del w:id="8647" w:author="Milica Radić" w:date="2026-10-03T20:57:13Z">
        <w:r>
          <w:rPr>
            <w:color w:val="000000"/>
            <w:sz w:val="22"/>
            <w:szCs w:val="22"/>
            <w:lang w:val="sr-Cyrl-RS"/>
          </w:rPr>
          <w:delText>У овом одељку упоређује се релативна грешка агрегације за три стратегије избора суседа, три агрегационе функције и четири вредности удела злонамерних учесника.</w:delText>
        </w:r>
      </w:del>
    </w:p>
    <w:p w14:paraId="2CDB2CC2">
      <w:pPr>
        <w:ind w:firstLine="360"/>
        <w:jc w:val="both"/>
        <w:rPr>
          <w:color w:val="000000"/>
          <w:sz w:val="22"/>
          <w:szCs w:val="22"/>
          <w:lang w:val="sr-Cyrl-RS"/>
          <w:rPrChange w:id="8648" w:author="Milan Stojkov" w:date="2026-10-02T11:00:00Z">
            <w:rPr>
              <w:color w:val="000000"/>
              <w:sz w:val="22"/>
              <w:szCs w:val="22"/>
            </w:rPr>
          </w:rPrChange>
        </w:rPr>
      </w:pPr>
    </w:p>
    <w:p w14:paraId="275657FF">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8649" w:author="Milan Stojkov" w:date="2026-10-02T11:00:00Z">
            <w:rPr>
              <w:i/>
              <w:iCs/>
              <w:color w:val="000000"/>
              <w:sz w:val="20"/>
              <w:szCs w:val="20"/>
            </w:rPr>
          </w:rPrChange>
        </w:rPr>
      </w:pPr>
      <w:r>
        <w:rPr>
          <w:i/>
          <w:iCs/>
          <w:color w:val="000000"/>
          <w:sz w:val="20"/>
          <w:szCs w:val="20"/>
          <w:lang w:val="sr-Cyrl-RS"/>
          <w:rPrChange w:id="8650" w:author="Milan Stojkov" w:date="2026-10-02T11:00:00Z">
            <w:rPr>
              <w:i/>
              <w:iCs/>
              <w:color w:val="000000"/>
              <w:sz w:val="20"/>
              <w:szCs w:val="20"/>
            </w:rPr>
          </w:rPrChange>
        </w:rPr>
        <w:t>Табела 7.1 - Релативна грешка агрегације</w:t>
      </w:r>
    </w:p>
    <w:tbl>
      <w:tblPr>
        <w:tblStyle w:val="85"/>
        <w:tblW w:w="499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Change w:id="8651" w:author="Milica Radić" w:date="2026-10-03T20:27:10Z">
          <w:tblPr>
            <w:tblStyle w:val="85"/>
            <w:tblW w:w="86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1971"/>
        <w:gridCol w:w="1878"/>
        <w:gridCol w:w="994"/>
        <w:gridCol w:w="994"/>
        <w:gridCol w:w="994"/>
        <w:gridCol w:w="1013"/>
        <w:tblGridChange w:id="8652">
          <w:tblGrid>
            <w:gridCol w:w="2165"/>
            <w:gridCol w:w="2062"/>
            <w:gridCol w:w="1092"/>
            <w:gridCol w:w="1092"/>
            <w:gridCol w:w="1092"/>
            <w:gridCol w:w="1112"/>
          </w:tblGrid>
        </w:tblGridChange>
      </w:tblGrid>
      <w:tr w14:paraId="1EDCE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Change w:id="8653" w:author="Milica Radić" w:date="2026-10-03T20:27:10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blHeader/>
          <w:jc w:val="center"/>
          <w:trPrChange w:id="8653" w:author="Milica Radić" w:date="2026-10-03T20:27:10Z">
            <w:trPr>
              <w:tblHeader/>
              <w:jc w:val="center"/>
            </w:trPr>
          </w:trPrChange>
        </w:trPr>
        <w:tc>
          <w:tcPr>
            <w:tcW w:w="125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654" w:author="Milica Radić" w:date="2026-10-03T20:27:10Z">
              <w:tcPr>
                <w:tcW w:w="216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67AAAE1">
            <w:pPr>
              <w:jc w:val="center"/>
              <w:rPr>
                <w:b/>
                <w:bCs/>
                <w:sz w:val="22"/>
                <w:szCs w:val="22"/>
                <w:lang w:val="sr-Cyrl-RS"/>
                <w:rPrChange w:id="8655" w:author="Milan Stojkov" w:date="2026-10-02T11:00:00Z">
                  <w:rPr>
                    <w:b/>
                    <w:bCs/>
                    <w:sz w:val="22"/>
                    <w:szCs w:val="22"/>
                  </w:rPr>
                </w:rPrChange>
              </w:rPr>
            </w:pPr>
            <w:ins w:id="8656" w:author="Milica Radić" w:date="2026-10-03T20:57:38Z">
              <w:r>
                <w:rPr>
                  <w:b/>
                  <w:bCs/>
                  <w:sz w:val="22"/>
                  <w:szCs w:val="22"/>
                  <w:lang w:val="sr-Cyrl-RS"/>
                </w:rPr>
                <w:t>С</w:t>
              </w:r>
            </w:ins>
            <w:del w:id="8657" w:author="Milica Radić" w:date="2026-10-03T20:57:37Z">
              <w:r>
                <w:rPr>
                  <w:b/>
                  <w:bCs/>
                  <w:sz w:val="22"/>
                  <w:szCs w:val="22"/>
                  <w:lang w:val="sr-Cyrl-RS"/>
                  <w:rPrChange w:id="8658" w:author="Milan Stojkov" w:date="2026-10-02T11:00:00Z">
                    <w:rPr>
                      <w:b/>
                      <w:bCs/>
                      <w:sz w:val="22"/>
                      <w:szCs w:val="22"/>
                    </w:rPr>
                  </w:rPrChange>
                </w:rPr>
                <w:delText>с</w:delText>
              </w:r>
            </w:del>
            <w:r>
              <w:rPr>
                <w:b/>
                <w:bCs/>
                <w:sz w:val="22"/>
                <w:szCs w:val="22"/>
                <w:lang w:val="sr-Cyrl-RS"/>
                <w:rPrChange w:id="8659" w:author="Milan Stojkov" w:date="2026-10-02T11:00:00Z">
                  <w:rPr>
                    <w:b/>
                    <w:bCs/>
                    <w:sz w:val="22"/>
                    <w:szCs w:val="22"/>
                  </w:rPr>
                </w:rPrChange>
              </w:rPr>
              <w:t>тратегија</w:t>
            </w:r>
          </w:p>
        </w:tc>
        <w:tc>
          <w:tcPr>
            <w:tcW w:w="119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660" w:author="Milica Radić" w:date="2026-10-03T20:27:10Z">
              <w:tcPr>
                <w:tcW w:w="206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AFA3A08">
            <w:pPr>
              <w:jc w:val="center"/>
              <w:rPr>
                <w:b/>
                <w:bCs/>
                <w:sz w:val="22"/>
                <w:szCs w:val="22"/>
                <w:lang w:val="sr-Cyrl-RS"/>
                <w:rPrChange w:id="8661" w:author="Milan Stojkov" w:date="2026-10-02T11:00:00Z">
                  <w:rPr>
                    <w:b/>
                    <w:bCs/>
                    <w:sz w:val="22"/>
                    <w:szCs w:val="22"/>
                  </w:rPr>
                </w:rPrChange>
              </w:rPr>
            </w:pPr>
            <w:ins w:id="8662" w:author="Milica Radić" w:date="2026-10-03T20:57:35Z">
              <w:r>
                <w:rPr>
                  <w:b/>
                  <w:bCs/>
                  <w:sz w:val="22"/>
                  <w:szCs w:val="22"/>
                  <w:lang w:val="sr-Cyrl-RS"/>
                </w:rPr>
                <w:t>А</w:t>
              </w:r>
            </w:ins>
            <w:del w:id="8663" w:author="Milica Radić" w:date="2026-10-03T20:57:34Z">
              <w:r>
                <w:rPr>
                  <w:b/>
                  <w:bCs/>
                  <w:sz w:val="22"/>
                  <w:szCs w:val="22"/>
                  <w:lang w:val="sr-Cyrl-RS"/>
                  <w:rPrChange w:id="8664" w:author="Milan Stojkov" w:date="2026-10-02T11:00:00Z">
                    <w:rPr>
                      <w:b/>
                      <w:bCs/>
                      <w:sz w:val="22"/>
                      <w:szCs w:val="22"/>
                    </w:rPr>
                  </w:rPrChange>
                </w:rPr>
                <w:delText>а</w:delText>
              </w:r>
            </w:del>
            <w:r>
              <w:rPr>
                <w:b/>
                <w:bCs/>
                <w:sz w:val="22"/>
                <w:szCs w:val="22"/>
                <w:lang w:val="sr-Cyrl-RS"/>
                <w:rPrChange w:id="8665" w:author="Milan Stojkov" w:date="2026-10-02T11:00:00Z">
                  <w:rPr>
                    <w:b/>
                    <w:bCs/>
                    <w:sz w:val="22"/>
                    <w:szCs w:val="22"/>
                  </w:rPr>
                </w:rPrChange>
              </w:rPr>
              <w:t>грегација</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666"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C90F28B">
            <w:pPr>
              <w:jc w:val="center"/>
              <w:rPr>
                <w:b/>
                <w:bCs/>
                <w:sz w:val="22"/>
                <w:szCs w:val="22"/>
                <w:lang w:val="sr-Cyrl-RS"/>
                <w:rPrChange w:id="8667" w:author="Milan Stojkov" w:date="2026-10-02T11:00:00Z">
                  <w:rPr>
                    <w:b/>
                    <w:bCs/>
                    <w:sz w:val="22"/>
                    <w:szCs w:val="22"/>
                  </w:rPr>
                </w:rPrChange>
              </w:rPr>
            </w:pPr>
            <w:r>
              <w:rPr>
                <w:b/>
                <w:bCs/>
                <w:sz w:val="22"/>
                <w:szCs w:val="22"/>
                <w:lang w:val="sr-Cyrl-RS"/>
                <w:rPrChange w:id="8668" w:author="Milan Stojkov" w:date="2026-10-02T11:00:00Z">
                  <w:rPr>
                    <w:b/>
                    <w:bCs/>
                    <w:sz w:val="22"/>
                    <w:szCs w:val="22"/>
                  </w:rPr>
                </w:rPrChange>
              </w:rPr>
              <w:t>β = 0</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669"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FB5635D">
            <w:pPr>
              <w:jc w:val="center"/>
              <w:rPr>
                <w:b/>
                <w:bCs/>
                <w:sz w:val="22"/>
                <w:szCs w:val="22"/>
                <w:lang w:val="sr-Cyrl-RS"/>
                <w:rPrChange w:id="8670" w:author="Milan Stojkov" w:date="2026-10-02T11:00:00Z">
                  <w:rPr>
                    <w:b/>
                    <w:bCs/>
                    <w:sz w:val="22"/>
                    <w:szCs w:val="22"/>
                  </w:rPr>
                </w:rPrChange>
              </w:rPr>
            </w:pPr>
            <w:r>
              <w:rPr>
                <w:b/>
                <w:bCs/>
                <w:sz w:val="22"/>
                <w:szCs w:val="22"/>
                <w:lang w:val="sr-Cyrl-RS"/>
                <w:rPrChange w:id="8671" w:author="Milan Stojkov" w:date="2026-10-02T11:00:00Z">
                  <w:rPr>
                    <w:b/>
                    <w:bCs/>
                    <w:sz w:val="22"/>
                    <w:szCs w:val="22"/>
                  </w:rPr>
                </w:rPrChange>
              </w:rPr>
              <w:t>β = 0,1</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672"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CB1A859">
            <w:pPr>
              <w:jc w:val="center"/>
              <w:rPr>
                <w:b/>
                <w:bCs/>
                <w:sz w:val="22"/>
                <w:szCs w:val="22"/>
                <w:lang w:val="sr-Cyrl-RS"/>
                <w:rPrChange w:id="8673" w:author="Milan Stojkov" w:date="2026-10-02T11:00:00Z">
                  <w:rPr>
                    <w:b/>
                    <w:bCs/>
                    <w:sz w:val="22"/>
                    <w:szCs w:val="22"/>
                  </w:rPr>
                </w:rPrChange>
              </w:rPr>
            </w:pPr>
            <w:r>
              <w:rPr>
                <w:b/>
                <w:bCs/>
                <w:sz w:val="22"/>
                <w:szCs w:val="22"/>
                <w:lang w:val="sr-Cyrl-RS"/>
                <w:rPrChange w:id="8674" w:author="Milan Stojkov" w:date="2026-10-02T11:00:00Z">
                  <w:rPr>
                    <w:b/>
                    <w:bCs/>
                    <w:sz w:val="22"/>
                    <w:szCs w:val="22"/>
                  </w:rPr>
                </w:rPrChange>
              </w:rPr>
              <w:t>β = 0,2</w:t>
            </w:r>
          </w:p>
        </w:tc>
        <w:tc>
          <w:tcPr>
            <w:tcW w:w="64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675" w:author="Milica Radić" w:date="2026-10-03T20:27:10Z">
              <w:tcPr>
                <w:tcW w:w="11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69435B3">
            <w:pPr>
              <w:jc w:val="center"/>
              <w:rPr>
                <w:b/>
                <w:bCs/>
                <w:sz w:val="22"/>
                <w:szCs w:val="22"/>
                <w:lang w:val="sr-Cyrl-RS"/>
                <w:rPrChange w:id="8676" w:author="Milan Stojkov" w:date="2026-10-02T11:00:00Z">
                  <w:rPr>
                    <w:b/>
                    <w:bCs/>
                    <w:sz w:val="22"/>
                    <w:szCs w:val="22"/>
                  </w:rPr>
                </w:rPrChange>
              </w:rPr>
            </w:pPr>
            <w:r>
              <w:rPr>
                <w:b/>
                <w:bCs/>
                <w:sz w:val="22"/>
                <w:szCs w:val="22"/>
                <w:lang w:val="sr-Cyrl-RS"/>
                <w:rPrChange w:id="8677" w:author="Milan Stojkov" w:date="2026-10-02T11:00:00Z">
                  <w:rPr>
                    <w:b/>
                    <w:bCs/>
                    <w:sz w:val="22"/>
                    <w:szCs w:val="22"/>
                  </w:rPr>
                </w:rPrChange>
              </w:rPr>
              <w:t>β = 0,3</w:t>
            </w:r>
          </w:p>
        </w:tc>
      </w:tr>
      <w:tr w14:paraId="77F99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8678" w:author="Milica Radić" w:date="2026-10-03T20:27:10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8678" w:author="Milica Radić" w:date="2026-10-03T20:27:10Z">
            <w:trPr>
              <w:jc w:val="center"/>
            </w:trPr>
          </w:trPrChange>
        </w:trPr>
        <w:tc>
          <w:tcPr>
            <w:tcW w:w="125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679" w:author="Milica Radić" w:date="2026-10-03T20:27:10Z">
              <w:tcPr>
                <w:tcW w:w="216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B6D7D08">
            <w:pPr>
              <w:jc w:val="center"/>
              <w:rPr>
                <w:sz w:val="22"/>
                <w:szCs w:val="22"/>
                <w:lang w:val="sr-Cyrl-RS"/>
                <w:rPrChange w:id="8680" w:author="Milan Stojkov" w:date="2026-10-02T11:00:00Z">
                  <w:rPr>
                    <w:sz w:val="22"/>
                    <w:szCs w:val="22"/>
                  </w:rPr>
                </w:rPrChange>
              </w:rPr>
            </w:pPr>
            <w:r>
              <w:rPr>
                <w:i/>
                <w:iCs/>
                <w:sz w:val="22"/>
                <w:szCs w:val="22"/>
                <w:lang w:val="sr-Cyrl-RS"/>
                <w:rPrChange w:id="8681" w:author="Milan Stojkov" w:date="2026-10-02T11:00:00Z">
                  <w:rPr>
                    <w:i/>
                    <w:iCs/>
                    <w:sz w:val="22"/>
                    <w:szCs w:val="22"/>
                  </w:rPr>
                </w:rPrChange>
              </w:rPr>
              <w:t>Random</w:t>
            </w:r>
          </w:p>
        </w:tc>
        <w:tc>
          <w:tcPr>
            <w:tcW w:w="119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682" w:author="Milica Radić" w:date="2026-10-03T20:27:10Z">
              <w:tcPr>
                <w:tcW w:w="206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2625DC4">
            <w:pPr>
              <w:jc w:val="center"/>
              <w:rPr>
                <w:sz w:val="22"/>
                <w:szCs w:val="22"/>
                <w:lang w:val="sr-Cyrl-RS"/>
                <w:rPrChange w:id="8683" w:author="Milan Stojkov" w:date="2026-10-02T11:00:00Z">
                  <w:rPr>
                    <w:sz w:val="22"/>
                    <w:szCs w:val="22"/>
                  </w:rPr>
                </w:rPrChange>
              </w:rPr>
            </w:pPr>
            <w:r>
              <w:rPr>
                <w:sz w:val="22"/>
                <w:szCs w:val="22"/>
                <w:lang w:val="sr-Cyrl-RS"/>
                <w:rPrChange w:id="8684" w:author="Milan Stojkov" w:date="2026-10-02T11:00:00Z">
                  <w:rPr>
                    <w:sz w:val="22"/>
                    <w:szCs w:val="22"/>
                  </w:rPr>
                </w:rPrChange>
              </w:rPr>
              <w:t>аритм. средина</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685"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B41B72">
            <w:pPr>
              <w:jc w:val="center"/>
              <w:rPr>
                <w:sz w:val="22"/>
                <w:szCs w:val="22"/>
                <w:lang w:val="sr-Cyrl-RS"/>
                <w:rPrChange w:id="8686" w:author="Milan Stojkov" w:date="2026-10-02T11:00:00Z">
                  <w:rPr>
                    <w:sz w:val="22"/>
                    <w:szCs w:val="22"/>
                  </w:rPr>
                </w:rPrChange>
              </w:rPr>
            </w:pPr>
            <w:r>
              <w:rPr>
                <w:sz w:val="22"/>
                <w:szCs w:val="22"/>
                <w:lang w:val="sr-Cyrl-RS"/>
                <w:rPrChange w:id="8687" w:author="Milan Stojkov" w:date="2026-10-02T11:00:00Z">
                  <w:rPr>
                    <w:sz w:val="22"/>
                    <w:szCs w:val="22"/>
                  </w:rPr>
                </w:rPrChange>
              </w:rPr>
              <w:t>0,00358</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688"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28DA5D3">
            <w:pPr>
              <w:jc w:val="center"/>
              <w:rPr>
                <w:sz w:val="22"/>
                <w:szCs w:val="22"/>
                <w:lang w:val="sr-Cyrl-RS"/>
                <w:rPrChange w:id="8689" w:author="Milan Stojkov" w:date="2026-10-02T11:00:00Z">
                  <w:rPr>
                    <w:sz w:val="22"/>
                    <w:szCs w:val="22"/>
                  </w:rPr>
                </w:rPrChange>
              </w:rPr>
            </w:pPr>
            <w:r>
              <w:rPr>
                <w:sz w:val="22"/>
                <w:szCs w:val="22"/>
                <w:lang w:val="sr-Cyrl-RS"/>
                <w:rPrChange w:id="8690" w:author="Milan Stojkov" w:date="2026-10-02T11:00:00Z">
                  <w:rPr>
                    <w:sz w:val="22"/>
                    <w:szCs w:val="22"/>
                  </w:rPr>
                </w:rPrChange>
              </w:rPr>
              <w:t>0,58615</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691"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F1F7F72">
            <w:pPr>
              <w:jc w:val="center"/>
              <w:rPr>
                <w:sz w:val="22"/>
                <w:szCs w:val="22"/>
                <w:lang w:val="sr-Cyrl-RS"/>
                <w:rPrChange w:id="8692" w:author="Milan Stojkov" w:date="2026-10-02T11:00:00Z">
                  <w:rPr>
                    <w:sz w:val="22"/>
                    <w:szCs w:val="22"/>
                  </w:rPr>
                </w:rPrChange>
              </w:rPr>
            </w:pPr>
            <w:r>
              <w:rPr>
                <w:sz w:val="22"/>
                <w:szCs w:val="22"/>
                <w:lang w:val="sr-Cyrl-RS"/>
                <w:rPrChange w:id="8693" w:author="Milan Stojkov" w:date="2026-10-02T11:00:00Z">
                  <w:rPr>
                    <w:sz w:val="22"/>
                    <w:szCs w:val="22"/>
                  </w:rPr>
                </w:rPrChange>
              </w:rPr>
              <w:t>0,26994</w:t>
            </w:r>
          </w:p>
        </w:tc>
        <w:tc>
          <w:tcPr>
            <w:tcW w:w="64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694" w:author="Milica Radić" w:date="2026-10-03T20:27:10Z">
              <w:tcPr>
                <w:tcW w:w="11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669128E">
            <w:pPr>
              <w:jc w:val="center"/>
              <w:rPr>
                <w:sz w:val="22"/>
                <w:szCs w:val="22"/>
                <w:lang w:val="sr-Cyrl-RS"/>
                <w:rPrChange w:id="8695" w:author="Milan Stojkov" w:date="2026-10-02T11:00:00Z">
                  <w:rPr>
                    <w:sz w:val="22"/>
                    <w:szCs w:val="22"/>
                  </w:rPr>
                </w:rPrChange>
              </w:rPr>
            </w:pPr>
            <w:r>
              <w:rPr>
                <w:sz w:val="22"/>
                <w:szCs w:val="22"/>
                <w:lang w:val="sr-Cyrl-RS"/>
                <w:rPrChange w:id="8696" w:author="Milan Stojkov" w:date="2026-10-02T11:00:00Z">
                  <w:rPr>
                    <w:sz w:val="22"/>
                    <w:szCs w:val="22"/>
                  </w:rPr>
                </w:rPrChange>
              </w:rPr>
              <w:t>0,23857</w:t>
            </w:r>
          </w:p>
        </w:tc>
      </w:tr>
      <w:tr w14:paraId="1D3F5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8697" w:author="Milica Radić" w:date="2026-10-03T20:27:10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8697" w:author="Milica Radić" w:date="2026-10-03T20:27:10Z">
            <w:trPr>
              <w:jc w:val="center"/>
            </w:trPr>
          </w:trPrChange>
        </w:trPr>
        <w:tc>
          <w:tcPr>
            <w:tcW w:w="125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698" w:author="Milica Radić" w:date="2026-10-03T20:27:10Z">
              <w:tcPr>
                <w:tcW w:w="216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D668679">
            <w:pPr>
              <w:jc w:val="center"/>
              <w:rPr>
                <w:sz w:val="22"/>
                <w:szCs w:val="22"/>
                <w:lang w:val="sr-Cyrl-RS"/>
                <w:rPrChange w:id="8699" w:author="Milan Stojkov" w:date="2026-10-02T11:00:00Z">
                  <w:rPr>
                    <w:sz w:val="22"/>
                    <w:szCs w:val="22"/>
                  </w:rPr>
                </w:rPrChange>
              </w:rPr>
            </w:pPr>
            <w:r>
              <w:rPr>
                <w:i/>
                <w:iCs/>
                <w:sz w:val="22"/>
                <w:szCs w:val="22"/>
                <w:lang w:val="sr-Cyrl-RS"/>
                <w:rPrChange w:id="8700" w:author="Milan Stojkov" w:date="2026-10-02T11:00:00Z">
                  <w:rPr>
                    <w:i/>
                    <w:iCs/>
                    <w:sz w:val="22"/>
                    <w:szCs w:val="22"/>
                  </w:rPr>
                </w:rPrChange>
              </w:rPr>
              <w:t>Random</w:t>
            </w:r>
          </w:p>
        </w:tc>
        <w:tc>
          <w:tcPr>
            <w:tcW w:w="119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01" w:author="Milica Radić" w:date="2026-10-03T20:27:10Z">
              <w:tcPr>
                <w:tcW w:w="206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1419FC2">
            <w:pPr>
              <w:jc w:val="center"/>
              <w:rPr>
                <w:sz w:val="22"/>
                <w:szCs w:val="22"/>
                <w:lang w:val="sr-Cyrl-RS"/>
                <w:rPrChange w:id="8702" w:author="Milan Stojkov" w:date="2026-10-02T11:00:00Z">
                  <w:rPr>
                    <w:sz w:val="22"/>
                    <w:szCs w:val="22"/>
                  </w:rPr>
                </w:rPrChange>
              </w:rPr>
            </w:pPr>
            <w:r>
              <w:rPr>
                <w:sz w:val="22"/>
                <w:szCs w:val="22"/>
                <w:lang w:val="sr-Cyrl-RS"/>
                <w:rPrChange w:id="8703" w:author="Milan Stojkov" w:date="2026-10-02T11:00:00Z">
                  <w:rPr>
                    <w:sz w:val="22"/>
                    <w:szCs w:val="22"/>
                  </w:rPr>
                </w:rPrChange>
              </w:rPr>
              <w:t>медијана</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04"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D9A9A1C">
            <w:pPr>
              <w:jc w:val="center"/>
              <w:rPr>
                <w:sz w:val="22"/>
                <w:szCs w:val="22"/>
                <w:lang w:val="sr-Cyrl-RS"/>
                <w:rPrChange w:id="8705" w:author="Milan Stojkov" w:date="2026-10-02T11:00:00Z">
                  <w:rPr>
                    <w:sz w:val="22"/>
                    <w:szCs w:val="22"/>
                  </w:rPr>
                </w:rPrChange>
              </w:rPr>
            </w:pPr>
            <w:r>
              <w:rPr>
                <w:sz w:val="22"/>
                <w:szCs w:val="22"/>
                <w:lang w:val="sr-Cyrl-RS"/>
                <w:rPrChange w:id="8706" w:author="Milan Stojkov" w:date="2026-10-02T11:00:00Z">
                  <w:rPr>
                    <w:sz w:val="22"/>
                    <w:szCs w:val="22"/>
                  </w:rPr>
                </w:rPrChange>
              </w:rPr>
              <w:t>0,01375</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07"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F170CB2">
            <w:pPr>
              <w:jc w:val="center"/>
              <w:rPr>
                <w:sz w:val="22"/>
                <w:szCs w:val="22"/>
                <w:lang w:val="sr-Cyrl-RS"/>
                <w:rPrChange w:id="8708" w:author="Milan Stojkov" w:date="2026-10-02T11:00:00Z">
                  <w:rPr>
                    <w:sz w:val="22"/>
                    <w:szCs w:val="22"/>
                  </w:rPr>
                </w:rPrChange>
              </w:rPr>
            </w:pPr>
            <w:r>
              <w:rPr>
                <w:sz w:val="22"/>
                <w:szCs w:val="22"/>
                <w:lang w:val="sr-Cyrl-RS"/>
                <w:rPrChange w:id="8709" w:author="Milan Stojkov" w:date="2026-10-02T11:00:00Z">
                  <w:rPr>
                    <w:sz w:val="22"/>
                    <w:szCs w:val="22"/>
                  </w:rPr>
                </w:rPrChange>
              </w:rPr>
              <w:t>0,01375</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10"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24EF17E">
            <w:pPr>
              <w:jc w:val="center"/>
              <w:rPr>
                <w:sz w:val="22"/>
                <w:szCs w:val="22"/>
                <w:lang w:val="sr-Cyrl-RS"/>
                <w:rPrChange w:id="8711" w:author="Milan Stojkov" w:date="2026-10-02T11:00:00Z">
                  <w:rPr>
                    <w:sz w:val="22"/>
                    <w:szCs w:val="22"/>
                  </w:rPr>
                </w:rPrChange>
              </w:rPr>
            </w:pPr>
            <w:r>
              <w:rPr>
                <w:sz w:val="22"/>
                <w:szCs w:val="22"/>
                <w:lang w:val="sr-Cyrl-RS"/>
                <w:rPrChange w:id="8712" w:author="Milan Stojkov" w:date="2026-10-02T11:00:00Z">
                  <w:rPr>
                    <w:sz w:val="22"/>
                    <w:szCs w:val="22"/>
                  </w:rPr>
                </w:rPrChange>
              </w:rPr>
              <w:t>0,09938</w:t>
            </w:r>
          </w:p>
        </w:tc>
        <w:tc>
          <w:tcPr>
            <w:tcW w:w="64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13" w:author="Milica Radić" w:date="2026-10-03T20:27:10Z">
              <w:tcPr>
                <w:tcW w:w="11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99326AB">
            <w:pPr>
              <w:jc w:val="center"/>
              <w:rPr>
                <w:sz w:val="22"/>
                <w:szCs w:val="22"/>
                <w:lang w:val="sr-Cyrl-RS"/>
                <w:rPrChange w:id="8714" w:author="Milan Stojkov" w:date="2026-10-02T11:00:00Z">
                  <w:rPr>
                    <w:sz w:val="22"/>
                    <w:szCs w:val="22"/>
                  </w:rPr>
                </w:rPrChange>
              </w:rPr>
            </w:pPr>
            <w:r>
              <w:rPr>
                <w:sz w:val="22"/>
                <w:szCs w:val="22"/>
                <w:lang w:val="sr-Cyrl-RS"/>
                <w:rPrChange w:id="8715" w:author="Milan Stojkov" w:date="2026-10-02T11:00:00Z">
                  <w:rPr>
                    <w:sz w:val="22"/>
                    <w:szCs w:val="22"/>
                  </w:rPr>
                </w:rPrChange>
              </w:rPr>
              <w:t>0,14302</w:t>
            </w:r>
          </w:p>
        </w:tc>
      </w:tr>
      <w:tr w14:paraId="25C3D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8716" w:author="Milica Radić" w:date="2026-10-03T20:27:10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8716" w:author="Milica Radić" w:date="2026-10-03T20:27:10Z">
            <w:trPr>
              <w:jc w:val="center"/>
            </w:trPr>
          </w:trPrChange>
        </w:trPr>
        <w:tc>
          <w:tcPr>
            <w:tcW w:w="125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17" w:author="Milica Radić" w:date="2026-10-03T20:27:10Z">
              <w:tcPr>
                <w:tcW w:w="216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9E18C0">
            <w:pPr>
              <w:jc w:val="center"/>
              <w:rPr>
                <w:sz w:val="22"/>
                <w:szCs w:val="22"/>
                <w:lang w:val="sr-Cyrl-RS"/>
                <w:rPrChange w:id="8718" w:author="Milan Stojkov" w:date="2026-10-02T11:00:00Z">
                  <w:rPr>
                    <w:sz w:val="22"/>
                    <w:szCs w:val="22"/>
                  </w:rPr>
                </w:rPrChange>
              </w:rPr>
            </w:pPr>
            <w:r>
              <w:rPr>
                <w:i/>
                <w:iCs/>
                <w:sz w:val="22"/>
                <w:szCs w:val="22"/>
                <w:lang w:val="sr-Cyrl-RS"/>
                <w:rPrChange w:id="8719" w:author="Milan Stojkov" w:date="2026-10-02T11:00:00Z">
                  <w:rPr>
                    <w:i/>
                    <w:iCs/>
                    <w:sz w:val="22"/>
                    <w:szCs w:val="22"/>
                  </w:rPr>
                </w:rPrChange>
              </w:rPr>
              <w:t>Random</w:t>
            </w:r>
          </w:p>
        </w:tc>
        <w:tc>
          <w:tcPr>
            <w:tcW w:w="119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20" w:author="Milica Radić" w:date="2026-10-03T20:27:10Z">
              <w:tcPr>
                <w:tcW w:w="206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62842B0">
            <w:pPr>
              <w:jc w:val="center"/>
              <w:rPr>
                <w:sz w:val="22"/>
                <w:szCs w:val="22"/>
                <w:lang w:val="sr-Cyrl-RS"/>
                <w:rPrChange w:id="8721" w:author="Milan Stojkov" w:date="2026-10-02T11:00:00Z">
                  <w:rPr>
                    <w:sz w:val="22"/>
                    <w:szCs w:val="22"/>
                  </w:rPr>
                </w:rPrChange>
              </w:rPr>
            </w:pPr>
            <w:r>
              <w:rPr>
                <w:sz w:val="22"/>
                <w:szCs w:val="22"/>
                <w:lang w:val="sr-Cyrl-RS"/>
                <w:rPrChange w:id="8722" w:author="Milan Stojkov" w:date="2026-10-02T11:00:00Z">
                  <w:rPr>
                    <w:sz w:val="22"/>
                    <w:szCs w:val="22"/>
                  </w:rPr>
                </w:rPrChange>
              </w:rPr>
              <w:t>одсеч. средина</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23"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193119B">
            <w:pPr>
              <w:jc w:val="center"/>
              <w:rPr>
                <w:sz w:val="22"/>
                <w:szCs w:val="22"/>
                <w:lang w:val="sr-Cyrl-RS"/>
                <w:rPrChange w:id="8724" w:author="Milan Stojkov" w:date="2026-10-02T11:00:00Z">
                  <w:rPr>
                    <w:sz w:val="22"/>
                    <w:szCs w:val="22"/>
                  </w:rPr>
                </w:rPrChange>
              </w:rPr>
            </w:pPr>
            <w:r>
              <w:rPr>
                <w:sz w:val="22"/>
                <w:szCs w:val="22"/>
                <w:lang w:val="sr-Cyrl-RS"/>
                <w:rPrChange w:id="8725" w:author="Milan Stojkov" w:date="2026-10-02T11:00:00Z">
                  <w:rPr>
                    <w:sz w:val="22"/>
                    <w:szCs w:val="22"/>
                  </w:rPr>
                </w:rPrChange>
              </w:rPr>
              <w:t>0,00777</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26"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21765F0">
            <w:pPr>
              <w:jc w:val="center"/>
              <w:rPr>
                <w:sz w:val="22"/>
                <w:szCs w:val="22"/>
                <w:lang w:val="sr-Cyrl-RS"/>
                <w:rPrChange w:id="8727" w:author="Milan Stojkov" w:date="2026-10-02T11:00:00Z">
                  <w:rPr>
                    <w:sz w:val="22"/>
                    <w:szCs w:val="22"/>
                  </w:rPr>
                </w:rPrChange>
              </w:rPr>
            </w:pPr>
            <w:r>
              <w:rPr>
                <w:sz w:val="22"/>
                <w:szCs w:val="22"/>
                <w:lang w:val="sr-Cyrl-RS"/>
                <w:rPrChange w:id="8728" w:author="Milan Stojkov" w:date="2026-10-02T11:00:00Z">
                  <w:rPr>
                    <w:sz w:val="22"/>
                    <w:szCs w:val="22"/>
                  </w:rPr>
                </w:rPrChange>
              </w:rPr>
              <w:t>0,14522</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29"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6AE8121">
            <w:pPr>
              <w:jc w:val="center"/>
              <w:rPr>
                <w:sz w:val="22"/>
                <w:szCs w:val="22"/>
                <w:lang w:val="sr-Cyrl-RS"/>
                <w:rPrChange w:id="8730" w:author="Milan Stojkov" w:date="2026-10-02T11:00:00Z">
                  <w:rPr>
                    <w:sz w:val="22"/>
                    <w:szCs w:val="22"/>
                  </w:rPr>
                </w:rPrChange>
              </w:rPr>
            </w:pPr>
            <w:r>
              <w:rPr>
                <w:sz w:val="22"/>
                <w:szCs w:val="22"/>
                <w:lang w:val="sr-Cyrl-RS"/>
                <w:rPrChange w:id="8731" w:author="Milan Stojkov" w:date="2026-10-02T11:00:00Z">
                  <w:rPr>
                    <w:sz w:val="22"/>
                    <w:szCs w:val="22"/>
                  </w:rPr>
                </w:rPrChange>
              </w:rPr>
              <w:t>0,18444</w:t>
            </w:r>
          </w:p>
        </w:tc>
        <w:tc>
          <w:tcPr>
            <w:tcW w:w="64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32" w:author="Milica Radić" w:date="2026-10-03T20:27:10Z">
              <w:tcPr>
                <w:tcW w:w="11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F9C99C5">
            <w:pPr>
              <w:jc w:val="center"/>
              <w:rPr>
                <w:sz w:val="22"/>
                <w:szCs w:val="22"/>
                <w:lang w:val="sr-Cyrl-RS"/>
                <w:rPrChange w:id="8733" w:author="Milan Stojkov" w:date="2026-10-02T11:00:00Z">
                  <w:rPr>
                    <w:sz w:val="22"/>
                    <w:szCs w:val="22"/>
                  </w:rPr>
                </w:rPrChange>
              </w:rPr>
            </w:pPr>
            <w:r>
              <w:rPr>
                <w:sz w:val="22"/>
                <w:szCs w:val="22"/>
                <w:lang w:val="sr-Cyrl-RS"/>
                <w:rPrChange w:id="8734" w:author="Milan Stojkov" w:date="2026-10-02T11:00:00Z">
                  <w:rPr>
                    <w:sz w:val="22"/>
                    <w:szCs w:val="22"/>
                  </w:rPr>
                </w:rPrChange>
              </w:rPr>
              <w:t>0,20525</w:t>
            </w:r>
          </w:p>
        </w:tc>
      </w:tr>
      <w:tr w14:paraId="4AC76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8735" w:author="Milica Radić" w:date="2026-10-03T20:27:10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8735" w:author="Milica Radić" w:date="2026-10-03T20:27:10Z">
            <w:trPr>
              <w:jc w:val="center"/>
            </w:trPr>
          </w:trPrChange>
        </w:trPr>
        <w:tc>
          <w:tcPr>
            <w:tcW w:w="125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36" w:author="Milica Radić" w:date="2026-10-03T20:27:10Z">
              <w:tcPr>
                <w:tcW w:w="216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55C7B4D">
            <w:pPr>
              <w:jc w:val="center"/>
              <w:rPr>
                <w:sz w:val="22"/>
                <w:szCs w:val="22"/>
                <w:lang w:val="sr-Cyrl-RS"/>
                <w:rPrChange w:id="8737" w:author="Milan Stojkov" w:date="2026-10-02T11:00:00Z">
                  <w:rPr>
                    <w:sz w:val="22"/>
                    <w:szCs w:val="22"/>
                  </w:rPr>
                </w:rPrChange>
              </w:rPr>
            </w:pPr>
            <w:r>
              <w:rPr>
                <w:i/>
                <w:iCs/>
                <w:sz w:val="22"/>
                <w:szCs w:val="22"/>
                <w:lang w:val="sr-Cyrl-RS"/>
                <w:rPrChange w:id="8738" w:author="Milan Stojkov" w:date="2026-10-02T11:00:00Z">
                  <w:rPr>
                    <w:i/>
                    <w:iCs/>
                    <w:sz w:val="22"/>
                    <w:szCs w:val="22"/>
                  </w:rPr>
                </w:rPrChange>
              </w:rPr>
              <w:t>Sybil</w:t>
            </w:r>
            <w:r>
              <w:rPr>
                <w:sz w:val="22"/>
                <w:szCs w:val="22"/>
                <w:lang w:val="sr-Cyrl-RS"/>
                <w:rPrChange w:id="8739" w:author="Milan Stojkov" w:date="2026-10-02T11:00:00Z">
                  <w:rPr>
                    <w:sz w:val="22"/>
                    <w:szCs w:val="22"/>
                  </w:rPr>
                </w:rPrChange>
              </w:rPr>
              <w:t>-отпорна</w:t>
            </w:r>
          </w:p>
        </w:tc>
        <w:tc>
          <w:tcPr>
            <w:tcW w:w="119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40" w:author="Milica Radić" w:date="2026-10-03T20:27:10Z">
              <w:tcPr>
                <w:tcW w:w="206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7F32EFD">
            <w:pPr>
              <w:jc w:val="center"/>
              <w:rPr>
                <w:sz w:val="22"/>
                <w:szCs w:val="22"/>
                <w:lang w:val="sr-Cyrl-RS"/>
                <w:rPrChange w:id="8741" w:author="Milan Stojkov" w:date="2026-10-02T11:00:00Z">
                  <w:rPr>
                    <w:sz w:val="22"/>
                    <w:szCs w:val="22"/>
                  </w:rPr>
                </w:rPrChange>
              </w:rPr>
            </w:pPr>
            <w:r>
              <w:rPr>
                <w:sz w:val="22"/>
                <w:szCs w:val="22"/>
                <w:lang w:val="sr-Cyrl-RS"/>
                <w:rPrChange w:id="8742" w:author="Milan Stojkov" w:date="2026-10-02T11:00:00Z">
                  <w:rPr>
                    <w:sz w:val="22"/>
                    <w:szCs w:val="22"/>
                  </w:rPr>
                </w:rPrChange>
              </w:rPr>
              <w:t>аритм. средина</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43"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75E569C">
            <w:pPr>
              <w:jc w:val="center"/>
              <w:rPr>
                <w:sz w:val="22"/>
                <w:szCs w:val="22"/>
                <w:lang w:val="sr-Cyrl-RS"/>
                <w:rPrChange w:id="8744" w:author="Milan Stojkov" w:date="2026-10-02T11:00:00Z">
                  <w:rPr>
                    <w:sz w:val="22"/>
                    <w:szCs w:val="22"/>
                  </w:rPr>
                </w:rPrChange>
              </w:rPr>
            </w:pPr>
            <w:r>
              <w:rPr>
                <w:sz w:val="22"/>
                <w:szCs w:val="22"/>
                <w:lang w:val="sr-Cyrl-RS"/>
                <w:rPrChange w:id="8745" w:author="Milan Stojkov" w:date="2026-10-02T11:00:00Z">
                  <w:rPr>
                    <w:sz w:val="22"/>
                    <w:szCs w:val="22"/>
                  </w:rPr>
                </w:rPrChange>
              </w:rPr>
              <w:t>0,00065</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46"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92D6914">
            <w:pPr>
              <w:jc w:val="center"/>
              <w:rPr>
                <w:sz w:val="22"/>
                <w:szCs w:val="22"/>
                <w:lang w:val="sr-Cyrl-RS"/>
                <w:rPrChange w:id="8747" w:author="Milan Stojkov" w:date="2026-10-02T11:00:00Z">
                  <w:rPr>
                    <w:sz w:val="22"/>
                    <w:szCs w:val="22"/>
                  </w:rPr>
                </w:rPrChange>
              </w:rPr>
            </w:pPr>
            <w:r>
              <w:rPr>
                <w:sz w:val="22"/>
                <w:szCs w:val="22"/>
                <w:lang w:val="sr-Cyrl-RS"/>
                <w:rPrChange w:id="8748" w:author="Milan Stojkov" w:date="2026-10-02T11:00:00Z">
                  <w:rPr>
                    <w:sz w:val="22"/>
                    <w:szCs w:val="22"/>
                  </w:rPr>
                </w:rPrChange>
              </w:rPr>
              <w:t>0,35679</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49"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E24E5E8">
            <w:pPr>
              <w:jc w:val="center"/>
              <w:rPr>
                <w:sz w:val="22"/>
                <w:szCs w:val="22"/>
                <w:lang w:val="sr-Cyrl-RS"/>
                <w:rPrChange w:id="8750" w:author="Milan Stojkov" w:date="2026-10-02T11:00:00Z">
                  <w:rPr>
                    <w:sz w:val="22"/>
                    <w:szCs w:val="22"/>
                  </w:rPr>
                </w:rPrChange>
              </w:rPr>
            </w:pPr>
            <w:r>
              <w:rPr>
                <w:sz w:val="22"/>
                <w:szCs w:val="22"/>
                <w:lang w:val="sr-Cyrl-RS"/>
                <w:rPrChange w:id="8751" w:author="Milan Stojkov" w:date="2026-10-02T11:00:00Z">
                  <w:rPr>
                    <w:sz w:val="22"/>
                    <w:szCs w:val="22"/>
                  </w:rPr>
                </w:rPrChange>
              </w:rPr>
              <w:t>0,29078</w:t>
            </w:r>
          </w:p>
        </w:tc>
        <w:tc>
          <w:tcPr>
            <w:tcW w:w="64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52" w:author="Milica Radić" w:date="2026-10-03T20:27:10Z">
              <w:tcPr>
                <w:tcW w:w="11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894AD42">
            <w:pPr>
              <w:jc w:val="center"/>
              <w:rPr>
                <w:sz w:val="22"/>
                <w:szCs w:val="22"/>
                <w:lang w:val="sr-Cyrl-RS"/>
                <w:rPrChange w:id="8753" w:author="Milan Stojkov" w:date="2026-10-02T11:00:00Z">
                  <w:rPr>
                    <w:sz w:val="22"/>
                    <w:szCs w:val="22"/>
                  </w:rPr>
                </w:rPrChange>
              </w:rPr>
            </w:pPr>
            <w:r>
              <w:rPr>
                <w:sz w:val="22"/>
                <w:szCs w:val="22"/>
                <w:lang w:val="sr-Cyrl-RS"/>
                <w:rPrChange w:id="8754" w:author="Milan Stojkov" w:date="2026-10-02T11:00:00Z">
                  <w:rPr>
                    <w:sz w:val="22"/>
                    <w:szCs w:val="22"/>
                  </w:rPr>
                </w:rPrChange>
              </w:rPr>
              <w:t>0,38967</w:t>
            </w:r>
          </w:p>
        </w:tc>
      </w:tr>
      <w:tr w14:paraId="212472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8755" w:author="Milica Radić" w:date="2026-10-03T20:27:10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8755" w:author="Milica Radić" w:date="2026-10-03T20:27:10Z">
            <w:trPr>
              <w:jc w:val="center"/>
            </w:trPr>
          </w:trPrChange>
        </w:trPr>
        <w:tc>
          <w:tcPr>
            <w:tcW w:w="125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56" w:author="Milica Radić" w:date="2026-10-03T20:27:10Z">
              <w:tcPr>
                <w:tcW w:w="216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E6318A2">
            <w:pPr>
              <w:jc w:val="center"/>
              <w:rPr>
                <w:sz w:val="22"/>
                <w:szCs w:val="22"/>
                <w:lang w:val="sr-Cyrl-RS"/>
                <w:rPrChange w:id="8757" w:author="Milan Stojkov" w:date="2026-10-02T11:00:00Z">
                  <w:rPr>
                    <w:sz w:val="22"/>
                    <w:szCs w:val="22"/>
                  </w:rPr>
                </w:rPrChange>
              </w:rPr>
            </w:pPr>
            <w:r>
              <w:rPr>
                <w:i/>
                <w:iCs/>
                <w:sz w:val="22"/>
                <w:szCs w:val="22"/>
                <w:lang w:val="sr-Cyrl-RS"/>
                <w:rPrChange w:id="8758" w:author="Milan Stojkov" w:date="2026-10-02T11:00:00Z">
                  <w:rPr>
                    <w:i/>
                    <w:iCs/>
                    <w:sz w:val="22"/>
                    <w:szCs w:val="22"/>
                  </w:rPr>
                </w:rPrChange>
              </w:rPr>
              <w:t>Sybil</w:t>
            </w:r>
            <w:r>
              <w:rPr>
                <w:sz w:val="22"/>
                <w:szCs w:val="22"/>
                <w:lang w:val="sr-Cyrl-RS"/>
                <w:rPrChange w:id="8759" w:author="Milan Stojkov" w:date="2026-10-02T11:00:00Z">
                  <w:rPr>
                    <w:sz w:val="22"/>
                    <w:szCs w:val="22"/>
                  </w:rPr>
                </w:rPrChange>
              </w:rPr>
              <w:t>-отпорна</w:t>
            </w:r>
          </w:p>
        </w:tc>
        <w:tc>
          <w:tcPr>
            <w:tcW w:w="119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60" w:author="Milica Radić" w:date="2026-10-03T20:27:10Z">
              <w:tcPr>
                <w:tcW w:w="206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AB4E38F">
            <w:pPr>
              <w:jc w:val="center"/>
              <w:rPr>
                <w:sz w:val="22"/>
                <w:szCs w:val="22"/>
                <w:lang w:val="sr-Cyrl-RS"/>
                <w:rPrChange w:id="8761" w:author="Milan Stojkov" w:date="2026-10-02T11:00:00Z">
                  <w:rPr>
                    <w:sz w:val="22"/>
                    <w:szCs w:val="22"/>
                  </w:rPr>
                </w:rPrChange>
              </w:rPr>
            </w:pPr>
            <w:r>
              <w:rPr>
                <w:sz w:val="22"/>
                <w:szCs w:val="22"/>
                <w:lang w:val="sr-Cyrl-RS"/>
                <w:rPrChange w:id="8762" w:author="Milan Stojkov" w:date="2026-10-02T11:00:00Z">
                  <w:rPr>
                    <w:sz w:val="22"/>
                    <w:szCs w:val="22"/>
                  </w:rPr>
                </w:rPrChange>
              </w:rPr>
              <w:t>медијана</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63"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88A9D39">
            <w:pPr>
              <w:jc w:val="center"/>
              <w:rPr>
                <w:sz w:val="22"/>
                <w:szCs w:val="22"/>
                <w:lang w:val="sr-Cyrl-RS"/>
                <w:rPrChange w:id="8764" w:author="Milan Stojkov" w:date="2026-10-02T11:00:00Z">
                  <w:rPr>
                    <w:sz w:val="22"/>
                    <w:szCs w:val="22"/>
                  </w:rPr>
                </w:rPrChange>
              </w:rPr>
            </w:pPr>
            <w:r>
              <w:rPr>
                <w:sz w:val="22"/>
                <w:szCs w:val="22"/>
                <w:lang w:val="sr-Cyrl-RS"/>
                <w:rPrChange w:id="8765" w:author="Milan Stojkov" w:date="2026-10-02T11:00:00Z">
                  <w:rPr>
                    <w:sz w:val="22"/>
                    <w:szCs w:val="22"/>
                  </w:rPr>
                </w:rPrChange>
              </w:rPr>
              <w:t>0,01509</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66"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8BE56FE">
            <w:pPr>
              <w:jc w:val="center"/>
              <w:rPr>
                <w:sz w:val="22"/>
                <w:szCs w:val="22"/>
                <w:lang w:val="sr-Cyrl-RS"/>
                <w:rPrChange w:id="8767" w:author="Milan Stojkov" w:date="2026-10-02T11:00:00Z">
                  <w:rPr>
                    <w:sz w:val="22"/>
                    <w:szCs w:val="22"/>
                  </w:rPr>
                </w:rPrChange>
              </w:rPr>
            </w:pPr>
            <w:r>
              <w:rPr>
                <w:sz w:val="22"/>
                <w:szCs w:val="22"/>
                <w:lang w:val="sr-Cyrl-RS"/>
                <w:rPrChange w:id="8768" w:author="Milan Stojkov" w:date="2026-10-02T11:00:00Z">
                  <w:rPr>
                    <w:sz w:val="22"/>
                    <w:szCs w:val="22"/>
                  </w:rPr>
                </w:rPrChange>
              </w:rPr>
              <w:t>0,01490</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69"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91C2C75">
            <w:pPr>
              <w:jc w:val="center"/>
              <w:rPr>
                <w:sz w:val="22"/>
                <w:szCs w:val="22"/>
                <w:lang w:val="sr-Cyrl-RS"/>
                <w:rPrChange w:id="8770" w:author="Milan Stojkov" w:date="2026-10-02T11:00:00Z">
                  <w:rPr>
                    <w:sz w:val="22"/>
                    <w:szCs w:val="22"/>
                  </w:rPr>
                </w:rPrChange>
              </w:rPr>
            </w:pPr>
            <w:r>
              <w:rPr>
                <w:sz w:val="22"/>
                <w:szCs w:val="22"/>
                <w:lang w:val="sr-Cyrl-RS"/>
                <w:rPrChange w:id="8771" w:author="Milan Stojkov" w:date="2026-10-02T11:00:00Z">
                  <w:rPr>
                    <w:sz w:val="22"/>
                    <w:szCs w:val="22"/>
                  </w:rPr>
                </w:rPrChange>
              </w:rPr>
              <w:t>0,01493</w:t>
            </w:r>
          </w:p>
        </w:tc>
        <w:tc>
          <w:tcPr>
            <w:tcW w:w="64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72" w:author="Milica Radić" w:date="2026-10-03T20:27:10Z">
              <w:tcPr>
                <w:tcW w:w="11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8E26AB4">
            <w:pPr>
              <w:jc w:val="center"/>
              <w:rPr>
                <w:sz w:val="22"/>
                <w:szCs w:val="22"/>
                <w:lang w:val="sr-Cyrl-RS"/>
                <w:rPrChange w:id="8773" w:author="Milan Stojkov" w:date="2026-10-02T11:00:00Z">
                  <w:rPr>
                    <w:sz w:val="22"/>
                    <w:szCs w:val="22"/>
                  </w:rPr>
                </w:rPrChange>
              </w:rPr>
            </w:pPr>
            <w:r>
              <w:rPr>
                <w:sz w:val="22"/>
                <w:szCs w:val="22"/>
                <w:lang w:val="sr-Cyrl-RS"/>
                <w:rPrChange w:id="8774" w:author="Milan Stojkov" w:date="2026-10-02T11:00:00Z">
                  <w:rPr>
                    <w:sz w:val="22"/>
                    <w:szCs w:val="22"/>
                  </w:rPr>
                </w:rPrChange>
              </w:rPr>
              <w:t>0,01491</w:t>
            </w:r>
          </w:p>
        </w:tc>
      </w:tr>
      <w:tr w14:paraId="178F36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8775" w:author="Milica Radić" w:date="2026-10-03T20:27:10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8775" w:author="Milica Radić" w:date="2026-10-03T20:27:10Z">
            <w:trPr>
              <w:jc w:val="center"/>
            </w:trPr>
          </w:trPrChange>
        </w:trPr>
        <w:tc>
          <w:tcPr>
            <w:tcW w:w="125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76" w:author="Milica Radić" w:date="2026-10-03T20:27:10Z">
              <w:tcPr>
                <w:tcW w:w="216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E41D801">
            <w:pPr>
              <w:jc w:val="center"/>
              <w:rPr>
                <w:sz w:val="22"/>
                <w:szCs w:val="22"/>
                <w:lang w:val="sr-Cyrl-RS"/>
                <w:rPrChange w:id="8777" w:author="Milan Stojkov" w:date="2026-10-02T11:00:00Z">
                  <w:rPr>
                    <w:sz w:val="22"/>
                    <w:szCs w:val="22"/>
                  </w:rPr>
                </w:rPrChange>
              </w:rPr>
            </w:pPr>
            <w:r>
              <w:rPr>
                <w:i/>
                <w:iCs/>
                <w:sz w:val="22"/>
                <w:szCs w:val="22"/>
                <w:lang w:val="sr-Cyrl-RS"/>
                <w:rPrChange w:id="8778" w:author="Milan Stojkov" w:date="2026-10-02T11:00:00Z">
                  <w:rPr>
                    <w:i/>
                    <w:iCs/>
                    <w:sz w:val="22"/>
                    <w:szCs w:val="22"/>
                  </w:rPr>
                </w:rPrChange>
              </w:rPr>
              <w:t>Sybil</w:t>
            </w:r>
            <w:r>
              <w:rPr>
                <w:sz w:val="22"/>
                <w:szCs w:val="22"/>
                <w:lang w:val="sr-Cyrl-RS"/>
                <w:rPrChange w:id="8779" w:author="Milan Stojkov" w:date="2026-10-02T11:00:00Z">
                  <w:rPr>
                    <w:sz w:val="22"/>
                    <w:szCs w:val="22"/>
                  </w:rPr>
                </w:rPrChange>
              </w:rPr>
              <w:t>-отпорна</w:t>
            </w:r>
          </w:p>
        </w:tc>
        <w:tc>
          <w:tcPr>
            <w:tcW w:w="119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80" w:author="Milica Radić" w:date="2026-10-03T20:27:10Z">
              <w:tcPr>
                <w:tcW w:w="206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F0864A6">
            <w:pPr>
              <w:jc w:val="center"/>
              <w:rPr>
                <w:sz w:val="22"/>
                <w:szCs w:val="22"/>
                <w:lang w:val="sr-Cyrl-RS"/>
                <w:rPrChange w:id="8781" w:author="Milan Stojkov" w:date="2026-10-02T11:00:00Z">
                  <w:rPr>
                    <w:sz w:val="22"/>
                    <w:szCs w:val="22"/>
                  </w:rPr>
                </w:rPrChange>
              </w:rPr>
            </w:pPr>
            <w:r>
              <w:rPr>
                <w:sz w:val="22"/>
                <w:szCs w:val="22"/>
                <w:lang w:val="sr-Cyrl-RS"/>
                <w:rPrChange w:id="8782" w:author="Milan Stojkov" w:date="2026-10-02T11:00:00Z">
                  <w:rPr>
                    <w:sz w:val="22"/>
                    <w:szCs w:val="22"/>
                  </w:rPr>
                </w:rPrChange>
              </w:rPr>
              <w:t>одсеч. средина</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83"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009F651">
            <w:pPr>
              <w:jc w:val="center"/>
              <w:rPr>
                <w:sz w:val="22"/>
                <w:szCs w:val="22"/>
                <w:lang w:val="sr-Cyrl-RS"/>
                <w:rPrChange w:id="8784" w:author="Milan Stojkov" w:date="2026-10-02T11:00:00Z">
                  <w:rPr>
                    <w:sz w:val="22"/>
                    <w:szCs w:val="22"/>
                  </w:rPr>
                </w:rPrChange>
              </w:rPr>
            </w:pPr>
            <w:r>
              <w:rPr>
                <w:sz w:val="22"/>
                <w:szCs w:val="22"/>
                <w:lang w:val="sr-Cyrl-RS"/>
                <w:rPrChange w:id="8785" w:author="Milan Stojkov" w:date="2026-10-02T11:00:00Z">
                  <w:rPr>
                    <w:sz w:val="22"/>
                    <w:szCs w:val="22"/>
                  </w:rPr>
                </w:rPrChange>
              </w:rPr>
              <w:t>0,00792</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86"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93B5C3E">
            <w:pPr>
              <w:jc w:val="center"/>
              <w:rPr>
                <w:sz w:val="22"/>
                <w:szCs w:val="22"/>
                <w:lang w:val="sr-Cyrl-RS"/>
                <w:rPrChange w:id="8787" w:author="Milan Stojkov" w:date="2026-10-02T11:00:00Z">
                  <w:rPr>
                    <w:sz w:val="22"/>
                    <w:szCs w:val="22"/>
                  </w:rPr>
                </w:rPrChange>
              </w:rPr>
            </w:pPr>
            <w:r>
              <w:rPr>
                <w:sz w:val="22"/>
                <w:szCs w:val="22"/>
                <w:lang w:val="sr-Cyrl-RS"/>
                <w:rPrChange w:id="8788" w:author="Milan Stojkov" w:date="2026-10-02T11:00:00Z">
                  <w:rPr>
                    <w:sz w:val="22"/>
                    <w:szCs w:val="22"/>
                  </w:rPr>
                </w:rPrChange>
              </w:rPr>
              <w:t>0,00792</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89"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54E6FB1">
            <w:pPr>
              <w:jc w:val="center"/>
              <w:rPr>
                <w:sz w:val="22"/>
                <w:szCs w:val="22"/>
                <w:lang w:val="sr-Cyrl-RS"/>
                <w:rPrChange w:id="8790" w:author="Milan Stojkov" w:date="2026-10-02T11:00:00Z">
                  <w:rPr>
                    <w:sz w:val="22"/>
                    <w:szCs w:val="22"/>
                  </w:rPr>
                </w:rPrChange>
              </w:rPr>
            </w:pPr>
            <w:r>
              <w:rPr>
                <w:sz w:val="22"/>
                <w:szCs w:val="22"/>
                <w:lang w:val="sr-Cyrl-RS"/>
                <w:rPrChange w:id="8791" w:author="Milan Stojkov" w:date="2026-10-02T11:00:00Z">
                  <w:rPr>
                    <w:sz w:val="22"/>
                    <w:szCs w:val="22"/>
                  </w:rPr>
                </w:rPrChange>
              </w:rPr>
              <w:t>0,00792</w:t>
            </w:r>
          </w:p>
        </w:tc>
        <w:tc>
          <w:tcPr>
            <w:tcW w:w="64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92" w:author="Milica Radić" w:date="2026-10-03T20:27:10Z">
              <w:tcPr>
                <w:tcW w:w="11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D1FC9D9">
            <w:pPr>
              <w:jc w:val="center"/>
              <w:rPr>
                <w:sz w:val="22"/>
                <w:szCs w:val="22"/>
                <w:lang w:val="sr-Cyrl-RS"/>
                <w:rPrChange w:id="8793" w:author="Milan Stojkov" w:date="2026-10-02T11:00:00Z">
                  <w:rPr>
                    <w:sz w:val="22"/>
                    <w:szCs w:val="22"/>
                  </w:rPr>
                </w:rPrChange>
              </w:rPr>
            </w:pPr>
            <w:r>
              <w:rPr>
                <w:sz w:val="22"/>
                <w:szCs w:val="22"/>
                <w:lang w:val="sr-Cyrl-RS"/>
                <w:rPrChange w:id="8794" w:author="Milan Stojkov" w:date="2026-10-02T11:00:00Z">
                  <w:rPr>
                    <w:sz w:val="22"/>
                    <w:szCs w:val="22"/>
                  </w:rPr>
                </w:rPrChange>
              </w:rPr>
              <w:t>0,00792</w:t>
            </w:r>
          </w:p>
        </w:tc>
      </w:tr>
      <w:tr w14:paraId="6E39A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8795" w:author="Milica Radić" w:date="2026-10-03T20:27:10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8795" w:author="Milica Radić" w:date="2026-10-03T20:27:10Z">
            <w:trPr>
              <w:jc w:val="center"/>
            </w:trPr>
          </w:trPrChange>
        </w:trPr>
        <w:tc>
          <w:tcPr>
            <w:tcW w:w="125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796" w:author="Milica Radić" w:date="2026-10-03T20:27:10Z">
              <w:tcPr>
                <w:tcW w:w="216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C2D1D02">
            <w:pPr>
              <w:jc w:val="center"/>
              <w:rPr>
                <w:sz w:val="22"/>
                <w:szCs w:val="22"/>
                <w:lang w:val="sr-Cyrl-RS"/>
                <w:rPrChange w:id="8797" w:author="Milan Stojkov" w:date="2026-10-02T11:00:00Z">
                  <w:rPr>
                    <w:sz w:val="22"/>
                    <w:szCs w:val="22"/>
                  </w:rPr>
                </w:rPrChange>
              </w:rPr>
            </w:pPr>
            <w:r>
              <w:rPr>
                <w:i/>
                <w:iCs/>
                <w:sz w:val="22"/>
                <w:szCs w:val="22"/>
                <w:lang w:val="sr-Cyrl-RS"/>
                <w:rPrChange w:id="8798" w:author="Milan Stojkov" w:date="2026-10-02T11:00:00Z">
                  <w:rPr>
                    <w:i/>
                    <w:iCs/>
                    <w:sz w:val="22"/>
                    <w:szCs w:val="22"/>
                  </w:rPr>
                </w:rPrChange>
              </w:rPr>
              <w:t>Eclipse</w:t>
            </w:r>
            <w:r>
              <w:rPr>
                <w:sz w:val="22"/>
                <w:szCs w:val="22"/>
                <w:lang w:val="sr-Cyrl-RS"/>
                <w:rPrChange w:id="8799" w:author="Milan Stojkov" w:date="2026-10-02T11:00:00Z">
                  <w:rPr>
                    <w:sz w:val="22"/>
                    <w:szCs w:val="22"/>
                  </w:rPr>
                </w:rPrChange>
              </w:rPr>
              <w:t>-отпорна</w:t>
            </w:r>
          </w:p>
        </w:tc>
        <w:tc>
          <w:tcPr>
            <w:tcW w:w="119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800" w:author="Milica Radić" w:date="2026-10-03T20:27:10Z">
              <w:tcPr>
                <w:tcW w:w="206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9BEC8BF">
            <w:pPr>
              <w:jc w:val="center"/>
              <w:rPr>
                <w:sz w:val="22"/>
                <w:szCs w:val="22"/>
                <w:lang w:val="sr-Cyrl-RS"/>
                <w:rPrChange w:id="8801" w:author="Milan Stojkov" w:date="2026-10-02T11:00:00Z">
                  <w:rPr>
                    <w:sz w:val="22"/>
                    <w:szCs w:val="22"/>
                  </w:rPr>
                </w:rPrChange>
              </w:rPr>
            </w:pPr>
            <w:r>
              <w:rPr>
                <w:sz w:val="22"/>
                <w:szCs w:val="22"/>
                <w:lang w:val="sr-Cyrl-RS"/>
                <w:rPrChange w:id="8802" w:author="Milan Stojkov" w:date="2026-10-02T11:00:00Z">
                  <w:rPr>
                    <w:sz w:val="22"/>
                    <w:szCs w:val="22"/>
                  </w:rPr>
                </w:rPrChange>
              </w:rPr>
              <w:t>аритм. средина</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803"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727F3F8">
            <w:pPr>
              <w:jc w:val="center"/>
              <w:rPr>
                <w:sz w:val="22"/>
                <w:szCs w:val="22"/>
                <w:lang w:val="sr-Cyrl-RS"/>
                <w:rPrChange w:id="8804" w:author="Milan Stojkov" w:date="2026-10-02T11:00:00Z">
                  <w:rPr>
                    <w:sz w:val="22"/>
                    <w:szCs w:val="22"/>
                  </w:rPr>
                </w:rPrChange>
              </w:rPr>
            </w:pPr>
            <w:r>
              <w:rPr>
                <w:sz w:val="22"/>
                <w:szCs w:val="22"/>
                <w:lang w:val="sr-Cyrl-RS"/>
                <w:rPrChange w:id="8805" w:author="Milan Stojkov" w:date="2026-10-02T11:00:00Z">
                  <w:rPr>
                    <w:sz w:val="22"/>
                    <w:szCs w:val="22"/>
                  </w:rPr>
                </w:rPrChange>
              </w:rPr>
              <w:t>0,00065</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806"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2C74DDA">
            <w:pPr>
              <w:jc w:val="center"/>
              <w:rPr>
                <w:sz w:val="22"/>
                <w:szCs w:val="22"/>
                <w:lang w:val="sr-Cyrl-RS"/>
                <w:rPrChange w:id="8807" w:author="Milan Stojkov" w:date="2026-10-02T11:00:00Z">
                  <w:rPr>
                    <w:sz w:val="22"/>
                    <w:szCs w:val="22"/>
                  </w:rPr>
                </w:rPrChange>
              </w:rPr>
            </w:pPr>
            <w:r>
              <w:rPr>
                <w:sz w:val="22"/>
                <w:szCs w:val="22"/>
                <w:lang w:val="sr-Cyrl-RS"/>
                <w:rPrChange w:id="8808" w:author="Milan Stojkov" w:date="2026-10-02T11:00:00Z">
                  <w:rPr>
                    <w:sz w:val="22"/>
                    <w:szCs w:val="22"/>
                  </w:rPr>
                </w:rPrChange>
              </w:rPr>
              <w:t>0,21556</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809"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3029F75">
            <w:pPr>
              <w:jc w:val="center"/>
              <w:rPr>
                <w:sz w:val="22"/>
                <w:szCs w:val="22"/>
                <w:lang w:val="sr-Cyrl-RS"/>
                <w:rPrChange w:id="8810" w:author="Milan Stojkov" w:date="2026-10-02T11:00:00Z">
                  <w:rPr>
                    <w:sz w:val="22"/>
                    <w:szCs w:val="22"/>
                  </w:rPr>
                </w:rPrChange>
              </w:rPr>
            </w:pPr>
            <w:r>
              <w:rPr>
                <w:sz w:val="22"/>
                <w:szCs w:val="22"/>
                <w:lang w:val="sr-Cyrl-RS"/>
                <w:rPrChange w:id="8811" w:author="Milan Stojkov" w:date="2026-10-02T11:00:00Z">
                  <w:rPr>
                    <w:sz w:val="22"/>
                    <w:szCs w:val="22"/>
                  </w:rPr>
                </w:rPrChange>
              </w:rPr>
              <w:t>0,16515</w:t>
            </w:r>
          </w:p>
        </w:tc>
        <w:tc>
          <w:tcPr>
            <w:tcW w:w="64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812" w:author="Milica Radić" w:date="2026-10-03T20:27:10Z">
              <w:tcPr>
                <w:tcW w:w="11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6ABF743">
            <w:pPr>
              <w:jc w:val="center"/>
              <w:rPr>
                <w:sz w:val="22"/>
                <w:szCs w:val="22"/>
                <w:lang w:val="sr-Cyrl-RS"/>
                <w:rPrChange w:id="8813" w:author="Milan Stojkov" w:date="2026-10-02T11:00:00Z">
                  <w:rPr>
                    <w:sz w:val="22"/>
                    <w:szCs w:val="22"/>
                  </w:rPr>
                </w:rPrChange>
              </w:rPr>
            </w:pPr>
            <w:r>
              <w:rPr>
                <w:sz w:val="22"/>
                <w:szCs w:val="22"/>
                <w:lang w:val="sr-Cyrl-RS"/>
                <w:rPrChange w:id="8814" w:author="Milan Stojkov" w:date="2026-10-02T11:00:00Z">
                  <w:rPr>
                    <w:sz w:val="22"/>
                    <w:szCs w:val="22"/>
                  </w:rPr>
                </w:rPrChange>
              </w:rPr>
              <w:t>0,28319</w:t>
            </w:r>
          </w:p>
        </w:tc>
      </w:tr>
      <w:tr w14:paraId="6D08F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8815" w:author="Milica Radić" w:date="2026-10-03T20:27:10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8815" w:author="Milica Radić" w:date="2026-10-03T20:27:10Z">
            <w:trPr>
              <w:jc w:val="center"/>
            </w:trPr>
          </w:trPrChange>
        </w:trPr>
        <w:tc>
          <w:tcPr>
            <w:tcW w:w="125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816" w:author="Milica Radić" w:date="2026-10-03T20:27:10Z">
              <w:tcPr>
                <w:tcW w:w="216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40F7436">
            <w:pPr>
              <w:jc w:val="center"/>
              <w:rPr>
                <w:sz w:val="22"/>
                <w:szCs w:val="22"/>
                <w:lang w:val="sr-Cyrl-RS"/>
                <w:rPrChange w:id="8817" w:author="Milan Stojkov" w:date="2026-10-02T11:00:00Z">
                  <w:rPr>
                    <w:sz w:val="22"/>
                    <w:szCs w:val="22"/>
                  </w:rPr>
                </w:rPrChange>
              </w:rPr>
            </w:pPr>
            <w:r>
              <w:rPr>
                <w:i/>
                <w:iCs/>
                <w:sz w:val="22"/>
                <w:szCs w:val="22"/>
                <w:lang w:val="sr-Cyrl-RS"/>
                <w:rPrChange w:id="8818" w:author="Milan Stojkov" w:date="2026-10-02T11:00:00Z">
                  <w:rPr>
                    <w:i/>
                    <w:iCs/>
                    <w:sz w:val="22"/>
                    <w:szCs w:val="22"/>
                  </w:rPr>
                </w:rPrChange>
              </w:rPr>
              <w:t>Eclipse</w:t>
            </w:r>
            <w:r>
              <w:rPr>
                <w:sz w:val="22"/>
                <w:szCs w:val="22"/>
                <w:lang w:val="sr-Cyrl-RS"/>
                <w:rPrChange w:id="8819" w:author="Milan Stojkov" w:date="2026-10-02T11:00:00Z">
                  <w:rPr>
                    <w:sz w:val="22"/>
                    <w:szCs w:val="22"/>
                  </w:rPr>
                </w:rPrChange>
              </w:rPr>
              <w:t>-отпорна</w:t>
            </w:r>
          </w:p>
        </w:tc>
        <w:tc>
          <w:tcPr>
            <w:tcW w:w="119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820" w:author="Milica Radić" w:date="2026-10-03T20:27:10Z">
              <w:tcPr>
                <w:tcW w:w="206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FEA09C4">
            <w:pPr>
              <w:jc w:val="center"/>
              <w:rPr>
                <w:sz w:val="22"/>
                <w:szCs w:val="22"/>
                <w:lang w:val="sr-Cyrl-RS"/>
                <w:rPrChange w:id="8821" w:author="Milan Stojkov" w:date="2026-10-02T11:00:00Z">
                  <w:rPr>
                    <w:sz w:val="22"/>
                    <w:szCs w:val="22"/>
                  </w:rPr>
                </w:rPrChange>
              </w:rPr>
            </w:pPr>
            <w:r>
              <w:rPr>
                <w:sz w:val="22"/>
                <w:szCs w:val="22"/>
                <w:lang w:val="sr-Cyrl-RS"/>
                <w:rPrChange w:id="8822" w:author="Milan Stojkov" w:date="2026-10-02T11:00:00Z">
                  <w:rPr>
                    <w:sz w:val="22"/>
                    <w:szCs w:val="22"/>
                  </w:rPr>
                </w:rPrChange>
              </w:rPr>
              <w:t>медијана</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823"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0858F59">
            <w:pPr>
              <w:jc w:val="center"/>
              <w:rPr>
                <w:sz w:val="22"/>
                <w:szCs w:val="22"/>
                <w:lang w:val="sr-Cyrl-RS"/>
                <w:rPrChange w:id="8824" w:author="Milan Stojkov" w:date="2026-10-02T11:00:00Z">
                  <w:rPr>
                    <w:sz w:val="22"/>
                    <w:szCs w:val="22"/>
                  </w:rPr>
                </w:rPrChange>
              </w:rPr>
            </w:pPr>
            <w:r>
              <w:rPr>
                <w:sz w:val="22"/>
                <w:szCs w:val="22"/>
                <w:lang w:val="sr-Cyrl-RS"/>
                <w:rPrChange w:id="8825" w:author="Milan Stojkov" w:date="2026-10-02T11:00:00Z">
                  <w:rPr>
                    <w:sz w:val="22"/>
                    <w:szCs w:val="22"/>
                  </w:rPr>
                </w:rPrChange>
              </w:rPr>
              <w:t>0,01481</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826"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ED93FCA">
            <w:pPr>
              <w:jc w:val="center"/>
              <w:rPr>
                <w:sz w:val="22"/>
                <w:szCs w:val="22"/>
                <w:lang w:val="sr-Cyrl-RS"/>
                <w:rPrChange w:id="8827" w:author="Milan Stojkov" w:date="2026-10-02T11:00:00Z">
                  <w:rPr>
                    <w:sz w:val="22"/>
                    <w:szCs w:val="22"/>
                  </w:rPr>
                </w:rPrChange>
              </w:rPr>
            </w:pPr>
            <w:r>
              <w:rPr>
                <w:sz w:val="22"/>
                <w:szCs w:val="22"/>
                <w:lang w:val="sr-Cyrl-RS"/>
                <w:rPrChange w:id="8828" w:author="Milan Stojkov" w:date="2026-10-02T11:00:00Z">
                  <w:rPr>
                    <w:sz w:val="22"/>
                    <w:szCs w:val="22"/>
                  </w:rPr>
                </w:rPrChange>
              </w:rPr>
              <w:t>0,01499</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829"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F712F40">
            <w:pPr>
              <w:jc w:val="center"/>
              <w:rPr>
                <w:sz w:val="22"/>
                <w:szCs w:val="22"/>
                <w:lang w:val="sr-Cyrl-RS"/>
                <w:rPrChange w:id="8830" w:author="Milan Stojkov" w:date="2026-10-02T11:00:00Z">
                  <w:rPr>
                    <w:sz w:val="22"/>
                    <w:szCs w:val="22"/>
                  </w:rPr>
                </w:rPrChange>
              </w:rPr>
            </w:pPr>
            <w:r>
              <w:rPr>
                <w:sz w:val="22"/>
                <w:szCs w:val="22"/>
                <w:lang w:val="sr-Cyrl-RS"/>
                <w:rPrChange w:id="8831" w:author="Milan Stojkov" w:date="2026-10-02T11:00:00Z">
                  <w:rPr>
                    <w:sz w:val="22"/>
                    <w:szCs w:val="22"/>
                  </w:rPr>
                </w:rPrChange>
              </w:rPr>
              <w:t>0,01519</w:t>
            </w:r>
          </w:p>
        </w:tc>
        <w:tc>
          <w:tcPr>
            <w:tcW w:w="64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832" w:author="Milica Radić" w:date="2026-10-03T20:27:10Z">
              <w:tcPr>
                <w:tcW w:w="11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42EA8A7">
            <w:pPr>
              <w:jc w:val="center"/>
              <w:rPr>
                <w:sz w:val="22"/>
                <w:szCs w:val="22"/>
                <w:lang w:val="sr-Cyrl-RS"/>
                <w:rPrChange w:id="8833" w:author="Milan Stojkov" w:date="2026-10-02T11:00:00Z">
                  <w:rPr>
                    <w:sz w:val="22"/>
                    <w:szCs w:val="22"/>
                  </w:rPr>
                </w:rPrChange>
              </w:rPr>
            </w:pPr>
            <w:r>
              <w:rPr>
                <w:sz w:val="22"/>
                <w:szCs w:val="22"/>
                <w:lang w:val="sr-Cyrl-RS"/>
                <w:rPrChange w:id="8834" w:author="Milan Stojkov" w:date="2026-10-02T11:00:00Z">
                  <w:rPr>
                    <w:sz w:val="22"/>
                    <w:szCs w:val="22"/>
                  </w:rPr>
                </w:rPrChange>
              </w:rPr>
              <w:t>0,01495</w:t>
            </w:r>
          </w:p>
        </w:tc>
      </w:tr>
      <w:tr w14:paraId="1EF6E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8835" w:author="Milica Radić" w:date="2026-10-03T20:27:10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8835" w:author="Milica Radić" w:date="2026-10-03T20:27:10Z">
            <w:trPr>
              <w:jc w:val="center"/>
            </w:trPr>
          </w:trPrChange>
        </w:trPr>
        <w:tc>
          <w:tcPr>
            <w:tcW w:w="125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836" w:author="Milica Radić" w:date="2026-10-03T20:27:10Z">
              <w:tcPr>
                <w:tcW w:w="216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C44F873">
            <w:pPr>
              <w:jc w:val="center"/>
              <w:rPr>
                <w:sz w:val="22"/>
                <w:szCs w:val="22"/>
                <w:lang w:val="sr-Cyrl-RS"/>
                <w:rPrChange w:id="8837" w:author="Milan Stojkov" w:date="2026-10-02T11:00:00Z">
                  <w:rPr>
                    <w:sz w:val="22"/>
                    <w:szCs w:val="22"/>
                  </w:rPr>
                </w:rPrChange>
              </w:rPr>
            </w:pPr>
            <w:r>
              <w:rPr>
                <w:i/>
                <w:iCs/>
                <w:sz w:val="22"/>
                <w:szCs w:val="22"/>
                <w:lang w:val="sr-Cyrl-RS"/>
                <w:rPrChange w:id="8838" w:author="Milan Stojkov" w:date="2026-10-02T11:00:00Z">
                  <w:rPr>
                    <w:i/>
                    <w:iCs/>
                    <w:sz w:val="22"/>
                    <w:szCs w:val="22"/>
                  </w:rPr>
                </w:rPrChange>
              </w:rPr>
              <w:t>Eclipse</w:t>
            </w:r>
            <w:r>
              <w:rPr>
                <w:sz w:val="22"/>
                <w:szCs w:val="22"/>
                <w:lang w:val="sr-Cyrl-RS"/>
                <w:rPrChange w:id="8839" w:author="Milan Stojkov" w:date="2026-10-02T11:00:00Z">
                  <w:rPr>
                    <w:sz w:val="22"/>
                    <w:szCs w:val="22"/>
                  </w:rPr>
                </w:rPrChange>
              </w:rPr>
              <w:t>-отпорна</w:t>
            </w:r>
          </w:p>
        </w:tc>
        <w:tc>
          <w:tcPr>
            <w:tcW w:w="119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840" w:author="Milica Radić" w:date="2026-10-03T20:27:10Z">
              <w:tcPr>
                <w:tcW w:w="206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CFC150A">
            <w:pPr>
              <w:jc w:val="center"/>
              <w:rPr>
                <w:sz w:val="22"/>
                <w:szCs w:val="22"/>
                <w:lang w:val="sr-Cyrl-RS"/>
                <w:rPrChange w:id="8841" w:author="Milan Stojkov" w:date="2026-10-02T11:00:00Z">
                  <w:rPr>
                    <w:sz w:val="22"/>
                    <w:szCs w:val="22"/>
                  </w:rPr>
                </w:rPrChange>
              </w:rPr>
            </w:pPr>
            <w:r>
              <w:rPr>
                <w:sz w:val="22"/>
                <w:szCs w:val="22"/>
                <w:lang w:val="sr-Cyrl-RS"/>
                <w:rPrChange w:id="8842" w:author="Milan Stojkov" w:date="2026-10-02T11:00:00Z">
                  <w:rPr>
                    <w:sz w:val="22"/>
                    <w:szCs w:val="22"/>
                  </w:rPr>
                </w:rPrChange>
              </w:rPr>
              <w:t>одсеч. средина</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843"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DC0027C">
            <w:pPr>
              <w:jc w:val="center"/>
              <w:rPr>
                <w:sz w:val="22"/>
                <w:szCs w:val="22"/>
                <w:lang w:val="sr-Cyrl-RS"/>
                <w:rPrChange w:id="8844" w:author="Milan Stojkov" w:date="2026-10-02T11:00:00Z">
                  <w:rPr>
                    <w:sz w:val="22"/>
                    <w:szCs w:val="22"/>
                  </w:rPr>
                </w:rPrChange>
              </w:rPr>
            </w:pPr>
            <w:r>
              <w:rPr>
                <w:sz w:val="22"/>
                <w:szCs w:val="22"/>
                <w:lang w:val="sr-Cyrl-RS"/>
                <w:rPrChange w:id="8845" w:author="Milan Stojkov" w:date="2026-10-02T11:00:00Z">
                  <w:rPr>
                    <w:sz w:val="22"/>
                    <w:szCs w:val="22"/>
                  </w:rPr>
                </w:rPrChange>
              </w:rPr>
              <w:t>0,00792</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846"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A2C57CA">
            <w:pPr>
              <w:jc w:val="center"/>
              <w:rPr>
                <w:sz w:val="22"/>
                <w:szCs w:val="22"/>
                <w:lang w:val="sr-Cyrl-RS"/>
                <w:rPrChange w:id="8847" w:author="Milan Stojkov" w:date="2026-10-02T11:00:00Z">
                  <w:rPr>
                    <w:sz w:val="22"/>
                    <w:szCs w:val="22"/>
                  </w:rPr>
                </w:rPrChange>
              </w:rPr>
            </w:pPr>
            <w:r>
              <w:rPr>
                <w:sz w:val="22"/>
                <w:szCs w:val="22"/>
                <w:lang w:val="sr-Cyrl-RS"/>
                <w:rPrChange w:id="8848" w:author="Milan Stojkov" w:date="2026-10-02T11:00:00Z">
                  <w:rPr>
                    <w:sz w:val="22"/>
                    <w:szCs w:val="22"/>
                  </w:rPr>
                </w:rPrChange>
              </w:rPr>
              <w:t>0,00792</w:t>
            </w:r>
          </w:p>
        </w:tc>
        <w:tc>
          <w:tcPr>
            <w:tcW w:w="63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849" w:author="Milica Radić" w:date="2026-10-03T20:27:10Z">
              <w:tcPr>
                <w:tcW w:w="10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30CD41">
            <w:pPr>
              <w:jc w:val="center"/>
              <w:rPr>
                <w:sz w:val="22"/>
                <w:szCs w:val="22"/>
                <w:lang w:val="sr-Cyrl-RS"/>
                <w:rPrChange w:id="8850" w:author="Milan Stojkov" w:date="2026-10-02T11:00:00Z">
                  <w:rPr>
                    <w:sz w:val="22"/>
                    <w:szCs w:val="22"/>
                  </w:rPr>
                </w:rPrChange>
              </w:rPr>
            </w:pPr>
            <w:r>
              <w:rPr>
                <w:sz w:val="22"/>
                <w:szCs w:val="22"/>
                <w:lang w:val="sr-Cyrl-RS"/>
                <w:rPrChange w:id="8851" w:author="Milan Stojkov" w:date="2026-10-02T11:00:00Z">
                  <w:rPr>
                    <w:sz w:val="22"/>
                    <w:szCs w:val="22"/>
                  </w:rPr>
                </w:rPrChange>
              </w:rPr>
              <w:t>0,00792</w:t>
            </w:r>
          </w:p>
        </w:tc>
        <w:tc>
          <w:tcPr>
            <w:tcW w:w="64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8852" w:author="Milica Radić" w:date="2026-10-03T20:27:10Z">
              <w:tcPr>
                <w:tcW w:w="11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53F0D88">
            <w:pPr>
              <w:jc w:val="center"/>
              <w:rPr>
                <w:sz w:val="22"/>
                <w:szCs w:val="22"/>
                <w:lang w:val="sr-Cyrl-RS"/>
                <w:rPrChange w:id="8853" w:author="Milan Stojkov" w:date="2026-10-02T11:00:00Z">
                  <w:rPr>
                    <w:sz w:val="22"/>
                    <w:szCs w:val="22"/>
                  </w:rPr>
                </w:rPrChange>
              </w:rPr>
            </w:pPr>
            <w:r>
              <w:rPr>
                <w:sz w:val="22"/>
                <w:szCs w:val="22"/>
                <w:lang w:val="sr-Cyrl-RS"/>
                <w:rPrChange w:id="8854" w:author="Milan Stojkov" w:date="2026-10-02T11:00:00Z">
                  <w:rPr>
                    <w:sz w:val="22"/>
                    <w:szCs w:val="22"/>
                  </w:rPr>
                </w:rPrChange>
              </w:rPr>
              <w:t>0,00792</w:t>
            </w:r>
          </w:p>
        </w:tc>
      </w:tr>
    </w:tbl>
    <w:p w14:paraId="5E464FB9">
      <w:pPr>
        <w:ind w:firstLine="360"/>
        <w:jc w:val="both"/>
        <w:rPr>
          <w:ins w:id="8855" w:author="Milan Stojkov" w:date="2026-10-02T12:20:00Z"/>
          <w:color w:val="000000"/>
          <w:sz w:val="22"/>
          <w:szCs w:val="22"/>
          <w:lang w:val="sr-Cyrl-RS"/>
        </w:rPr>
      </w:pPr>
    </w:p>
    <w:p w14:paraId="373751C3">
      <w:pPr>
        <w:ind w:firstLine="360"/>
        <w:jc w:val="both"/>
        <w:rPr>
          <w:ins w:id="8856" w:author="Milica Radić" w:date="2026-10-03T22:18:02Z"/>
          <w:color w:val="000000"/>
          <w:sz w:val="22"/>
          <w:szCs w:val="22"/>
          <w:lang w:val="sr-Cyrl-RS"/>
        </w:rPr>
      </w:pPr>
      <w:ins w:id="8857" w:author="Milica Radić" w:date="2026-10-03T22:18:03Z">
        <w:r>
          <w:rPr>
            <w:rFonts w:hint="default"/>
            <w:color w:val="000000"/>
            <w:sz w:val="22"/>
            <w:szCs w:val="22"/>
            <w:lang w:val="sr-Cyrl-RS"/>
          </w:rPr>
          <w:t xml:space="preserve">Прва колона приказује систем у коме нападача уопште нема. Аритметичка средина ту даје најтачнији резултат, јер </w:t>
        </w:r>
      </w:ins>
      <w:ins w:id="8858" w:author="Milica Radić" w:date="2026-10-03T23:02:13Z">
        <w:r>
          <w:rPr>
            <w:rFonts w:hint="default"/>
            <w:color w:val="000000"/>
            <w:sz w:val="22"/>
            <w:szCs w:val="22"/>
            <w:lang w:val="sr-Cyrl-RS"/>
          </w:rPr>
          <w:t xml:space="preserve">се </w:t>
        </w:r>
      </w:ins>
      <w:ins w:id="8859" w:author="Milica Radić" w:date="2026-10-03T22:18:03Z">
        <w:r>
          <w:rPr>
            <w:rFonts w:hint="default"/>
            <w:color w:val="000000"/>
            <w:sz w:val="22"/>
            <w:szCs w:val="22"/>
            <w:lang w:val="sr-Cyrl-RS"/>
          </w:rPr>
          <w:t xml:space="preserve">рачуна са свим вредностима које добије. Медијана и одсечена средина део вредности одбацују, а када нападача нема, оно што одбаце су исправне вредности </w:t>
        </w:r>
      </w:ins>
      <w:ins w:id="8860" w:author="Milica Radić" w:date="2026-10-03T22:18:06Z">
        <w:r>
          <w:rPr>
            <w:rFonts w:hint="default"/>
            <w:color w:val="000000"/>
            <w:sz w:val="22"/>
            <w:szCs w:val="22"/>
            <w:lang w:val="en-US"/>
          </w:rPr>
          <w:t xml:space="preserve">- </w:t>
        </w:r>
      </w:ins>
      <w:ins w:id="8861" w:author="Milica Radić" w:date="2026-10-03T22:18:03Z">
        <w:r>
          <w:rPr>
            <w:rFonts w:hint="default"/>
            <w:color w:val="000000"/>
            <w:sz w:val="22"/>
            <w:szCs w:val="22"/>
            <w:lang w:val="sr-Cyrl-RS"/>
          </w:rPr>
          <w:t>отуда и одступање.</w:t>
        </w:r>
      </w:ins>
    </w:p>
    <w:p w14:paraId="014FFA38">
      <w:pPr>
        <w:ind w:firstLine="360"/>
        <w:jc w:val="both"/>
        <w:rPr>
          <w:color w:val="000000"/>
          <w:sz w:val="22"/>
          <w:szCs w:val="22"/>
          <w:lang w:val="sr-Cyrl-RS"/>
          <w:rPrChange w:id="8862" w:author="Milan Stojkov" w:date="2026-10-02T11:00:00Z">
            <w:rPr>
              <w:color w:val="000000"/>
              <w:sz w:val="22"/>
              <w:szCs w:val="22"/>
            </w:rPr>
          </w:rPrChange>
        </w:rPr>
      </w:pPr>
      <w:ins w:id="8863" w:author="Milica Radić" w:date="2026-10-03T22:33:49Z">
        <w:r>
          <w:rPr>
            <w:rFonts w:hint="default"/>
            <w:color w:val="000000"/>
            <w:sz w:val="22"/>
            <w:szCs w:val="22"/>
            <w:lang w:val="sr-Cyrl-RS"/>
          </w:rPr>
          <w:t xml:space="preserve">Из преостале три колоне </w:t>
        </w:r>
      </w:ins>
      <w:ins w:id="8864" w:author="Milica Radić" w:date="2026-10-03T23:33:56Z">
        <w:r>
          <w:rPr>
            <w:rFonts w:hint="default"/>
            <w:color w:val="000000"/>
            <w:sz w:val="22"/>
            <w:szCs w:val="22"/>
            <w:lang w:val="sr-Cyrl-RS"/>
          </w:rPr>
          <w:t>се</w:t>
        </w:r>
      </w:ins>
      <w:ins w:id="8865" w:author="Milica Radić" w:date="2026-10-03T23:33:57Z">
        <w:r>
          <w:rPr>
            <w:rFonts w:hint="default"/>
            <w:color w:val="000000"/>
            <w:sz w:val="22"/>
            <w:szCs w:val="22"/>
            <w:lang w:val="sr-Cyrl-RS"/>
          </w:rPr>
          <w:t xml:space="preserve"> </w:t>
        </w:r>
      </w:ins>
      <w:ins w:id="8866" w:author="Milica Radić" w:date="2026-10-03T22:33:49Z">
        <w:r>
          <w:rPr>
            <w:rFonts w:hint="default"/>
            <w:color w:val="000000"/>
            <w:sz w:val="22"/>
            <w:szCs w:val="22"/>
            <w:lang w:val="sr-Cyrl-RS"/>
          </w:rPr>
          <w:t xml:space="preserve">види да стратегија избора суседа сама не уклања грешку. </w:t>
        </w:r>
      </w:ins>
      <w:ins w:id="8867" w:author="Milica Radić" w:date="2026-10-03T22:35:14Z">
        <w:r>
          <w:rPr>
            <w:rFonts w:hint="default"/>
            <w:color w:val="000000"/>
            <w:sz w:val="22"/>
            <w:szCs w:val="22"/>
            <w:lang w:val="sr-Cyrl-RS"/>
          </w:rPr>
          <w:t xml:space="preserve">У комбинацији са аритметичком средином, заштитне стратегије узрокују високу грешку, док </w:t>
        </w:r>
      </w:ins>
      <w:ins w:id="8868" w:author="Milica Radić" w:date="2026-10-03T22:35:14Z">
        <w:r>
          <w:rPr>
            <w:rFonts w:hint="default"/>
            <w:i/>
            <w:iCs/>
            <w:color w:val="000000"/>
            <w:sz w:val="22"/>
            <w:szCs w:val="22"/>
            <w:lang w:val="sr-Cyrl-RS"/>
            <w:rPrChange w:id="8869" w:author="Milica Radić" w:date="2026-10-03T22:35:19Z">
              <w:rPr>
                <w:rFonts w:hint="default"/>
                <w:color w:val="000000"/>
                <w:sz w:val="22"/>
                <w:szCs w:val="22"/>
                <w:lang w:val="sr-Cyrl-RS"/>
              </w:rPr>
            </w:rPrChange>
          </w:rPr>
          <w:t>Sybil</w:t>
        </w:r>
      </w:ins>
      <w:ins w:id="8870" w:author="Milica Radić" w:date="2026-10-03T22:35:14Z">
        <w:r>
          <w:rPr>
            <w:rFonts w:hint="default"/>
            <w:color w:val="000000"/>
            <w:sz w:val="22"/>
            <w:szCs w:val="22"/>
            <w:lang w:val="sr-Cyrl-RS"/>
          </w:rPr>
          <w:t>-отпорна стратегија при највећем уделу злонамерних чворова даје чак и лошије резултате од референтне. Оно што се овом стратегијом заправо мења јесте тренутак настанка грешке, што постаје уочљиво тек током самог извршавања.</w:t>
        </w:r>
      </w:ins>
      <w:ins w:id="8871" w:author="Milica Radić" w:date="2026-10-03T22:35:30Z">
        <w:r>
          <w:rPr>
            <w:rFonts w:hint="default"/>
            <w:color w:val="000000"/>
            <w:sz w:val="22"/>
            <w:szCs w:val="22"/>
            <w:lang w:val="sr-Cyrl-RS"/>
          </w:rPr>
          <w:t xml:space="preserve"> Слика 7.1 приказује како се грешка мења кроз рунде.</w:t>
        </w:r>
      </w:ins>
      <w:del w:id="8872" w:author="Milica Radić" w:date="2026-10-03T22:33:48Z">
        <w:r>
          <w:rPr>
            <w:color w:val="000000"/>
            <w:sz w:val="22"/>
            <w:szCs w:val="22"/>
            <w:lang w:val="sr-Cyrl-RS"/>
            <w:rPrChange w:id="8873" w:author="Milan Stojkov" w:date="2026-10-02T11:00:00Z">
              <w:rPr>
                <w:color w:val="000000"/>
                <w:sz w:val="22"/>
                <w:szCs w:val="22"/>
              </w:rPr>
            </w:rPrChange>
          </w:rPr>
          <w:delText>С</w:delText>
        </w:r>
      </w:del>
      <w:del w:id="8874" w:author="Milica Radić" w:date="2026-10-03T22:33:48Z">
        <w:r>
          <w:rPr>
            <w:color w:val="000000"/>
            <w:sz w:val="22"/>
            <w:szCs w:val="22"/>
            <w:lang w:val="sr-Cyrl-RS"/>
            <w:rPrChange w:id="8875" w:author="Milan Stojkov" w:date="2026-10-02T11:00:00Z">
              <w:rPr>
                <w:color w:val="000000"/>
                <w:sz w:val="22"/>
                <w:szCs w:val="22"/>
              </w:rPr>
            </w:rPrChange>
          </w:rPr>
          <w:delText>а</w:delText>
        </w:r>
      </w:del>
      <w:del w:id="8876" w:author="Milica Radić" w:date="2026-10-03T22:33:48Z">
        <w:r>
          <w:rPr>
            <w:color w:val="000000"/>
            <w:sz w:val="22"/>
            <w:szCs w:val="22"/>
            <w:lang w:val="sr-Cyrl-RS"/>
            <w:rPrChange w:id="8877" w:author="Milan Stojkov" w:date="2026-10-02T11:00:00Z">
              <w:rPr>
                <w:color w:val="000000"/>
                <w:sz w:val="22"/>
                <w:szCs w:val="22"/>
              </w:rPr>
            </w:rPrChange>
          </w:rPr>
          <w:delText>ма стратегија избора суседа не уклања грешку: уз аритметичку средину и заштитне стратегије дају велику грешку, у једном случају и већу од референтне. Оно што стратегија мења јесте тренутак у коме грешка настаје. Напад постаје активан у једанаестој рунди, али код заштитних стратегија грешка остаје на почетном нивоу све до двадесет</w:delText>
        </w:r>
      </w:del>
      <w:ins w:id="8878" w:author="Milan Stojkov" w:date="2026-10-02T12:36:00Z">
        <w:del w:id="8879" w:author="Milica Radić" w:date="2026-10-03T22:33:48Z">
          <w:r>
            <w:rPr>
              <w:color w:val="000000"/>
              <w:sz w:val="22"/>
              <w:szCs w:val="22"/>
              <w:lang w:val="sr-Cyrl-RS"/>
            </w:rPr>
            <w:delText>шесте</w:delText>
          </w:r>
        </w:del>
      </w:ins>
      <w:del w:id="8880" w:author="Milica Radić" w:date="2026-10-03T22:33:48Z">
        <w:r>
          <w:rPr>
            <w:color w:val="000000"/>
            <w:sz w:val="22"/>
            <w:szCs w:val="22"/>
            <w:lang w:val="sr-Cyrl-RS"/>
            <w:rPrChange w:id="8881" w:author="Milan Stojkov" w:date="2026-10-02T11:00:00Z">
              <w:rPr>
                <w:color w:val="000000"/>
                <w:sz w:val="22"/>
                <w:szCs w:val="22"/>
              </w:rPr>
            </w:rPrChange>
          </w:rPr>
          <w:delText>, јер нападачки идентитети дотле не достижу праг старости и оцене. Контрола пријема пробој одлаже, али га не спречава.</w:delText>
        </w:r>
      </w:del>
    </w:p>
    <w:p w14:paraId="743EF5F4">
      <w:pPr>
        <w:jc w:val="center"/>
        <w:rPr>
          <w:color w:val="000000"/>
          <w:sz w:val="22"/>
          <w:szCs w:val="22"/>
          <w:lang w:val="sr-Cyrl-RS"/>
          <w:rPrChange w:id="8882" w:author="Milan Stojkov" w:date="2026-10-02T11:00:00Z">
            <w:rPr>
              <w:color w:val="000000"/>
              <w:sz w:val="22"/>
              <w:szCs w:val="22"/>
            </w:rPr>
          </w:rPrChange>
        </w:rPr>
      </w:pPr>
      <w:commentRangeStart w:id="14"/>
      <w:r>
        <w:rPr>
          <w:color w:val="000000"/>
          <w:sz w:val="22"/>
          <w:szCs w:val="22"/>
          <w:lang w:val="sr-Cyrl-RS"/>
          <w:rPrChange w:id="8884" w:author="Milan Stojkov" w:date="2026-10-02T11:00:00Z">
            <w:rPr>
              <w:color w:val="000000"/>
              <w:sz w:val="22"/>
              <w:szCs w:val="22"/>
            </w:rPr>
          </w:rPrChange>
        </w:rPr>
        <w:drawing>
          <wp:inline distT="0" distB="0" distL="114300" distR="114300">
            <wp:extent cx="4998085" cy="1783080"/>
            <wp:effectExtent l="0" t="0" r="5715" b="7620"/>
            <wp:docPr id="249180199" name="image5.png" descr="err_over_time"/>
            <wp:cNvGraphicFramePr/>
            <a:graphic xmlns:a="http://schemas.openxmlformats.org/drawingml/2006/main">
              <a:graphicData uri="http://schemas.openxmlformats.org/drawingml/2006/picture">
                <pic:pic xmlns:pic="http://schemas.openxmlformats.org/drawingml/2006/picture">
                  <pic:nvPicPr>
                    <pic:cNvPr id="249180199" name="image5.png" descr="err_over_time"/>
                    <pic:cNvPicPr preferRelativeResize="0"/>
                  </pic:nvPicPr>
                  <pic:blipFill>
                    <a:blip r:embed="rId26"/>
                    <a:srcRect/>
                    <a:stretch>
                      <a:fillRect/>
                    </a:stretch>
                  </pic:blipFill>
                  <pic:spPr>
                    <a:xfrm>
                      <a:off x="0" y="0"/>
                      <a:ext cx="4998085" cy="1783080"/>
                    </a:xfrm>
                    <a:prstGeom prst="rect">
                      <a:avLst/>
                    </a:prstGeom>
                  </pic:spPr>
                </pic:pic>
              </a:graphicData>
            </a:graphic>
          </wp:inline>
        </w:drawing>
      </w:r>
      <w:commentRangeEnd w:id="14"/>
      <w:r>
        <w:rPr>
          <w:rStyle w:val="12"/>
          <w:color w:val="000000"/>
          <w:sz w:val="22"/>
          <w:szCs w:val="22"/>
          <w:lang w:val="sr-Cyrl-RS"/>
          <w:rPrChange w:id="8885" w:author="Milan Stojkov" w:date="2026-10-02T11:00:00Z">
            <w:rPr>
              <w:rStyle w:val="12"/>
              <w:color w:val="000000"/>
              <w:sz w:val="22"/>
              <w:szCs w:val="22"/>
            </w:rPr>
          </w:rPrChange>
        </w:rPr>
        <w:commentReference w:id="14"/>
      </w:r>
    </w:p>
    <w:p w14:paraId="2E6E9A03">
      <w:pPr>
        <w:pBdr>
          <w:top w:val="none" w:color="auto" w:sz="0" w:space="0"/>
          <w:left w:val="none" w:color="auto" w:sz="0" w:space="0"/>
          <w:bottom w:val="none" w:color="auto" w:sz="0" w:space="0"/>
          <w:right w:val="none" w:color="auto" w:sz="0" w:space="0"/>
          <w:between w:val="none" w:color="auto" w:sz="0" w:space="0"/>
        </w:pBdr>
        <w:jc w:val="center"/>
        <w:rPr>
          <w:ins w:id="8886" w:author="Milan Stojkov" w:date="2026-10-02T12:20:00Z"/>
          <w:i/>
          <w:iCs/>
          <w:color w:val="000000"/>
          <w:sz w:val="20"/>
          <w:szCs w:val="20"/>
          <w:lang w:val="sr-Cyrl-RS"/>
        </w:rPr>
      </w:pPr>
      <w:r>
        <w:rPr>
          <w:i/>
          <w:iCs/>
          <w:color w:val="000000"/>
          <w:sz w:val="20"/>
          <w:szCs w:val="20"/>
          <w:lang w:val="sr-Cyrl-RS"/>
          <w:rPrChange w:id="8887" w:author="Milan Stojkov" w:date="2026-10-02T11:00:00Z">
            <w:rPr>
              <w:i/>
              <w:iCs/>
              <w:color w:val="000000"/>
              <w:sz w:val="20"/>
              <w:szCs w:val="20"/>
            </w:rPr>
          </w:rPrChange>
        </w:rPr>
        <w:t>Слика 7.1. Релативна грешка кроз рунде при β = 0,3, по агрегационим функцијама. Усправна испрекидана линија означава почетак напада, водоравна праг прихватљиве грешке. На панелима за медијану и одсечену средину линије двеју заштитних стратегија се поклапају.</w:t>
      </w:r>
    </w:p>
    <w:p w14:paraId="16004D5A">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8888" w:author="Milan Stojkov" w:date="2026-10-02T11:00:00Z">
            <w:rPr>
              <w:i/>
              <w:iCs/>
              <w:color w:val="000000"/>
              <w:sz w:val="20"/>
              <w:szCs w:val="20"/>
            </w:rPr>
          </w:rPrChange>
        </w:rPr>
      </w:pPr>
    </w:p>
    <w:p w14:paraId="092CBB47">
      <w:pPr>
        <w:ind w:firstLine="360"/>
        <w:jc w:val="both"/>
        <w:rPr>
          <w:ins w:id="8889" w:author="Milica Radić" w:date="2026-10-03T22:55:55Z"/>
          <w:rFonts w:hint="default"/>
          <w:color w:val="000000"/>
          <w:sz w:val="22"/>
          <w:szCs w:val="22"/>
          <w:lang w:val="sr-Cyrl-RS"/>
        </w:rPr>
      </w:pPr>
      <w:ins w:id="8890" w:author="Milica Radić" w:date="2026-10-03T22:55:54Z">
        <w:r>
          <w:rPr>
            <w:rFonts w:hint="default"/>
            <w:color w:val="000000"/>
            <w:sz w:val="22"/>
            <w:szCs w:val="22"/>
            <w:lang w:val="sr-Cyrl-RS"/>
          </w:rPr>
          <w:t xml:space="preserve">Напад постаје активан у једанаестој рунди. Код референтне стратегије грешка скаче већ у следећој рунди, будући да нападачи одмах улазе у </w:t>
        </w:r>
      </w:ins>
      <w:ins w:id="8891" w:author="Milica Radić" w:date="2026-10-04T09:08:26Z">
        <w:r>
          <w:rPr>
            <w:rFonts w:hint="default"/>
            <w:i/>
            <w:iCs/>
            <w:color w:val="000000"/>
            <w:sz w:val="22"/>
            <w:szCs w:val="22"/>
            <w:lang w:val="en-US"/>
            <w:rPrChange w:id="8892" w:author="Milica Radić" w:date="2026-10-04T09:08:38Z">
              <w:rPr>
                <w:rFonts w:hint="default"/>
                <w:color w:val="000000"/>
                <w:sz w:val="22"/>
                <w:szCs w:val="22"/>
                <w:lang w:val="en-US"/>
              </w:rPr>
            </w:rPrChange>
          </w:rPr>
          <w:t>pe</w:t>
        </w:r>
      </w:ins>
      <w:ins w:id="8893" w:author="Milica Radić" w:date="2026-10-04T09:08:27Z">
        <w:r>
          <w:rPr>
            <w:rFonts w:hint="default"/>
            <w:i/>
            <w:iCs/>
            <w:color w:val="000000"/>
            <w:sz w:val="22"/>
            <w:szCs w:val="22"/>
            <w:lang w:val="en-US"/>
            <w:rPrChange w:id="8894" w:author="Milica Radić" w:date="2026-10-04T09:08:38Z">
              <w:rPr>
                <w:rFonts w:hint="default"/>
                <w:color w:val="000000"/>
                <w:sz w:val="22"/>
                <w:szCs w:val="22"/>
                <w:lang w:val="en-US"/>
              </w:rPr>
            </w:rPrChange>
          </w:rPr>
          <w:t xml:space="preserve">er </w:t>
        </w:r>
      </w:ins>
      <w:ins w:id="8895" w:author="Milica Radić" w:date="2026-10-04T09:08:28Z">
        <w:r>
          <w:rPr>
            <w:rFonts w:hint="default"/>
            <w:i/>
            <w:iCs/>
            <w:color w:val="000000"/>
            <w:sz w:val="22"/>
            <w:szCs w:val="22"/>
            <w:lang w:val="en-US"/>
            <w:rPrChange w:id="8896" w:author="Milica Radić" w:date="2026-10-04T09:08:41Z">
              <w:rPr>
                <w:rFonts w:hint="default"/>
                <w:color w:val="000000"/>
                <w:sz w:val="22"/>
                <w:szCs w:val="22"/>
                <w:lang w:val="en-US"/>
              </w:rPr>
            </w:rPrChange>
          </w:rPr>
          <w:t>set</w:t>
        </w:r>
      </w:ins>
      <w:ins w:id="8897" w:author="Milica Radić" w:date="2026-10-04T09:08:32Z">
        <w:r>
          <w:rPr>
            <w:rFonts w:hint="default"/>
            <w:color w:val="000000"/>
            <w:sz w:val="22"/>
            <w:szCs w:val="22"/>
            <w:lang w:val="sr-Cyrl-RS"/>
          </w:rPr>
          <w:t>-ов</w:t>
        </w:r>
      </w:ins>
      <w:ins w:id="8898" w:author="Milica Radić" w:date="2026-10-04T09:08:33Z">
        <w:r>
          <w:rPr>
            <w:rFonts w:hint="default"/>
            <w:color w:val="000000"/>
            <w:sz w:val="22"/>
            <w:szCs w:val="22"/>
            <w:lang w:val="sr-Cyrl-RS"/>
          </w:rPr>
          <w:t>е</w:t>
        </w:r>
      </w:ins>
      <w:ins w:id="8899" w:author="Milica Radić" w:date="2026-10-03T22:55:54Z">
        <w:r>
          <w:rPr>
            <w:rFonts w:hint="default"/>
            <w:color w:val="000000"/>
            <w:sz w:val="22"/>
            <w:szCs w:val="22"/>
            <w:lang w:val="sr-Cyrl-RS"/>
          </w:rPr>
          <w:t xml:space="preserve">. Заштитне стратегије задржавају грешку на почетном нивоу до двадесет шесте рунде, јер нападачки идентитети до тада не испуњавају услове за праг старости и оцене. </w:t>
        </w:r>
      </w:ins>
      <w:ins w:id="8900" w:author="Milica Radić" w:date="2026-10-03T22:56:32Z">
        <w:r>
          <w:rPr>
            <w:color w:val="000000"/>
            <w:sz w:val="22"/>
            <w:szCs w:val="22"/>
            <w:lang w:val="sr-Cyrl-RS"/>
          </w:rPr>
          <w:t>Контрола пријема пробој одлаже, али га не спречава.</w:t>
        </w:r>
      </w:ins>
    </w:p>
    <w:p w14:paraId="64173A95">
      <w:pPr>
        <w:ind w:firstLine="360"/>
        <w:jc w:val="both"/>
        <w:rPr>
          <w:ins w:id="8901" w:author="Milica Radić" w:date="2026-10-03T23:01:47Z"/>
          <w:rFonts w:hint="default"/>
          <w:color w:val="000000"/>
          <w:sz w:val="22"/>
          <w:szCs w:val="22"/>
          <w:lang w:val="sr-Cyrl-RS"/>
        </w:rPr>
      </w:pPr>
      <w:ins w:id="8902" w:author="Milica Radić" w:date="2026-10-04T09:22:36Z">
        <w:r>
          <w:rPr>
            <w:rFonts w:hint="default"/>
            <w:color w:val="000000"/>
            <w:sz w:val="22"/>
            <w:szCs w:val="22"/>
            <w:lang w:val="sr-Cyrl-RS"/>
          </w:rPr>
          <w:t>Знатна разлика примећује се између различитих агрегационих функција</w:t>
        </w:r>
      </w:ins>
      <w:ins w:id="8903" w:author="Milica Radić" w:date="2026-10-04T13:01:07Z">
        <w:r>
          <w:rPr>
            <w:rFonts w:hint="default"/>
            <w:color w:val="000000"/>
            <w:sz w:val="22"/>
            <w:szCs w:val="22"/>
            <w:lang w:val="sr-Cyrl-RS"/>
          </w:rPr>
          <w:t xml:space="preserve"> </w:t>
        </w:r>
      </w:ins>
      <w:ins w:id="8904" w:author="Milica Radić" w:date="2026-10-04T13:01:08Z">
        <w:r>
          <w:rPr>
            <w:rFonts w:hint="default"/>
            <w:color w:val="000000"/>
            <w:sz w:val="22"/>
            <w:szCs w:val="22"/>
            <w:lang w:val="sr-Cyrl-RS"/>
          </w:rPr>
          <w:t>које</w:t>
        </w:r>
      </w:ins>
      <w:ins w:id="8905" w:author="Milica Radić" w:date="2026-10-04T09:22:36Z">
        <w:r>
          <w:rPr>
            <w:rFonts w:hint="default"/>
            <w:color w:val="000000"/>
            <w:sz w:val="22"/>
            <w:szCs w:val="22"/>
            <w:lang w:val="sr-Cyrl-RS"/>
          </w:rPr>
          <w:t xml:space="preserve"> не делују исто у различитим структурама, као што је приказано на </w:t>
        </w:r>
      </w:ins>
      <w:ins w:id="8906" w:author="Milica Radić" w:date="2026-10-04T09:22:47Z">
        <w:r>
          <w:rPr>
            <w:rFonts w:hint="default"/>
            <w:color w:val="000000"/>
            <w:sz w:val="22"/>
            <w:szCs w:val="22"/>
            <w:lang w:val="sr-Cyrl-RS"/>
          </w:rPr>
          <w:t>С</w:t>
        </w:r>
      </w:ins>
      <w:ins w:id="8907" w:author="Milica Radić" w:date="2026-10-04T09:22:36Z">
        <w:r>
          <w:rPr>
            <w:rFonts w:hint="default"/>
            <w:color w:val="000000"/>
            <w:sz w:val="22"/>
            <w:szCs w:val="22"/>
            <w:lang w:val="sr-Cyrl-RS"/>
          </w:rPr>
          <w:t xml:space="preserve">лици 7.2, која графички представља податке из </w:t>
        </w:r>
      </w:ins>
      <w:ins w:id="8908" w:author="Milica Radić" w:date="2026-10-04T09:22:43Z">
        <w:r>
          <w:rPr>
            <w:rFonts w:hint="default"/>
            <w:color w:val="000000"/>
            <w:sz w:val="22"/>
            <w:szCs w:val="22"/>
            <w:lang w:val="sr-Cyrl-RS"/>
          </w:rPr>
          <w:t>Т</w:t>
        </w:r>
      </w:ins>
      <w:ins w:id="8909" w:author="Milica Radić" w:date="2026-10-04T09:22:36Z">
        <w:r>
          <w:rPr>
            <w:rFonts w:hint="default"/>
            <w:color w:val="000000"/>
            <w:sz w:val="22"/>
            <w:szCs w:val="22"/>
            <w:lang w:val="sr-Cyrl-RS"/>
          </w:rPr>
          <w:t>абеле 7.1.</w:t>
        </w:r>
      </w:ins>
      <w:del w:id="8910" w:author="Milica Radić" w:date="2026-10-04T09:22:35Z">
        <w:r>
          <w:rPr>
            <w:color w:val="000000"/>
            <w:sz w:val="22"/>
            <w:szCs w:val="22"/>
            <w:lang w:val="sr-Cyrl-RS"/>
            <w:rPrChange w:id="8911" w:author="Milan Stojkov" w:date="2026-10-02T11:00:00Z">
              <w:rPr>
                <w:color w:val="000000"/>
                <w:sz w:val="22"/>
                <w:szCs w:val="22"/>
              </w:rPr>
            </w:rPrChange>
          </w:rPr>
          <w:delText>Р</w:delText>
        </w:r>
      </w:del>
      <w:del w:id="8912" w:author="Milica Radić" w:date="2026-10-04T09:22:35Z">
        <w:r>
          <w:rPr>
            <w:color w:val="000000"/>
            <w:sz w:val="22"/>
            <w:szCs w:val="22"/>
            <w:lang w:val="sr-Cyrl-RS"/>
            <w:rPrChange w:id="8913" w:author="Milan Stojkov" w:date="2026-10-02T11:00:00Z">
              <w:rPr>
                <w:color w:val="000000"/>
                <w:sz w:val="22"/>
                <w:szCs w:val="22"/>
              </w:rPr>
            </w:rPrChange>
          </w:rPr>
          <w:delText xml:space="preserve">азлика по агрегационој функцији знатно је већа. </w:delText>
        </w:r>
      </w:del>
      <w:del w:id="8914" w:author="Milica Radić" w:date="2026-10-04T09:22:35Z">
        <w:r>
          <w:rPr>
            <w:color w:val="000000"/>
            <w:sz w:val="22"/>
            <w:szCs w:val="22"/>
            <w:lang w:val="sr-Cyrl-RS"/>
            <w:rPrChange w:id="8915" w:author="Milan Stojkov" w:date="2026-10-02T11:00:00Z">
              <w:rPr>
                <w:color w:val="000000"/>
                <w:sz w:val="22"/>
                <w:szCs w:val="22"/>
              </w:rPr>
            </w:rPrChange>
          </w:rPr>
          <w:delText xml:space="preserve">Уз </w:delText>
        </w:r>
      </w:del>
      <w:del w:id="8916" w:author="Milica Radić" w:date="2026-10-04T09:22:35Z">
        <w:r>
          <w:rPr>
            <w:i/>
            <w:iCs/>
            <w:color w:val="000000"/>
            <w:sz w:val="22"/>
            <w:szCs w:val="22"/>
            <w:lang w:val="sr-Cyrl-RS"/>
            <w:rPrChange w:id="8917" w:author="Milan Stojkov" w:date="2026-10-02T11:00:00Z">
              <w:rPr>
                <w:i/>
                <w:iCs/>
                <w:color w:val="000000"/>
                <w:sz w:val="22"/>
                <w:szCs w:val="22"/>
              </w:rPr>
            </w:rPrChange>
          </w:rPr>
          <w:delText>Sybil</w:delText>
        </w:r>
      </w:del>
      <w:del w:id="8918" w:author="Milica Radić" w:date="2026-10-04T09:22:35Z">
        <w:r>
          <w:rPr>
            <w:color w:val="000000"/>
            <w:sz w:val="22"/>
            <w:szCs w:val="22"/>
            <w:lang w:val="sr-Cyrl-RS"/>
            <w:rPrChange w:id="8919" w:author="Milan Stojkov" w:date="2026-10-02T11:00:00Z">
              <w:rPr>
                <w:color w:val="000000"/>
                <w:sz w:val="22"/>
                <w:szCs w:val="22"/>
              </w:rPr>
            </w:rPrChange>
          </w:rPr>
          <w:delText>-отпорну стратегију и β = 0,3 одсечена средина даје педесет пута мању грешку од аритметичке. Функција, међутим, не делује једнако у свакој структури: уз референтну стратегију одсечена средина даје 0,205, тек нешто мање од аритметичке у истим условима.</w:delText>
        </w:r>
      </w:del>
    </w:p>
    <w:p w14:paraId="7127107C">
      <w:pPr>
        <w:ind w:firstLine="0"/>
        <w:jc w:val="both"/>
        <w:rPr>
          <w:color w:val="000000"/>
          <w:sz w:val="22"/>
          <w:szCs w:val="22"/>
          <w:lang w:val="sr-Cyrl-RS"/>
          <w:rPrChange w:id="8921" w:author="Milan Stojkov" w:date="2026-10-02T11:00:00Z">
            <w:rPr>
              <w:color w:val="000000"/>
              <w:sz w:val="22"/>
              <w:szCs w:val="22"/>
            </w:rPr>
          </w:rPrChange>
        </w:rPr>
        <w:pPrChange w:id="8920" w:author="Milica Radić" w:date="2026-10-03T23:52:52Z">
          <w:pPr>
            <w:ind w:firstLine="360"/>
            <w:jc w:val="both"/>
          </w:pPr>
        </w:pPrChange>
      </w:pPr>
    </w:p>
    <w:p w14:paraId="6A2F49A2">
      <w:pPr>
        <w:jc w:val="center"/>
        <w:rPr>
          <w:lang w:val="sr-Cyrl-RS"/>
          <w:rPrChange w:id="8922" w:author="Milan Stojkov" w:date="2026-10-02T11:00:00Z">
            <w:rPr/>
          </w:rPrChange>
        </w:rPr>
      </w:pPr>
      <w:r>
        <w:rPr>
          <w:lang w:val="sr-Cyrl-RS"/>
          <w:rPrChange w:id="8924" w:author="Milan Stojkov" w:date="2026-10-02T11:00:00Z">
            <w:rPr/>
          </w:rPrChange>
        </w:rPr>
        <w:drawing>
          <wp:inline distT="0" distB="0" distL="114300" distR="114300">
            <wp:extent cx="4952365" cy="2404110"/>
            <wp:effectExtent l="0" t="0" r="635" b="8890"/>
            <wp:docPr id="249180202" name="image9.png" descr="final_greska_bars"/>
            <wp:cNvGraphicFramePr/>
            <a:graphic xmlns:a="http://schemas.openxmlformats.org/drawingml/2006/main">
              <a:graphicData uri="http://schemas.openxmlformats.org/drawingml/2006/picture">
                <pic:pic xmlns:pic="http://schemas.openxmlformats.org/drawingml/2006/picture">
                  <pic:nvPicPr>
                    <pic:cNvPr id="249180202" name="image9.png" descr="final_greska_bars"/>
                    <pic:cNvPicPr preferRelativeResize="0"/>
                  </pic:nvPicPr>
                  <pic:blipFill>
                    <a:blip r:embed="rId27"/>
                    <a:srcRect/>
                    <a:stretch>
                      <a:fillRect/>
                    </a:stretch>
                  </pic:blipFill>
                  <pic:spPr>
                    <a:xfrm>
                      <a:off x="0" y="0"/>
                      <a:ext cx="4952365" cy="2404110"/>
                    </a:xfrm>
                    <a:prstGeom prst="rect">
                      <a:avLst/>
                    </a:prstGeom>
                  </pic:spPr>
                </pic:pic>
              </a:graphicData>
            </a:graphic>
          </wp:inline>
        </w:drawing>
      </w:r>
    </w:p>
    <w:p w14:paraId="3328AE15">
      <w:pPr>
        <w:pBdr>
          <w:top w:val="none" w:color="auto" w:sz="0" w:space="0"/>
          <w:left w:val="none" w:color="auto" w:sz="0" w:space="0"/>
          <w:bottom w:val="none" w:color="auto" w:sz="0" w:space="0"/>
          <w:right w:val="none" w:color="auto" w:sz="0" w:space="0"/>
          <w:between w:val="none" w:color="auto" w:sz="0" w:space="0"/>
        </w:pBdr>
        <w:jc w:val="center"/>
        <w:rPr>
          <w:ins w:id="8925" w:author="Milica Radić" w:date="2026-10-04T09:18:42Z"/>
          <w:i/>
          <w:iCs/>
          <w:color w:val="000000"/>
          <w:sz w:val="20"/>
          <w:szCs w:val="20"/>
          <w:lang w:val="sr-Cyrl-RS"/>
        </w:rPr>
      </w:pPr>
      <w:r>
        <w:rPr>
          <w:i/>
          <w:iCs/>
          <w:color w:val="000000"/>
          <w:sz w:val="20"/>
          <w:szCs w:val="20"/>
          <w:lang w:val="sr-Cyrl-RS"/>
          <w:rPrChange w:id="8926" w:author="Milan Stojkov" w:date="2026-10-02T11:00:00Z">
            <w:rPr>
              <w:i/>
              <w:iCs/>
              <w:color w:val="000000"/>
              <w:sz w:val="20"/>
              <w:szCs w:val="20"/>
            </w:rPr>
          </w:rPrChange>
        </w:rPr>
        <w:t>Слика 7.2. Поређење просечне грешке на крају извршавања при β = 0,3, по конфигурацијама.</w:t>
      </w:r>
    </w:p>
    <w:p w14:paraId="67D73CF1">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
      </w:pPr>
    </w:p>
    <w:p w14:paraId="06552565">
      <w:pPr>
        <w:ind w:firstLine="360"/>
        <w:jc w:val="both"/>
        <w:rPr>
          <w:ins w:id="8927" w:author="Milica Radić" w:date="2026-10-03T23:54:02Z"/>
          <w:rFonts w:hint="default"/>
          <w:color w:val="000000"/>
          <w:sz w:val="22"/>
          <w:szCs w:val="22"/>
          <w:lang w:val="sr-Cyrl-RS"/>
        </w:rPr>
      </w:pPr>
      <w:ins w:id="8928" w:author="Milica Radić" w:date="2026-10-03T23:54:01Z">
        <w:r>
          <w:rPr>
            <w:rFonts w:hint="default"/>
            <w:color w:val="000000"/>
            <w:sz w:val="22"/>
            <w:szCs w:val="22"/>
            <w:lang w:val="sr-Cyrl-RS"/>
          </w:rPr>
          <w:t>Уз аритметичку средину ниједна стратегија не остаје испод прага, док уз одсечену средину обе заштитне остају знатно испод њега.</w:t>
        </w:r>
      </w:ins>
    </w:p>
    <w:p w14:paraId="54BCA97B">
      <w:pPr>
        <w:ind w:firstLine="360"/>
        <w:jc w:val="both"/>
        <w:rPr>
          <w:ins w:id="8929" w:author="Milica Radić" w:date="2026-10-03T23:11:48Z"/>
          <w:color w:val="000000"/>
          <w:sz w:val="22"/>
          <w:szCs w:val="22"/>
          <w:lang w:val="sr-Cyrl-RS"/>
        </w:rPr>
      </w:pPr>
      <w:ins w:id="8930" w:author="Milica Radić" w:date="2026-10-03T23:12:43Z">
        <w:r>
          <w:rPr>
            <w:rFonts w:hint="default"/>
            <w:color w:val="000000"/>
            <w:sz w:val="22"/>
            <w:szCs w:val="22"/>
            <w:lang w:val="sr-Cyrl-RS"/>
          </w:rPr>
          <w:t>Грешка не расте равномерно са уделом нападача.</w:t>
        </w:r>
      </w:ins>
      <w:del w:id="8931" w:author="Milica Radić" w:date="2026-10-03T23:12:43Z">
        <w:r>
          <w:rPr>
            <w:color w:val="000000"/>
            <w:sz w:val="22"/>
            <w:szCs w:val="22"/>
            <w:lang w:val="sr-Cyrl-RS"/>
            <w:rPrChange w:id="8932" w:author="Milan Stojkov" w:date="2026-10-02T11:00:00Z">
              <w:rPr>
                <w:color w:val="000000"/>
                <w:sz w:val="22"/>
                <w:szCs w:val="22"/>
              </w:rPr>
            </w:rPrChange>
          </w:rPr>
          <w:delText>Раст удела нападача не делује сразмерно него прагом.</w:delText>
        </w:r>
      </w:del>
      <w:r>
        <w:rPr>
          <w:color w:val="000000"/>
          <w:sz w:val="22"/>
          <w:szCs w:val="22"/>
          <w:lang w:val="sr-Cyrl-RS"/>
          <w:rPrChange w:id="8933" w:author="Milan Stojkov" w:date="2026-10-02T11:00:00Z">
            <w:rPr>
              <w:color w:val="000000"/>
              <w:sz w:val="22"/>
              <w:szCs w:val="22"/>
            </w:rPr>
          </w:rPrChange>
        </w:rPr>
        <w:t xml:space="preserve"> </w:t>
      </w:r>
      <w:ins w:id="8934" w:author="Milica Radić" w:date="2026-10-03T23:13:08Z">
        <w:r>
          <w:rPr>
            <w:rFonts w:hint="default"/>
            <w:color w:val="000000"/>
            <w:sz w:val="22"/>
            <w:szCs w:val="22"/>
            <w:lang w:val="sr-Cyrl-RS"/>
          </w:rPr>
          <w:t>Код референтне стратегије до највећег скока долази на самом почетку, када нападачи тек уђу у скупове суседа, док даље повећање њиховог удела знатно мање утиче на грешку.</w:t>
        </w:r>
      </w:ins>
      <w:del w:id="8935" w:author="Milica Radić" w:date="2026-10-03T23:13:08Z">
        <w:r>
          <w:rPr>
            <w:color w:val="000000"/>
            <w:sz w:val="22"/>
            <w:szCs w:val="22"/>
            <w:lang w:val="sr-Cyrl-RS"/>
            <w:rPrChange w:id="8936" w:author="Milan Stojkov" w:date="2026-10-02T11:00:00Z">
              <w:rPr>
                <w:color w:val="000000"/>
                <w:sz w:val="22"/>
                <w:szCs w:val="22"/>
              </w:rPr>
            </w:rPrChange>
          </w:rPr>
          <w:delText xml:space="preserve">Код референтне стратегије највећи скок настаје уласком првих нападача у скупове суседа, док даљи раст грешку мења знатно мање. </w:delText>
        </w:r>
      </w:del>
      <w:ins w:id="8937" w:author="Milica Radić" w:date="2026-10-03T23:13:09Z">
        <w:r>
          <w:rPr>
            <w:rFonts w:hint="default"/>
            <w:color w:val="000000"/>
            <w:sz w:val="22"/>
            <w:szCs w:val="22"/>
            <w:lang w:val="sr-Cyrl-RS"/>
          </w:rPr>
          <w:t xml:space="preserve"> </w:t>
        </w:r>
      </w:ins>
      <w:r>
        <w:rPr>
          <w:color w:val="000000"/>
          <w:sz w:val="22"/>
          <w:szCs w:val="22"/>
          <w:lang w:val="sr-Cyrl-RS"/>
          <w:rPrChange w:id="8938" w:author="Milan Stojkov" w:date="2026-10-02T11:00:00Z">
            <w:rPr>
              <w:color w:val="000000"/>
              <w:sz w:val="22"/>
              <w:szCs w:val="22"/>
            </w:rPr>
          </w:rPrChange>
        </w:rPr>
        <w:t xml:space="preserve">Уз заштитну стратегију и робусну агрегацију грешка се са уделом не мења уопште: нападачи улазе у скупове суседа, али њихове вредности </w:t>
      </w:r>
      <w:del w:id="8939" w:author="Milica Radić" w:date="2026-10-04T13:01:55Z">
        <w:r>
          <w:rPr>
            <w:color w:val="000000"/>
            <w:sz w:val="22"/>
            <w:szCs w:val="22"/>
            <w:lang w:val="sr-Cyrl-RS"/>
            <w:rPrChange w:id="8940" w:author="Milan Stojkov" w:date="2026-10-02T11:00:00Z">
              <w:rPr>
                <w:color w:val="000000"/>
                <w:sz w:val="22"/>
                <w:szCs w:val="22"/>
              </w:rPr>
            </w:rPrChange>
          </w:rPr>
          <w:delText xml:space="preserve">бивају </w:delText>
        </w:r>
      </w:del>
      <w:ins w:id="8942" w:author="Milica Radić" w:date="2026-10-04T13:01:55Z">
        <w:r>
          <w:rPr>
            <w:color w:val="000000"/>
            <w:sz w:val="22"/>
            <w:szCs w:val="22"/>
            <w:lang w:val="sr-Cyrl-RS"/>
          </w:rPr>
          <w:t>се</w:t>
        </w:r>
      </w:ins>
      <w:del w:id="8943" w:author="Milica Radić" w:date="2026-10-04T13:01:55Z">
        <w:r>
          <w:rPr>
            <w:color w:val="000000"/>
            <w:sz w:val="22"/>
            <w:szCs w:val="22"/>
            <w:lang w:val="sr-Cyrl-RS"/>
            <w:rPrChange w:id="8944" w:author="Milan Stojkov" w:date="2026-10-02T11:00:00Z">
              <w:rPr>
                <w:color w:val="000000"/>
                <w:sz w:val="22"/>
                <w:szCs w:val="22"/>
              </w:rPr>
            </w:rPrChange>
          </w:rPr>
          <w:delText>о</w:delText>
        </w:r>
      </w:del>
      <w:del w:id="8946" w:author="Milica Radić" w:date="2026-10-04T13:01:56Z">
        <w:r>
          <w:rPr>
            <w:color w:val="000000"/>
            <w:sz w:val="22"/>
            <w:szCs w:val="22"/>
            <w:lang w:val="sr-Cyrl-RS"/>
            <w:rPrChange w:id="8947" w:author="Milan Stojkov" w:date="2026-10-02T11:00:00Z">
              <w:rPr>
                <w:color w:val="000000"/>
                <w:sz w:val="22"/>
                <w:szCs w:val="22"/>
              </w:rPr>
            </w:rPrChange>
          </w:rPr>
          <w:delText>д</w:delText>
        </w:r>
      </w:del>
      <w:del w:id="8949" w:author="Milica Radić" w:date="2026-10-04T13:01:56Z">
        <w:r>
          <w:rPr>
            <w:color w:val="000000"/>
            <w:sz w:val="22"/>
            <w:szCs w:val="22"/>
            <w:lang w:val="sr-Cyrl-RS"/>
            <w:rPrChange w:id="8950" w:author="Milan Stojkov" w:date="2026-10-02T11:00:00Z">
              <w:rPr>
                <w:color w:val="000000"/>
                <w:sz w:val="22"/>
                <w:szCs w:val="22"/>
              </w:rPr>
            </w:rPrChange>
          </w:rPr>
          <w:delText>б</w:delText>
        </w:r>
      </w:del>
      <w:del w:id="8952" w:author="Milica Radić" w:date="2026-10-04T13:01:56Z">
        <w:r>
          <w:rPr>
            <w:color w:val="000000"/>
            <w:sz w:val="22"/>
            <w:szCs w:val="22"/>
            <w:lang w:val="sr-Cyrl-RS"/>
            <w:rPrChange w:id="8953" w:author="Milan Stojkov" w:date="2026-10-02T11:00:00Z">
              <w:rPr>
                <w:color w:val="000000"/>
                <w:sz w:val="22"/>
                <w:szCs w:val="22"/>
              </w:rPr>
            </w:rPrChange>
          </w:rPr>
          <w:delText>а</w:delText>
        </w:r>
      </w:del>
      <w:del w:id="8955" w:author="Milica Radić" w:date="2026-10-04T13:01:56Z">
        <w:r>
          <w:rPr>
            <w:color w:val="000000"/>
            <w:sz w:val="22"/>
            <w:szCs w:val="22"/>
            <w:lang w:val="sr-Cyrl-RS"/>
            <w:rPrChange w:id="8956" w:author="Milan Stojkov" w:date="2026-10-02T11:00:00Z">
              <w:rPr>
                <w:color w:val="000000"/>
                <w:sz w:val="22"/>
                <w:szCs w:val="22"/>
              </w:rPr>
            </w:rPrChange>
          </w:rPr>
          <w:delText>ч</w:delText>
        </w:r>
      </w:del>
      <w:del w:id="8958" w:author="Milica Radić" w:date="2026-10-04T13:01:56Z">
        <w:r>
          <w:rPr>
            <w:color w:val="000000"/>
            <w:sz w:val="22"/>
            <w:szCs w:val="22"/>
            <w:lang w:val="sr-Cyrl-RS"/>
            <w:rPrChange w:id="8959" w:author="Milan Stojkov" w:date="2026-10-02T11:00:00Z">
              <w:rPr>
                <w:color w:val="000000"/>
                <w:sz w:val="22"/>
                <w:szCs w:val="22"/>
              </w:rPr>
            </w:rPrChange>
          </w:rPr>
          <w:delText>е</w:delText>
        </w:r>
      </w:del>
      <w:del w:id="8961" w:author="Milica Radić" w:date="2026-10-04T13:01:57Z">
        <w:r>
          <w:rPr>
            <w:color w:val="000000"/>
            <w:sz w:val="22"/>
            <w:szCs w:val="22"/>
            <w:lang w:val="sr-Cyrl-RS"/>
            <w:rPrChange w:id="8962" w:author="Milan Stojkov" w:date="2026-10-02T11:00:00Z">
              <w:rPr>
                <w:color w:val="000000"/>
                <w:sz w:val="22"/>
                <w:szCs w:val="22"/>
              </w:rPr>
            </w:rPrChange>
          </w:rPr>
          <w:delText>н</w:delText>
        </w:r>
      </w:del>
      <w:del w:id="8964" w:author="Milica Radić" w:date="2026-10-04T13:01:57Z">
        <w:r>
          <w:rPr>
            <w:color w:val="000000"/>
            <w:sz w:val="22"/>
            <w:szCs w:val="22"/>
            <w:lang w:val="sr-Cyrl-RS"/>
            <w:rPrChange w:id="8965" w:author="Milan Stojkov" w:date="2026-10-02T11:00:00Z">
              <w:rPr>
                <w:color w:val="000000"/>
                <w:sz w:val="22"/>
                <w:szCs w:val="22"/>
              </w:rPr>
            </w:rPrChange>
          </w:rPr>
          <w:delText>е</w:delText>
        </w:r>
      </w:del>
      <w:ins w:id="8967" w:author="Milica Radić" w:date="2026-10-04T13:01:57Z">
        <w:r>
          <w:rPr>
            <w:rFonts w:hint="default"/>
            <w:color w:val="000000"/>
            <w:sz w:val="22"/>
            <w:szCs w:val="22"/>
            <w:lang w:val="sr-Cyrl-RS"/>
          </w:rPr>
          <w:t xml:space="preserve"> о</w:t>
        </w:r>
      </w:ins>
      <w:ins w:id="8968" w:author="Milica Radić" w:date="2026-10-04T13:01:58Z">
        <w:r>
          <w:rPr>
            <w:rFonts w:hint="default"/>
            <w:color w:val="000000"/>
            <w:sz w:val="22"/>
            <w:szCs w:val="22"/>
            <w:lang w:val="sr-Cyrl-RS"/>
          </w:rPr>
          <w:t>дбацу</w:t>
        </w:r>
      </w:ins>
      <w:ins w:id="8969" w:author="Milica Radić" w:date="2026-10-04T13:01:59Z">
        <w:r>
          <w:rPr>
            <w:rFonts w:hint="default"/>
            <w:color w:val="000000"/>
            <w:sz w:val="22"/>
            <w:szCs w:val="22"/>
            <w:lang w:val="sr-Cyrl-RS"/>
          </w:rPr>
          <w:t>ју</w:t>
        </w:r>
      </w:ins>
      <w:r>
        <w:rPr>
          <w:color w:val="000000"/>
          <w:sz w:val="22"/>
          <w:szCs w:val="22"/>
          <w:lang w:val="sr-Cyrl-RS"/>
          <w:rPrChange w:id="8970" w:author="Milan Stojkov" w:date="2026-10-02T11:00:00Z">
            <w:rPr>
              <w:color w:val="000000"/>
              <w:sz w:val="22"/>
              <w:szCs w:val="22"/>
            </w:rPr>
          </w:rPrChange>
        </w:rPr>
        <w:t xml:space="preserve"> пре него што уђу у прорачун. </w:t>
      </w:r>
    </w:p>
    <w:p w14:paraId="3AAB3A7D">
      <w:pPr>
        <w:ind w:firstLine="360"/>
        <w:jc w:val="both"/>
        <w:rPr>
          <w:ins w:id="8971" w:author="Milica Radić" w:date="2026-10-03T22:31:15Z"/>
          <w:rFonts w:hint="default"/>
          <w:color w:val="000000"/>
          <w:sz w:val="22"/>
          <w:szCs w:val="22"/>
          <w:lang w:val="sr-Cyrl-RS"/>
        </w:rPr>
      </w:pPr>
      <w:ins w:id="8972" w:author="Milica Radić" w:date="2026-10-03T23:13:51Z">
        <w:r>
          <w:rPr>
            <w:rFonts w:hint="default"/>
            <w:color w:val="000000"/>
            <w:sz w:val="22"/>
            <w:szCs w:val="22"/>
            <w:lang w:val="sr-Cyrl-RS"/>
          </w:rPr>
          <w:t>Међутим, сама робусна агрегација не може спречити деградацију.</w:t>
        </w:r>
      </w:ins>
      <w:del w:id="8973" w:author="Milica Radić" w:date="2026-10-03T23:13:51Z">
        <w:r>
          <w:rPr>
            <w:color w:val="000000"/>
            <w:sz w:val="22"/>
            <w:szCs w:val="22"/>
            <w:lang w:val="sr-Cyrl-RS"/>
            <w:rPrChange w:id="8974" w:author="Milan Stojkov" w:date="2026-10-02T11:00:00Z">
              <w:rPr>
                <w:color w:val="000000"/>
                <w:sz w:val="22"/>
                <w:szCs w:val="22"/>
              </w:rPr>
            </w:rPrChange>
          </w:rPr>
          <w:delText>Р</w:delText>
        </w:r>
      </w:del>
      <w:del w:id="8975" w:author="Milica Radić" w:date="2026-10-03T23:13:51Z">
        <w:r>
          <w:rPr>
            <w:color w:val="000000"/>
            <w:sz w:val="22"/>
            <w:szCs w:val="22"/>
            <w:lang w:val="sr-Cyrl-RS"/>
            <w:rPrChange w:id="8976" w:author="Milan Stojkov" w:date="2026-10-02T11:00:00Z">
              <w:rPr>
                <w:color w:val="000000"/>
                <w:sz w:val="22"/>
                <w:szCs w:val="22"/>
              </w:rPr>
            </w:rPrChange>
          </w:rPr>
          <w:delText>обусна агрегација сама, међутим, не зауставља деградацију.</w:delText>
        </w:r>
      </w:del>
      <w:r>
        <w:rPr>
          <w:color w:val="000000"/>
          <w:sz w:val="22"/>
          <w:szCs w:val="22"/>
          <w:lang w:val="sr-Cyrl-RS"/>
          <w:rPrChange w:id="8977" w:author="Milan Stojkov" w:date="2026-10-02T11:00:00Z">
            <w:rPr>
              <w:color w:val="000000"/>
              <w:sz w:val="22"/>
              <w:szCs w:val="22"/>
            </w:rPr>
          </w:rPrChange>
        </w:rPr>
        <w:t xml:space="preserve"> Уз референтну стратегију нападачи заузимају око половине места у скуповима суседа, па одсецање крајњих вредности губи смисао - одбаци се тек понека, док остале улазе у прорачун. Слика 7.3 показује да то не зависи од распореда идентитета</w:t>
      </w:r>
      <w:del w:id="8978" w:author="Milica Radić" w:date="2026-10-03T23:17:47Z">
        <w:r>
          <w:rPr>
            <w:color w:val="000000"/>
            <w:sz w:val="22"/>
            <w:szCs w:val="22"/>
            <w:lang w:val="en-US"/>
          </w:rPr>
          <w:delText>: уз референтну стратегију цео интерквартилни распон лежи изнад прага, а уз заштитне стратегије и робусну агрегацију цео распон лежи испод њега.</w:delText>
        </w:r>
      </w:del>
      <w:ins w:id="8979" w:author="Milica Radić" w:date="2026-10-03T23:17:47Z">
        <w:r>
          <w:rPr>
            <w:color w:val="000000"/>
            <w:sz w:val="22"/>
            <w:szCs w:val="22"/>
            <w:lang w:val="sr-Cyrl-RS"/>
          </w:rPr>
          <w:t>.</w:t>
        </w:r>
      </w:ins>
    </w:p>
    <w:p w14:paraId="6450765A">
      <w:pPr>
        <w:ind w:firstLine="360"/>
        <w:jc w:val="both"/>
        <w:rPr>
          <w:color w:val="000000"/>
          <w:sz w:val="22"/>
          <w:szCs w:val="22"/>
          <w:lang w:val="sr-Cyrl-RS"/>
          <w:rPrChange w:id="8980" w:author="Milan Stojkov" w:date="2026-10-02T11:00:00Z">
            <w:rPr>
              <w:color w:val="000000"/>
              <w:sz w:val="22"/>
              <w:szCs w:val="22"/>
            </w:rPr>
          </w:rPrChange>
        </w:rPr>
      </w:pPr>
    </w:p>
    <w:p w14:paraId="55EFA59A">
      <w:pPr>
        <w:jc w:val="center"/>
        <w:rPr>
          <w:color w:val="000000"/>
          <w:sz w:val="22"/>
          <w:szCs w:val="22"/>
          <w:lang w:val="sr-Cyrl-RS"/>
          <w:rPrChange w:id="8981" w:author="Milan Stojkov" w:date="2026-10-02T11:00:00Z">
            <w:rPr>
              <w:color w:val="000000"/>
              <w:sz w:val="22"/>
              <w:szCs w:val="22"/>
            </w:rPr>
          </w:rPrChange>
        </w:rPr>
      </w:pPr>
      <w:r>
        <w:rPr>
          <w:color w:val="000000"/>
          <w:sz w:val="22"/>
          <w:szCs w:val="22"/>
          <w:lang w:val="sr-Cyrl-RS"/>
          <w:rPrChange w:id="8983" w:author="Milan Stojkov" w:date="2026-10-02T11:00:00Z">
            <w:rPr>
              <w:color w:val="000000"/>
              <w:sz w:val="22"/>
              <w:szCs w:val="22"/>
            </w:rPr>
          </w:rPrChange>
        </w:rPr>
        <w:drawing>
          <wp:inline distT="0" distB="0" distL="114300" distR="114300">
            <wp:extent cx="4952365" cy="1664335"/>
            <wp:effectExtent l="0" t="0" r="635" b="12065"/>
            <wp:docPr id="249180201" name="image12.png" descr="greska_boxplot"/>
            <wp:cNvGraphicFramePr/>
            <a:graphic xmlns:a="http://schemas.openxmlformats.org/drawingml/2006/main">
              <a:graphicData uri="http://schemas.openxmlformats.org/drawingml/2006/picture">
                <pic:pic xmlns:pic="http://schemas.openxmlformats.org/drawingml/2006/picture">
                  <pic:nvPicPr>
                    <pic:cNvPr id="249180201" name="image12.png" descr="greska_boxplot"/>
                    <pic:cNvPicPr preferRelativeResize="0"/>
                  </pic:nvPicPr>
                  <pic:blipFill>
                    <a:blip r:embed="rId28"/>
                    <a:srcRect/>
                    <a:stretch>
                      <a:fillRect/>
                    </a:stretch>
                  </pic:blipFill>
                  <pic:spPr>
                    <a:xfrm>
                      <a:off x="0" y="0"/>
                      <a:ext cx="4952365" cy="1664335"/>
                    </a:xfrm>
                    <a:prstGeom prst="rect">
                      <a:avLst/>
                    </a:prstGeom>
                  </pic:spPr>
                </pic:pic>
              </a:graphicData>
            </a:graphic>
          </wp:inline>
        </w:drawing>
      </w:r>
    </w:p>
    <w:p w14:paraId="65B0D6C4">
      <w:pPr>
        <w:pBdr>
          <w:top w:val="none" w:color="auto" w:sz="0" w:space="0"/>
          <w:left w:val="none" w:color="auto" w:sz="0" w:space="0"/>
          <w:bottom w:val="none" w:color="auto" w:sz="0" w:space="0"/>
          <w:right w:val="none" w:color="auto" w:sz="0" w:space="0"/>
          <w:between w:val="none" w:color="auto" w:sz="0" w:space="0"/>
        </w:pBdr>
        <w:jc w:val="center"/>
        <w:rPr>
          <w:ins w:id="8984" w:author="Milica Radić" w:date="2026-10-03T22:31:17Z"/>
          <w:i/>
          <w:iCs/>
          <w:color w:val="000000"/>
          <w:sz w:val="20"/>
          <w:szCs w:val="20"/>
          <w:lang w:val="sr-Cyrl-RS"/>
        </w:rPr>
      </w:pPr>
      <w:r>
        <w:rPr>
          <w:i/>
          <w:iCs/>
          <w:color w:val="000000"/>
          <w:sz w:val="20"/>
          <w:szCs w:val="20"/>
          <w:lang w:val="sr-Cyrl-RS"/>
          <w:rPrChange w:id="8985" w:author="Milan Stojkov" w:date="2026-10-02T11:00:00Z">
            <w:rPr>
              <w:i/>
              <w:iCs/>
              <w:color w:val="000000"/>
              <w:sz w:val="20"/>
              <w:szCs w:val="20"/>
            </w:rPr>
          </w:rPrChange>
        </w:rPr>
        <w:t>Слика 7.3. Расподела грешке преко петнаест покретања по конфигурацији, при β = 0,3.</w:t>
      </w:r>
    </w:p>
    <w:p w14:paraId="305D1897">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
      </w:pPr>
    </w:p>
    <w:p w14:paraId="603E7E0F">
      <w:pPr>
        <w:ind w:firstLine="360"/>
        <w:jc w:val="both"/>
        <w:rPr>
          <w:ins w:id="8986" w:author="Milica Radić" w:date="2026-10-03T23:19:22Z"/>
          <w:rFonts w:hint="default"/>
          <w:color w:val="000000"/>
          <w:sz w:val="22"/>
          <w:szCs w:val="22"/>
          <w:lang w:val="sr-Cyrl-RS"/>
        </w:rPr>
      </w:pPr>
      <w:ins w:id="8987" w:author="Milica Radić" w:date="2026-10-03T23:19:22Z">
        <w:r>
          <w:rPr>
            <w:rFonts w:hint="default"/>
            <w:color w:val="000000"/>
            <w:sz w:val="22"/>
            <w:szCs w:val="22"/>
            <w:lang w:val="sr-Cyrl-RS"/>
          </w:rPr>
          <w:t xml:space="preserve">Уз референтну стратегију, цео интерквартилни распон </w:t>
        </w:r>
      </w:ins>
      <w:ins w:id="8988" w:author="Milica Radić" w:date="2026-10-03T23:34:33Z">
        <w:r>
          <w:rPr>
            <w:rFonts w:hint="default"/>
            <w:color w:val="000000"/>
            <w:sz w:val="22"/>
            <w:szCs w:val="22"/>
            <w:lang w:val="sr-Cyrl-RS"/>
          </w:rPr>
          <w:t>с</w:t>
        </w:r>
      </w:ins>
      <w:ins w:id="8989" w:author="Milica Radić" w:date="2026-10-03T23:34:34Z">
        <w:r>
          <w:rPr>
            <w:rFonts w:hint="default"/>
            <w:color w:val="000000"/>
            <w:sz w:val="22"/>
            <w:szCs w:val="22"/>
            <w:lang w:val="sr-Cyrl-RS"/>
          </w:rPr>
          <w:t xml:space="preserve">е </w:t>
        </w:r>
      </w:ins>
      <w:ins w:id="8990" w:author="Milica Radić" w:date="2026-10-03T23:19:22Z">
        <w:r>
          <w:rPr>
            <w:rFonts w:hint="default"/>
            <w:color w:val="000000"/>
            <w:sz w:val="22"/>
            <w:szCs w:val="22"/>
            <w:lang w:val="sr-Cyrl-RS"/>
          </w:rPr>
          <w:t>налази изнад прага за сваку агрегациону функцију, док уз заштитне стратегије и робусну агрегацију читав распон остаје испод њега. Ова разлика, дакле, не потиче од повољне почетне топологије, већ из саме конфигурације система.</w:t>
        </w:r>
      </w:ins>
    </w:p>
    <w:p w14:paraId="4C2C0487">
      <w:pPr>
        <w:ind w:firstLine="360"/>
        <w:jc w:val="both"/>
        <w:rPr>
          <w:color w:val="000000"/>
          <w:sz w:val="22"/>
          <w:szCs w:val="22"/>
          <w:lang w:val="sr-Cyrl-RS"/>
          <w:rPrChange w:id="8991" w:author="Milan Stojkov" w:date="2026-10-02T11:00:00Z">
            <w:rPr>
              <w:color w:val="000000"/>
              <w:sz w:val="22"/>
              <w:szCs w:val="22"/>
            </w:rPr>
          </w:rPrChange>
        </w:rPr>
      </w:pPr>
      <w:r>
        <w:rPr>
          <w:color w:val="000000"/>
          <w:sz w:val="22"/>
          <w:szCs w:val="22"/>
          <w:lang w:val="sr-Cyrl-RS"/>
          <w:rPrChange w:id="8992" w:author="Milan Stojkov" w:date="2026-10-02T11:00:00Z">
            <w:rPr>
              <w:color w:val="000000"/>
              <w:sz w:val="22"/>
              <w:szCs w:val="22"/>
            </w:rPr>
          </w:rPrChange>
        </w:rPr>
        <w:t>Ниједан од два механизма сам</w:t>
      </w:r>
      <w:del w:id="8993" w:author="Milica Radić" w:date="2026-10-03T23:19:36Z">
        <w:r>
          <w:rPr>
            <w:color w:val="000000"/>
            <w:sz w:val="22"/>
            <w:szCs w:val="22"/>
            <w:lang w:val="sr-Cyrl-RS"/>
            <w:rPrChange w:id="8994" w:author="Milan Stojkov" w:date="2026-10-02T11:00:00Z">
              <w:rPr>
                <w:color w:val="000000"/>
                <w:sz w:val="22"/>
                <w:szCs w:val="22"/>
              </w:rPr>
            </w:rPrChange>
          </w:rPr>
          <w:delText>,</w:delText>
        </w:r>
      </w:del>
      <w:del w:id="8995" w:author="Milica Radić" w:date="2026-10-03T23:19:35Z">
        <w:r>
          <w:rPr>
            <w:color w:val="000000"/>
            <w:sz w:val="22"/>
            <w:szCs w:val="22"/>
            <w:lang w:val="sr-Cyrl-RS"/>
            <w:rPrChange w:id="8996" w:author="Milan Stojkov" w:date="2026-10-02T11:00:00Z">
              <w:rPr>
                <w:color w:val="000000"/>
                <w:sz w:val="22"/>
                <w:szCs w:val="22"/>
              </w:rPr>
            </w:rPrChange>
          </w:rPr>
          <w:delText xml:space="preserve"> дакле,</w:delText>
        </w:r>
      </w:del>
      <w:r>
        <w:rPr>
          <w:color w:val="000000"/>
          <w:sz w:val="22"/>
          <w:szCs w:val="22"/>
          <w:lang w:val="sr-Cyrl-RS"/>
          <w:rPrChange w:id="8997" w:author="Milan Stojkov" w:date="2026-10-02T11:00:00Z">
            <w:rPr>
              <w:color w:val="000000"/>
              <w:sz w:val="22"/>
              <w:szCs w:val="22"/>
            </w:rPr>
          </w:rPrChange>
        </w:rPr>
        <w:t xml:space="preserve"> не даје отпорност. Контрола пријема смањује број нападача и одлаже пробој, али не уклања утицај оних који уђу. Робусна агрегација уклања утицај појединачних одступања, али само док их је мало. </w:t>
      </w:r>
      <w:ins w:id="8998" w:author="Milica Radić" w:date="2026-10-03T23:21:41Z">
        <w:r>
          <w:rPr>
            <w:rFonts w:hint="default"/>
            <w:color w:val="000000"/>
            <w:sz w:val="22"/>
            <w:szCs w:val="22"/>
            <w:lang w:val="sr-Cyrl-RS"/>
          </w:rPr>
          <w:t xml:space="preserve">Тек у комбинацији </w:t>
        </w:r>
      </w:ins>
      <w:ins w:id="8999" w:author="Milica Radić" w:date="2026-10-03T23:22:12Z">
        <w:r>
          <w:rPr>
            <w:rFonts w:hint="default"/>
            <w:color w:val="000000"/>
            <w:sz w:val="22"/>
            <w:szCs w:val="22"/>
            <w:lang w:val="sr-Cyrl-RS"/>
          </w:rPr>
          <w:t>контр</w:t>
        </w:r>
      </w:ins>
      <w:ins w:id="9000" w:author="Milica Radić" w:date="2026-10-03T23:22:13Z">
        <w:r>
          <w:rPr>
            <w:rFonts w:hint="default"/>
            <w:color w:val="000000"/>
            <w:sz w:val="22"/>
            <w:szCs w:val="22"/>
            <w:lang w:val="sr-Cyrl-RS"/>
          </w:rPr>
          <w:t xml:space="preserve">оле </w:t>
        </w:r>
      </w:ins>
      <w:ins w:id="9001" w:author="Milica Radić" w:date="2026-10-03T23:22:14Z">
        <w:r>
          <w:rPr>
            <w:rFonts w:hint="default"/>
            <w:color w:val="000000"/>
            <w:sz w:val="22"/>
            <w:szCs w:val="22"/>
            <w:lang w:val="sr-Cyrl-RS"/>
          </w:rPr>
          <w:t>пријема</w:t>
        </w:r>
      </w:ins>
      <w:ins w:id="9002" w:author="Milica Radić" w:date="2026-10-03T23:22:15Z">
        <w:r>
          <w:rPr>
            <w:rFonts w:hint="default"/>
            <w:color w:val="000000"/>
            <w:sz w:val="22"/>
            <w:szCs w:val="22"/>
            <w:lang w:val="sr-Cyrl-RS"/>
          </w:rPr>
          <w:t xml:space="preserve"> </w:t>
        </w:r>
      </w:ins>
      <w:ins w:id="9003" w:author="Milica Radić" w:date="2026-10-03T23:21:41Z">
        <w:r>
          <w:rPr>
            <w:rFonts w:hint="default"/>
            <w:color w:val="000000"/>
            <w:sz w:val="22"/>
            <w:szCs w:val="22"/>
            <w:lang w:val="sr-Cyrl-RS"/>
          </w:rPr>
          <w:t xml:space="preserve">са робусним агрегацијама </w:t>
        </w:r>
      </w:ins>
      <w:ins w:id="9004" w:author="Milica Radić" w:date="2026-10-03T23:21:49Z">
        <w:r>
          <w:rPr>
            <w:rFonts w:hint="default"/>
            <w:color w:val="000000"/>
            <w:sz w:val="22"/>
            <w:szCs w:val="22"/>
            <w:lang w:val="sr-Cyrl-RS"/>
          </w:rPr>
          <w:t>се</w:t>
        </w:r>
      </w:ins>
      <w:ins w:id="9005" w:author="Milica Radić" w:date="2026-10-03T23:21:50Z">
        <w:r>
          <w:rPr>
            <w:rFonts w:hint="default"/>
            <w:color w:val="000000"/>
            <w:sz w:val="22"/>
            <w:szCs w:val="22"/>
            <w:lang w:val="sr-Cyrl-RS"/>
          </w:rPr>
          <w:t xml:space="preserve"> </w:t>
        </w:r>
      </w:ins>
      <w:ins w:id="9006" w:author="Milica Radić" w:date="2026-10-03T23:21:41Z">
        <w:r>
          <w:rPr>
            <w:rFonts w:hint="default"/>
            <w:color w:val="000000"/>
            <w:sz w:val="22"/>
            <w:szCs w:val="22"/>
            <w:lang w:val="sr-Cyrl-RS"/>
          </w:rPr>
          <w:t>постиже потпуна отпорност система</w:t>
        </w:r>
      </w:ins>
      <w:del w:id="9007" w:author="Milica Radić" w:date="2026-10-03T23:21:41Z">
        <w:r>
          <w:rPr>
            <w:color w:val="000000"/>
            <w:sz w:val="22"/>
            <w:szCs w:val="22"/>
            <w:lang w:val="sr-Cyrl-RS"/>
            <w:rPrChange w:id="9008" w:author="Milan Stojkov" w:date="2026-10-02T11:00:00Z">
              <w:rPr>
                <w:color w:val="000000"/>
                <w:sz w:val="22"/>
                <w:szCs w:val="22"/>
              </w:rPr>
            </w:rPrChange>
          </w:rPr>
          <w:delText>Т</w:delText>
        </w:r>
      </w:del>
      <w:del w:id="9009" w:author="Milica Radić" w:date="2026-10-03T23:21:41Z">
        <w:r>
          <w:rPr>
            <w:color w:val="000000"/>
            <w:sz w:val="22"/>
            <w:szCs w:val="22"/>
            <w:lang w:val="sr-Cyrl-RS"/>
            <w:rPrChange w:id="9010" w:author="Milan Stojkov" w:date="2026-10-02T11:00:00Z">
              <w:rPr>
                <w:color w:val="000000"/>
                <w:sz w:val="22"/>
                <w:szCs w:val="22"/>
              </w:rPr>
            </w:rPrChange>
          </w:rPr>
          <w:delText>ек у споју грешка постаје независна од напада</w:delText>
        </w:r>
      </w:del>
      <w:r>
        <w:rPr>
          <w:color w:val="000000"/>
          <w:sz w:val="22"/>
          <w:szCs w:val="22"/>
          <w:lang w:val="sr-Cyrl-RS"/>
          <w:rPrChange w:id="9011" w:author="Milan Stojkov" w:date="2026-10-02T11:00:00Z">
            <w:rPr>
              <w:color w:val="000000"/>
              <w:sz w:val="22"/>
              <w:szCs w:val="22"/>
            </w:rPr>
          </w:rPrChange>
        </w:rPr>
        <w:t xml:space="preserve">: </w:t>
      </w:r>
      <w:ins w:id="9012" w:author="Milica Radić" w:date="2026-10-03T23:23:00Z">
        <w:r>
          <w:rPr>
            <w:color w:val="000000"/>
            <w:sz w:val="22"/>
            <w:szCs w:val="22"/>
            <w:lang w:val="sr-Cyrl-RS"/>
          </w:rPr>
          <w:t>к</w:t>
        </w:r>
      </w:ins>
      <w:ins w:id="9013" w:author="Milica Radić" w:date="2026-10-03T23:22:59Z">
        <w:r>
          <w:rPr>
            <w:rFonts w:hint="default"/>
            <w:color w:val="000000"/>
            <w:sz w:val="22"/>
            <w:szCs w:val="22"/>
            <w:lang w:val="sr-Cyrl-RS"/>
          </w:rPr>
          <w:t>онтрола пријема одржава број нападачких суседа испод границе толеранције робусне функције, а робусна функција поништава утицај оних који су ту границу избегли</w:t>
        </w:r>
      </w:ins>
      <w:ins w:id="9014" w:author="Milica Radić" w:date="2026-10-03T23:23:09Z">
        <w:r>
          <w:rPr>
            <w:rFonts w:hint="default"/>
            <w:color w:val="000000"/>
            <w:sz w:val="22"/>
            <w:szCs w:val="22"/>
            <w:lang w:val="sr-Cyrl-RS"/>
          </w:rPr>
          <w:t>.</w:t>
        </w:r>
      </w:ins>
      <w:del w:id="9015" w:author="Milica Radić" w:date="2026-10-03T23:22:59Z">
        <w:r>
          <w:rPr>
            <w:color w:val="000000"/>
            <w:sz w:val="22"/>
            <w:szCs w:val="22"/>
            <w:lang w:val="sr-Cyrl-RS"/>
            <w:rPrChange w:id="9016" w:author="Milan Stojkov" w:date="2026-10-02T11:00:00Z">
              <w:rPr>
                <w:color w:val="000000"/>
                <w:sz w:val="22"/>
                <w:szCs w:val="22"/>
              </w:rPr>
            </w:rPrChange>
          </w:rPr>
          <w:delText>контрола пријема одржава број нападачких суседа испод границе коју робусна функција подноси, а робусна функција поништава утицај оних који ту границу не пређу.</w:delText>
        </w:r>
      </w:del>
    </w:p>
    <w:p w14:paraId="4FB69B63">
      <w:pPr>
        <w:pStyle w:val="3"/>
        <w:ind w:left="0" w:firstLine="0"/>
        <w:rPr>
          <w:lang w:val="sr-Cyrl-RS"/>
          <w:rPrChange w:id="9017" w:author="Milan Stojkov" w:date="2026-10-02T11:00:00Z">
            <w:rPr/>
          </w:rPrChange>
        </w:rPr>
      </w:pPr>
      <w:bookmarkStart w:id="100" w:name="_Toc31203"/>
      <w:bookmarkStart w:id="101" w:name="_Toc10331"/>
      <w:r>
        <w:rPr>
          <w:rFonts w:ascii="Times New Roman" w:hAnsi="Times New Roman" w:eastAsia="Times New Roman" w:cs="Times New Roman"/>
          <w:color w:val="000000"/>
          <w:lang w:val="sr-Cyrl-RS"/>
          <w:rPrChange w:id="9018" w:author="Milan Stojkov" w:date="2026-10-02T11:00:00Z">
            <w:rPr>
              <w:rFonts w:ascii="Times New Roman" w:hAnsi="Times New Roman" w:eastAsia="Times New Roman" w:cs="Times New Roman"/>
              <w:color w:val="000000"/>
            </w:rPr>
          </w:rPrChange>
        </w:rPr>
        <w:t>7.2. Утицај агрегационе функције на отпорност система</w:t>
      </w:r>
      <w:bookmarkEnd w:id="100"/>
      <w:bookmarkEnd w:id="101"/>
    </w:p>
    <w:p w14:paraId="2B7417D5">
      <w:pPr>
        <w:ind w:firstLine="360"/>
        <w:jc w:val="both"/>
        <w:rPr>
          <w:ins w:id="9019" w:author="Milica Radić" w:date="2026-10-03T22:31:35Z"/>
          <w:rFonts w:hint="default"/>
          <w:color w:val="000000"/>
          <w:sz w:val="22"/>
          <w:szCs w:val="22"/>
          <w:lang w:val="sr-Cyrl-RS"/>
        </w:rPr>
      </w:pPr>
      <w:ins w:id="9020" w:author="Milica Radić" w:date="2026-10-04T00:00:41Z">
        <w:r>
          <w:rPr>
            <w:rFonts w:hint="default"/>
            <w:color w:val="000000"/>
            <w:sz w:val="22"/>
            <w:szCs w:val="22"/>
            <w:lang w:val="sr-Cyrl-RS"/>
          </w:rPr>
          <w:t>У овом одељку анализира се понашање аритметичке средине, медијане и одсечене средине у присуству екстремних, насумичних, координисаних и благо померених вредности.</w:t>
        </w:r>
      </w:ins>
      <w:del w:id="9021" w:author="Milica Radić" w:date="2026-10-04T00:00:41Z">
        <w:r>
          <w:rPr>
            <w:color w:val="000000"/>
            <w:sz w:val="22"/>
            <w:szCs w:val="22"/>
            <w:lang w:val="sr-Cyrl-RS"/>
            <w:rPrChange w:id="9022" w:author="Milan Stojkov" w:date="2026-10-02T11:00:00Z">
              <w:rPr>
                <w:color w:val="000000"/>
                <w:sz w:val="22"/>
                <w:szCs w:val="22"/>
              </w:rPr>
            </w:rPrChange>
          </w:rPr>
          <w:delText xml:space="preserve">У овом одељку три агрегационе функције испитују се уз сва четири </w:delText>
        </w:r>
      </w:del>
      <w:del w:id="9023" w:author="Milica Radić" w:date="2026-10-04T00:00:41Z">
        <w:r>
          <w:rPr>
            <w:i/>
            <w:iCs/>
            <w:color w:val="000000"/>
            <w:sz w:val="22"/>
            <w:szCs w:val="22"/>
            <w:lang w:val="sr-Cyrl-RS"/>
            <w:rPrChange w:id="9024" w:author="Milan Stojkov" w:date="2026-10-02T11:00:00Z">
              <w:rPr>
                <w:i/>
                <w:iCs/>
                <w:color w:val="000000"/>
                <w:sz w:val="22"/>
                <w:szCs w:val="22"/>
              </w:rPr>
            </w:rPrChange>
          </w:rPr>
          <w:delText xml:space="preserve">Byzantine </w:delText>
        </w:r>
      </w:del>
      <w:del w:id="9025" w:author="Milica Radić" w:date="2026-10-04T00:00:41Z">
        <w:r>
          <w:rPr>
            <w:color w:val="000000"/>
            <w:sz w:val="22"/>
            <w:szCs w:val="22"/>
            <w:lang w:val="sr-Cyrl-RS"/>
            <w:rPrChange w:id="9026" w:author="Milan Stojkov" w:date="2026-10-02T11:00:00Z">
              <w:rPr>
                <w:color w:val="000000"/>
                <w:sz w:val="22"/>
                <w:szCs w:val="22"/>
              </w:rPr>
            </w:rPrChange>
          </w:rPr>
          <w:delText>профила, при уделу злонамерних од 0,3.</w:delText>
        </w:r>
      </w:del>
      <w:ins w:id="9027" w:author="Milica Radić" w:date="2026-10-04T00:00:43Z">
        <w:r>
          <w:rPr>
            <w:rFonts w:hint="default"/>
            <w:color w:val="000000"/>
            <w:sz w:val="22"/>
            <w:szCs w:val="22"/>
            <w:lang w:val="en-US"/>
          </w:rPr>
          <w:t xml:space="preserve"> </w:t>
        </w:r>
      </w:ins>
      <w:del w:id="9028" w:author="Milica Radić" w:date="2026-10-04T00:00:45Z">
        <w:r>
          <w:rPr>
            <w:color w:val="000000"/>
            <w:sz w:val="22"/>
            <w:szCs w:val="22"/>
            <w:lang w:val="sr-Cyrl-RS"/>
            <w:rPrChange w:id="9029" w:author="Milan Stojkov" w:date="2026-10-02T11:00:00Z">
              <w:rPr>
                <w:color w:val="000000"/>
                <w:sz w:val="22"/>
                <w:szCs w:val="22"/>
              </w:rPr>
            </w:rPrChange>
          </w:rPr>
          <w:delText xml:space="preserve"> </w:delText>
        </w:r>
      </w:del>
      <w:r>
        <w:rPr>
          <w:color w:val="000000"/>
          <w:sz w:val="22"/>
          <w:szCs w:val="22"/>
          <w:lang w:val="sr-Cyrl-RS"/>
          <w:rPrChange w:id="9030" w:author="Milan Stojkov" w:date="2026-10-02T11:00:00Z">
            <w:rPr>
              <w:color w:val="000000"/>
              <w:sz w:val="22"/>
              <w:szCs w:val="22"/>
            </w:rPr>
          </w:rPrChange>
        </w:rPr>
        <w:t>За разлику од главног сценарија, напад је овде активан од прве рунде, чиме честити суседи немају прилику да претходно стекну предност у старости и оцени.</w:t>
      </w:r>
      <w:ins w:id="9031" w:author="Milica Radić" w:date="2026-10-04T00:06:06Z">
        <w:r>
          <w:rPr>
            <w:rFonts w:hint="default"/>
            <w:color w:val="000000"/>
            <w:sz w:val="22"/>
            <w:szCs w:val="22"/>
            <w:lang w:val="sr-Cyrl-RS"/>
          </w:rPr>
          <w:t xml:space="preserve"> </w:t>
        </w:r>
      </w:ins>
      <w:ins w:id="9032" w:author="Milica Radić" w:date="2026-10-04T00:06:07Z">
        <w:r>
          <w:rPr>
            <w:rFonts w:hint="default"/>
            <w:color w:val="000000"/>
            <w:sz w:val="22"/>
            <w:szCs w:val="22"/>
            <w:lang w:val="sr-Cyrl-RS"/>
          </w:rPr>
          <w:t xml:space="preserve">Табела 7.2 приказује грешку на крају извршавања: редови су комбинације стратегије и агрегационе функције, а колоне четири </w:t>
        </w:r>
      </w:ins>
      <w:ins w:id="9033" w:author="Milica Radić" w:date="2026-10-04T00:06:07Z">
        <w:r>
          <w:rPr>
            <w:rFonts w:hint="default"/>
            <w:i/>
            <w:iCs/>
            <w:color w:val="000000"/>
            <w:sz w:val="22"/>
            <w:szCs w:val="22"/>
            <w:lang w:val="sr-Cyrl-RS"/>
            <w:rPrChange w:id="9034" w:author="Milica Radić" w:date="2026-10-04T00:06:14Z">
              <w:rPr>
                <w:rFonts w:hint="default"/>
                <w:color w:val="000000"/>
                <w:sz w:val="22"/>
                <w:szCs w:val="22"/>
                <w:lang w:val="sr-Cyrl-RS"/>
              </w:rPr>
            </w:rPrChange>
          </w:rPr>
          <w:t xml:space="preserve">Byzantine </w:t>
        </w:r>
      </w:ins>
      <w:ins w:id="9035" w:author="Milica Radić" w:date="2026-10-04T00:06:07Z">
        <w:r>
          <w:rPr>
            <w:rFonts w:hint="default"/>
            <w:color w:val="000000"/>
            <w:sz w:val="22"/>
            <w:szCs w:val="22"/>
            <w:lang w:val="sr-Cyrl-RS"/>
          </w:rPr>
          <w:t>профила.</w:t>
        </w:r>
      </w:ins>
    </w:p>
    <w:p w14:paraId="5C1B9735">
      <w:pPr>
        <w:ind w:firstLine="360"/>
        <w:jc w:val="both"/>
        <w:rPr>
          <w:color w:val="000000"/>
          <w:sz w:val="22"/>
          <w:szCs w:val="22"/>
          <w:lang w:val="sr-Cyrl-RS"/>
          <w:rPrChange w:id="9036" w:author="Milan Stojkov" w:date="2026-10-02T11:00:00Z">
            <w:rPr>
              <w:color w:val="000000"/>
              <w:sz w:val="22"/>
              <w:szCs w:val="22"/>
            </w:rPr>
          </w:rPrChange>
        </w:rPr>
      </w:pPr>
    </w:p>
    <w:p w14:paraId="1FC30B51">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9037" w:author="Milan Stojkov" w:date="2026-10-02T11:00:00Z">
            <w:rPr>
              <w:i/>
              <w:iCs/>
              <w:color w:val="000000"/>
              <w:sz w:val="20"/>
              <w:szCs w:val="20"/>
            </w:rPr>
          </w:rPrChange>
        </w:rPr>
      </w:pPr>
      <w:r>
        <w:rPr>
          <w:i/>
          <w:iCs/>
          <w:color w:val="000000"/>
          <w:sz w:val="20"/>
          <w:szCs w:val="20"/>
          <w:lang w:val="sr-Cyrl-RS"/>
          <w:rPrChange w:id="9038" w:author="Milan Stojkov" w:date="2026-10-02T11:00:00Z">
            <w:rPr>
              <w:i/>
              <w:iCs/>
              <w:color w:val="000000"/>
              <w:sz w:val="20"/>
              <w:szCs w:val="20"/>
            </w:rPr>
          </w:rPrChange>
        </w:rPr>
        <w:t>Табела 7.2</w:t>
      </w:r>
      <w:del w:id="9039" w:author="Milica Radić" w:date="2026-10-04T03:50:09Z">
        <w:r>
          <w:rPr>
            <w:i/>
            <w:iCs/>
            <w:color w:val="000000"/>
            <w:sz w:val="20"/>
            <w:szCs w:val="20"/>
            <w:lang w:val="sr-Cyrl-RS"/>
            <w:rPrChange w:id="9040" w:author="Milan Stojkov" w:date="2026-10-02T11:00:00Z">
              <w:rPr>
                <w:i/>
                <w:iCs/>
                <w:color w:val="000000"/>
                <w:sz w:val="20"/>
                <w:szCs w:val="20"/>
              </w:rPr>
            </w:rPrChange>
          </w:rPr>
          <w:delText>.</w:delText>
        </w:r>
      </w:del>
      <w:r>
        <w:rPr>
          <w:i/>
          <w:iCs/>
          <w:color w:val="000000"/>
          <w:sz w:val="20"/>
          <w:szCs w:val="20"/>
          <w:lang w:val="sr-Cyrl-RS"/>
          <w:rPrChange w:id="9041" w:author="Milan Stojkov" w:date="2026-10-02T11:00:00Z">
            <w:rPr>
              <w:i/>
              <w:iCs/>
              <w:color w:val="000000"/>
              <w:sz w:val="20"/>
              <w:szCs w:val="20"/>
            </w:rPr>
          </w:rPrChange>
        </w:rPr>
        <w:t xml:space="preserve"> - Релативна грешка агрегације по Byzantine профилу</w:t>
      </w:r>
    </w:p>
    <w:tbl>
      <w:tblPr>
        <w:tblStyle w:val="86"/>
        <w:tblW w:w="4998" w:type="pct"/>
        <w:tblInd w:w="0" w:type="dxa"/>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autofit"/>
        <w:tblCellMar>
          <w:top w:w="15" w:type="dxa"/>
          <w:left w:w="15" w:type="dxa"/>
          <w:bottom w:w="15" w:type="dxa"/>
          <w:right w:w="15" w:type="dxa"/>
        </w:tblCellMar>
        <w:tblPrChange w:id="9042" w:author="Milica Radić" w:date="2026-10-04T00:04:51Z">
          <w:tblPr>
            <w:tblStyle w:val="86"/>
            <w:tblW w:w="8613"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1446"/>
        <w:gridCol w:w="1375"/>
        <w:gridCol w:w="1377"/>
        <w:gridCol w:w="1041"/>
        <w:gridCol w:w="1082"/>
        <w:gridCol w:w="1525"/>
        <w:tblGridChange w:id="9043">
          <w:tblGrid>
            <w:gridCol w:w="1587"/>
            <w:gridCol w:w="1510"/>
            <w:gridCol w:w="1512"/>
            <w:gridCol w:w="1143"/>
            <w:gridCol w:w="1188"/>
            <w:gridCol w:w="1673"/>
          </w:tblGrid>
        </w:tblGridChange>
      </w:tblGrid>
      <w:tr w14:paraId="71CDA473">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044" w:author="Milica Radić" w:date="2026-10-04T00:04:5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blHeader/>
          <w:trPrChange w:id="9044" w:author="Milica Radić" w:date="2026-10-04T00:04:51Z">
            <w:trPr>
              <w:tblHeader/>
            </w:trPr>
          </w:trPrChange>
        </w:trPr>
        <w:tc>
          <w:tcPr>
            <w:tcW w:w="921" w:type="pct"/>
            <w:tcBorders>
              <w:bottom w:val="single" w:color="000000" w:sz="4" w:space="0"/>
              <w:right w:val="single" w:color="000000" w:sz="4" w:space="0"/>
            </w:tcBorders>
            <w:tcMar>
              <w:top w:w="15" w:type="dxa"/>
              <w:left w:w="15" w:type="dxa"/>
              <w:bottom w:w="15" w:type="dxa"/>
              <w:right w:w="15" w:type="dxa"/>
            </w:tcMar>
            <w:vAlign w:val="center"/>
            <w:tcPrChange w:id="9045" w:author="Milica Radić" w:date="2026-10-04T00:04:51Z">
              <w:tcPr>
                <w:tcW w:w="158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895DA1A">
            <w:pPr>
              <w:jc w:val="center"/>
              <w:rPr>
                <w:b/>
                <w:bCs/>
                <w:sz w:val="20"/>
                <w:szCs w:val="20"/>
                <w:lang w:val="sr-Cyrl-RS"/>
                <w:rPrChange w:id="9046" w:author="Milan Stojkov" w:date="2026-10-02T11:00:00Z">
                  <w:rPr>
                    <w:b/>
                    <w:bCs/>
                    <w:sz w:val="20"/>
                    <w:szCs w:val="20"/>
                  </w:rPr>
                </w:rPrChange>
              </w:rPr>
            </w:pPr>
            <w:ins w:id="9047" w:author="Milica Radić" w:date="2026-10-03T22:31:47Z">
              <w:r>
                <w:rPr>
                  <w:b/>
                  <w:bCs/>
                  <w:sz w:val="20"/>
                  <w:szCs w:val="20"/>
                  <w:lang w:val="sr-Cyrl-RS"/>
                </w:rPr>
                <w:t>С</w:t>
              </w:r>
            </w:ins>
            <w:del w:id="9048" w:author="Milica Radić" w:date="2026-10-03T22:31:46Z">
              <w:r>
                <w:rPr>
                  <w:b/>
                  <w:bCs/>
                  <w:sz w:val="20"/>
                  <w:szCs w:val="20"/>
                  <w:lang w:val="sr-Cyrl-RS"/>
                  <w:rPrChange w:id="9049" w:author="Milan Stojkov" w:date="2026-10-02T11:00:00Z">
                    <w:rPr>
                      <w:b/>
                      <w:bCs/>
                      <w:sz w:val="20"/>
                      <w:szCs w:val="20"/>
                    </w:rPr>
                  </w:rPrChange>
                </w:rPr>
                <w:delText>с</w:delText>
              </w:r>
            </w:del>
            <w:r>
              <w:rPr>
                <w:b/>
                <w:bCs/>
                <w:sz w:val="20"/>
                <w:szCs w:val="20"/>
                <w:lang w:val="sr-Cyrl-RS"/>
                <w:rPrChange w:id="9050" w:author="Milan Stojkov" w:date="2026-10-02T11:00:00Z">
                  <w:rPr>
                    <w:b/>
                    <w:bCs/>
                    <w:sz w:val="20"/>
                    <w:szCs w:val="20"/>
                  </w:rPr>
                </w:rPrChange>
              </w:rPr>
              <w:t>тратегија</w:t>
            </w:r>
          </w:p>
        </w:tc>
        <w:tc>
          <w:tcPr>
            <w:tcW w:w="876"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9051" w:author="Milica Radić" w:date="2026-10-04T00:04:5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7DCC959">
            <w:pPr>
              <w:jc w:val="center"/>
              <w:rPr>
                <w:b/>
                <w:bCs/>
                <w:sz w:val="20"/>
                <w:szCs w:val="20"/>
                <w:lang w:val="sr-Cyrl-RS"/>
                <w:rPrChange w:id="9052" w:author="Milan Stojkov" w:date="2026-10-02T11:00:00Z">
                  <w:rPr>
                    <w:b/>
                    <w:bCs/>
                    <w:sz w:val="20"/>
                    <w:szCs w:val="20"/>
                  </w:rPr>
                </w:rPrChange>
              </w:rPr>
            </w:pPr>
            <w:ins w:id="9053" w:author="Milica Radić" w:date="2026-10-03T22:31:50Z">
              <w:r>
                <w:rPr>
                  <w:b/>
                  <w:bCs/>
                  <w:sz w:val="20"/>
                  <w:szCs w:val="20"/>
                  <w:lang w:val="sr-Cyrl-RS"/>
                </w:rPr>
                <w:t>А</w:t>
              </w:r>
            </w:ins>
            <w:del w:id="9054" w:author="Milica Radić" w:date="2026-10-03T22:31:49Z">
              <w:r>
                <w:rPr>
                  <w:b/>
                  <w:bCs/>
                  <w:sz w:val="20"/>
                  <w:szCs w:val="20"/>
                  <w:lang w:val="sr-Cyrl-RS"/>
                  <w:rPrChange w:id="9055" w:author="Milan Stojkov" w:date="2026-10-02T11:00:00Z">
                    <w:rPr>
                      <w:b/>
                      <w:bCs/>
                      <w:sz w:val="20"/>
                      <w:szCs w:val="20"/>
                    </w:rPr>
                  </w:rPrChange>
                </w:rPr>
                <w:delText>а</w:delText>
              </w:r>
            </w:del>
            <w:r>
              <w:rPr>
                <w:b/>
                <w:bCs/>
                <w:sz w:val="20"/>
                <w:szCs w:val="20"/>
                <w:lang w:val="sr-Cyrl-RS"/>
                <w:rPrChange w:id="9056" w:author="Milan Stojkov" w:date="2026-10-02T11:00:00Z">
                  <w:rPr>
                    <w:b/>
                    <w:bCs/>
                    <w:sz w:val="20"/>
                    <w:szCs w:val="20"/>
                  </w:rPr>
                </w:rPrChange>
              </w:rPr>
              <w:t>грегација</w:t>
            </w:r>
          </w:p>
        </w:tc>
        <w:tc>
          <w:tcPr>
            <w:tcW w:w="877"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9057" w:author="Milica Radić" w:date="2026-10-04T00:04:51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C25341E">
            <w:pPr>
              <w:jc w:val="center"/>
              <w:rPr>
                <w:b/>
                <w:bCs/>
                <w:sz w:val="20"/>
                <w:szCs w:val="20"/>
                <w:lang w:val="sr-Cyrl-RS"/>
                <w:rPrChange w:id="9058" w:author="Milan Stojkov" w:date="2026-10-02T11:00:00Z">
                  <w:rPr>
                    <w:b/>
                    <w:bCs/>
                    <w:sz w:val="20"/>
                    <w:szCs w:val="20"/>
                  </w:rPr>
                </w:rPrChange>
              </w:rPr>
            </w:pPr>
            <w:ins w:id="9059" w:author="Milica Radić" w:date="2026-10-03T22:31:53Z">
              <w:r>
                <w:rPr>
                  <w:b/>
                  <w:bCs/>
                  <w:sz w:val="20"/>
                  <w:szCs w:val="20"/>
                  <w:lang w:val="sr-Cyrl-RS"/>
                </w:rPr>
                <w:t>К</w:t>
              </w:r>
            </w:ins>
            <w:del w:id="9060" w:author="Milica Radić" w:date="2026-10-03T22:31:52Z">
              <w:r>
                <w:rPr>
                  <w:b/>
                  <w:bCs/>
                  <w:sz w:val="20"/>
                  <w:szCs w:val="20"/>
                  <w:lang w:val="sr-Cyrl-RS"/>
                  <w:rPrChange w:id="9061" w:author="Milan Stojkov" w:date="2026-10-02T11:00:00Z">
                    <w:rPr>
                      <w:b/>
                      <w:bCs/>
                      <w:sz w:val="20"/>
                      <w:szCs w:val="20"/>
                    </w:rPr>
                  </w:rPrChange>
                </w:rPr>
                <w:delText>к</w:delText>
              </w:r>
            </w:del>
            <w:r>
              <w:rPr>
                <w:b/>
                <w:bCs/>
                <w:sz w:val="20"/>
                <w:szCs w:val="20"/>
                <w:lang w:val="sr-Cyrl-RS"/>
                <w:rPrChange w:id="9062" w:author="Milan Stojkov" w:date="2026-10-02T11:00:00Z">
                  <w:rPr>
                    <w:b/>
                    <w:bCs/>
                    <w:sz w:val="20"/>
                    <w:szCs w:val="20"/>
                  </w:rPr>
                </w:rPrChange>
              </w:rPr>
              <w:t>оординисани</w:t>
            </w:r>
          </w:p>
        </w:tc>
        <w:tc>
          <w:tcPr>
            <w:tcW w:w="663"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9063" w:author="Milica Radić" w:date="2026-10-04T00:04:51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A4D6C78">
            <w:pPr>
              <w:jc w:val="center"/>
              <w:rPr>
                <w:b/>
                <w:bCs/>
                <w:sz w:val="20"/>
                <w:szCs w:val="20"/>
                <w:lang w:val="sr-Cyrl-RS"/>
                <w:rPrChange w:id="9064" w:author="Milan Stojkov" w:date="2026-10-02T11:00:00Z">
                  <w:rPr>
                    <w:b/>
                    <w:bCs/>
                    <w:sz w:val="20"/>
                    <w:szCs w:val="20"/>
                  </w:rPr>
                </w:rPrChange>
              </w:rPr>
            </w:pPr>
            <w:ins w:id="9065" w:author="Milica Radić" w:date="2026-10-03T22:31:55Z">
              <w:r>
                <w:rPr>
                  <w:b/>
                  <w:bCs/>
                  <w:sz w:val="20"/>
                  <w:szCs w:val="20"/>
                  <w:lang w:val="sr-Cyrl-RS"/>
                </w:rPr>
                <w:t>Е</w:t>
              </w:r>
            </w:ins>
            <w:del w:id="9066" w:author="Milica Radić" w:date="2026-10-03T22:31:55Z">
              <w:r>
                <w:rPr>
                  <w:b/>
                  <w:bCs/>
                  <w:sz w:val="20"/>
                  <w:szCs w:val="20"/>
                  <w:lang w:val="sr-Cyrl-RS"/>
                  <w:rPrChange w:id="9067" w:author="Milan Stojkov" w:date="2026-10-02T11:00:00Z">
                    <w:rPr>
                      <w:b/>
                      <w:bCs/>
                      <w:sz w:val="20"/>
                      <w:szCs w:val="20"/>
                    </w:rPr>
                  </w:rPrChange>
                </w:rPr>
                <w:delText>е</w:delText>
              </w:r>
            </w:del>
            <w:r>
              <w:rPr>
                <w:b/>
                <w:bCs/>
                <w:sz w:val="20"/>
                <w:szCs w:val="20"/>
                <w:lang w:val="sr-Cyrl-RS"/>
                <w:rPrChange w:id="9068" w:author="Milan Stojkov" w:date="2026-10-02T11:00:00Z">
                  <w:rPr>
                    <w:b/>
                    <w:bCs/>
                    <w:sz w:val="20"/>
                    <w:szCs w:val="20"/>
                  </w:rPr>
                </w:rPrChange>
              </w:rPr>
              <w:t>кстремни</w:t>
            </w:r>
          </w:p>
        </w:tc>
        <w:tc>
          <w:tcPr>
            <w:tcW w:w="689"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9069" w:author="Milica Radić" w:date="2026-10-04T00:04:51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746FDF4">
            <w:pPr>
              <w:jc w:val="center"/>
              <w:rPr>
                <w:b/>
                <w:bCs/>
                <w:sz w:val="20"/>
                <w:szCs w:val="20"/>
                <w:lang w:val="sr-Cyrl-RS"/>
                <w:rPrChange w:id="9070" w:author="Milan Stojkov" w:date="2026-10-02T11:00:00Z">
                  <w:rPr>
                    <w:b/>
                    <w:bCs/>
                    <w:sz w:val="20"/>
                    <w:szCs w:val="20"/>
                  </w:rPr>
                </w:rPrChange>
              </w:rPr>
            </w:pPr>
            <w:ins w:id="9071" w:author="Milica Radić" w:date="2026-10-03T22:31:59Z">
              <w:r>
                <w:rPr>
                  <w:b/>
                  <w:bCs/>
                  <w:sz w:val="20"/>
                  <w:szCs w:val="20"/>
                  <w:lang w:val="sr-Cyrl-RS"/>
                </w:rPr>
                <w:t>Н</w:t>
              </w:r>
            </w:ins>
            <w:del w:id="9072" w:author="Milica Radić" w:date="2026-10-03T22:31:58Z">
              <w:r>
                <w:rPr>
                  <w:b/>
                  <w:bCs/>
                  <w:sz w:val="20"/>
                  <w:szCs w:val="20"/>
                  <w:lang w:val="sr-Cyrl-RS"/>
                  <w:rPrChange w:id="9073" w:author="Milan Stojkov" w:date="2026-10-02T11:00:00Z">
                    <w:rPr>
                      <w:b/>
                      <w:bCs/>
                      <w:sz w:val="20"/>
                      <w:szCs w:val="20"/>
                    </w:rPr>
                  </w:rPrChange>
                </w:rPr>
                <w:delText>н</w:delText>
              </w:r>
            </w:del>
            <w:r>
              <w:rPr>
                <w:b/>
                <w:bCs/>
                <w:sz w:val="20"/>
                <w:szCs w:val="20"/>
                <w:lang w:val="sr-Cyrl-RS"/>
                <w:rPrChange w:id="9074" w:author="Milan Stojkov" w:date="2026-10-02T11:00:00Z">
                  <w:rPr>
                    <w:b/>
                    <w:bCs/>
                    <w:sz w:val="20"/>
                    <w:szCs w:val="20"/>
                  </w:rPr>
                </w:rPrChange>
              </w:rPr>
              <w:t>асумични</w:t>
            </w:r>
          </w:p>
        </w:tc>
        <w:tc>
          <w:tcPr>
            <w:tcW w:w="971" w:type="pct"/>
            <w:tcBorders>
              <w:left w:val="single" w:color="000000" w:sz="4" w:space="0"/>
              <w:bottom w:val="single" w:color="000000" w:sz="4" w:space="0"/>
            </w:tcBorders>
            <w:tcMar>
              <w:top w:w="15" w:type="dxa"/>
              <w:left w:w="15" w:type="dxa"/>
              <w:bottom w:w="15" w:type="dxa"/>
              <w:right w:w="15" w:type="dxa"/>
            </w:tcMar>
            <w:vAlign w:val="center"/>
            <w:tcPrChange w:id="9075" w:author="Milica Radić" w:date="2026-10-04T00:04:51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98942A0">
            <w:pPr>
              <w:jc w:val="center"/>
              <w:rPr>
                <w:b/>
                <w:bCs/>
                <w:sz w:val="20"/>
                <w:szCs w:val="20"/>
                <w:lang w:val="sr-Cyrl-RS"/>
                <w:rPrChange w:id="9076" w:author="Milan Stojkov" w:date="2026-10-02T11:00:00Z">
                  <w:rPr>
                    <w:b/>
                    <w:bCs/>
                    <w:sz w:val="20"/>
                    <w:szCs w:val="20"/>
                  </w:rPr>
                </w:rPrChange>
              </w:rPr>
            </w:pPr>
            <w:ins w:id="9077" w:author="Milica Radić" w:date="2026-10-03T22:32:02Z">
              <w:r>
                <w:rPr>
                  <w:b/>
                  <w:bCs/>
                  <w:sz w:val="20"/>
                  <w:szCs w:val="20"/>
                  <w:lang w:val="sr-Cyrl-RS"/>
                </w:rPr>
                <w:t>Б</w:t>
              </w:r>
            </w:ins>
            <w:del w:id="9078" w:author="Milica Radić" w:date="2026-10-03T22:32:02Z">
              <w:r>
                <w:rPr>
                  <w:b/>
                  <w:bCs/>
                  <w:sz w:val="20"/>
                  <w:szCs w:val="20"/>
                  <w:lang w:val="sr-Cyrl-RS"/>
                  <w:rPrChange w:id="9079" w:author="Milan Stojkov" w:date="2026-10-02T11:00:00Z">
                    <w:rPr>
                      <w:b/>
                      <w:bCs/>
                      <w:sz w:val="20"/>
                      <w:szCs w:val="20"/>
                    </w:rPr>
                  </w:rPrChange>
                </w:rPr>
                <w:delText>б</w:delText>
              </w:r>
            </w:del>
            <w:r>
              <w:rPr>
                <w:b/>
                <w:bCs/>
                <w:sz w:val="20"/>
                <w:szCs w:val="20"/>
                <w:lang w:val="sr-Cyrl-RS"/>
                <w:rPrChange w:id="9080" w:author="Milan Stojkov" w:date="2026-10-02T11:00:00Z">
                  <w:rPr>
                    <w:b/>
                    <w:bCs/>
                    <w:sz w:val="20"/>
                    <w:szCs w:val="20"/>
                  </w:rPr>
                </w:rPrChange>
              </w:rPr>
              <w:t>лаго померени</w:t>
            </w:r>
          </w:p>
        </w:tc>
      </w:tr>
      <w:tr w14:paraId="56E23BD7">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081" w:author="Milica Radić" w:date="2026-10-04T00:04:5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2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9082" w:author="Milica Radić" w:date="2026-10-04T00:04:51Z">
              <w:tcPr>
                <w:tcW w:w="158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92AD60C">
            <w:pPr>
              <w:jc w:val="center"/>
              <w:rPr>
                <w:sz w:val="20"/>
                <w:szCs w:val="20"/>
                <w:lang w:val="sr-Cyrl-RS"/>
                <w:rPrChange w:id="9084" w:author="Milan Stojkov" w:date="2026-10-02T11:00:00Z">
                  <w:rPr>
                    <w:sz w:val="20"/>
                    <w:szCs w:val="20"/>
                  </w:rPr>
                </w:rPrChange>
              </w:rPr>
              <w:pPrChange w:id="9083" w:author="Milica Radić" w:date="2026-10-03T22:32:06Z">
                <w:pPr/>
              </w:pPrChange>
            </w:pPr>
            <w:r>
              <w:rPr>
                <w:i/>
                <w:iCs/>
                <w:sz w:val="20"/>
                <w:szCs w:val="20"/>
                <w:lang w:val="sr-Cyrl-RS"/>
                <w:rPrChange w:id="9085" w:author="Milan Stojkov" w:date="2026-10-02T11:00:00Z">
                  <w:rPr>
                    <w:i/>
                    <w:iCs/>
                    <w:sz w:val="20"/>
                    <w:szCs w:val="20"/>
                  </w:rPr>
                </w:rPrChange>
              </w:rPr>
              <w:t>Random</w:t>
            </w:r>
          </w:p>
        </w:tc>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086" w:author="Milica Radić" w:date="2026-10-04T00:04:5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B627760">
            <w:pPr>
              <w:jc w:val="center"/>
              <w:rPr>
                <w:sz w:val="20"/>
                <w:szCs w:val="20"/>
                <w:lang w:val="sr-Cyrl-RS"/>
                <w:rPrChange w:id="9088" w:author="Milan Stojkov" w:date="2026-10-02T11:00:00Z">
                  <w:rPr>
                    <w:sz w:val="20"/>
                    <w:szCs w:val="20"/>
                  </w:rPr>
                </w:rPrChange>
              </w:rPr>
              <w:pPrChange w:id="9087" w:author="Milica Radić" w:date="2026-10-03T22:32:06Z">
                <w:pPr/>
              </w:pPrChange>
            </w:pPr>
            <w:r>
              <w:rPr>
                <w:sz w:val="20"/>
                <w:szCs w:val="20"/>
                <w:lang w:val="sr-Cyrl-RS"/>
                <w:rPrChange w:id="9089" w:author="Milan Stojkov" w:date="2026-10-02T11:00:00Z">
                  <w:rPr>
                    <w:sz w:val="20"/>
                    <w:szCs w:val="20"/>
                  </w:rPr>
                </w:rPrChange>
              </w:rPr>
              <w:t>аритм. средина</w:t>
            </w:r>
          </w:p>
        </w:tc>
        <w:tc>
          <w:tcPr>
            <w:tcW w:w="8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090" w:author="Milica Radić" w:date="2026-10-04T00:04:51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B8AA92C">
            <w:pPr>
              <w:jc w:val="center"/>
              <w:rPr>
                <w:sz w:val="20"/>
                <w:szCs w:val="20"/>
                <w:lang w:val="sr-Cyrl-RS"/>
                <w:rPrChange w:id="9092" w:author="Milan Stojkov" w:date="2026-10-02T11:00:00Z">
                  <w:rPr>
                    <w:sz w:val="20"/>
                    <w:szCs w:val="20"/>
                  </w:rPr>
                </w:rPrChange>
              </w:rPr>
              <w:pPrChange w:id="9091" w:author="Milica Radić" w:date="2026-10-03T22:32:06Z">
                <w:pPr/>
              </w:pPrChange>
            </w:pPr>
            <w:r>
              <w:rPr>
                <w:sz w:val="20"/>
                <w:szCs w:val="20"/>
                <w:lang w:val="sr-Cyrl-RS"/>
                <w:rPrChange w:id="9093" w:author="Milan Stojkov" w:date="2026-10-02T11:00:00Z">
                  <w:rPr>
                    <w:sz w:val="20"/>
                    <w:szCs w:val="20"/>
                  </w:rPr>
                </w:rPrChange>
              </w:rPr>
              <w:t>0,27832</w:t>
            </w:r>
          </w:p>
        </w:tc>
        <w:tc>
          <w:tcPr>
            <w:tcW w:w="66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094" w:author="Milica Radić" w:date="2026-10-04T00:04:51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188A3DF">
            <w:pPr>
              <w:jc w:val="center"/>
              <w:rPr>
                <w:sz w:val="20"/>
                <w:szCs w:val="20"/>
                <w:lang w:val="sr-Cyrl-RS"/>
                <w:rPrChange w:id="9096" w:author="Milan Stojkov" w:date="2026-10-02T11:00:00Z">
                  <w:rPr>
                    <w:sz w:val="20"/>
                    <w:szCs w:val="20"/>
                  </w:rPr>
                </w:rPrChange>
              </w:rPr>
              <w:pPrChange w:id="9095" w:author="Milica Radić" w:date="2026-10-03T22:32:06Z">
                <w:pPr/>
              </w:pPrChange>
            </w:pPr>
            <w:r>
              <w:rPr>
                <w:sz w:val="20"/>
                <w:szCs w:val="20"/>
                <w:lang w:val="sr-Cyrl-RS"/>
                <w:rPrChange w:id="9097" w:author="Milan Stojkov" w:date="2026-10-02T11:00:00Z">
                  <w:rPr>
                    <w:sz w:val="20"/>
                    <w:szCs w:val="20"/>
                  </w:rPr>
                </w:rPrChange>
              </w:rPr>
              <w:t>3,17316</w:t>
            </w:r>
          </w:p>
        </w:tc>
        <w:tc>
          <w:tcPr>
            <w:tcW w:w="68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098" w:author="Milica Radić" w:date="2026-10-04T00:04:51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2038644">
            <w:pPr>
              <w:jc w:val="center"/>
              <w:rPr>
                <w:sz w:val="20"/>
                <w:szCs w:val="20"/>
                <w:lang w:val="sr-Cyrl-RS"/>
                <w:rPrChange w:id="9100" w:author="Milan Stojkov" w:date="2026-10-02T11:00:00Z">
                  <w:rPr>
                    <w:sz w:val="20"/>
                    <w:szCs w:val="20"/>
                  </w:rPr>
                </w:rPrChange>
              </w:rPr>
              <w:pPrChange w:id="9099" w:author="Milica Radić" w:date="2026-10-03T22:32:06Z">
                <w:pPr/>
              </w:pPrChange>
            </w:pPr>
            <w:r>
              <w:rPr>
                <w:sz w:val="20"/>
                <w:szCs w:val="20"/>
                <w:lang w:val="sr-Cyrl-RS"/>
                <w:rPrChange w:id="9101" w:author="Milan Stojkov" w:date="2026-10-02T11:00:00Z">
                  <w:rPr>
                    <w:sz w:val="20"/>
                    <w:szCs w:val="20"/>
                  </w:rPr>
                </w:rPrChange>
              </w:rPr>
              <w:t>0,52446</w:t>
            </w:r>
          </w:p>
        </w:tc>
        <w:tc>
          <w:tcPr>
            <w:tcW w:w="9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9102" w:author="Milica Radić" w:date="2026-10-04T00:04:51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C42B9E3">
            <w:pPr>
              <w:jc w:val="center"/>
              <w:rPr>
                <w:sz w:val="20"/>
                <w:szCs w:val="20"/>
                <w:lang w:val="sr-Cyrl-RS"/>
                <w:rPrChange w:id="9104" w:author="Milan Stojkov" w:date="2026-10-02T11:00:00Z">
                  <w:rPr>
                    <w:sz w:val="20"/>
                    <w:szCs w:val="20"/>
                  </w:rPr>
                </w:rPrChange>
              </w:rPr>
              <w:pPrChange w:id="9103" w:author="Milica Radić" w:date="2026-10-03T22:32:06Z">
                <w:pPr/>
              </w:pPrChange>
            </w:pPr>
            <w:r>
              <w:rPr>
                <w:sz w:val="20"/>
                <w:szCs w:val="20"/>
                <w:lang w:val="sr-Cyrl-RS"/>
                <w:rPrChange w:id="9105" w:author="Milan Stojkov" w:date="2026-10-02T11:00:00Z">
                  <w:rPr>
                    <w:sz w:val="20"/>
                    <w:szCs w:val="20"/>
                  </w:rPr>
                </w:rPrChange>
              </w:rPr>
              <w:t>0,04602</w:t>
            </w:r>
          </w:p>
        </w:tc>
      </w:tr>
      <w:tr w14:paraId="06DD9469">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106" w:author="Milica Radić" w:date="2026-10-04T00:04:5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2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9107" w:author="Milica Radić" w:date="2026-10-04T00:04:51Z">
              <w:tcPr>
                <w:tcW w:w="158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01E830B">
            <w:pPr>
              <w:jc w:val="center"/>
              <w:rPr>
                <w:sz w:val="20"/>
                <w:szCs w:val="20"/>
                <w:lang w:val="sr-Cyrl-RS"/>
                <w:rPrChange w:id="9109" w:author="Milan Stojkov" w:date="2026-10-02T11:00:00Z">
                  <w:rPr>
                    <w:sz w:val="20"/>
                    <w:szCs w:val="20"/>
                  </w:rPr>
                </w:rPrChange>
              </w:rPr>
              <w:pPrChange w:id="9108" w:author="Milica Radić" w:date="2026-10-03T22:32:06Z">
                <w:pPr/>
              </w:pPrChange>
            </w:pPr>
            <w:r>
              <w:rPr>
                <w:i/>
                <w:iCs/>
                <w:sz w:val="20"/>
                <w:szCs w:val="20"/>
                <w:lang w:val="sr-Cyrl-RS"/>
                <w:rPrChange w:id="9110" w:author="Milan Stojkov" w:date="2026-10-02T11:00:00Z">
                  <w:rPr>
                    <w:i/>
                    <w:iCs/>
                    <w:sz w:val="20"/>
                    <w:szCs w:val="20"/>
                  </w:rPr>
                </w:rPrChange>
              </w:rPr>
              <w:t>Random</w:t>
            </w:r>
          </w:p>
        </w:tc>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111" w:author="Milica Radić" w:date="2026-10-04T00:04:5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D9611F6">
            <w:pPr>
              <w:jc w:val="center"/>
              <w:rPr>
                <w:sz w:val="20"/>
                <w:szCs w:val="20"/>
                <w:lang w:val="sr-Cyrl-RS"/>
                <w:rPrChange w:id="9113" w:author="Milan Stojkov" w:date="2026-10-02T11:00:00Z">
                  <w:rPr>
                    <w:sz w:val="20"/>
                    <w:szCs w:val="20"/>
                  </w:rPr>
                </w:rPrChange>
              </w:rPr>
              <w:pPrChange w:id="9112" w:author="Milica Radić" w:date="2026-10-03T22:32:06Z">
                <w:pPr/>
              </w:pPrChange>
            </w:pPr>
            <w:r>
              <w:rPr>
                <w:sz w:val="20"/>
                <w:szCs w:val="20"/>
                <w:lang w:val="sr-Cyrl-RS"/>
                <w:rPrChange w:id="9114" w:author="Milan Stojkov" w:date="2026-10-02T11:00:00Z">
                  <w:rPr>
                    <w:sz w:val="20"/>
                    <w:szCs w:val="20"/>
                  </w:rPr>
                </w:rPrChange>
              </w:rPr>
              <w:t>медијана</w:t>
            </w:r>
          </w:p>
        </w:tc>
        <w:tc>
          <w:tcPr>
            <w:tcW w:w="8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115" w:author="Milica Radić" w:date="2026-10-04T00:04:51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13C09D2">
            <w:pPr>
              <w:jc w:val="center"/>
              <w:rPr>
                <w:sz w:val="20"/>
                <w:szCs w:val="20"/>
                <w:lang w:val="sr-Cyrl-RS"/>
                <w:rPrChange w:id="9117" w:author="Milan Stojkov" w:date="2026-10-02T11:00:00Z">
                  <w:rPr>
                    <w:sz w:val="20"/>
                    <w:szCs w:val="20"/>
                  </w:rPr>
                </w:rPrChange>
              </w:rPr>
              <w:pPrChange w:id="9116" w:author="Milica Radić" w:date="2026-10-03T22:32:06Z">
                <w:pPr/>
              </w:pPrChange>
            </w:pPr>
            <w:r>
              <w:rPr>
                <w:sz w:val="20"/>
                <w:szCs w:val="20"/>
                <w:lang w:val="sr-Cyrl-RS"/>
                <w:rPrChange w:id="9118" w:author="Milan Stojkov" w:date="2026-10-02T11:00:00Z">
                  <w:rPr>
                    <w:sz w:val="20"/>
                    <w:szCs w:val="20"/>
                  </w:rPr>
                </w:rPrChange>
              </w:rPr>
              <w:t>0,14866</w:t>
            </w:r>
          </w:p>
        </w:tc>
        <w:tc>
          <w:tcPr>
            <w:tcW w:w="66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119" w:author="Milica Radić" w:date="2026-10-04T00:04:51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7519614">
            <w:pPr>
              <w:jc w:val="center"/>
              <w:rPr>
                <w:sz w:val="20"/>
                <w:szCs w:val="20"/>
                <w:lang w:val="sr-Cyrl-RS"/>
                <w:rPrChange w:id="9121" w:author="Milan Stojkov" w:date="2026-10-02T11:00:00Z">
                  <w:rPr>
                    <w:sz w:val="20"/>
                    <w:szCs w:val="20"/>
                  </w:rPr>
                </w:rPrChange>
              </w:rPr>
              <w:pPrChange w:id="9120" w:author="Milica Radić" w:date="2026-10-03T22:32:06Z">
                <w:pPr/>
              </w:pPrChange>
            </w:pPr>
            <w:r>
              <w:rPr>
                <w:sz w:val="20"/>
                <w:szCs w:val="20"/>
                <w:lang w:val="sr-Cyrl-RS"/>
                <w:rPrChange w:id="9122" w:author="Milan Stojkov" w:date="2026-10-02T11:00:00Z">
                  <w:rPr>
                    <w:sz w:val="20"/>
                    <w:szCs w:val="20"/>
                  </w:rPr>
                </w:rPrChange>
              </w:rPr>
              <w:t>0,14866</w:t>
            </w:r>
          </w:p>
        </w:tc>
        <w:tc>
          <w:tcPr>
            <w:tcW w:w="68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123" w:author="Milica Radić" w:date="2026-10-04T00:04:51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FF76079">
            <w:pPr>
              <w:jc w:val="center"/>
              <w:rPr>
                <w:sz w:val="20"/>
                <w:szCs w:val="20"/>
                <w:lang w:val="sr-Cyrl-RS"/>
                <w:rPrChange w:id="9125" w:author="Milan Stojkov" w:date="2026-10-02T11:00:00Z">
                  <w:rPr>
                    <w:sz w:val="20"/>
                    <w:szCs w:val="20"/>
                  </w:rPr>
                </w:rPrChange>
              </w:rPr>
              <w:pPrChange w:id="9124" w:author="Milica Radić" w:date="2026-10-03T22:32:06Z">
                <w:pPr/>
              </w:pPrChange>
            </w:pPr>
            <w:r>
              <w:rPr>
                <w:sz w:val="20"/>
                <w:szCs w:val="20"/>
                <w:lang w:val="sr-Cyrl-RS"/>
                <w:rPrChange w:id="9126" w:author="Milan Stojkov" w:date="2026-10-02T11:00:00Z">
                  <w:rPr>
                    <w:sz w:val="20"/>
                    <w:szCs w:val="20"/>
                  </w:rPr>
                </w:rPrChange>
              </w:rPr>
              <w:t>0,10915</w:t>
            </w:r>
          </w:p>
        </w:tc>
        <w:tc>
          <w:tcPr>
            <w:tcW w:w="9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9127" w:author="Milica Radić" w:date="2026-10-04T00:04:51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03CC851">
            <w:pPr>
              <w:jc w:val="center"/>
              <w:rPr>
                <w:sz w:val="20"/>
                <w:szCs w:val="20"/>
                <w:lang w:val="sr-Cyrl-RS"/>
                <w:rPrChange w:id="9129" w:author="Milan Stojkov" w:date="2026-10-02T11:00:00Z">
                  <w:rPr>
                    <w:sz w:val="20"/>
                    <w:szCs w:val="20"/>
                  </w:rPr>
                </w:rPrChange>
              </w:rPr>
              <w:pPrChange w:id="9128" w:author="Milica Radić" w:date="2026-10-03T22:32:06Z">
                <w:pPr/>
              </w:pPrChange>
            </w:pPr>
            <w:r>
              <w:rPr>
                <w:sz w:val="20"/>
                <w:szCs w:val="20"/>
                <w:lang w:val="sr-Cyrl-RS"/>
                <w:rPrChange w:id="9130" w:author="Milan Stojkov" w:date="2026-10-02T11:00:00Z">
                  <w:rPr>
                    <w:sz w:val="20"/>
                    <w:szCs w:val="20"/>
                  </w:rPr>
                </w:rPrChange>
              </w:rPr>
              <w:t>0,03725</w:t>
            </w:r>
          </w:p>
        </w:tc>
      </w:tr>
      <w:tr w14:paraId="5D57BC49">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131" w:author="Milica Radić" w:date="2026-10-04T00:04:5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2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9132" w:author="Milica Radić" w:date="2026-10-04T00:04:51Z">
              <w:tcPr>
                <w:tcW w:w="158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D933078">
            <w:pPr>
              <w:jc w:val="center"/>
              <w:rPr>
                <w:sz w:val="20"/>
                <w:szCs w:val="20"/>
                <w:lang w:val="sr-Cyrl-RS"/>
                <w:rPrChange w:id="9134" w:author="Milan Stojkov" w:date="2026-10-02T11:00:00Z">
                  <w:rPr>
                    <w:sz w:val="20"/>
                    <w:szCs w:val="20"/>
                  </w:rPr>
                </w:rPrChange>
              </w:rPr>
              <w:pPrChange w:id="9133" w:author="Milica Radić" w:date="2026-10-03T22:32:06Z">
                <w:pPr/>
              </w:pPrChange>
            </w:pPr>
            <w:r>
              <w:rPr>
                <w:i/>
                <w:iCs/>
                <w:sz w:val="20"/>
                <w:szCs w:val="20"/>
                <w:lang w:val="sr-Cyrl-RS"/>
                <w:rPrChange w:id="9135" w:author="Milan Stojkov" w:date="2026-10-02T11:00:00Z">
                  <w:rPr>
                    <w:i/>
                    <w:iCs/>
                    <w:sz w:val="20"/>
                    <w:szCs w:val="20"/>
                  </w:rPr>
                </w:rPrChange>
              </w:rPr>
              <w:t>Random</w:t>
            </w:r>
          </w:p>
        </w:tc>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136" w:author="Milica Radić" w:date="2026-10-04T00:04:5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2B771DE">
            <w:pPr>
              <w:jc w:val="center"/>
              <w:rPr>
                <w:sz w:val="20"/>
                <w:szCs w:val="20"/>
                <w:lang w:val="sr-Cyrl-RS"/>
                <w:rPrChange w:id="9138" w:author="Milan Stojkov" w:date="2026-10-02T11:00:00Z">
                  <w:rPr>
                    <w:sz w:val="20"/>
                    <w:szCs w:val="20"/>
                  </w:rPr>
                </w:rPrChange>
              </w:rPr>
              <w:pPrChange w:id="9137" w:author="Milica Radić" w:date="2026-10-03T22:32:06Z">
                <w:pPr/>
              </w:pPrChange>
            </w:pPr>
            <w:r>
              <w:rPr>
                <w:sz w:val="20"/>
                <w:szCs w:val="20"/>
                <w:lang w:val="sr-Cyrl-RS"/>
                <w:rPrChange w:id="9139" w:author="Milan Stojkov" w:date="2026-10-02T11:00:00Z">
                  <w:rPr>
                    <w:sz w:val="20"/>
                    <w:szCs w:val="20"/>
                  </w:rPr>
                </w:rPrChange>
              </w:rPr>
              <w:t>одсеч. средина</w:t>
            </w:r>
          </w:p>
        </w:tc>
        <w:tc>
          <w:tcPr>
            <w:tcW w:w="8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140" w:author="Milica Radić" w:date="2026-10-04T00:04:51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98184F">
            <w:pPr>
              <w:jc w:val="center"/>
              <w:rPr>
                <w:sz w:val="20"/>
                <w:szCs w:val="20"/>
                <w:lang w:val="sr-Cyrl-RS"/>
                <w:rPrChange w:id="9142" w:author="Milan Stojkov" w:date="2026-10-02T11:00:00Z">
                  <w:rPr>
                    <w:sz w:val="20"/>
                    <w:szCs w:val="20"/>
                  </w:rPr>
                </w:rPrChange>
              </w:rPr>
              <w:pPrChange w:id="9141" w:author="Milica Radić" w:date="2026-10-03T22:32:06Z">
                <w:pPr/>
              </w:pPrChange>
            </w:pPr>
            <w:r>
              <w:rPr>
                <w:sz w:val="20"/>
                <w:szCs w:val="20"/>
                <w:lang w:val="sr-Cyrl-RS"/>
                <w:rPrChange w:id="9143" w:author="Milan Stojkov" w:date="2026-10-02T11:00:00Z">
                  <w:rPr>
                    <w:sz w:val="20"/>
                    <w:szCs w:val="20"/>
                  </w:rPr>
                </w:rPrChange>
              </w:rPr>
              <w:t>0,23390</w:t>
            </w:r>
          </w:p>
        </w:tc>
        <w:tc>
          <w:tcPr>
            <w:tcW w:w="66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144" w:author="Milica Radić" w:date="2026-10-04T00:04:51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FE94D31">
            <w:pPr>
              <w:jc w:val="center"/>
              <w:rPr>
                <w:sz w:val="20"/>
                <w:szCs w:val="20"/>
                <w:lang w:val="sr-Cyrl-RS"/>
                <w:rPrChange w:id="9146" w:author="Milan Stojkov" w:date="2026-10-02T11:00:00Z">
                  <w:rPr>
                    <w:sz w:val="20"/>
                    <w:szCs w:val="20"/>
                  </w:rPr>
                </w:rPrChange>
              </w:rPr>
              <w:pPrChange w:id="9145" w:author="Milica Radić" w:date="2026-10-03T22:32:06Z">
                <w:pPr/>
              </w:pPrChange>
            </w:pPr>
            <w:r>
              <w:rPr>
                <w:sz w:val="20"/>
                <w:szCs w:val="20"/>
                <w:lang w:val="sr-Cyrl-RS"/>
                <w:rPrChange w:id="9147" w:author="Milan Stojkov" w:date="2026-10-02T11:00:00Z">
                  <w:rPr>
                    <w:sz w:val="20"/>
                    <w:szCs w:val="20"/>
                  </w:rPr>
                </w:rPrChange>
              </w:rPr>
              <w:t>2,06575</w:t>
            </w:r>
          </w:p>
        </w:tc>
        <w:tc>
          <w:tcPr>
            <w:tcW w:w="68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148" w:author="Milica Radić" w:date="2026-10-04T00:04:51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4431701">
            <w:pPr>
              <w:jc w:val="center"/>
              <w:rPr>
                <w:sz w:val="20"/>
                <w:szCs w:val="20"/>
                <w:lang w:val="sr-Cyrl-RS"/>
                <w:rPrChange w:id="9150" w:author="Milan Stojkov" w:date="2026-10-02T11:00:00Z">
                  <w:rPr>
                    <w:sz w:val="20"/>
                    <w:szCs w:val="20"/>
                  </w:rPr>
                </w:rPrChange>
              </w:rPr>
              <w:pPrChange w:id="9149" w:author="Milica Radić" w:date="2026-10-03T22:32:06Z">
                <w:pPr/>
              </w:pPrChange>
            </w:pPr>
            <w:r>
              <w:rPr>
                <w:sz w:val="20"/>
                <w:szCs w:val="20"/>
                <w:lang w:val="sr-Cyrl-RS"/>
                <w:rPrChange w:id="9151" w:author="Milan Stojkov" w:date="2026-10-02T11:00:00Z">
                  <w:rPr>
                    <w:sz w:val="20"/>
                    <w:szCs w:val="20"/>
                  </w:rPr>
                </w:rPrChange>
              </w:rPr>
              <w:t>0,15801</w:t>
            </w:r>
          </w:p>
        </w:tc>
        <w:tc>
          <w:tcPr>
            <w:tcW w:w="9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9152" w:author="Milica Radić" w:date="2026-10-04T00:04:51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CD68922">
            <w:pPr>
              <w:jc w:val="center"/>
              <w:rPr>
                <w:sz w:val="20"/>
                <w:szCs w:val="20"/>
                <w:lang w:val="sr-Cyrl-RS"/>
                <w:rPrChange w:id="9154" w:author="Milan Stojkov" w:date="2026-10-02T11:00:00Z">
                  <w:rPr>
                    <w:sz w:val="20"/>
                    <w:szCs w:val="20"/>
                  </w:rPr>
                </w:rPrChange>
              </w:rPr>
              <w:pPrChange w:id="9153" w:author="Milica Radić" w:date="2026-10-03T22:32:06Z">
                <w:pPr/>
              </w:pPrChange>
            </w:pPr>
            <w:r>
              <w:rPr>
                <w:sz w:val="20"/>
                <w:szCs w:val="20"/>
                <w:lang w:val="sr-Cyrl-RS"/>
                <w:rPrChange w:id="9155" w:author="Milan Stojkov" w:date="2026-10-02T11:00:00Z">
                  <w:rPr>
                    <w:sz w:val="20"/>
                    <w:szCs w:val="20"/>
                  </w:rPr>
                </w:rPrChange>
              </w:rPr>
              <w:t>0,03351</w:t>
            </w:r>
          </w:p>
        </w:tc>
      </w:tr>
      <w:tr w14:paraId="755A01EF">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156" w:author="Milica Radić" w:date="2026-10-04T00:04:5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2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9157" w:author="Milica Radić" w:date="2026-10-04T00:04:51Z">
              <w:tcPr>
                <w:tcW w:w="158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9DF1BAF">
            <w:pPr>
              <w:jc w:val="center"/>
              <w:rPr>
                <w:sz w:val="20"/>
                <w:szCs w:val="20"/>
                <w:lang w:val="sr-Cyrl-RS"/>
                <w:rPrChange w:id="9159" w:author="Milan Stojkov" w:date="2026-10-02T11:00:00Z">
                  <w:rPr>
                    <w:sz w:val="20"/>
                    <w:szCs w:val="20"/>
                  </w:rPr>
                </w:rPrChange>
              </w:rPr>
              <w:pPrChange w:id="9158" w:author="Milica Radić" w:date="2026-10-03T22:32:06Z">
                <w:pPr/>
              </w:pPrChange>
            </w:pPr>
            <w:r>
              <w:rPr>
                <w:i/>
                <w:iCs/>
                <w:sz w:val="20"/>
                <w:szCs w:val="20"/>
                <w:lang w:val="sr-Cyrl-RS"/>
                <w:rPrChange w:id="9160" w:author="Milan Stojkov" w:date="2026-10-02T11:00:00Z">
                  <w:rPr>
                    <w:i/>
                    <w:iCs/>
                    <w:sz w:val="20"/>
                    <w:szCs w:val="20"/>
                  </w:rPr>
                </w:rPrChange>
              </w:rPr>
              <w:t>Sybil</w:t>
            </w:r>
            <w:r>
              <w:rPr>
                <w:sz w:val="20"/>
                <w:szCs w:val="20"/>
                <w:lang w:val="sr-Cyrl-RS"/>
                <w:rPrChange w:id="9161" w:author="Milan Stojkov" w:date="2026-10-02T11:00:00Z">
                  <w:rPr>
                    <w:sz w:val="20"/>
                    <w:szCs w:val="20"/>
                  </w:rPr>
                </w:rPrChange>
              </w:rPr>
              <w:t>-отпорна</w:t>
            </w:r>
          </w:p>
        </w:tc>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162" w:author="Milica Radić" w:date="2026-10-04T00:04:5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F35AFE9">
            <w:pPr>
              <w:jc w:val="center"/>
              <w:rPr>
                <w:sz w:val="20"/>
                <w:szCs w:val="20"/>
                <w:lang w:val="sr-Cyrl-RS"/>
                <w:rPrChange w:id="9164" w:author="Milan Stojkov" w:date="2026-10-02T11:00:00Z">
                  <w:rPr>
                    <w:sz w:val="20"/>
                    <w:szCs w:val="20"/>
                  </w:rPr>
                </w:rPrChange>
              </w:rPr>
              <w:pPrChange w:id="9163" w:author="Milica Radić" w:date="2026-10-03T22:32:06Z">
                <w:pPr/>
              </w:pPrChange>
            </w:pPr>
            <w:r>
              <w:rPr>
                <w:sz w:val="20"/>
                <w:szCs w:val="20"/>
                <w:lang w:val="sr-Cyrl-RS"/>
                <w:rPrChange w:id="9165" w:author="Milan Stojkov" w:date="2026-10-02T11:00:00Z">
                  <w:rPr>
                    <w:sz w:val="20"/>
                    <w:szCs w:val="20"/>
                  </w:rPr>
                </w:rPrChange>
              </w:rPr>
              <w:t>аритм. средина</w:t>
            </w:r>
          </w:p>
        </w:tc>
        <w:tc>
          <w:tcPr>
            <w:tcW w:w="8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166" w:author="Milica Radić" w:date="2026-10-04T00:04:51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9AA6558">
            <w:pPr>
              <w:jc w:val="center"/>
              <w:rPr>
                <w:sz w:val="20"/>
                <w:szCs w:val="20"/>
                <w:lang w:val="sr-Cyrl-RS"/>
                <w:rPrChange w:id="9168" w:author="Milan Stojkov" w:date="2026-10-02T11:00:00Z">
                  <w:rPr>
                    <w:sz w:val="20"/>
                    <w:szCs w:val="20"/>
                  </w:rPr>
                </w:rPrChange>
              </w:rPr>
              <w:pPrChange w:id="9167" w:author="Milica Radić" w:date="2026-10-03T22:32:06Z">
                <w:pPr/>
              </w:pPrChange>
            </w:pPr>
            <w:r>
              <w:rPr>
                <w:sz w:val="20"/>
                <w:szCs w:val="20"/>
                <w:lang w:val="sr-Cyrl-RS"/>
                <w:rPrChange w:id="9169" w:author="Milan Stojkov" w:date="2026-10-02T11:00:00Z">
                  <w:rPr>
                    <w:sz w:val="20"/>
                    <w:szCs w:val="20"/>
                  </w:rPr>
                </w:rPrChange>
              </w:rPr>
              <w:t>0,47600</w:t>
            </w:r>
          </w:p>
        </w:tc>
        <w:tc>
          <w:tcPr>
            <w:tcW w:w="66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170" w:author="Milica Radić" w:date="2026-10-04T00:04:51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8FEC9CA">
            <w:pPr>
              <w:jc w:val="center"/>
              <w:rPr>
                <w:sz w:val="20"/>
                <w:szCs w:val="20"/>
                <w:lang w:val="sr-Cyrl-RS"/>
                <w:rPrChange w:id="9172" w:author="Milan Stojkov" w:date="2026-10-02T11:00:00Z">
                  <w:rPr>
                    <w:sz w:val="20"/>
                    <w:szCs w:val="20"/>
                  </w:rPr>
                </w:rPrChange>
              </w:rPr>
              <w:pPrChange w:id="9171" w:author="Milica Radić" w:date="2026-10-03T22:32:06Z">
                <w:pPr/>
              </w:pPrChange>
            </w:pPr>
            <w:r>
              <w:rPr>
                <w:sz w:val="20"/>
                <w:szCs w:val="20"/>
                <w:lang w:val="sr-Cyrl-RS"/>
                <w:rPrChange w:id="9173" w:author="Milan Stojkov" w:date="2026-10-02T11:00:00Z">
                  <w:rPr>
                    <w:sz w:val="20"/>
                    <w:szCs w:val="20"/>
                  </w:rPr>
                </w:rPrChange>
              </w:rPr>
              <w:t>5,15485</w:t>
            </w:r>
          </w:p>
        </w:tc>
        <w:tc>
          <w:tcPr>
            <w:tcW w:w="68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174" w:author="Milica Radić" w:date="2026-10-04T00:04:51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1904F01">
            <w:pPr>
              <w:jc w:val="center"/>
              <w:rPr>
                <w:sz w:val="20"/>
                <w:szCs w:val="20"/>
                <w:lang w:val="sr-Cyrl-RS"/>
                <w:rPrChange w:id="9176" w:author="Milan Stojkov" w:date="2026-10-02T11:00:00Z">
                  <w:rPr>
                    <w:sz w:val="20"/>
                    <w:szCs w:val="20"/>
                  </w:rPr>
                </w:rPrChange>
              </w:rPr>
              <w:pPrChange w:id="9175" w:author="Milica Radić" w:date="2026-10-03T22:32:06Z">
                <w:pPr/>
              </w:pPrChange>
            </w:pPr>
            <w:r>
              <w:rPr>
                <w:sz w:val="20"/>
                <w:szCs w:val="20"/>
                <w:lang w:val="sr-Cyrl-RS"/>
                <w:rPrChange w:id="9177" w:author="Milan Stojkov" w:date="2026-10-02T11:00:00Z">
                  <w:rPr>
                    <w:sz w:val="20"/>
                    <w:szCs w:val="20"/>
                  </w:rPr>
                </w:rPrChange>
              </w:rPr>
              <w:t>0,84840</w:t>
            </w:r>
          </w:p>
        </w:tc>
        <w:tc>
          <w:tcPr>
            <w:tcW w:w="9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9178" w:author="Milica Radić" w:date="2026-10-04T00:04:51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833C6AE">
            <w:pPr>
              <w:jc w:val="center"/>
              <w:rPr>
                <w:sz w:val="20"/>
                <w:szCs w:val="20"/>
                <w:lang w:val="sr-Cyrl-RS"/>
                <w:rPrChange w:id="9180" w:author="Milan Stojkov" w:date="2026-10-02T11:00:00Z">
                  <w:rPr>
                    <w:sz w:val="20"/>
                    <w:szCs w:val="20"/>
                  </w:rPr>
                </w:rPrChange>
              </w:rPr>
              <w:pPrChange w:id="9179" w:author="Milica Radić" w:date="2026-10-03T22:32:06Z">
                <w:pPr/>
              </w:pPrChange>
            </w:pPr>
            <w:r>
              <w:rPr>
                <w:sz w:val="20"/>
                <w:szCs w:val="20"/>
                <w:lang w:val="sr-Cyrl-RS"/>
                <w:rPrChange w:id="9181" w:author="Milan Stojkov" w:date="2026-10-02T11:00:00Z">
                  <w:rPr>
                    <w:sz w:val="20"/>
                    <w:szCs w:val="20"/>
                  </w:rPr>
                </w:rPrChange>
              </w:rPr>
              <w:t>0,02366</w:t>
            </w:r>
          </w:p>
        </w:tc>
      </w:tr>
      <w:tr w14:paraId="3BBF7EC7">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182" w:author="Milica Radić" w:date="2026-10-04T00:04:5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2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9183" w:author="Milica Radić" w:date="2026-10-04T00:04:51Z">
              <w:tcPr>
                <w:tcW w:w="158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909306D">
            <w:pPr>
              <w:jc w:val="center"/>
              <w:rPr>
                <w:sz w:val="20"/>
                <w:szCs w:val="20"/>
                <w:lang w:val="sr-Cyrl-RS"/>
                <w:rPrChange w:id="9185" w:author="Milan Stojkov" w:date="2026-10-02T11:00:00Z">
                  <w:rPr>
                    <w:sz w:val="20"/>
                    <w:szCs w:val="20"/>
                  </w:rPr>
                </w:rPrChange>
              </w:rPr>
              <w:pPrChange w:id="9184" w:author="Milica Radić" w:date="2026-10-03T22:32:06Z">
                <w:pPr/>
              </w:pPrChange>
            </w:pPr>
            <w:r>
              <w:rPr>
                <w:i/>
                <w:iCs/>
                <w:sz w:val="20"/>
                <w:szCs w:val="20"/>
                <w:lang w:val="sr-Cyrl-RS"/>
                <w:rPrChange w:id="9186" w:author="Milan Stojkov" w:date="2026-10-02T11:00:00Z">
                  <w:rPr>
                    <w:i/>
                    <w:iCs/>
                    <w:sz w:val="20"/>
                    <w:szCs w:val="20"/>
                  </w:rPr>
                </w:rPrChange>
              </w:rPr>
              <w:t>Sybil</w:t>
            </w:r>
            <w:r>
              <w:rPr>
                <w:sz w:val="20"/>
                <w:szCs w:val="20"/>
                <w:lang w:val="sr-Cyrl-RS"/>
                <w:rPrChange w:id="9187" w:author="Milan Stojkov" w:date="2026-10-02T11:00:00Z">
                  <w:rPr>
                    <w:sz w:val="20"/>
                    <w:szCs w:val="20"/>
                  </w:rPr>
                </w:rPrChange>
              </w:rPr>
              <w:t>-отпорна</w:t>
            </w:r>
          </w:p>
        </w:tc>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188" w:author="Milica Radić" w:date="2026-10-04T00:04:5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0939028">
            <w:pPr>
              <w:jc w:val="center"/>
              <w:rPr>
                <w:sz w:val="20"/>
                <w:szCs w:val="20"/>
                <w:lang w:val="sr-Cyrl-RS"/>
                <w:rPrChange w:id="9190" w:author="Milan Stojkov" w:date="2026-10-02T11:00:00Z">
                  <w:rPr>
                    <w:sz w:val="20"/>
                    <w:szCs w:val="20"/>
                  </w:rPr>
                </w:rPrChange>
              </w:rPr>
              <w:pPrChange w:id="9189" w:author="Milica Radić" w:date="2026-10-03T22:32:06Z">
                <w:pPr/>
              </w:pPrChange>
            </w:pPr>
            <w:r>
              <w:rPr>
                <w:sz w:val="20"/>
                <w:szCs w:val="20"/>
                <w:lang w:val="sr-Cyrl-RS"/>
                <w:rPrChange w:id="9191" w:author="Milan Stojkov" w:date="2026-10-02T11:00:00Z">
                  <w:rPr>
                    <w:sz w:val="20"/>
                    <w:szCs w:val="20"/>
                  </w:rPr>
                </w:rPrChange>
              </w:rPr>
              <w:t>медијана</w:t>
            </w:r>
          </w:p>
        </w:tc>
        <w:tc>
          <w:tcPr>
            <w:tcW w:w="8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192" w:author="Milica Radić" w:date="2026-10-04T00:04:51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80DF7BF">
            <w:pPr>
              <w:jc w:val="center"/>
              <w:rPr>
                <w:sz w:val="20"/>
                <w:szCs w:val="20"/>
                <w:lang w:val="sr-Cyrl-RS"/>
                <w:rPrChange w:id="9194" w:author="Milan Stojkov" w:date="2026-10-02T11:00:00Z">
                  <w:rPr>
                    <w:sz w:val="20"/>
                    <w:szCs w:val="20"/>
                  </w:rPr>
                </w:rPrChange>
              </w:rPr>
              <w:pPrChange w:id="9193" w:author="Milica Radić" w:date="2026-10-03T22:32:06Z">
                <w:pPr/>
              </w:pPrChange>
            </w:pPr>
            <w:r>
              <w:rPr>
                <w:sz w:val="20"/>
                <w:szCs w:val="20"/>
                <w:lang w:val="sr-Cyrl-RS"/>
                <w:rPrChange w:id="9195" w:author="Milan Stojkov" w:date="2026-10-02T11:00:00Z">
                  <w:rPr>
                    <w:sz w:val="20"/>
                    <w:szCs w:val="20"/>
                  </w:rPr>
                </w:rPrChange>
              </w:rPr>
              <w:t>0,01820</w:t>
            </w:r>
          </w:p>
        </w:tc>
        <w:tc>
          <w:tcPr>
            <w:tcW w:w="66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196" w:author="Milica Radić" w:date="2026-10-04T00:04:51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AE60A1E">
            <w:pPr>
              <w:jc w:val="center"/>
              <w:rPr>
                <w:sz w:val="20"/>
                <w:szCs w:val="20"/>
                <w:lang w:val="sr-Cyrl-RS"/>
                <w:rPrChange w:id="9198" w:author="Milan Stojkov" w:date="2026-10-02T11:00:00Z">
                  <w:rPr>
                    <w:sz w:val="20"/>
                    <w:szCs w:val="20"/>
                  </w:rPr>
                </w:rPrChange>
              </w:rPr>
              <w:pPrChange w:id="9197" w:author="Milica Radić" w:date="2026-10-03T22:32:06Z">
                <w:pPr/>
              </w:pPrChange>
            </w:pPr>
            <w:r>
              <w:rPr>
                <w:sz w:val="20"/>
                <w:szCs w:val="20"/>
                <w:lang w:val="sr-Cyrl-RS"/>
                <w:rPrChange w:id="9199" w:author="Milan Stojkov" w:date="2026-10-02T11:00:00Z">
                  <w:rPr>
                    <w:sz w:val="20"/>
                    <w:szCs w:val="20"/>
                  </w:rPr>
                </w:rPrChange>
              </w:rPr>
              <w:t>0,01820</w:t>
            </w:r>
          </w:p>
        </w:tc>
        <w:tc>
          <w:tcPr>
            <w:tcW w:w="68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200" w:author="Milica Radić" w:date="2026-10-04T00:04:51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61EEF6D">
            <w:pPr>
              <w:jc w:val="center"/>
              <w:rPr>
                <w:sz w:val="20"/>
                <w:szCs w:val="20"/>
                <w:lang w:val="sr-Cyrl-RS"/>
                <w:rPrChange w:id="9202" w:author="Milan Stojkov" w:date="2026-10-02T11:00:00Z">
                  <w:rPr>
                    <w:sz w:val="20"/>
                    <w:szCs w:val="20"/>
                  </w:rPr>
                </w:rPrChange>
              </w:rPr>
              <w:pPrChange w:id="9201" w:author="Milica Radić" w:date="2026-10-03T22:32:06Z">
                <w:pPr/>
              </w:pPrChange>
            </w:pPr>
            <w:r>
              <w:rPr>
                <w:sz w:val="20"/>
                <w:szCs w:val="20"/>
                <w:lang w:val="sr-Cyrl-RS"/>
                <w:rPrChange w:id="9203" w:author="Milan Stojkov" w:date="2026-10-02T11:00:00Z">
                  <w:rPr>
                    <w:sz w:val="20"/>
                    <w:szCs w:val="20"/>
                  </w:rPr>
                </w:rPrChange>
              </w:rPr>
              <w:t>0,01790</w:t>
            </w:r>
          </w:p>
        </w:tc>
        <w:tc>
          <w:tcPr>
            <w:tcW w:w="9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9204" w:author="Milica Radić" w:date="2026-10-04T00:04:51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BD3E9DC">
            <w:pPr>
              <w:jc w:val="center"/>
              <w:rPr>
                <w:sz w:val="20"/>
                <w:szCs w:val="20"/>
                <w:lang w:val="sr-Cyrl-RS"/>
                <w:rPrChange w:id="9206" w:author="Milan Stojkov" w:date="2026-10-02T11:00:00Z">
                  <w:rPr>
                    <w:sz w:val="20"/>
                    <w:szCs w:val="20"/>
                  </w:rPr>
                </w:rPrChange>
              </w:rPr>
              <w:pPrChange w:id="9205" w:author="Milica Radić" w:date="2026-10-03T22:32:06Z">
                <w:pPr/>
              </w:pPrChange>
            </w:pPr>
            <w:r>
              <w:rPr>
                <w:sz w:val="20"/>
                <w:szCs w:val="20"/>
                <w:lang w:val="sr-Cyrl-RS"/>
                <w:rPrChange w:id="9207" w:author="Milan Stojkov" w:date="2026-10-02T11:00:00Z">
                  <w:rPr>
                    <w:sz w:val="20"/>
                    <w:szCs w:val="20"/>
                  </w:rPr>
                </w:rPrChange>
              </w:rPr>
              <w:t>0,01820</w:t>
            </w:r>
          </w:p>
        </w:tc>
      </w:tr>
      <w:tr w14:paraId="4881DF7C">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208" w:author="Milica Radić" w:date="2026-10-04T00:04:5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2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9209" w:author="Milica Radić" w:date="2026-10-04T00:04:51Z">
              <w:tcPr>
                <w:tcW w:w="158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C6F7AD3">
            <w:pPr>
              <w:jc w:val="center"/>
              <w:rPr>
                <w:sz w:val="20"/>
                <w:szCs w:val="20"/>
                <w:lang w:val="sr-Cyrl-RS"/>
                <w:rPrChange w:id="9211" w:author="Milan Stojkov" w:date="2026-10-02T11:00:00Z">
                  <w:rPr>
                    <w:sz w:val="20"/>
                    <w:szCs w:val="20"/>
                  </w:rPr>
                </w:rPrChange>
              </w:rPr>
              <w:pPrChange w:id="9210" w:author="Milica Radić" w:date="2026-10-03T22:32:06Z">
                <w:pPr/>
              </w:pPrChange>
            </w:pPr>
            <w:r>
              <w:rPr>
                <w:i/>
                <w:iCs/>
                <w:sz w:val="20"/>
                <w:szCs w:val="20"/>
                <w:lang w:val="sr-Cyrl-RS"/>
                <w:rPrChange w:id="9212" w:author="Milan Stojkov" w:date="2026-10-02T11:00:00Z">
                  <w:rPr>
                    <w:i/>
                    <w:iCs/>
                    <w:sz w:val="20"/>
                    <w:szCs w:val="20"/>
                  </w:rPr>
                </w:rPrChange>
              </w:rPr>
              <w:t>Sybil</w:t>
            </w:r>
            <w:r>
              <w:rPr>
                <w:sz w:val="20"/>
                <w:szCs w:val="20"/>
                <w:lang w:val="sr-Cyrl-RS"/>
                <w:rPrChange w:id="9213" w:author="Milan Stojkov" w:date="2026-10-02T11:00:00Z">
                  <w:rPr>
                    <w:sz w:val="20"/>
                    <w:szCs w:val="20"/>
                  </w:rPr>
                </w:rPrChange>
              </w:rPr>
              <w:t>-отпорна</w:t>
            </w:r>
          </w:p>
        </w:tc>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214" w:author="Milica Radić" w:date="2026-10-04T00:04:5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BC7C506">
            <w:pPr>
              <w:jc w:val="center"/>
              <w:rPr>
                <w:sz w:val="20"/>
                <w:szCs w:val="20"/>
                <w:lang w:val="sr-Cyrl-RS"/>
                <w:rPrChange w:id="9216" w:author="Milan Stojkov" w:date="2026-10-02T11:00:00Z">
                  <w:rPr>
                    <w:sz w:val="20"/>
                    <w:szCs w:val="20"/>
                  </w:rPr>
                </w:rPrChange>
              </w:rPr>
              <w:pPrChange w:id="9215" w:author="Milica Radić" w:date="2026-10-03T22:32:06Z">
                <w:pPr/>
              </w:pPrChange>
            </w:pPr>
            <w:r>
              <w:rPr>
                <w:sz w:val="20"/>
                <w:szCs w:val="20"/>
                <w:lang w:val="sr-Cyrl-RS"/>
                <w:rPrChange w:id="9217" w:author="Milan Stojkov" w:date="2026-10-02T11:00:00Z">
                  <w:rPr>
                    <w:sz w:val="20"/>
                    <w:szCs w:val="20"/>
                  </w:rPr>
                </w:rPrChange>
              </w:rPr>
              <w:t>одсеч. средина</w:t>
            </w:r>
          </w:p>
        </w:tc>
        <w:tc>
          <w:tcPr>
            <w:tcW w:w="8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218" w:author="Milica Radić" w:date="2026-10-04T00:04:51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9DE3EE3">
            <w:pPr>
              <w:jc w:val="center"/>
              <w:rPr>
                <w:sz w:val="20"/>
                <w:szCs w:val="20"/>
                <w:lang w:val="sr-Cyrl-RS"/>
                <w:rPrChange w:id="9220" w:author="Milan Stojkov" w:date="2026-10-02T11:00:00Z">
                  <w:rPr>
                    <w:sz w:val="20"/>
                    <w:szCs w:val="20"/>
                  </w:rPr>
                </w:rPrChange>
              </w:rPr>
              <w:pPrChange w:id="9219" w:author="Milica Radić" w:date="2026-10-03T22:32:06Z">
                <w:pPr/>
              </w:pPrChange>
            </w:pPr>
            <w:r>
              <w:rPr>
                <w:sz w:val="20"/>
                <w:szCs w:val="20"/>
                <w:lang w:val="sr-Cyrl-RS"/>
                <w:rPrChange w:id="9221" w:author="Milan Stojkov" w:date="2026-10-02T11:00:00Z">
                  <w:rPr>
                    <w:sz w:val="20"/>
                    <w:szCs w:val="20"/>
                  </w:rPr>
                </w:rPrChange>
              </w:rPr>
              <w:t>0,16100</w:t>
            </w:r>
          </w:p>
        </w:tc>
        <w:tc>
          <w:tcPr>
            <w:tcW w:w="66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222" w:author="Milica Radić" w:date="2026-10-04T00:04:51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E1F5DC9">
            <w:pPr>
              <w:jc w:val="center"/>
              <w:rPr>
                <w:sz w:val="20"/>
                <w:szCs w:val="20"/>
                <w:lang w:val="sr-Cyrl-RS"/>
                <w:rPrChange w:id="9224" w:author="Milan Stojkov" w:date="2026-10-02T11:00:00Z">
                  <w:rPr>
                    <w:sz w:val="20"/>
                    <w:szCs w:val="20"/>
                  </w:rPr>
                </w:rPrChange>
              </w:rPr>
              <w:pPrChange w:id="9223" w:author="Milica Radić" w:date="2026-10-03T22:32:06Z">
                <w:pPr/>
              </w:pPrChange>
            </w:pPr>
            <w:r>
              <w:rPr>
                <w:sz w:val="20"/>
                <w:szCs w:val="20"/>
                <w:lang w:val="sr-Cyrl-RS"/>
                <w:rPrChange w:id="9225" w:author="Milan Stojkov" w:date="2026-10-02T11:00:00Z">
                  <w:rPr>
                    <w:sz w:val="20"/>
                    <w:szCs w:val="20"/>
                  </w:rPr>
                </w:rPrChange>
              </w:rPr>
              <w:t>1,30161</w:t>
            </w:r>
          </w:p>
        </w:tc>
        <w:tc>
          <w:tcPr>
            <w:tcW w:w="68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226" w:author="Milica Radić" w:date="2026-10-04T00:04:51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45DC142">
            <w:pPr>
              <w:jc w:val="center"/>
              <w:rPr>
                <w:sz w:val="20"/>
                <w:szCs w:val="20"/>
                <w:lang w:val="sr-Cyrl-RS"/>
                <w:rPrChange w:id="9228" w:author="Milan Stojkov" w:date="2026-10-02T11:00:00Z">
                  <w:rPr>
                    <w:sz w:val="20"/>
                    <w:szCs w:val="20"/>
                  </w:rPr>
                </w:rPrChange>
              </w:rPr>
              <w:pPrChange w:id="9227" w:author="Milica Radić" w:date="2026-10-03T22:32:06Z">
                <w:pPr/>
              </w:pPrChange>
            </w:pPr>
            <w:r>
              <w:rPr>
                <w:sz w:val="20"/>
                <w:szCs w:val="20"/>
                <w:lang w:val="sr-Cyrl-RS"/>
                <w:rPrChange w:id="9229" w:author="Milan Stojkov" w:date="2026-10-02T11:00:00Z">
                  <w:rPr>
                    <w:sz w:val="20"/>
                    <w:szCs w:val="20"/>
                  </w:rPr>
                </w:rPrChange>
              </w:rPr>
              <w:t>0,07512</w:t>
            </w:r>
          </w:p>
        </w:tc>
        <w:tc>
          <w:tcPr>
            <w:tcW w:w="9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9230" w:author="Milica Radić" w:date="2026-10-04T00:04:51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BCBE7A1">
            <w:pPr>
              <w:jc w:val="center"/>
              <w:rPr>
                <w:sz w:val="20"/>
                <w:szCs w:val="20"/>
                <w:lang w:val="sr-Cyrl-RS"/>
                <w:rPrChange w:id="9232" w:author="Milan Stojkov" w:date="2026-10-02T11:00:00Z">
                  <w:rPr>
                    <w:sz w:val="20"/>
                    <w:szCs w:val="20"/>
                  </w:rPr>
                </w:rPrChange>
              </w:rPr>
              <w:pPrChange w:id="9231" w:author="Milica Radić" w:date="2026-10-03T22:32:06Z">
                <w:pPr/>
              </w:pPrChange>
            </w:pPr>
            <w:r>
              <w:rPr>
                <w:sz w:val="20"/>
                <w:szCs w:val="20"/>
                <w:lang w:val="sr-Cyrl-RS"/>
                <w:rPrChange w:id="9233" w:author="Milan Stojkov" w:date="2026-10-02T11:00:00Z">
                  <w:rPr>
                    <w:sz w:val="20"/>
                    <w:szCs w:val="20"/>
                  </w:rPr>
                </w:rPrChange>
              </w:rPr>
              <w:t>0,01818</w:t>
            </w:r>
          </w:p>
        </w:tc>
      </w:tr>
      <w:tr w14:paraId="2196394C">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234" w:author="Milica Radić" w:date="2026-10-04T09:37:24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rHeight w:val="90" w:hRule="atLeast"/>
        </w:trPr>
        <w:tc>
          <w:tcPr>
            <w:tcW w:w="92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9235" w:author="Milica Radić" w:date="2026-10-04T09:37:24Z">
              <w:tcPr>
                <w:tcW w:w="158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9676347">
            <w:pPr>
              <w:jc w:val="center"/>
              <w:rPr>
                <w:sz w:val="20"/>
                <w:szCs w:val="20"/>
                <w:lang w:val="sr-Cyrl-RS"/>
                <w:rPrChange w:id="9237" w:author="Milan Stojkov" w:date="2026-10-02T11:00:00Z">
                  <w:rPr>
                    <w:sz w:val="20"/>
                    <w:szCs w:val="20"/>
                  </w:rPr>
                </w:rPrChange>
              </w:rPr>
              <w:pPrChange w:id="9236" w:author="Milica Radić" w:date="2026-10-03T22:32:06Z">
                <w:pPr/>
              </w:pPrChange>
            </w:pPr>
            <w:r>
              <w:rPr>
                <w:i/>
                <w:iCs/>
                <w:sz w:val="20"/>
                <w:szCs w:val="20"/>
                <w:lang w:val="sr-Cyrl-RS"/>
                <w:rPrChange w:id="9238" w:author="Milan Stojkov" w:date="2026-10-02T11:00:00Z">
                  <w:rPr>
                    <w:i/>
                    <w:iCs/>
                    <w:sz w:val="20"/>
                    <w:szCs w:val="20"/>
                  </w:rPr>
                </w:rPrChange>
              </w:rPr>
              <w:t>Eclipse</w:t>
            </w:r>
            <w:r>
              <w:rPr>
                <w:sz w:val="20"/>
                <w:szCs w:val="20"/>
                <w:lang w:val="sr-Cyrl-RS"/>
                <w:rPrChange w:id="9239" w:author="Milan Stojkov" w:date="2026-10-02T11:00:00Z">
                  <w:rPr>
                    <w:sz w:val="20"/>
                    <w:szCs w:val="20"/>
                  </w:rPr>
                </w:rPrChange>
              </w:rPr>
              <w:t>-отпорна</w:t>
            </w:r>
          </w:p>
        </w:tc>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240" w:author="Milica Radić" w:date="2026-10-04T09:37:24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E585C5B">
            <w:pPr>
              <w:jc w:val="center"/>
              <w:rPr>
                <w:sz w:val="20"/>
                <w:szCs w:val="20"/>
                <w:lang w:val="sr-Cyrl-RS"/>
                <w:rPrChange w:id="9242" w:author="Milan Stojkov" w:date="2026-10-02T11:00:00Z">
                  <w:rPr>
                    <w:sz w:val="20"/>
                    <w:szCs w:val="20"/>
                  </w:rPr>
                </w:rPrChange>
              </w:rPr>
              <w:pPrChange w:id="9241" w:author="Milica Radić" w:date="2026-10-03T22:32:06Z">
                <w:pPr/>
              </w:pPrChange>
            </w:pPr>
            <w:r>
              <w:rPr>
                <w:sz w:val="20"/>
                <w:szCs w:val="20"/>
                <w:lang w:val="sr-Cyrl-RS"/>
                <w:rPrChange w:id="9243" w:author="Milan Stojkov" w:date="2026-10-02T11:00:00Z">
                  <w:rPr>
                    <w:sz w:val="20"/>
                    <w:szCs w:val="20"/>
                  </w:rPr>
                </w:rPrChange>
              </w:rPr>
              <w:t>аритм. средина</w:t>
            </w:r>
          </w:p>
        </w:tc>
        <w:tc>
          <w:tcPr>
            <w:tcW w:w="8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244" w:author="Milica Radić" w:date="2026-10-04T09:37:24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EDBE66D">
            <w:pPr>
              <w:jc w:val="center"/>
              <w:rPr>
                <w:sz w:val="20"/>
                <w:szCs w:val="20"/>
                <w:lang w:val="sr-Cyrl-RS"/>
                <w:rPrChange w:id="9246" w:author="Milan Stojkov" w:date="2026-10-02T11:00:00Z">
                  <w:rPr>
                    <w:sz w:val="20"/>
                    <w:szCs w:val="20"/>
                  </w:rPr>
                </w:rPrChange>
              </w:rPr>
              <w:pPrChange w:id="9245" w:author="Milica Radić" w:date="2026-10-03T22:32:06Z">
                <w:pPr/>
              </w:pPrChange>
            </w:pPr>
            <w:r>
              <w:rPr>
                <w:sz w:val="20"/>
                <w:szCs w:val="20"/>
                <w:lang w:val="sr-Cyrl-RS"/>
                <w:rPrChange w:id="9247" w:author="Milan Stojkov" w:date="2026-10-02T11:00:00Z">
                  <w:rPr>
                    <w:sz w:val="20"/>
                    <w:szCs w:val="20"/>
                  </w:rPr>
                </w:rPrChange>
              </w:rPr>
              <w:t>0,50644</w:t>
            </w:r>
          </w:p>
        </w:tc>
        <w:tc>
          <w:tcPr>
            <w:tcW w:w="66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248" w:author="Milica Radić" w:date="2026-10-04T09:37:24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523B57F">
            <w:pPr>
              <w:jc w:val="center"/>
              <w:rPr>
                <w:sz w:val="20"/>
                <w:szCs w:val="20"/>
                <w:lang w:val="sr-Cyrl-RS"/>
                <w:rPrChange w:id="9250" w:author="Milan Stojkov" w:date="2026-10-02T11:00:00Z">
                  <w:rPr>
                    <w:sz w:val="20"/>
                    <w:szCs w:val="20"/>
                  </w:rPr>
                </w:rPrChange>
              </w:rPr>
              <w:pPrChange w:id="9249" w:author="Milica Radić" w:date="2026-10-03T22:32:06Z">
                <w:pPr/>
              </w:pPrChange>
            </w:pPr>
            <w:r>
              <w:rPr>
                <w:sz w:val="20"/>
                <w:szCs w:val="20"/>
                <w:lang w:val="sr-Cyrl-RS"/>
                <w:rPrChange w:id="9251" w:author="Milan Stojkov" w:date="2026-10-02T11:00:00Z">
                  <w:rPr>
                    <w:sz w:val="20"/>
                    <w:szCs w:val="20"/>
                  </w:rPr>
                </w:rPrChange>
              </w:rPr>
              <w:t>5,44959</w:t>
            </w:r>
          </w:p>
        </w:tc>
        <w:tc>
          <w:tcPr>
            <w:tcW w:w="68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252" w:author="Milica Radić" w:date="2026-10-04T09:37:24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5F69112">
            <w:pPr>
              <w:jc w:val="center"/>
              <w:rPr>
                <w:sz w:val="20"/>
                <w:szCs w:val="20"/>
                <w:lang w:val="sr-Cyrl-RS"/>
                <w:rPrChange w:id="9254" w:author="Milan Stojkov" w:date="2026-10-02T11:00:00Z">
                  <w:rPr>
                    <w:sz w:val="20"/>
                    <w:szCs w:val="20"/>
                  </w:rPr>
                </w:rPrChange>
              </w:rPr>
              <w:pPrChange w:id="9253" w:author="Milica Radić" w:date="2026-10-03T22:32:06Z">
                <w:pPr/>
              </w:pPrChange>
            </w:pPr>
            <w:r>
              <w:rPr>
                <w:sz w:val="20"/>
                <w:szCs w:val="20"/>
                <w:lang w:val="sr-Cyrl-RS"/>
                <w:rPrChange w:id="9255" w:author="Milan Stojkov" w:date="2026-10-02T11:00:00Z">
                  <w:rPr>
                    <w:sz w:val="20"/>
                    <w:szCs w:val="20"/>
                  </w:rPr>
                </w:rPrChange>
              </w:rPr>
              <w:t>1,02359</w:t>
            </w:r>
          </w:p>
        </w:tc>
        <w:tc>
          <w:tcPr>
            <w:tcW w:w="9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9256" w:author="Milica Radić" w:date="2026-10-04T09:37:24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F282166">
            <w:pPr>
              <w:jc w:val="center"/>
              <w:rPr>
                <w:sz w:val="20"/>
                <w:szCs w:val="20"/>
                <w:lang w:val="sr-Cyrl-RS"/>
                <w:rPrChange w:id="9258" w:author="Milan Stojkov" w:date="2026-10-02T11:00:00Z">
                  <w:rPr>
                    <w:sz w:val="20"/>
                    <w:szCs w:val="20"/>
                  </w:rPr>
                </w:rPrChange>
              </w:rPr>
              <w:pPrChange w:id="9257" w:author="Milica Radić" w:date="2026-10-03T22:32:06Z">
                <w:pPr/>
              </w:pPrChange>
            </w:pPr>
            <w:r>
              <w:rPr>
                <w:sz w:val="20"/>
                <w:szCs w:val="20"/>
                <w:lang w:val="sr-Cyrl-RS"/>
                <w:rPrChange w:id="9259" w:author="Milan Stojkov" w:date="2026-10-02T11:00:00Z">
                  <w:rPr>
                    <w:sz w:val="20"/>
                    <w:szCs w:val="20"/>
                  </w:rPr>
                </w:rPrChange>
              </w:rPr>
              <w:t>0,02225</w:t>
            </w:r>
          </w:p>
        </w:tc>
      </w:tr>
      <w:tr w14:paraId="745A731F">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260" w:author="Milica Radić" w:date="2026-10-04T00:04:5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2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9261" w:author="Milica Radić" w:date="2026-10-04T00:04:51Z">
              <w:tcPr>
                <w:tcW w:w="158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B20DA06">
            <w:pPr>
              <w:jc w:val="center"/>
              <w:rPr>
                <w:sz w:val="20"/>
                <w:szCs w:val="20"/>
                <w:lang w:val="sr-Cyrl-RS"/>
                <w:rPrChange w:id="9263" w:author="Milan Stojkov" w:date="2026-10-02T11:00:00Z">
                  <w:rPr>
                    <w:sz w:val="20"/>
                    <w:szCs w:val="20"/>
                  </w:rPr>
                </w:rPrChange>
              </w:rPr>
              <w:pPrChange w:id="9262" w:author="Milica Radić" w:date="2026-10-03T22:32:06Z">
                <w:pPr/>
              </w:pPrChange>
            </w:pPr>
            <w:r>
              <w:rPr>
                <w:i/>
                <w:iCs/>
                <w:sz w:val="20"/>
                <w:szCs w:val="20"/>
                <w:lang w:val="sr-Cyrl-RS"/>
                <w:rPrChange w:id="9264" w:author="Milan Stojkov" w:date="2026-10-02T11:00:00Z">
                  <w:rPr>
                    <w:i/>
                    <w:iCs/>
                    <w:sz w:val="20"/>
                    <w:szCs w:val="20"/>
                  </w:rPr>
                </w:rPrChange>
              </w:rPr>
              <w:t>Eclipse</w:t>
            </w:r>
            <w:r>
              <w:rPr>
                <w:sz w:val="20"/>
                <w:szCs w:val="20"/>
                <w:lang w:val="sr-Cyrl-RS"/>
                <w:rPrChange w:id="9265" w:author="Milan Stojkov" w:date="2026-10-02T11:00:00Z">
                  <w:rPr>
                    <w:sz w:val="20"/>
                    <w:szCs w:val="20"/>
                  </w:rPr>
                </w:rPrChange>
              </w:rPr>
              <w:t>-отпорна</w:t>
            </w:r>
          </w:p>
        </w:tc>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266" w:author="Milica Radić" w:date="2026-10-04T00:04:5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658E19C">
            <w:pPr>
              <w:jc w:val="center"/>
              <w:rPr>
                <w:sz w:val="20"/>
                <w:szCs w:val="20"/>
                <w:lang w:val="sr-Cyrl-RS"/>
                <w:rPrChange w:id="9268" w:author="Milan Stojkov" w:date="2026-10-02T11:00:00Z">
                  <w:rPr>
                    <w:sz w:val="20"/>
                    <w:szCs w:val="20"/>
                  </w:rPr>
                </w:rPrChange>
              </w:rPr>
              <w:pPrChange w:id="9267" w:author="Milica Radić" w:date="2026-10-03T22:32:06Z">
                <w:pPr/>
              </w:pPrChange>
            </w:pPr>
            <w:r>
              <w:rPr>
                <w:sz w:val="20"/>
                <w:szCs w:val="20"/>
                <w:lang w:val="sr-Cyrl-RS"/>
                <w:rPrChange w:id="9269" w:author="Milan Stojkov" w:date="2026-10-02T11:00:00Z">
                  <w:rPr>
                    <w:sz w:val="20"/>
                    <w:szCs w:val="20"/>
                  </w:rPr>
                </w:rPrChange>
              </w:rPr>
              <w:t>медијана</w:t>
            </w:r>
          </w:p>
        </w:tc>
        <w:tc>
          <w:tcPr>
            <w:tcW w:w="8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270" w:author="Milica Radić" w:date="2026-10-04T00:04:51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AD3F7D0">
            <w:pPr>
              <w:jc w:val="center"/>
              <w:rPr>
                <w:sz w:val="20"/>
                <w:szCs w:val="20"/>
                <w:lang w:val="sr-Cyrl-RS"/>
                <w:rPrChange w:id="9272" w:author="Milan Stojkov" w:date="2026-10-02T11:00:00Z">
                  <w:rPr>
                    <w:sz w:val="20"/>
                    <w:szCs w:val="20"/>
                  </w:rPr>
                </w:rPrChange>
              </w:rPr>
              <w:pPrChange w:id="9271" w:author="Milica Radić" w:date="2026-10-03T22:32:06Z">
                <w:pPr/>
              </w:pPrChange>
            </w:pPr>
            <w:r>
              <w:rPr>
                <w:sz w:val="20"/>
                <w:szCs w:val="20"/>
                <w:lang w:val="sr-Cyrl-RS"/>
                <w:rPrChange w:id="9273" w:author="Milan Stojkov" w:date="2026-10-02T11:00:00Z">
                  <w:rPr>
                    <w:sz w:val="20"/>
                    <w:szCs w:val="20"/>
                  </w:rPr>
                </w:rPrChange>
              </w:rPr>
              <w:t>0,01809</w:t>
            </w:r>
          </w:p>
        </w:tc>
        <w:tc>
          <w:tcPr>
            <w:tcW w:w="66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274" w:author="Milica Radić" w:date="2026-10-04T00:04:51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0D6ADBF">
            <w:pPr>
              <w:jc w:val="center"/>
              <w:rPr>
                <w:sz w:val="20"/>
                <w:szCs w:val="20"/>
                <w:lang w:val="sr-Cyrl-RS"/>
                <w:rPrChange w:id="9276" w:author="Milan Stojkov" w:date="2026-10-02T11:00:00Z">
                  <w:rPr>
                    <w:sz w:val="20"/>
                    <w:szCs w:val="20"/>
                  </w:rPr>
                </w:rPrChange>
              </w:rPr>
              <w:pPrChange w:id="9275" w:author="Milica Radić" w:date="2026-10-03T22:32:06Z">
                <w:pPr/>
              </w:pPrChange>
            </w:pPr>
            <w:r>
              <w:rPr>
                <w:sz w:val="20"/>
                <w:szCs w:val="20"/>
                <w:lang w:val="sr-Cyrl-RS"/>
                <w:rPrChange w:id="9277" w:author="Milan Stojkov" w:date="2026-10-02T11:00:00Z">
                  <w:rPr>
                    <w:sz w:val="20"/>
                    <w:szCs w:val="20"/>
                  </w:rPr>
                </w:rPrChange>
              </w:rPr>
              <w:t>0,01809</w:t>
            </w:r>
          </w:p>
        </w:tc>
        <w:tc>
          <w:tcPr>
            <w:tcW w:w="68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278" w:author="Milica Radić" w:date="2026-10-04T00:04:51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6D4414A">
            <w:pPr>
              <w:jc w:val="center"/>
              <w:rPr>
                <w:sz w:val="20"/>
                <w:szCs w:val="20"/>
                <w:lang w:val="sr-Cyrl-RS"/>
                <w:rPrChange w:id="9280" w:author="Milan Stojkov" w:date="2026-10-02T11:00:00Z">
                  <w:rPr>
                    <w:sz w:val="20"/>
                    <w:szCs w:val="20"/>
                  </w:rPr>
                </w:rPrChange>
              </w:rPr>
              <w:pPrChange w:id="9279" w:author="Milica Radić" w:date="2026-10-03T22:32:06Z">
                <w:pPr/>
              </w:pPrChange>
            </w:pPr>
            <w:r>
              <w:rPr>
                <w:sz w:val="20"/>
                <w:szCs w:val="20"/>
                <w:lang w:val="sr-Cyrl-RS"/>
                <w:rPrChange w:id="9281" w:author="Milan Stojkov" w:date="2026-10-02T11:00:00Z">
                  <w:rPr>
                    <w:sz w:val="20"/>
                    <w:szCs w:val="20"/>
                  </w:rPr>
                </w:rPrChange>
              </w:rPr>
              <w:t>0,01782</w:t>
            </w:r>
          </w:p>
        </w:tc>
        <w:tc>
          <w:tcPr>
            <w:tcW w:w="9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9282" w:author="Milica Radić" w:date="2026-10-04T00:04:51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7D9A9F7">
            <w:pPr>
              <w:jc w:val="center"/>
              <w:rPr>
                <w:sz w:val="20"/>
                <w:szCs w:val="20"/>
                <w:lang w:val="sr-Cyrl-RS"/>
                <w:rPrChange w:id="9284" w:author="Milan Stojkov" w:date="2026-10-02T11:00:00Z">
                  <w:rPr>
                    <w:sz w:val="20"/>
                    <w:szCs w:val="20"/>
                  </w:rPr>
                </w:rPrChange>
              </w:rPr>
              <w:pPrChange w:id="9283" w:author="Milica Radić" w:date="2026-10-03T22:32:06Z">
                <w:pPr/>
              </w:pPrChange>
            </w:pPr>
            <w:r>
              <w:rPr>
                <w:sz w:val="20"/>
                <w:szCs w:val="20"/>
                <w:lang w:val="sr-Cyrl-RS"/>
                <w:rPrChange w:id="9285" w:author="Milan Stojkov" w:date="2026-10-02T11:00:00Z">
                  <w:rPr>
                    <w:sz w:val="20"/>
                    <w:szCs w:val="20"/>
                  </w:rPr>
                </w:rPrChange>
              </w:rPr>
              <w:t>0,01809</w:t>
            </w:r>
          </w:p>
        </w:tc>
      </w:tr>
      <w:tr w14:paraId="34A9CAD6">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286" w:author="Milica Radić" w:date="2026-10-04T00:04:5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21" w:type="pct"/>
            <w:tcBorders>
              <w:top w:val="single" w:color="000000" w:sz="4" w:space="0"/>
              <w:right w:val="single" w:color="000000" w:sz="4" w:space="0"/>
            </w:tcBorders>
            <w:tcMar>
              <w:top w:w="15" w:type="dxa"/>
              <w:left w:w="15" w:type="dxa"/>
              <w:bottom w:w="15" w:type="dxa"/>
              <w:right w:w="15" w:type="dxa"/>
            </w:tcMar>
            <w:vAlign w:val="center"/>
            <w:tcPrChange w:id="9287" w:author="Milica Radić" w:date="2026-10-04T00:04:51Z">
              <w:tcPr>
                <w:tcW w:w="158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CFF58FB">
            <w:pPr>
              <w:jc w:val="center"/>
              <w:rPr>
                <w:sz w:val="20"/>
                <w:szCs w:val="20"/>
                <w:lang w:val="sr-Cyrl-RS"/>
                <w:rPrChange w:id="9289" w:author="Milan Stojkov" w:date="2026-10-02T11:00:00Z">
                  <w:rPr>
                    <w:sz w:val="20"/>
                    <w:szCs w:val="20"/>
                  </w:rPr>
                </w:rPrChange>
              </w:rPr>
              <w:pPrChange w:id="9288" w:author="Milica Radić" w:date="2026-10-03T22:32:06Z">
                <w:pPr/>
              </w:pPrChange>
            </w:pPr>
            <w:r>
              <w:rPr>
                <w:i/>
                <w:iCs/>
                <w:sz w:val="20"/>
                <w:szCs w:val="20"/>
                <w:lang w:val="sr-Cyrl-RS"/>
                <w:rPrChange w:id="9290" w:author="Milan Stojkov" w:date="2026-10-02T11:00:00Z">
                  <w:rPr>
                    <w:i/>
                    <w:iCs/>
                    <w:sz w:val="20"/>
                    <w:szCs w:val="20"/>
                  </w:rPr>
                </w:rPrChange>
              </w:rPr>
              <w:t>Eclipse</w:t>
            </w:r>
            <w:r>
              <w:rPr>
                <w:sz w:val="20"/>
                <w:szCs w:val="20"/>
                <w:lang w:val="sr-Cyrl-RS"/>
                <w:rPrChange w:id="9291" w:author="Milan Stojkov" w:date="2026-10-02T11:00:00Z">
                  <w:rPr>
                    <w:sz w:val="20"/>
                    <w:szCs w:val="20"/>
                  </w:rPr>
                </w:rPrChange>
              </w:rPr>
              <w:t>-отпорна</w:t>
            </w:r>
          </w:p>
        </w:tc>
        <w:tc>
          <w:tcPr>
            <w:tcW w:w="876"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9292" w:author="Milica Radić" w:date="2026-10-04T00:04:5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B058499">
            <w:pPr>
              <w:jc w:val="center"/>
              <w:rPr>
                <w:sz w:val="20"/>
                <w:szCs w:val="20"/>
                <w:lang w:val="sr-Cyrl-RS"/>
                <w:rPrChange w:id="9294" w:author="Milan Stojkov" w:date="2026-10-02T11:00:00Z">
                  <w:rPr>
                    <w:sz w:val="20"/>
                    <w:szCs w:val="20"/>
                  </w:rPr>
                </w:rPrChange>
              </w:rPr>
              <w:pPrChange w:id="9293" w:author="Milica Radić" w:date="2026-10-03T22:32:06Z">
                <w:pPr/>
              </w:pPrChange>
            </w:pPr>
            <w:r>
              <w:rPr>
                <w:sz w:val="20"/>
                <w:szCs w:val="20"/>
                <w:lang w:val="sr-Cyrl-RS"/>
                <w:rPrChange w:id="9295" w:author="Milan Stojkov" w:date="2026-10-02T11:00:00Z">
                  <w:rPr>
                    <w:sz w:val="20"/>
                    <w:szCs w:val="20"/>
                  </w:rPr>
                </w:rPrChange>
              </w:rPr>
              <w:t>одсеч. средина</w:t>
            </w:r>
          </w:p>
        </w:tc>
        <w:tc>
          <w:tcPr>
            <w:tcW w:w="877"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9296" w:author="Milica Radić" w:date="2026-10-04T00:04:51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DBCE59C">
            <w:pPr>
              <w:jc w:val="center"/>
              <w:rPr>
                <w:sz w:val="20"/>
                <w:szCs w:val="20"/>
                <w:lang w:val="sr-Cyrl-RS"/>
                <w:rPrChange w:id="9298" w:author="Milan Stojkov" w:date="2026-10-02T11:00:00Z">
                  <w:rPr>
                    <w:sz w:val="20"/>
                    <w:szCs w:val="20"/>
                  </w:rPr>
                </w:rPrChange>
              </w:rPr>
              <w:pPrChange w:id="9297" w:author="Milica Radić" w:date="2026-10-03T22:32:06Z">
                <w:pPr/>
              </w:pPrChange>
            </w:pPr>
            <w:r>
              <w:rPr>
                <w:sz w:val="20"/>
                <w:szCs w:val="20"/>
                <w:lang w:val="sr-Cyrl-RS"/>
                <w:rPrChange w:id="9299" w:author="Milan Stojkov" w:date="2026-10-02T11:00:00Z">
                  <w:rPr>
                    <w:sz w:val="20"/>
                    <w:szCs w:val="20"/>
                  </w:rPr>
                </w:rPrChange>
              </w:rPr>
              <w:t>0,14767</w:t>
            </w:r>
          </w:p>
        </w:tc>
        <w:tc>
          <w:tcPr>
            <w:tcW w:w="663"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9300" w:author="Milica Radić" w:date="2026-10-04T00:04:51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2C1473E">
            <w:pPr>
              <w:jc w:val="center"/>
              <w:rPr>
                <w:sz w:val="20"/>
                <w:szCs w:val="20"/>
                <w:lang w:val="sr-Cyrl-RS"/>
                <w:rPrChange w:id="9302" w:author="Milan Stojkov" w:date="2026-10-02T11:00:00Z">
                  <w:rPr>
                    <w:sz w:val="20"/>
                    <w:szCs w:val="20"/>
                  </w:rPr>
                </w:rPrChange>
              </w:rPr>
              <w:pPrChange w:id="9301" w:author="Milica Radić" w:date="2026-10-03T22:32:06Z">
                <w:pPr/>
              </w:pPrChange>
            </w:pPr>
            <w:r>
              <w:rPr>
                <w:sz w:val="20"/>
                <w:szCs w:val="20"/>
                <w:lang w:val="sr-Cyrl-RS"/>
                <w:rPrChange w:id="9303" w:author="Milan Stojkov" w:date="2026-10-02T11:00:00Z">
                  <w:rPr>
                    <w:sz w:val="20"/>
                    <w:szCs w:val="20"/>
                  </w:rPr>
                </w:rPrChange>
              </w:rPr>
              <w:t>1,20279</w:t>
            </w:r>
          </w:p>
        </w:tc>
        <w:tc>
          <w:tcPr>
            <w:tcW w:w="689"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9304" w:author="Milica Radić" w:date="2026-10-04T00:04:51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BD710DA">
            <w:pPr>
              <w:jc w:val="center"/>
              <w:rPr>
                <w:sz w:val="20"/>
                <w:szCs w:val="20"/>
                <w:lang w:val="sr-Cyrl-RS"/>
                <w:rPrChange w:id="9306" w:author="Milan Stojkov" w:date="2026-10-02T11:00:00Z">
                  <w:rPr>
                    <w:sz w:val="20"/>
                    <w:szCs w:val="20"/>
                  </w:rPr>
                </w:rPrChange>
              </w:rPr>
              <w:pPrChange w:id="9305" w:author="Milica Radić" w:date="2026-10-03T22:32:06Z">
                <w:pPr/>
              </w:pPrChange>
            </w:pPr>
            <w:r>
              <w:rPr>
                <w:sz w:val="20"/>
                <w:szCs w:val="20"/>
                <w:lang w:val="sr-Cyrl-RS"/>
                <w:rPrChange w:id="9307" w:author="Milan Stojkov" w:date="2026-10-02T11:00:00Z">
                  <w:rPr>
                    <w:sz w:val="20"/>
                    <w:szCs w:val="20"/>
                  </w:rPr>
                </w:rPrChange>
              </w:rPr>
              <w:t>0,08916</w:t>
            </w:r>
          </w:p>
        </w:tc>
        <w:tc>
          <w:tcPr>
            <w:tcW w:w="971" w:type="pct"/>
            <w:tcBorders>
              <w:top w:val="single" w:color="000000" w:sz="4" w:space="0"/>
              <w:left w:val="single" w:color="000000" w:sz="4" w:space="0"/>
            </w:tcBorders>
            <w:tcMar>
              <w:top w:w="15" w:type="dxa"/>
              <w:left w:w="15" w:type="dxa"/>
              <w:bottom w:w="15" w:type="dxa"/>
              <w:right w:w="15" w:type="dxa"/>
            </w:tcMar>
            <w:vAlign w:val="center"/>
            <w:tcPrChange w:id="9308" w:author="Milica Radić" w:date="2026-10-04T00:04:51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4AE7ACD">
            <w:pPr>
              <w:jc w:val="center"/>
              <w:rPr>
                <w:sz w:val="20"/>
                <w:szCs w:val="20"/>
                <w:lang w:val="sr-Cyrl-RS"/>
                <w:rPrChange w:id="9310" w:author="Milan Stojkov" w:date="2026-10-02T11:00:00Z">
                  <w:rPr>
                    <w:sz w:val="20"/>
                    <w:szCs w:val="20"/>
                  </w:rPr>
                </w:rPrChange>
              </w:rPr>
              <w:pPrChange w:id="9309" w:author="Milica Radić" w:date="2026-10-03T22:32:06Z">
                <w:pPr/>
              </w:pPrChange>
            </w:pPr>
            <w:r>
              <w:rPr>
                <w:sz w:val="20"/>
                <w:szCs w:val="20"/>
                <w:lang w:val="sr-Cyrl-RS"/>
                <w:rPrChange w:id="9311" w:author="Milan Stojkov" w:date="2026-10-02T11:00:00Z">
                  <w:rPr>
                    <w:sz w:val="20"/>
                    <w:szCs w:val="20"/>
                  </w:rPr>
                </w:rPrChange>
              </w:rPr>
              <w:t>0,01794</w:t>
            </w:r>
          </w:p>
        </w:tc>
      </w:tr>
    </w:tbl>
    <w:p w14:paraId="1955BA8A">
      <w:pPr>
        <w:ind w:firstLine="360"/>
        <w:jc w:val="both"/>
        <w:rPr>
          <w:ins w:id="9312" w:author="Milica Radić" w:date="2026-10-03T22:31:39Z"/>
          <w:color w:val="000000"/>
          <w:sz w:val="22"/>
          <w:szCs w:val="22"/>
          <w:lang w:val="sr-Cyrl-RS"/>
        </w:rPr>
      </w:pPr>
    </w:p>
    <w:p w14:paraId="16205B96">
      <w:pPr>
        <w:ind w:firstLine="360"/>
        <w:jc w:val="both"/>
        <w:rPr>
          <w:ins w:id="9313" w:author="Milica Radić" w:date="2026-10-04T00:24:20Z"/>
          <w:rFonts w:hint="default"/>
          <w:color w:val="000000"/>
          <w:sz w:val="22"/>
          <w:szCs w:val="22"/>
          <w:lang w:val="sr-Cyrl-RS"/>
        </w:rPr>
      </w:pPr>
      <w:r>
        <w:rPr>
          <w:color w:val="000000"/>
          <w:sz w:val="22"/>
          <w:szCs w:val="22"/>
          <w:lang w:val="sr-Cyrl-RS"/>
          <w:rPrChange w:id="9314" w:author="Milan Stojkov" w:date="2026-10-02T11:00:00Z">
            <w:rPr>
              <w:color w:val="000000"/>
              <w:sz w:val="22"/>
              <w:szCs w:val="22"/>
            </w:rPr>
          </w:rPrChange>
        </w:rPr>
        <w:t>Посматрајући отпорност на екстремне вредности види</w:t>
      </w:r>
      <w:ins w:id="9315" w:author="Milan Stojkov" w:date="2026-10-02T12:22:00Z">
        <w:r>
          <w:rPr>
            <w:color w:val="000000"/>
            <w:sz w:val="22"/>
            <w:szCs w:val="22"/>
            <w:lang w:val="sr-Cyrl-RS"/>
          </w:rPr>
          <w:t xml:space="preserve"> се</w:t>
        </w:r>
      </w:ins>
      <w:r>
        <w:rPr>
          <w:color w:val="000000"/>
          <w:sz w:val="22"/>
          <w:szCs w:val="22"/>
          <w:lang w:val="sr-Cyrl-RS"/>
          <w:rPrChange w:id="9316" w:author="Milan Stojkov" w:date="2026-10-02T11:00:00Z">
            <w:rPr>
              <w:color w:val="000000"/>
              <w:sz w:val="22"/>
              <w:szCs w:val="22"/>
            </w:rPr>
          </w:rPrChange>
        </w:rPr>
        <w:t xml:space="preserve"> да се три функције понашају потпуно различито. </w:t>
      </w:r>
      <w:ins w:id="9317" w:author="Milica Radić" w:date="2026-10-04T00:24:17Z">
        <w:r>
          <w:rPr>
            <w:rFonts w:hint="default"/>
            <w:color w:val="000000"/>
            <w:sz w:val="22"/>
            <w:szCs w:val="22"/>
            <w:lang w:val="sr-Cyrl-RS"/>
          </w:rPr>
          <w:t xml:space="preserve">Аритметичка средина изразито лоше реагује на екстремне вредности независно од стратегије, док најбоље резултате даје у присуству благо померених </w:t>
        </w:r>
      </w:ins>
      <w:ins w:id="9318" w:author="Milica Radić" w:date="2026-10-04T00:24:23Z">
        <w:r>
          <w:rPr>
            <w:rFonts w:hint="default"/>
            <w:color w:val="000000"/>
            <w:sz w:val="22"/>
            <w:szCs w:val="22"/>
            <w:lang w:val="sr-Cyrl-RS"/>
          </w:rPr>
          <w:t>-</w:t>
        </w:r>
      </w:ins>
      <w:ins w:id="9319" w:author="Milica Radić" w:date="2026-10-04T00:24:17Z">
        <w:r>
          <w:rPr>
            <w:rFonts w:hint="default"/>
            <w:color w:val="000000"/>
            <w:sz w:val="22"/>
            <w:szCs w:val="22"/>
            <w:lang w:val="sr-Cyrl-RS"/>
          </w:rPr>
          <w:t xml:space="preserve"> будући да су оне најближе стварним, а аритметичка средина их све узима у обзир. Са друге стране, медијана у комбинацији са контролом пријема даје одличне резултате. Код ње величина одступања нема утицаја, што се јасно види у прве две колоне где су вредности идентичне, јер медијана крајње вредности и не узима у обзир, већ бира средишњу вредност низа. Одсечена средина одбацује екстреме, али због каснијег рачунања просека преостале компромитоване вредности и даље утичу на коначан резултат. </w:t>
        </w:r>
      </w:ins>
    </w:p>
    <w:p w14:paraId="34ADA5F1">
      <w:pPr>
        <w:ind w:firstLine="360"/>
        <w:jc w:val="both"/>
        <w:rPr>
          <w:ins w:id="9320" w:author="Milica Radić" w:date="2026-10-04T00:17:46Z"/>
          <w:rFonts w:hint="default"/>
          <w:color w:val="000000"/>
          <w:sz w:val="22"/>
          <w:szCs w:val="22"/>
          <w:lang w:val="sr-Cyrl-RS"/>
        </w:rPr>
      </w:pPr>
      <w:ins w:id="9321" w:author="Milica Radić" w:date="2026-10-04T00:24:17Z">
        <w:r>
          <w:rPr>
            <w:rFonts w:hint="default"/>
            <w:color w:val="000000"/>
            <w:sz w:val="22"/>
            <w:szCs w:val="22"/>
            <w:lang w:val="sr-Cyrl-RS"/>
          </w:rPr>
          <w:t>Грешка, међутим, не говори и да ли је процена мирна. Табела 7.3 приказује варијансу процене, односно колико она осцилује из рунде у рунду у прозору након конвергенције.</w:t>
        </w:r>
      </w:ins>
      <w:del w:id="9322" w:author="Milica Radić" w:date="2026-10-04T00:24:17Z">
        <w:r>
          <w:rPr>
            <w:color w:val="000000"/>
            <w:sz w:val="22"/>
            <w:szCs w:val="22"/>
            <w:lang w:val="sr-Cyrl-RS"/>
            <w:rPrChange w:id="9323" w:author="Milan Stojkov" w:date="2026-10-02T11:00:00Z">
              <w:rPr>
                <w:color w:val="000000"/>
                <w:sz w:val="22"/>
                <w:szCs w:val="22"/>
              </w:rPr>
            </w:rPrChange>
          </w:rPr>
          <w:delText xml:space="preserve">Медијана не реагује на величину одступања: грешка јој је при координисаном и екстремном профилу иста, јер бира средишњу вредност из низа. Аритметичка средина, напротив, реагује готово сразмерно, па је њена грешка при екстремном профилу вишеструко већа. Одсечена средина је између, али ближа аритметичкој: и њена грешка знатно расте, што значи да одсецање уклони само део екстремних вредности, а оне које остану повуку просек за собом. </w:delText>
        </w:r>
      </w:del>
    </w:p>
    <w:p w14:paraId="6D65B6BB">
      <w:pPr>
        <w:ind w:firstLine="360"/>
        <w:jc w:val="both"/>
        <w:rPr>
          <w:color w:val="000000"/>
          <w:sz w:val="22"/>
          <w:szCs w:val="22"/>
          <w:lang w:val="sr-Cyrl-RS"/>
          <w:rPrChange w:id="9324" w:author="Milan Stojkov" w:date="2026-10-02T11:00:00Z">
            <w:rPr>
              <w:color w:val="000000"/>
              <w:sz w:val="22"/>
              <w:szCs w:val="22"/>
            </w:rPr>
          </w:rPrChange>
        </w:rPr>
      </w:pPr>
    </w:p>
    <w:p w14:paraId="0EF33CDD">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9325" w:author="Milan Stojkov" w:date="2026-10-02T11:00:00Z">
            <w:rPr>
              <w:i/>
              <w:iCs/>
              <w:color w:val="000000"/>
              <w:sz w:val="20"/>
              <w:szCs w:val="20"/>
            </w:rPr>
          </w:rPrChange>
        </w:rPr>
      </w:pPr>
      <w:r>
        <w:rPr>
          <w:i/>
          <w:iCs/>
          <w:color w:val="000000"/>
          <w:sz w:val="20"/>
          <w:szCs w:val="20"/>
          <w:lang w:val="sr-Cyrl-RS"/>
          <w:rPrChange w:id="9326" w:author="Milan Stojkov" w:date="2026-10-02T11:00:00Z">
            <w:rPr>
              <w:i/>
              <w:iCs/>
              <w:color w:val="000000"/>
              <w:sz w:val="20"/>
              <w:szCs w:val="20"/>
            </w:rPr>
          </w:rPrChange>
        </w:rPr>
        <w:t>Табела 7.3</w:t>
      </w:r>
      <w:del w:id="9327" w:author="Milica Radić" w:date="2026-10-04T03:50:18Z">
        <w:r>
          <w:rPr>
            <w:i/>
            <w:iCs/>
            <w:color w:val="000000"/>
            <w:sz w:val="20"/>
            <w:szCs w:val="20"/>
            <w:lang w:val="sr-Cyrl-RS"/>
            <w:rPrChange w:id="9328" w:author="Milan Stojkov" w:date="2026-10-02T11:00:00Z">
              <w:rPr>
                <w:i/>
                <w:iCs/>
                <w:color w:val="000000"/>
                <w:sz w:val="20"/>
                <w:szCs w:val="20"/>
              </w:rPr>
            </w:rPrChange>
          </w:rPr>
          <w:delText>.</w:delText>
        </w:r>
      </w:del>
      <w:ins w:id="9329" w:author="Milica Radić" w:date="2026-10-04T01:07:59Z">
        <w:r>
          <w:rPr>
            <w:rFonts w:hint="default"/>
            <w:i/>
            <w:iCs/>
            <w:color w:val="000000"/>
            <w:sz w:val="20"/>
            <w:szCs w:val="20"/>
            <w:lang w:val="sr-Cyrl-RS"/>
          </w:rPr>
          <w:t xml:space="preserve"> -</w:t>
        </w:r>
      </w:ins>
      <w:ins w:id="9330" w:author="Milica Radić" w:date="2026-10-04T01:08:00Z">
        <w:r>
          <w:rPr>
            <w:rFonts w:hint="default"/>
            <w:i/>
            <w:iCs/>
            <w:color w:val="000000"/>
            <w:sz w:val="20"/>
            <w:szCs w:val="20"/>
            <w:lang w:val="sr-Cyrl-RS"/>
          </w:rPr>
          <w:t xml:space="preserve"> </w:t>
        </w:r>
      </w:ins>
      <w:del w:id="9331" w:author="Milica Radić" w:date="2026-10-04T01:07:56Z">
        <w:r>
          <w:rPr>
            <w:i/>
            <w:iCs/>
            <w:color w:val="000000"/>
            <w:sz w:val="20"/>
            <w:szCs w:val="20"/>
            <w:lang w:val="sr-Cyrl-RS"/>
            <w:rPrChange w:id="9332" w:author="Milan Stojkov" w:date="2026-10-02T11:00:00Z">
              <w:rPr>
                <w:i/>
                <w:iCs/>
                <w:color w:val="000000"/>
                <w:sz w:val="20"/>
                <w:szCs w:val="20"/>
              </w:rPr>
            </w:rPrChange>
          </w:rPr>
          <w:delText xml:space="preserve"> </w:delText>
        </w:r>
      </w:del>
      <w:r>
        <w:rPr>
          <w:i/>
          <w:iCs/>
          <w:color w:val="000000"/>
          <w:sz w:val="20"/>
          <w:szCs w:val="20"/>
          <w:lang w:val="sr-Cyrl-RS"/>
          <w:rPrChange w:id="9333" w:author="Milan Stojkov" w:date="2026-10-02T11:00:00Z">
            <w:rPr>
              <w:i/>
              <w:iCs/>
              <w:color w:val="000000"/>
              <w:sz w:val="20"/>
              <w:szCs w:val="20"/>
            </w:rPr>
          </w:rPrChange>
        </w:rPr>
        <w:t>Варијанса процене по Byzantine профилу</w:t>
      </w:r>
    </w:p>
    <w:tbl>
      <w:tblPr>
        <w:tblStyle w:val="87"/>
        <w:tblW w:w="4998" w:type="pct"/>
        <w:tblInd w:w="0" w:type="dxa"/>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autofit"/>
        <w:tblCellMar>
          <w:top w:w="15" w:type="dxa"/>
          <w:left w:w="15" w:type="dxa"/>
          <w:bottom w:w="15" w:type="dxa"/>
          <w:right w:w="15" w:type="dxa"/>
        </w:tblCellMar>
        <w:tblPrChange w:id="9334" w:author="Milica Radić" w:date="2026-10-04T00:17:41Z">
          <w:tblPr>
            <w:tblStyle w:val="87"/>
            <w:tblW w:w="8613"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1446"/>
        <w:gridCol w:w="1375"/>
        <w:gridCol w:w="1377"/>
        <w:gridCol w:w="1041"/>
        <w:gridCol w:w="1082"/>
        <w:gridCol w:w="1525"/>
        <w:tblGridChange w:id="9335">
          <w:tblGrid>
            <w:gridCol w:w="1587"/>
            <w:gridCol w:w="1510"/>
            <w:gridCol w:w="1512"/>
            <w:gridCol w:w="1143"/>
            <w:gridCol w:w="1188"/>
            <w:gridCol w:w="1673"/>
          </w:tblGrid>
        </w:tblGridChange>
      </w:tblGrid>
      <w:tr w14:paraId="7B3B7E40">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336" w:author="Milica Radić" w:date="2026-10-04T00:17:4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blHeader/>
          <w:trPrChange w:id="9336" w:author="Milica Radić" w:date="2026-10-04T00:17:41Z">
            <w:trPr>
              <w:tblHeader/>
            </w:trPr>
          </w:trPrChange>
        </w:trPr>
        <w:tc>
          <w:tcPr>
            <w:tcW w:w="921" w:type="pct"/>
            <w:tcBorders>
              <w:bottom w:val="single" w:color="000000" w:sz="4" w:space="0"/>
              <w:right w:val="single" w:color="000000" w:sz="4" w:space="0"/>
            </w:tcBorders>
            <w:tcMar>
              <w:top w:w="15" w:type="dxa"/>
              <w:left w:w="15" w:type="dxa"/>
              <w:bottom w:w="15" w:type="dxa"/>
              <w:right w:w="15" w:type="dxa"/>
            </w:tcMar>
            <w:vAlign w:val="center"/>
            <w:tcPrChange w:id="9337" w:author="Milica Radić" w:date="2026-10-04T00:17:41Z">
              <w:tcPr>
                <w:tcW w:w="1587" w:type="dxa"/>
                <w:tcBorders>
                  <w:bottom w:val="single" w:color="000000" w:sz="4" w:space="0"/>
                  <w:right w:val="single" w:color="000000" w:sz="4" w:space="0"/>
                </w:tcBorders>
                <w:tcMar>
                  <w:top w:w="15" w:type="dxa"/>
                  <w:left w:w="15" w:type="dxa"/>
                  <w:bottom w:w="15" w:type="dxa"/>
                  <w:right w:w="15" w:type="dxa"/>
                </w:tcMar>
                <w:vAlign w:val="center"/>
              </w:tcPr>
            </w:tcPrChange>
          </w:tcPr>
          <w:p w14:paraId="2472AC4D">
            <w:pPr>
              <w:jc w:val="center"/>
              <w:rPr>
                <w:b/>
                <w:bCs/>
                <w:sz w:val="20"/>
                <w:szCs w:val="20"/>
                <w:lang w:val="sr-Cyrl-RS"/>
                <w:rPrChange w:id="9338" w:author="Milan Stojkov" w:date="2026-10-02T11:00:00Z">
                  <w:rPr>
                    <w:b/>
                    <w:bCs/>
                    <w:sz w:val="20"/>
                    <w:szCs w:val="20"/>
                  </w:rPr>
                </w:rPrChange>
              </w:rPr>
            </w:pPr>
            <w:ins w:id="9339" w:author="Milica Radić" w:date="2026-10-04T00:05:15Z">
              <w:r>
                <w:rPr>
                  <w:rFonts w:hint="default"/>
                  <w:b/>
                  <w:bCs/>
                  <w:sz w:val="20"/>
                  <w:szCs w:val="20"/>
                  <w:lang w:val="sr-Cyrl-RS"/>
                </w:rPr>
                <w:t>С</w:t>
              </w:r>
            </w:ins>
            <w:del w:id="9340" w:author="Milica Radić" w:date="2026-10-04T00:05:07Z">
              <w:r>
                <w:rPr>
                  <w:b/>
                  <w:bCs/>
                  <w:sz w:val="20"/>
                  <w:szCs w:val="20"/>
                  <w:lang w:val="sr-Cyrl-RS"/>
                  <w:rPrChange w:id="9341" w:author="Milan Stojkov" w:date="2026-10-02T11:00:00Z">
                    <w:rPr>
                      <w:b/>
                      <w:bCs/>
                      <w:sz w:val="20"/>
                      <w:szCs w:val="20"/>
                    </w:rPr>
                  </w:rPrChange>
                </w:rPr>
                <w:delText>с</w:delText>
              </w:r>
            </w:del>
            <w:r>
              <w:rPr>
                <w:b/>
                <w:bCs/>
                <w:sz w:val="20"/>
                <w:szCs w:val="20"/>
                <w:lang w:val="sr-Cyrl-RS"/>
                <w:rPrChange w:id="9342" w:author="Milan Stojkov" w:date="2026-10-02T11:00:00Z">
                  <w:rPr>
                    <w:b/>
                    <w:bCs/>
                    <w:sz w:val="20"/>
                    <w:szCs w:val="20"/>
                  </w:rPr>
                </w:rPrChange>
              </w:rPr>
              <w:t>тратегија</w:t>
            </w:r>
          </w:p>
        </w:tc>
        <w:tc>
          <w:tcPr>
            <w:tcW w:w="876"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9343" w:author="Milica Radić" w:date="2026-10-04T00:17:41Z">
              <w:tcPr>
                <w:tcW w:w="1510"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E48BA6C">
            <w:pPr>
              <w:jc w:val="center"/>
              <w:rPr>
                <w:b/>
                <w:bCs/>
                <w:sz w:val="20"/>
                <w:szCs w:val="20"/>
                <w:lang w:val="sr-Cyrl-RS"/>
                <w:rPrChange w:id="9344" w:author="Milan Stojkov" w:date="2026-10-02T11:00:00Z">
                  <w:rPr>
                    <w:b/>
                    <w:bCs/>
                    <w:sz w:val="20"/>
                    <w:szCs w:val="20"/>
                  </w:rPr>
                </w:rPrChange>
              </w:rPr>
            </w:pPr>
            <w:ins w:id="9345" w:author="Milica Radić" w:date="2026-10-04T00:05:18Z">
              <w:r>
                <w:rPr>
                  <w:b/>
                  <w:bCs/>
                  <w:sz w:val="20"/>
                  <w:szCs w:val="20"/>
                  <w:lang w:val="sr-Cyrl-RS"/>
                </w:rPr>
                <w:t>А</w:t>
              </w:r>
            </w:ins>
            <w:del w:id="9346" w:author="Milica Radić" w:date="2026-10-04T00:05:18Z">
              <w:r>
                <w:rPr>
                  <w:b/>
                  <w:bCs/>
                  <w:sz w:val="20"/>
                  <w:szCs w:val="20"/>
                  <w:lang w:val="sr-Cyrl-RS"/>
                  <w:rPrChange w:id="9347" w:author="Milan Stojkov" w:date="2026-10-02T11:00:00Z">
                    <w:rPr>
                      <w:b/>
                      <w:bCs/>
                      <w:sz w:val="20"/>
                      <w:szCs w:val="20"/>
                    </w:rPr>
                  </w:rPrChange>
                </w:rPr>
                <w:delText>а</w:delText>
              </w:r>
            </w:del>
            <w:r>
              <w:rPr>
                <w:b/>
                <w:bCs/>
                <w:sz w:val="20"/>
                <w:szCs w:val="20"/>
                <w:lang w:val="sr-Cyrl-RS"/>
                <w:rPrChange w:id="9348" w:author="Milan Stojkov" w:date="2026-10-02T11:00:00Z">
                  <w:rPr>
                    <w:b/>
                    <w:bCs/>
                    <w:sz w:val="20"/>
                    <w:szCs w:val="20"/>
                  </w:rPr>
                </w:rPrChange>
              </w:rPr>
              <w:t>грегација</w:t>
            </w:r>
          </w:p>
        </w:tc>
        <w:tc>
          <w:tcPr>
            <w:tcW w:w="877"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9349" w:author="Milica Radić" w:date="2026-10-04T00:17:41Z">
              <w:tcPr>
                <w:tcW w:w="1512"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724A0C5">
            <w:pPr>
              <w:jc w:val="center"/>
              <w:rPr>
                <w:b/>
                <w:bCs/>
                <w:sz w:val="20"/>
                <w:szCs w:val="20"/>
                <w:lang w:val="sr-Cyrl-RS"/>
                <w:rPrChange w:id="9350" w:author="Milan Stojkov" w:date="2026-10-02T11:00:00Z">
                  <w:rPr>
                    <w:b/>
                    <w:bCs/>
                    <w:sz w:val="20"/>
                    <w:szCs w:val="20"/>
                  </w:rPr>
                </w:rPrChange>
              </w:rPr>
            </w:pPr>
            <w:ins w:id="9351" w:author="Milica Radić" w:date="2026-10-04T00:05:21Z">
              <w:r>
                <w:rPr>
                  <w:b/>
                  <w:bCs/>
                  <w:sz w:val="20"/>
                  <w:szCs w:val="20"/>
                  <w:lang w:val="sr-Cyrl-RS"/>
                </w:rPr>
                <w:t>К</w:t>
              </w:r>
            </w:ins>
            <w:del w:id="9352" w:author="Milica Radić" w:date="2026-10-04T00:05:20Z">
              <w:r>
                <w:rPr>
                  <w:b/>
                  <w:bCs/>
                  <w:sz w:val="20"/>
                  <w:szCs w:val="20"/>
                  <w:lang w:val="sr-Cyrl-RS"/>
                  <w:rPrChange w:id="9353" w:author="Milan Stojkov" w:date="2026-10-02T11:00:00Z">
                    <w:rPr>
                      <w:b/>
                      <w:bCs/>
                      <w:sz w:val="20"/>
                      <w:szCs w:val="20"/>
                    </w:rPr>
                  </w:rPrChange>
                </w:rPr>
                <w:delText>к</w:delText>
              </w:r>
            </w:del>
            <w:r>
              <w:rPr>
                <w:b/>
                <w:bCs/>
                <w:sz w:val="20"/>
                <w:szCs w:val="20"/>
                <w:lang w:val="sr-Cyrl-RS"/>
                <w:rPrChange w:id="9354" w:author="Milan Stojkov" w:date="2026-10-02T11:00:00Z">
                  <w:rPr>
                    <w:b/>
                    <w:bCs/>
                    <w:sz w:val="20"/>
                    <w:szCs w:val="20"/>
                  </w:rPr>
                </w:rPrChange>
              </w:rPr>
              <w:t>оординисани</w:t>
            </w:r>
          </w:p>
        </w:tc>
        <w:tc>
          <w:tcPr>
            <w:tcW w:w="663"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9355" w:author="Milica Radić" w:date="2026-10-04T00:17:41Z">
              <w:tcPr>
                <w:tcW w:w="1143"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3386FBF">
            <w:pPr>
              <w:jc w:val="center"/>
              <w:rPr>
                <w:b/>
                <w:bCs/>
                <w:sz w:val="20"/>
                <w:szCs w:val="20"/>
                <w:lang w:val="sr-Cyrl-RS"/>
                <w:rPrChange w:id="9356" w:author="Milan Stojkov" w:date="2026-10-02T11:00:00Z">
                  <w:rPr>
                    <w:b/>
                    <w:bCs/>
                    <w:sz w:val="20"/>
                    <w:szCs w:val="20"/>
                  </w:rPr>
                </w:rPrChange>
              </w:rPr>
            </w:pPr>
            <w:ins w:id="9357" w:author="Milica Radić" w:date="2026-10-04T00:05:24Z">
              <w:r>
                <w:rPr>
                  <w:b/>
                  <w:bCs/>
                  <w:sz w:val="20"/>
                  <w:szCs w:val="20"/>
                  <w:lang w:val="sr-Cyrl-RS"/>
                </w:rPr>
                <w:t>Е</w:t>
              </w:r>
            </w:ins>
            <w:del w:id="9358" w:author="Milica Radić" w:date="2026-10-04T00:05:23Z">
              <w:r>
                <w:rPr>
                  <w:b/>
                  <w:bCs/>
                  <w:sz w:val="20"/>
                  <w:szCs w:val="20"/>
                  <w:lang w:val="sr-Cyrl-RS"/>
                  <w:rPrChange w:id="9359" w:author="Milan Stojkov" w:date="2026-10-02T11:00:00Z">
                    <w:rPr>
                      <w:b/>
                      <w:bCs/>
                      <w:sz w:val="20"/>
                      <w:szCs w:val="20"/>
                    </w:rPr>
                  </w:rPrChange>
                </w:rPr>
                <w:delText>е</w:delText>
              </w:r>
            </w:del>
            <w:r>
              <w:rPr>
                <w:b/>
                <w:bCs/>
                <w:sz w:val="20"/>
                <w:szCs w:val="20"/>
                <w:lang w:val="sr-Cyrl-RS"/>
                <w:rPrChange w:id="9360" w:author="Milan Stojkov" w:date="2026-10-02T11:00:00Z">
                  <w:rPr>
                    <w:b/>
                    <w:bCs/>
                    <w:sz w:val="20"/>
                    <w:szCs w:val="20"/>
                  </w:rPr>
                </w:rPrChange>
              </w:rPr>
              <w:t>кстремни</w:t>
            </w:r>
          </w:p>
        </w:tc>
        <w:tc>
          <w:tcPr>
            <w:tcW w:w="689"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9361" w:author="Milica Radić" w:date="2026-10-04T00:17:41Z">
              <w:tcPr>
                <w:tcW w:w="1188"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723C57B">
            <w:pPr>
              <w:jc w:val="center"/>
              <w:rPr>
                <w:b/>
                <w:bCs/>
                <w:sz w:val="20"/>
                <w:szCs w:val="20"/>
                <w:lang w:val="sr-Cyrl-RS"/>
                <w:rPrChange w:id="9362" w:author="Milan Stojkov" w:date="2026-10-02T11:00:00Z">
                  <w:rPr>
                    <w:b/>
                    <w:bCs/>
                    <w:sz w:val="20"/>
                    <w:szCs w:val="20"/>
                  </w:rPr>
                </w:rPrChange>
              </w:rPr>
            </w:pPr>
            <w:ins w:id="9363" w:author="Milica Radić" w:date="2026-10-04T00:05:26Z">
              <w:r>
                <w:rPr>
                  <w:b/>
                  <w:bCs/>
                  <w:sz w:val="20"/>
                  <w:szCs w:val="20"/>
                  <w:lang w:val="sr-Cyrl-RS"/>
                </w:rPr>
                <w:t>Н</w:t>
              </w:r>
            </w:ins>
            <w:del w:id="9364" w:author="Milica Radić" w:date="2026-10-04T00:05:25Z">
              <w:r>
                <w:rPr>
                  <w:b/>
                  <w:bCs/>
                  <w:sz w:val="20"/>
                  <w:szCs w:val="20"/>
                  <w:lang w:val="sr-Cyrl-RS"/>
                  <w:rPrChange w:id="9365" w:author="Milan Stojkov" w:date="2026-10-02T11:00:00Z">
                    <w:rPr>
                      <w:b/>
                      <w:bCs/>
                      <w:sz w:val="20"/>
                      <w:szCs w:val="20"/>
                    </w:rPr>
                  </w:rPrChange>
                </w:rPr>
                <w:delText>н</w:delText>
              </w:r>
            </w:del>
            <w:r>
              <w:rPr>
                <w:b/>
                <w:bCs/>
                <w:sz w:val="20"/>
                <w:szCs w:val="20"/>
                <w:lang w:val="sr-Cyrl-RS"/>
                <w:rPrChange w:id="9366" w:author="Milan Stojkov" w:date="2026-10-02T11:00:00Z">
                  <w:rPr>
                    <w:b/>
                    <w:bCs/>
                    <w:sz w:val="20"/>
                    <w:szCs w:val="20"/>
                  </w:rPr>
                </w:rPrChange>
              </w:rPr>
              <w:t>асумични</w:t>
            </w:r>
          </w:p>
        </w:tc>
        <w:tc>
          <w:tcPr>
            <w:tcW w:w="971" w:type="pct"/>
            <w:tcBorders>
              <w:left w:val="single" w:color="000000" w:sz="4" w:space="0"/>
              <w:bottom w:val="single" w:color="000000" w:sz="4" w:space="0"/>
            </w:tcBorders>
            <w:tcMar>
              <w:top w:w="15" w:type="dxa"/>
              <w:left w:w="15" w:type="dxa"/>
              <w:bottom w:w="15" w:type="dxa"/>
              <w:right w:w="15" w:type="dxa"/>
            </w:tcMar>
            <w:vAlign w:val="center"/>
            <w:tcPrChange w:id="9367" w:author="Milica Radić" w:date="2026-10-04T00:17:41Z">
              <w:tcPr>
                <w:tcW w:w="1673" w:type="dxa"/>
                <w:tcBorders>
                  <w:left w:val="single" w:color="000000" w:sz="4" w:space="0"/>
                  <w:bottom w:val="single" w:color="000000" w:sz="4" w:space="0"/>
                </w:tcBorders>
                <w:tcMar>
                  <w:top w:w="15" w:type="dxa"/>
                  <w:left w:w="15" w:type="dxa"/>
                  <w:bottom w:w="15" w:type="dxa"/>
                  <w:right w:w="15" w:type="dxa"/>
                </w:tcMar>
                <w:vAlign w:val="center"/>
              </w:tcPr>
            </w:tcPrChange>
          </w:tcPr>
          <w:p w14:paraId="625BEA61">
            <w:pPr>
              <w:jc w:val="center"/>
              <w:rPr>
                <w:b/>
                <w:bCs/>
                <w:sz w:val="20"/>
                <w:szCs w:val="20"/>
                <w:lang w:val="sr-Cyrl-RS"/>
                <w:rPrChange w:id="9368" w:author="Milan Stojkov" w:date="2026-10-02T11:00:00Z">
                  <w:rPr>
                    <w:b/>
                    <w:bCs/>
                    <w:sz w:val="20"/>
                    <w:szCs w:val="20"/>
                  </w:rPr>
                </w:rPrChange>
              </w:rPr>
            </w:pPr>
            <w:ins w:id="9369" w:author="Milica Radić" w:date="2026-10-04T00:05:30Z">
              <w:r>
                <w:rPr>
                  <w:b/>
                  <w:bCs/>
                  <w:sz w:val="20"/>
                  <w:szCs w:val="20"/>
                  <w:lang w:val="sr-Cyrl-RS"/>
                </w:rPr>
                <w:t>Б</w:t>
              </w:r>
            </w:ins>
            <w:del w:id="9370" w:author="Milica Radić" w:date="2026-10-04T00:05:29Z">
              <w:r>
                <w:rPr>
                  <w:b/>
                  <w:bCs/>
                  <w:sz w:val="20"/>
                  <w:szCs w:val="20"/>
                  <w:lang w:val="sr-Cyrl-RS"/>
                  <w:rPrChange w:id="9371" w:author="Milan Stojkov" w:date="2026-10-02T11:00:00Z">
                    <w:rPr>
                      <w:b/>
                      <w:bCs/>
                      <w:sz w:val="20"/>
                      <w:szCs w:val="20"/>
                    </w:rPr>
                  </w:rPrChange>
                </w:rPr>
                <w:delText>б</w:delText>
              </w:r>
            </w:del>
            <w:r>
              <w:rPr>
                <w:b/>
                <w:bCs/>
                <w:sz w:val="20"/>
                <w:szCs w:val="20"/>
                <w:lang w:val="sr-Cyrl-RS"/>
                <w:rPrChange w:id="9372" w:author="Milan Stojkov" w:date="2026-10-02T11:00:00Z">
                  <w:rPr>
                    <w:b/>
                    <w:bCs/>
                    <w:sz w:val="20"/>
                    <w:szCs w:val="20"/>
                  </w:rPr>
                </w:rPrChange>
              </w:rPr>
              <w:t>лаго померени</w:t>
            </w:r>
          </w:p>
        </w:tc>
      </w:tr>
      <w:tr w14:paraId="23F8C06E">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373" w:author="Milica Radić" w:date="2026-10-04T00:17:4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2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9374" w:author="Milica Radić" w:date="2026-10-04T00:17:41Z">
              <w:tcPr>
                <w:tcW w:w="158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467567C">
            <w:pPr>
              <w:jc w:val="center"/>
              <w:rPr>
                <w:sz w:val="20"/>
                <w:szCs w:val="20"/>
                <w:lang w:val="sr-Cyrl-RS"/>
                <w:rPrChange w:id="9376" w:author="Milan Stojkov" w:date="2026-10-02T11:00:00Z">
                  <w:rPr>
                    <w:sz w:val="20"/>
                    <w:szCs w:val="20"/>
                  </w:rPr>
                </w:rPrChange>
              </w:rPr>
              <w:pPrChange w:id="9375" w:author="Milica Radić" w:date="2026-10-04T00:17:38Z">
                <w:pPr/>
              </w:pPrChange>
            </w:pPr>
            <w:r>
              <w:rPr>
                <w:i/>
                <w:iCs/>
                <w:sz w:val="20"/>
                <w:szCs w:val="20"/>
                <w:lang w:val="sr-Cyrl-RS"/>
                <w:rPrChange w:id="9377" w:author="Milan Stojkov" w:date="2026-10-02T11:00:00Z">
                  <w:rPr>
                    <w:i/>
                    <w:iCs/>
                    <w:sz w:val="20"/>
                    <w:szCs w:val="20"/>
                  </w:rPr>
                </w:rPrChange>
              </w:rPr>
              <w:t>Random</w:t>
            </w:r>
          </w:p>
        </w:tc>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378" w:author="Milica Radić" w:date="2026-10-04T00:17:4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B6DA8FC">
            <w:pPr>
              <w:jc w:val="center"/>
              <w:rPr>
                <w:sz w:val="20"/>
                <w:szCs w:val="20"/>
                <w:lang w:val="sr-Cyrl-RS"/>
                <w:rPrChange w:id="9380" w:author="Milan Stojkov" w:date="2026-10-02T11:00:00Z">
                  <w:rPr>
                    <w:sz w:val="20"/>
                    <w:szCs w:val="20"/>
                  </w:rPr>
                </w:rPrChange>
              </w:rPr>
              <w:pPrChange w:id="9379" w:author="Milica Radić" w:date="2026-10-04T00:17:38Z">
                <w:pPr/>
              </w:pPrChange>
            </w:pPr>
            <w:r>
              <w:rPr>
                <w:sz w:val="20"/>
                <w:szCs w:val="20"/>
                <w:lang w:val="sr-Cyrl-RS"/>
                <w:rPrChange w:id="9381" w:author="Milan Stojkov" w:date="2026-10-02T11:00:00Z">
                  <w:rPr>
                    <w:sz w:val="20"/>
                    <w:szCs w:val="20"/>
                  </w:rPr>
                </w:rPrChange>
              </w:rPr>
              <w:t>аритм. средина</w:t>
            </w:r>
          </w:p>
        </w:tc>
        <w:tc>
          <w:tcPr>
            <w:tcW w:w="8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382" w:author="Milica Radić" w:date="2026-10-04T00:17:41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8F8D8DD">
            <w:pPr>
              <w:jc w:val="center"/>
              <w:rPr>
                <w:sz w:val="20"/>
                <w:szCs w:val="20"/>
                <w:lang w:val="sr-Cyrl-RS"/>
                <w:rPrChange w:id="9384" w:author="Milan Stojkov" w:date="2026-10-02T11:00:00Z">
                  <w:rPr>
                    <w:sz w:val="20"/>
                    <w:szCs w:val="20"/>
                  </w:rPr>
                </w:rPrChange>
              </w:rPr>
              <w:pPrChange w:id="9383" w:author="Milica Radić" w:date="2026-10-04T00:17:38Z">
                <w:pPr/>
              </w:pPrChange>
            </w:pPr>
            <w:r>
              <w:rPr>
                <w:sz w:val="20"/>
                <w:szCs w:val="20"/>
                <w:lang w:val="sr-Cyrl-RS"/>
                <w:rPrChange w:id="9385" w:author="Milan Stojkov" w:date="2026-10-02T11:00:00Z">
                  <w:rPr>
                    <w:sz w:val="20"/>
                    <w:szCs w:val="20"/>
                  </w:rPr>
                </w:rPrChange>
              </w:rPr>
              <w:t>4,34·10¹</w:t>
            </w:r>
          </w:p>
        </w:tc>
        <w:tc>
          <w:tcPr>
            <w:tcW w:w="66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386" w:author="Milica Radić" w:date="2026-10-04T00:17:41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DA45FF1">
            <w:pPr>
              <w:jc w:val="center"/>
              <w:rPr>
                <w:sz w:val="20"/>
                <w:szCs w:val="20"/>
                <w:lang w:val="sr-Cyrl-RS"/>
                <w:rPrChange w:id="9388" w:author="Milan Stojkov" w:date="2026-10-02T11:00:00Z">
                  <w:rPr>
                    <w:sz w:val="20"/>
                    <w:szCs w:val="20"/>
                  </w:rPr>
                </w:rPrChange>
              </w:rPr>
              <w:pPrChange w:id="9387" w:author="Milica Radić" w:date="2026-10-04T00:17:38Z">
                <w:pPr/>
              </w:pPrChange>
            </w:pPr>
            <w:r>
              <w:rPr>
                <w:sz w:val="20"/>
                <w:szCs w:val="20"/>
                <w:lang w:val="sr-Cyrl-RS"/>
                <w:rPrChange w:id="9389" w:author="Milan Stojkov" w:date="2026-10-02T11:00:00Z">
                  <w:rPr>
                    <w:sz w:val="20"/>
                    <w:szCs w:val="20"/>
                  </w:rPr>
                </w:rPrChange>
              </w:rPr>
              <w:t>3,82·10²</w:t>
            </w:r>
          </w:p>
        </w:tc>
        <w:tc>
          <w:tcPr>
            <w:tcW w:w="68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390" w:author="Milica Radić" w:date="2026-10-04T00:17:41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601693B">
            <w:pPr>
              <w:jc w:val="center"/>
              <w:rPr>
                <w:sz w:val="20"/>
                <w:szCs w:val="20"/>
                <w:lang w:val="sr-Cyrl-RS"/>
                <w:rPrChange w:id="9392" w:author="Milan Stojkov" w:date="2026-10-02T11:00:00Z">
                  <w:rPr>
                    <w:sz w:val="20"/>
                    <w:szCs w:val="20"/>
                  </w:rPr>
                </w:rPrChange>
              </w:rPr>
              <w:pPrChange w:id="9391" w:author="Milica Radić" w:date="2026-10-04T00:17:38Z">
                <w:pPr/>
              </w:pPrChange>
            </w:pPr>
            <w:r>
              <w:rPr>
                <w:sz w:val="20"/>
                <w:szCs w:val="20"/>
                <w:lang w:val="sr-Cyrl-RS"/>
                <w:rPrChange w:id="9393" w:author="Milan Stojkov" w:date="2026-10-02T11:00:00Z">
                  <w:rPr>
                    <w:sz w:val="20"/>
                    <w:szCs w:val="20"/>
                  </w:rPr>
                </w:rPrChange>
              </w:rPr>
              <w:t>6,86·10³</w:t>
            </w:r>
          </w:p>
        </w:tc>
        <w:tc>
          <w:tcPr>
            <w:tcW w:w="9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9394" w:author="Milica Radić" w:date="2026-10-04T00:17:41Z">
              <w:tcPr>
                <w:tcW w:w="167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F2EDD9D">
            <w:pPr>
              <w:jc w:val="center"/>
              <w:rPr>
                <w:sz w:val="20"/>
                <w:szCs w:val="20"/>
                <w:lang w:val="sr-Cyrl-RS"/>
                <w:rPrChange w:id="9396" w:author="Milan Stojkov" w:date="2026-10-02T11:00:00Z">
                  <w:rPr>
                    <w:sz w:val="20"/>
                    <w:szCs w:val="20"/>
                  </w:rPr>
                </w:rPrChange>
              </w:rPr>
              <w:pPrChange w:id="9395" w:author="Milica Radić" w:date="2026-10-04T00:17:38Z">
                <w:pPr/>
              </w:pPrChange>
            </w:pPr>
            <w:r>
              <w:rPr>
                <w:sz w:val="20"/>
                <w:szCs w:val="20"/>
                <w:lang w:val="sr-Cyrl-RS"/>
                <w:rPrChange w:id="9397" w:author="Milan Stojkov" w:date="2026-10-02T11:00:00Z">
                  <w:rPr>
                    <w:sz w:val="20"/>
                    <w:szCs w:val="20"/>
                  </w:rPr>
                </w:rPrChange>
              </w:rPr>
              <w:t>3,77·10¹</w:t>
            </w:r>
          </w:p>
        </w:tc>
      </w:tr>
      <w:tr w14:paraId="1E7CF5D8">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398" w:author="Milica Radić" w:date="2026-10-04T00:17:4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2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9399" w:author="Milica Radić" w:date="2026-10-04T00:17:41Z">
              <w:tcPr>
                <w:tcW w:w="158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8FB011F">
            <w:pPr>
              <w:jc w:val="center"/>
              <w:rPr>
                <w:sz w:val="20"/>
                <w:szCs w:val="20"/>
                <w:lang w:val="sr-Cyrl-RS"/>
                <w:rPrChange w:id="9401" w:author="Milan Stojkov" w:date="2026-10-02T11:00:00Z">
                  <w:rPr>
                    <w:sz w:val="20"/>
                    <w:szCs w:val="20"/>
                  </w:rPr>
                </w:rPrChange>
              </w:rPr>
              <w:pPrChange w:id="9400" w:author="Milica Radić" w:date="2026-10-04T00:17:38Z">
                <w:pPr/>
              </w:pPrChange>
            </w:pPr>
            <w:r>
              <w:rPr>
                <w:i/>
                <w:iCs/>
                <w:sz w:val="20"/>
                <w:szCs w:val="20"/>
                <w:lang w:val="sr-Cyrl-RS"/>
                <w:rPrChange w:id="9402" w:author="Milan Stojkov" w:date="2026-10-02T11:00:00Z">
                  <w:rPr>
                    <w:i/>
                    <w:iCs/>
                    <w:sz w:val="20"/>
                    <w:szCs w:val="20"/>
                  </w:rPr>
                </w:rPrChange>
              </w:rPr>
              <w:t>Random</w:t>
            </w:r>
          </w:p>
        </w:tc>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403" w:author="Milica Radić" w:date="2026-10-04T00:17:4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066CED6">
            <w:pPr>
              <w:jc w:val="center"/>
              <w:rPr>
                <w:sz w:val="20"/>
                <w:szCs w:val="20"/>
                <w:lang w:val="sr-Cyrl-RS"/>
                <w:rPrChange w:id="9405" w:author="Milan Stojkov" w:date="2026-10-02T11:00:00Z">
                  <w:rPr>
                    <w:sz w:val="20"/>
                    <w:szCs w:val="20"/>
                  </w:rPr>
                </w:rPrChange>
              </w:rPr>
              <w:pPrChange w:id="9404" w:author="Milica Radić" w:date="2026-10-04T00:17:38Z">
                <w:pPr/>
              </w:pPrChange>
            </w:pPr>
            <w:r>
              <w:rPr>
                <w:sz w:val="20"/>
                <w:szCs w:val="20"/>
                <w:lang w:val="sr-Cyrl-RS"/>
                <w:rPrChange w:id="9406" w:author="Milan Stojkov" w:date="2026-10-02T11:00:00Z">
                  <w:rPr>
                    <w:sz w:val="20"/>
                    <w:szCs w:val="20"/>
                  </w:rPr>
                </w:rPrChange>
              </w:rPr>
              <w:t>медијана</w:t>
            </w:r>
          </w:p>
        </w:tc>
        <w:tc>
          <w:tcPr>
            <w:tcW w:w="8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407" w:author="Milica Radić" w:date="2026-10-04T00:17:41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319DA02">
            <w:pPr>
              <w:jc w:val="center"/>
              <w:rPr>
                <w:sz w:val="20"/>
                <w:szCs w:val="20"/>
                <w:lang w:val="sr-Cyrl-RS"/>
                <w:rPrChange w:id="9409" w:author="Milan Stojkov" w:date="2026-10-02T11:00:00Z">
                  <w:rPr>
                    <w:sz w:val="20"/>
                    <w:szCs w:val="20"/>
                  </w:rPr>
                </w:rPrChange>
              </w:rPr>
              <w:pPrChange w:id="9408" w:author="Milica Radić" w:date="2026-10-04T00:17:38Z">
                <w:pPr/>
              </w:pPrChange>
            </w:pPr>
            <w:r>
              <w:rPr>
                <w:sz w:val="20"/>
                <w:szCs w:val="20"/>
                <w:lang w:val="sr-Cyrl-RS"/>
                <w:rPrChange w:id="9410" w:author="Milan Stojkov" w:date="2026-10-02T11:00:00Z">
                  <w:rPr>
                    <w:sz w:val="20"/>
                    <w:szCs w:val="20"/>
                  </w:rPr>
                </w:rPrChange>
              </w:rPr>
              <w:t>1,90·10¹</w:t>
            </w:r>
          </w:p>
        </w:tc>
        <w:tc>
          <w:tcPr>
            <w:tcW w:w="66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411" w:author="Milica Radić" w:date="2026-10-04T00:17:41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1CD58B8">
            <w:pPr>
              <w:jc w:val="center"/>
              <w:rPr>
                <w:sz w:val="20"/>
                <w:szCs w:val="20"/>
                <w:lang w:val="sr-Cyrl-RS"/>
                <w:rPrChange w:id="9413" w:author="Milan Stojkov" w:date="2026-10-02T11:00:00Z">
                  <w:rPr>
                    <w:sz w:val="20"/>
                    <w:szCs w:val="20"/>
                  </w:rPr>
                </w:rPrChange>
              </w:rPr>
              <w:pPrChange w:id="9412" w:author="Milica Radić" w:date="2026-10-04T00:17:38Z">
                <w:pPr/>
              </w:pPrChange>
            </w:pPr>
            <w:r>
              <w:rPr>
                <w:sz w:val="20"/>
                <w:szCs w:val="20"/>
                <w:lang w:val="sr-Cyrl-RS"/>
                <w:rPrChange w:id="9414" w:author="Milan Stojkov" w:date="2026-10-02T11:00:00Z">
                  <w:rPr>
                    <w:sz w:val="20"/>
                    <w:szCs w:val="20"/>
                  </w:rPr>
                </w:rPrChange>
              </w:rPr>
              <w:t>1,90·10¹</w:t>
            </w:r>
          </w:p>
        </w:tc>
        <w:tc>
          <w:tcPr>
            <w:tcW w:w="68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415" w:author="Milica Radić" w:date="2026-10-04T00:17:41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DD14417">
            <w:pPr>
              <w:jc w:val="center"/>
              <w:rPr>
                <w:sz w:val="20"/>
                <w:szCs w:val="20"/>
                <w:lang w:val="sr-Cyrl-RS"/>
                <w:rPrChange w:id="9417" w:author="Milan Stojkov" w:date="2026-10-02T11:00:00Z">
                  <w:rPr>
                    <w:sz w:val="20"/>
                    <w:szCs w:val="20"/>
                  </w:rPr>
                </w:rPrChange>
              </w:rPr>
              <w:pPrChange w:id="9416" w:author="Milica Radić" w:date="2026-10-04T00:17:38Z">
                <w:pPr/>
              </w:pPrChange>
            </w:pPr>
            <w:r>
              <w:rPr>
                <w:sz w:val="20"/>
                <w:szCs w:val="20"/>
                <w:lang w:val="sr-Cyrl-RS"/>
                <w:rPrChange w:id="9418" w:author="Milan Stojkov" w:date="2026-10-02T11:00:00Z">
                  <w:rPr>
                    <w:sz w:val="20"/>
                    <w:szCs w:val="20"/>
                  </w:rPr>
                </w:rPrChange>
              </w:rPr>
              <w:t>6,88·10¹</w:t>
            </w:r>
          </w:p>
        </w:tc>
        <w:tc>
          <w:tcPr>
            <w:tcW w:w="9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9419" w:author="Milica Radić" w:date="2026-10-04T00:17:41Z">
              <w:tcPr>
                <w:tcW w:w="167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02DF782">
            <w:pPr>
              <w:jc w:val="center"/>
              <w:rPr>
                <w:sz w:val="20"/>
                <w:szCs w:val="20"/>
                <w:lang w:val="sr-Cyrl-RS"/>
                <w:rPrChange w:id="9421" w:author="Milan Stojkov" w:date="2026-10-02T11:00:00Z">
                  <w:rPr>
                    <w:sz w:val="20"/>
                    <w:szCs w:val="20"/>
                  </w:rPr>
                </w:rPrChange>
              </w:rPr>
              <w:pPrChange w:id="9420" w:author="Milica Radić" w:date="2026-10-04T00:17:38Z">
                <w:pPr/>
              </w:pPrChange>
            </w:pPr>
            <w:r>
              <w:rPr>
                <w:sz w:val="20"/>
                <w:szCs w:val="20"/>
                <w:lang w:val="sr-Cyrl-RS"/>
                <w:rPrChange w:id="9422" w:author="Milan Stojkov" w:date="2026-10-02T11:00:00Z">
                  <w:rPr>
                    <w:sz w:val="20"/>
                    <w:szCs w:val="20"/>
                  </w:rPr>
                </w:rPrChange>
              </w:rPr>
              <w:t>9,69·10⁻¹</w:t>
            </w:r>
          </w:p>
        </w:tc>
      </w:tr>
      <w:tr w14:paraId="143952B8">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423" w:author="Milica Radić" w:date="2026-10-04T00:17:4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2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9424" w:author="Milica Radić" w:date="2026-10-04T00:17:41Z">
              <w:tcPr>
                <w:tcW w:w="158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AF01B1D">
            <w:pPr>
              <w:jc w:val="center"/>
              <w:rPr>
                <w:sz w:val="20"/>
                <w:szCs w:val="20"/>
                <w:lang w:val="sr-Cyrl-RS"/>
                <w:rPrChange w:id="9426" w:author="Milan Stojkov" w:date="2026-10-02T11:00:00Z">
                  <w:rPr>
                    <w:sz w:val="20"/>
                    <w:szCs w:val="20"/>
                  </w:rPr>
                </w:rPrChange>
              </w:rPr>
              <w:pPrChange w:id="9425" w:author="Milica Radić" w:date="2026-10-04T00:17:38Z">
                <w:pPr/>
              </w:pPrChange>
            </w:pPr>
            <w:r>
              <w:rPr>
                <w:i/>
                <w:iCs/>
                <w:sz w:val="20"/>
                <w:szCs w:val="20"/>
                <w:lang w:val="sr-Cyrl-RS"/>
                <w:rPrChange w:id="9427" w:author="Milan Stojkov" w:date="2026-10-02T11:00:00Z">
                  <w:rPr>
                    <w:i/>
                    <w:iCs/>
                    <w:sz w:val="20"/>
                    <w:szCs w:val="20"/>
                  </w:rPr>
                </w:rPrChange>
              </w:rPr>
              <w:t>Random</w:t>
            </w:r>
          </w:p>
        </w:tc>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428" w:author="Milica Radić" w:date="2026-10-04T00:17:4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84CF17E">
            <w:pPr>
              <w:jc w:val="center"/>
              <w:rPr>
                <w:sz w:val="20"/>
                <w:szCs w:val="20"/>
                <w:lang w:val="sr-Cyrl-RS"/>
                <w:rPrChange w:id="9430" w:author="Milan Stojkov" w:date="2026-10-02T11:00:00Z">
                  <w:rPr>
                    <w:sz w:val="20"/>
                    <w:szCs w:val="20"/>
                  </w:rPr>
                </w:rPrChange>
              </w:rPr>
              <w:pPrChange w:id="9429" w:author="Milica Radić" w:date="2026-10-04T00:17:38Z">
                <w:pPr/>
              </w:pPrChange>
            </w:pPr>
            <w:r>
              <w:rPr>
                <w:sz w:val="20"/>
                <w:szCs w:val="20"/>
                <w:lang w:val="sr-Cyrl-RS"/>
                <w:rPrChange w:id="9431" w:author="Milan Stojkov" w:date="2026-10-02T11:00:00Z">
                  <w:rPr>
                    <w:sz w:val="20"/>
                    <w:szCs w:val="20"/>
                  </w:rPr>
                </w:rPrChange>
              </w:rPr>
              <w:t>одсеч. средина</w:t>
            </w:r>
          </w:p>
        </w:tc>
        <w:tc>
          <w:tcPr>
            <w:tcW w:w="8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432" w:author="Milica Radić" w:date="2026-10-04T00:17:41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AD92CF7">
            <w:pPr>
              <w:jc w:val="center"/>
              <w:rPr>
                <w:sz w:val="20"/>
                <w:szCs w:val="20"/>
                <w:lang w:val="sr-Cyrl-RS"/>
                <w:rPrChange w:id="9434" w:author="Milan Stojkov" w:date="2026-10-02T11:00:00Z">
                  <w:rPr>
                    <w:sz w:val="20"/>
                    <w:szCs w:val="20"/>
                  </w:rPr>
                </w:rPrChange>
              </w:rPr>
              <w:pPrChange w:id="9433" w:author="Milica Radić" w:date="2026-10-04T00:17:38Z">
                <w:pPr/>
              </w:pPrChange>
            </w:pPr>
            <w:r>
              <w:rPr>
                <w:sz w:val="20"/>
                <w:szCs w:val="20"/>
                <w:lang w:val="sr-Cyrl-RS"/>
                <w:rPrChange w:id="9435" w:author="Milan Stojkov" w:date="2026-10-02T11:00:00Z">
                  <w:rPr>
                    <w:sz w:val="20"/>
                    <w:szCs w:val="20"/>
                  </w:rPr>
                </w:rPrChange>
              </w:rPr>
              <w:t>4,95·10¹</w:t>
            </w:r>
          </w:p>
        </w:tc>
        <w:tc>
          <w:tcPr>
            <w:tcW w:w="66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436" w:author="Milica Radić" w:date="2026-10-04T00:17:41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89ED06D">
            <w:pPr>
              <w:jc w:val="center"/>
              <w:rPr>
                <w:sz w:val="20"/>
                <w:szCs w:val="20"/>
                <w:lang w:val="sr-Cyrl-RS"/>
                <w:rPrChange w:id="9438" w:author="Milan Stojkov" w:date="2026-10-02T11:00:00Z">
                  <w:rPr>
                    <w:sz w:val="20"/>
                    <w:szCs w:val="20"/>
                  </w:rPr>
                </w:rPrChange>
              </w:rPr>
              <w:pPrChange w:id="9437" w:author="Milica Radić" w:date="2026-10-04T00:17:38Z">
                <w:pPr/>
              </w:pPrChange>
            </w:pPr>
            <w:r>
              <w:rPr>
                <w:sz w:val="20"/>
                <w:szCs w:val="20"/>
                <w:lang w:val="sr-Cyrl-RS"/>
                <w:rPrChange w:id="9439" w:author="Milan Stojkov" w:date="2026-10-02T11:00:00Z">
                  <w:rPr>
                    <w:sz w:val="20"/>
                    <w:szCs w:val="20"/>
                  </w:rPr>
                </w:rPrChange>
              </w:rPr>
              <w:t>6,63·10²</w:t>
            </w:r>
          </w:p>
        </w:tc>
        <w:tc>
          <w:tcPr>
            <w:tcW w:w="68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440" w:author="Milica Radić" w:date="2026-10-04T00:17:41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FAED77D">
            <w:pPr>
              <w:jc w:val="center"/>
              <w:rPr>
                <w:sz w:val="20"/>
                <w:szCs w:val="20"/>
                <w:lang w:val="sr-Cyrl-RS"/>
                <w:rPrChange w:id="9442" w:author="Milan Stojkov" w:date="2026-10-02T11:00:00Z">
                  <w:rPr>
                    <w:sz w:val="20"/>
                    <w:szCs w:val="20"/>
                  </w:rPr>
                </w:rPrChange>
              </w:rPr>
              <w:pPrChange w:id="9441" w:author="Milica Radić" w:date="2026-10-04T00:17:38Z">
                <w:pPr/>
              </w:pPrChange>
            </w:pPr>
            <w:r>
              <w:rPr>
                <w:sz w:val="20"/>
                <w:szCs w:val="20"/>
                <w:lang w:val="sr-Cyrl-RS"/>
                <w:rPrChange w:id="9443" w:author="Milan Stojkov" w:date="2026-10-02T11:00:00Z">
                  <w:rPr>
                    <w:sz w:val="20"/>
                    <w:szCs w:val="20"/>
                  </w:rPr>
                </w:rPrChange>
              </w:rPr>
              <w:t>1,16·10³</w:t>
            </w:r>
          </w:p>
        </w:tc>
        <w:tc>
          <w:tcPr>
            <w:tcW w:w="9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9444" w:author="Milica Radić" w:date="2026-10-04T00:17:41Z">
              <w:tcPr>
                <w:tcW w:w="167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18DB3D8">
            <w:pPr>
              <w:jc w:val="center"/>
              <w:rPr>
                <w:sz w:val="20"/>
                <w:szCs w:val="20"/>
                <w:lang w:val="sr-Cyrl-RS"/>
                <w:rPrChange w:id="9446" w:author="Milan Stojkov" w:date="2026-10-02T11:00:00Z">
                  <w:rPr>
                    <w:sz w:val="20"/>
                    <w:szCs w:val="20"/>
                  </w:rPr>
                </w:rPrChange>
              </w:rPr>
              <w:pPrChange w:id="9445" w:author="Milica Radić" w:date="2026-10-04T00:17:38Z">
                <w:pPr/>
              </w:pPrChange>
            </w:pPr>
            <w:r>
              <w:rPr>
                <w:sz w:val="20"/>
                <w:szCs w:val="20"/>
                <w:lang w:val="sr-Cyrl-RS"/>
                <w:rPrChange w:id="9447" w:author="Milan Stojkov" w:date="2026-10-02T11:00:00Z">
                  <w:rPr>
                    <w:sz w:val="20"/>
                    <w:szCs w:val="20"/>
                  </w:rPr>
                </w:rPrChange>
              </w:rPr>
              <w:t>2,42·10¹</w:t>
            </w:r>
          </w:p>
        </w:tc>
      </w:tr>
      <w:tr w14:paraId="6C87B2F8">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448" w:author="Milica Radić" w:date="2026-10-04T00:17:4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2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9449" w:author="Milica Radić" w:date="2026-10-04T00:17:41Z">
              <w:tcPr>
                <w:tcW w:w="158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62709DF">
            <w:pPr>
              <w:jc w:val="center"/>
              <w:rPr>
                <w:sz w:val="20"/>
                <w:szCs w:val="20"/>
                <w:lang w:val="sr-Cyrl-RS"/>
                <w:rPrChange w:id="9451" w:author="Milan Stojkov" w:date="2026-10-02T11:00:00Z">
                  <w:rPr>
                    <w:sz w:val="20"/>
                    <w:szCs w:val="20"/>
                  </w:rPr>
                </w:rPrChange>
              </w:rPr>
              <w:pPrChange w:id="9450" w:author="Milica Radić" w:date="2026-10-04T00:17:38Z">
                <w:pPr/>
              </w:pPrChange>
            </w:pPr>
            <w:r>
              <w:rPr>
                <w:i/>
                <w:iCs/>
                <w:sz w:val="20"/>
                <w:szCs w:val="20"/>
                <w:lang w:val="sr-Cyrl-RS"/>
                <w:rPrChange w:id="9452" w:author="Milan Stojkov" w:date="2026-10-02T11:00:00Z">
                  <w:rPr>
                    <w:i/>
                    <w:iCs/>
                    <w:sz w:val="20"/>
                    <w:szCs w:val="20"/>
                  </w:rPr>
                </w:rPrChange>
              </w:rPr>
              <w:t>Sybil</w:t>
            </w:r>
            <w:r>
              <w:rPr>
                <w:sz w:val="20"/>
                <w:szCs w:val="20"/>
                <w:lang w:val="sr-Cyrl-RS"/>
                <w:rPrChange w:id="9453" w:author="Milan Stojkov" w:date="2026-10-02T11:00:00Z">
                  <w:rPr>
                    <w:sz w:val="20"/>
                    <w:szCs w:val="20"/>
                  </w:rPr>
                </w:rPrChange>
              </w:rPr>
              <w:t>-отпорна</w:t>
            </w:r>
          </w:p>
        </w:tc>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454" w:author="Milica Radić" w:date="2026-10-04T00:17:4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2B2B695">
            <w:pPr>
              <w:jc w:val="center"/>
              <w:rPr>
                <w:sz w:val="20"/>
                <w:szCs w:val="20"/>
                <w:lang w:val="sr-Cyrl-RS"/>
                <w:rPrChange w:id="9456" w:author="Milan Stojkov" w:date="2026-10-02T11:00:00Z">
                  <w:rPr>
                    <w:sz w:val="20"/>
                    <w:szCs w:val="20"/>
                  </w:rPr>
                </w:rPrChange>
              </w:rPr>
              <w:pPrChange w:id="9455" w:author="Milica Radić" w:date="2026-10-04T00:17:38Z">
                <w:pPr/>
              </w:pPrChange>
            </w:pPr>
            <w:r>
              <w:rPr>
                <w:sz w:val="20"/>
                <w:szCs w:val="20"/>
                <w:lang w:val="sr-Cyrl-RS"/>
                <w:rPrChange w:id="9457" w:author="Milan Stojkov" w:date="2026-10-02T11:00:00Z">
                  <w:rPr>
                    <w:sz w:val="20"/>
                    <w:szCs w:val="20"/>
                  </w:rPr>
                </w:rPrChange>
              </w:rPr>
              <w:t>аритм. средина</w:t>
            </w:r>
          </w:p>
        </w:tc>
        <w:tc>
          <w:tcPr>
            <w:tcW w:w="8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458" w:author="Milica Radić" w:date="2026-10-04T00:17:41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D1354A9">
            <w:pPr>
              <w:jc w:val="center"/>
              <w:rPr>
                <w:sz w:val="20"/>
                <w:szCs w:val="20"/>
                <w:lang w:val="sr-Cyrl-RS"/>
                <w:rPrChange w:id="9460" w:author="Milan Stojkov" w:date="2026-10-02T11:00:00Z">
                  <w:rPr>
                    <w:sz w:val="20"/>
                    <w:szCs w:val="20"/>
                  </w:rPr>
                </w:rPrChange>
              </w:rPr>
              <w:pPrChange w:id="9459" w:author="Milica Radić" w:date="2026-10-04T00:17:38Z">
                <w:pPr/>
              </w:pPrChange>
            </w:pPr>
            <w:r>
              <w:rPr>
                <w:sz w:val="20"/>
                <w:szCs w:val="20"/>
                <w:lang w:val="sr-Cyrl-RS"/>
                <w:rPrChange w:id="9461" w:author="Milan Stojkov" w:date="2026-10-02T11:00:00Z">
                  <w:rPr>
                    <w:sz w:val="20"/>
                    <w:szCs w:val="20"/>
                  </w:rPr>
                </w:rPrChange>
              </w:rPr>
              <w:t>5,82·10¹</w:t>
            </w:r>
          </w:p>
        </w:tc>
        <w:tc>
          <w:tcPr>
            <w:tcW w:w="66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462" w:author="Milica Radić" w:date="2026-10-04T00:17:41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9A3ABC3">
            <w:pPr>
              <w:jc w:val="center"/>
              <w:rPr>
                <w:sz w:val="20"/>
                <w:szCs w:val="20"/>
                <w:lang w:val="sr-Cyrl-RS"/>
                <w:rPrChange w:id="9464" w:author="Milan Stojkov" w:date="2026-10-02T11:00:00Z">
                  <w:rPr>
                    <w:sz w:val="20"/>
                    <w:szCs w:val="20"/>
                  </w:rPr>
                </w:rPrChange>
              </w:rPr>
              <w:pPrChange w:id="9463" w:author="Milica Radić" w:date="2026-10-04T00:17:38Z">
                <w:pPr/>
              </w:pPrChange>
            </w:pPr>
            <w:r>
              <w:rPr>
                <w:sz w:val="20"/>
                <w:szCs w:val="20"/>
                <w:lang w:val="sr-Cyrl-RS"/>
                <w:rPrChange w:id="9465" w:author="Milan Stojkov" w:date="2026-10-02T11:00:00Z">
                  <w:rPr>
                    <w:sz w:val="20"/>
                    <w:szCs w:val="20"/>
                  </w:rPr>
                </w:rPrChange>
              </w:rPr>
              <w:t>7,55·10³</w:t>
            </w:r>
          </w:p>
        </w:tc>
        <w:tc>
          <w:tcPr>
            <w:tcW w:w="68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466" w:author="Milica Radić" w:date="2026-10-04T00:17:41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70145E8">
            <w:pPr>
              <w:jc w:val="center"/>
              <w:rPr>
                <w:sz w:val="20"/>
                <w:szCs w:val="20"/>
                <w:lang w:val="sr-Cyrl-RS"/>
                <w:rPrChange w:id="9468" w:author="Milan Stojkov" w:date="2026-10-02T11:00:00Z">
                  <w:rPr>
                    <w:sz w:val="20"/>
                    <w:szCs w:val="20"/>
                  </w:rPr>
                </w:rPrChange>
              </w:rPr>
              <w:pPrChange w:id="9467" w:author="Milica Radić" w:date="2026-10-04T00:17:38Z">
                <w:pPr/>
              </w:pPrChange>
            </w:pPr>
            <w:r>
              <w:rPr>
                <w:sz w:val="20"/>
                <w:szCs w:val="20"/>
                <w:lang w:val="sr-Cyrl-RS"/>
                <w:rPrChange w:id="9469" w:author="Milan Stojkov" w:date="2026-10-02T11:00:00Z">
                  <w:rPr>
                    <w:sz w:val="20"/>
                    <w:szCs w:val="20"/>
                  </w:rPr>
                </w:rPrChange>
              </w:rPr>
              <w:t>3,38·10³</w:t>
            </w:r>
          </w:p>
        </w:tc>
        <w:tc>
          <w:tcPr>
            <w:tcW w:w="9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9470" w:author="Milica Radić" w:date="2026-10-04T00:17:41Z">
              <w:tcPr>
                <w:tcW w:w="167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06E3CEF8">
            <w:pPr>
              <w:jc w:val="center"/>
              <w:rPr>
                <w:sz w:val="20"/>
                <w:szCs w:val="20"/>
                <w:lang w:val="sr-Cyrl-RS"/>
                <w:rPrChange w:id="9472" w:author="Milan Stojkov" w:date="2026-10-02T11:00:00Z">
                  <w:rPr>
                    <w:sz w:val="20"/>
                    <w:szCs w:val="20"/>
                  </w:rPr>
                </w:rPrChange>
              </w:rPr>
              <w:pPrChange w:id="9471" w:author="Milica Radić" w:date="2026-10-04T00:17:38Z">
                <w:pPr/>
              </w:pPrChange>
            </w:pPr>
            <w:r>
              <w:rPr>
                <w:sz w:val="20"/>
                <w:szCs w:val="20"/>
                <w:lang w:val="sr-Cyrl-RS"/>
                <w:rPrChange w:id="9473" w:author="Milan Stojkov" w:date="2026-10-02T11:00:00Z">
                  <w:rPr>
                    <w:sz w:val="20"/>
                    <w:szCs w:val="20"/>
                  </w:rPr>
                </w:rPrChange>
              </w:rPr>
              <w:t>4,98·10⁰</w:t>
            </w:r>
          </w:p>
        </w:tc>
      </w:tr>
      <w:tr w14:paraId="04CB14D0">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474" w:author="Milica Radić" w:date="2026-10-04T00:17:4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2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9475" w:author="Milica Radić" w:date="2026-10-04T00:17:41Z">
              <w:tcPr>
                <w:tcW w:w="158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CE9BABF">
            <w:pPr>
              <w:jc w:val="center"/>
              <w:rPr>
                <w:sz w:val="20"/>
                <w:szCs w:val="20"/>
                <w:lang w:val="sr-Cyrl-RS"/>
                <w:rPrChange w:id="9477" w:author="Milan Stojkov" w:date="2026-10-02T11:00:00Z">
                  <w:rPr>
                    <w:sz w:val="20"/>
                    <w:szCs w:val="20"/>
                  </w:rPr>
                </w:rPrChange>
              </w:rPr>
              <w:pPrChange w:id="9476" w:author="Milica Radić" w:date="2026-10-04T00:17:38Z">
                <w:pPr/>
              </w:pPrChange>
            </w:pPr>
            <w:r>
              <w:rPr>
                <w:i/>
                <w:iCs/>
                <w:sz w:val="20"/>
                <w:szCs w:val="20"/>
                <w:lang w:val="sr-Cyrl-RS"/>
                <w:rPrChange w:id="9478" w:author="Milan Stojkov" w:date="2026-10-02T11:00:00Z">
                  <w:rPr>
                    <w:i/>
                    <w:iCs/>
                    <w:sz w:val="20"/>
                    <w:szCs w:val="20"/>
                  </w:rPr>
                </w:rPrChange>
              </w:rPr>
              <w:t>Sybil</w:t>
            </w:r>
            <w:r>
              <w:rPr>
                <w:sz w:val="20"/>
                <w:szCs w:val="20"/>
                <w:lang w:val="sr-Cyrl-RS"/>
                <w:rPrChange w:id="9479" w:author="Milan Stojkov" w:date="2026-10-02T11:00:00Z">
                  <w:rPr>
                    <w:sz w:val="20"/>
                    <w:szCs w:val="20"/>
                  </w:rPr>
                </w:rPrChange>
              </w:rPr>
              <w:t>-отпорна</w:t>
            </w:r>
          </w:p>
        </w:tc>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480" w:author="Milica Radić" w:date="2026-10-04T00:17:4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DAE0589">
            <w:pPr>
              <w:jc w:val="center"/>
              <w:rPr>
                <w:sz w:val="20"/>
                <w:szCs w:val="20"/>
                <w:lang w:val="sr-Cyrl-RS"/>
                <w:rPrChange w:id="9482" w:author="Milan Stojkov" w:date="2026-10-02T11:00:00Z">
                  <w:rPr>
                    <w:sz w:val="20"/>
                    <w:szCs w:val="20"/>
                  </w:rPr>
                </w:rPrChange>
              </w:rPr>
              <w:pPrChange w:id="9481" w:author="Milica Radić" w:date="2026-10-04T00:17:38Z">
                <w:pPr/>
              </w:pPrChange>
            </w:pPr>
            <w:r>
              <w:rPr>
                <w:sz w:val="20"/>
                <w:szCs w:val="20"/>
                <w:lang w:val="sr-Cyrl-RS"/>
                <w:rPrChange w:id="9483" w:author="Milan Stojkov" w:date="2026-10-02T11:00:00Z">
                  <w:rPr>
                    <w:sz w:val="20"/>
                    <w:szCs w:val="20"/>
                  </w:rPr>
                </w:rPrChange>
              </w:rPr>
              <w:t>медијана</w:t>
            </w:r>
          </w:p>
        </w:tc>
        <w:tc>
          <w:tcPr>
            <w:tcW w:w="8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484" w:author="Milica Radić" w:date="2026-10-04T00:17:41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8170B92">
            <w:pPr>
              <w:jc w:val="center"/>
              <w:rPr>
                <w:sz w:val="20"/>
                <w:szCs w:val="20"/>
                <w:lang w:val="sr-Cyrl-RS"/>
                <w:rPrChange w:id="9486" w:author="Milan Stojkov" w:date="2026-10-02T11:00:00Z">
                  <w:rPr>
                    <w:sz w:val="20"/>
                    <w:szCs w:val="20"/>
                  </w:rPr>
                </w:rPrChange>
              </w:rPr>
              <w:pPrChange w:id="9485" w:author="Milica Radić" w:date="2026-10-04T00:17:38Z">
                <w:pPr/>
              </w:pPrChange>
            </w:pPr>
            <w:r>
              <w:rPr>
                <w:sz w:val="20"/>
                <w:szCs w:val="20"/>
                <w:lang w:val="sr-Cyrl-RS"/>
                <w:rPrChange w:id="9487" w:author="Milan Stojkov" w:date="2026-10-02T11:00:00Z">
                  <w:rPr>
                    <w:sz w:val="20"/>
                    <w:szCs w:val="20"/>
                  </w:rPr>
                </w:rPrChange>
              </w:rPr>
              <w:t>1,21·10⁻⁵</w:t>
            </w:r>
          </w:p>
        </w:tc>
        <w:tc>
          <w:tcPr>
            <w:tcW w:w="66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488" w:author="Milica Radić" w:date="2026-10-04T00:17:41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723BFB8">
            <w:pPr>
              <w:jc w:val="center"/>
              <w:rPr>
                <w:sz w:val="20"/>
                <w:szCs w:val="20"/>
                <w:lang w:val="sr-Cyrl-RS"/>
                <w:rPrChange w:id="9490" w:author="Milan Stojkov" w:date="2026-10-02T11:00:00Z">
                  <w:rPr>
                    <w:sz w:val="20"/>
                    <w:szCs w:val="20"/>
                  </w:rPr>
                </w:rPrChange>
              </w:rPr>
              <w:pPrChange w:id="9489" w:author="Milica Radić" w:date="2026-10-04T00:17:38Z">
                <w:pPr/>
              </w:pPrChange>
            </w:pPr>
            <w:r>
              <w:rPr>
                <w:sz w:val="20"/>
                <w:szCs w:val="20"/>
                <w:lang w:val="sr-Cyrl-RS"/>
                <w:rPrChange w:id="9491" w:author="Milan Stojkov" w:date="2026-10-02T11:00:00Z">
                  <w:rPr>
                    <w:sz w:val="20"/>
                    <w:szCs w:val="20"/>
                  </w:rPr>
                </w:rPrChange>
              </w:rPr>
              <w:t>1,21·10⁻⁵</w:t>
            </w:r>
          </w:p>
        </w:tc>
        <w:tc>
          <w:tcPr>
            <w:tcW w:w="68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492" w:author="Milica Radić" w:date="2026-10-04T00:17:41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17EF452">
            <w:pPr>
              <w:jc w:val="center"/>
              <w:rPr>
                <w:sz w:val="20"/>
                <w:szCs w:val="20"/>
                <w:lang w:val="sr-Cyrl-RS"/>
                <w:rPrChange w:id="9494" w:author="Milan Stojkov" w:date="2026-10-02T11:00:00Z">
                  <w:rPr>
                    <w:sz w:val="20"/>
                    <w:szCs w:val="20"/>
                  </w:rPr>
                </w:rPrChange>
              </w:rPr>
              <w:pPrChange w:id="9493" w:author="Milica Radić" w:date="2026-10-04T00:17:38Z">
                <w:pPr/>
              </w:pPrChange>
            </w:pPr>
            <w:r>
              <w:rPr>
                <w:sz w:val="20"/>
                <w:szCs w:val="20"/>
                <w:lang w:val="sr-Cyrl-RS"/>
                <w:rPrChange w:id="9495" w:author="Milan Stojkov" w:date="2026-10-02T11:00:00Z">
                  <w:rPr>
                    <w:sz w:val="20"/>
                    <w:szCs w:val="20"/>
                  </w:rPr>
                </w:rPrChange>
              </w:rPr>
              <w:t>1,55·10⁻⁴</w:t>
            </w:r>
          </w:p>
        </w:tc>
        <w:tc>
          <w:tcPr>
            <w:tcW w:w="9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9496" w:author="Milica Radić" w:date="2026-10-04T00:17:41Z">
              <w:tcPr>
                <w:tcW w:w="167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E6FDF01">
            <w:pPr>
              <w:jc w:val="center"/>
              <w:rPr>
                <w:sz w:val="20"/>
                <w:szCs w:val="20"/>
                <w:lang w:val="sr-Cyrl-RS"/>
                <w:rPrChange w:id="9498" w:author="Milan Stojkov" w:date="2026-10-02T11:00:00Z">
                  <w:rPr>
                    <w:sz w:val="20"/>
                    <w:szCs w:val="20"/>
                  </w:rPr>
                </w:rPrChange>
              </w:rPr>
              <w:pPrChange w:id="9497" w:author="Milica Radić" w:date="2026-10-04T00:17:38Z">
                <w:pPr/>
              </w:pPrChange>
            </w:pPr>
            <w:r>
              <w:rPr>
                <w:sz w:val="20"/>
                <w:szCs w:val="20"/>
                <w:lang w:val="sr-Cyrl-RS"/>
                <w:rPrChange w:id="9499" w:author="Milan Stojkov" w:date="2026-10-02T11:00:00Z">
                  <w:rPr>
                    <w:sz w:val="20"/>
                    <w:szCs w:val="20"/>
                  </w:rPr>
                </w:rPrChange>
              </w:rPr>
              <w:t>1,21·10⁻⁵</w:t>
            </w:r>
          </w:p>
        </w:tc>
      </w:tr>
      <w:tr w14:paraId="39F8399A">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500" w:author="Milica Radić" w:date="2026-10-04T00:17:4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2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9501" w:author="Milica Radić" w:date="2026-10-04T00:17:41Z">
              <w:tcPr>
                <w:tcW w:w="158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DEA352B">
            <w:pPr>
              <w:jc w:val="center"/>
              <w:rPr>
                <w:sz w:val="20"/>
                <w:szCs w:val="20"/>
                <w:lang w:val="sr-Cyrl-RS"/>
                <w:rPrChange w:id="9503" w:author="Milan Stojkov" w:date="2026-10-02T11:00:00Z">
                  <w:rPr>
                    <w:sz w:val="20"/>
                    <w:szCs w:val="20"/>
                  </w:rPr>
                </w:rPrChange>
              </w:rPr>
              <w:pPrChange w:id="9502" w:author="Milica Radić" w:date="2026-10-04T00:17:38Z">
                <w:pPr/>
              </w:pPrChange>
            </w:pPr>
            <w:r>
              <w:rPr>
                <w:i/>
                <w:iCs/>
                <w:sz w:val="20"/>
                <w:szCs w:val="20"/>
                <w:lang w:val="sr-Cyrl-RS"/>
                <w:rPrChange w:id="9504" w:author="Milan Stojkov" w:date="2026-10-02T11:00:00Z">
                  <w:rPr>
                    <w:i/>
                    <w:iCs/>
                    <w:sz w:val="20"/>
                    <w:szCs w:val="20"/>
                  </w:rPr>
                </w:rPrChange>
              </w:rPr>
              <w:t>Sybil</w:t>
            </w:r>
            <w:r>
              <w:rPr>
                <w:sz w:val="20"/>
                <w:szCs w:val="20"/>
                <w:lang w:val="sr-Cyrl-RS"/>
                <w:rPrChange w:id="9505" w:author="Milan Stojkov" w:date="2026-10-02T11:00:00Z">
                  <w:rPr>
                    <w:sz w:val="20"/>
                    <w:szCs w:val="20"/>
                  </w:rPr>
                </w:rPrChange>
              </w:rPr>
              <w:t>-отпорна</w:t>
            </w:r>
          </w:p>
        </w:tc>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506" w:author="Milica Radić" w:date="2026-10-04T00:17:4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D06A903">
            <w:pPr>
              <w:jc w:val="center"/>
              <w:rPr>
                <w:sz w:val="20"/>
                <w:szCs w:val="20"/>
                <w:lang w:val="sr-Cyrl-RS"/>
                <w:rPrChange w:id="9508" w:author="Milan Stojkov" w:date="2026-10-02T11:00:00Z">
                  <w:rPr>
                    <w:sz w:val="20"/>
                    <w:szCs w:val="20"/>
                  </w:rPr>
                </w:rPrChange>
              </w:rPr>
              <w:pPrChange w:id="9507" w:author="Milica Radić" w:date="2026-10-04T00:17:38Z">
                <w:pPr/>
              </w:pPrChange>
            </w:pPr>
            <w:r>
              <w:rPr>
                <w:sz w:val="20"/>
                <w:szCs w:val="20"/>
                <w:lang w:val="sr-Cyrl-RS"/>
                <w:rPrChange w:id="9509" w:author="Milan Stojkov" w:date="2026-10-02T11:00:00Z">
                  <w:rPr>
                    <w:sz w:val="20"/>
                    <w:szCs w:val="20"/>
                  </w:rPr>
                </w:rPrChange>
              </w:rPr>
              <w:t>одсеч. средина</w:t>
            </w:r>
          </w:p>
        </w:tc>
        <w:tc>
          <w:tcPr>
            <w:tcW w:w="8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510" w:author="Milica Radić" w:date="2026-10-04T00:17:41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38E8B45">
            <w:pPr>
              <w:jc w:val="center"/>
              <w:rPr>
                <w:sz w:val="20"/>
                <w:szCs w:val="20"/>
                <w:lang w:val="sr-Cyrl-RS"/>
                <w:rPrChange w:id="9512" w:author="Milan Stojkov" w:date="2026-10-02T11:00:00Z">
                  <w:rPr>
                    <w:sz w:val="20"/>
                    <w:szCs w:val="20"/>
                  </w:rPr>
                </w:rPrChange>
              </w:rPr>
              <w:pPrChange w:id="9511" w:author="Milica Radić" w:date="2026-10-04T00:17:38Z">
                <w:pPr/>
              </w:pPrChange>
            </w:pPr>
            <w:r>
              <w:rPr>
                <w:sz w:val="20"/>
                <w:szCs w:val="20"/>
                <w:lang w:val="sr-Cyrl-RS"/>
                <w:rPrChange w:id="9513" w:author="Milan Stojkov" w:date="2026-10-02T11:00:00Z">
                  <w:rPr>
                    <w:sz w:val="20"/>
                    <w:szCs w:val="20"/>
                  </w:rPr>
                </w:rPrChange>
              </w:rPr>
              <w:t>3,21·10¹</w:t>
            </w:r>
          </w:p>
        </w:tc>
        <w:tc>
          <w:tcPr>
            <w:tcW w:w="66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514" w:author="Milica Radić" w:date="2026-10-04T00:17:41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E818BDE">
            <w:pPr>
              <w:jc w:val="center"/>
              <w:rPr>
                <w:sz w:val="20"/>
                <w:szCs w:val="20"/>
                <w:lang w:val="sr-Cyrl-RS"/>
                <w:rPrChange w:id="9516" w:author="Milan Stojkov" w:date="2026-10-02T11:00:00Z">
                  <w:rPr>
                    <w:sz w:val="20"/>
                    <w:szCs w:val="20"/>
                  </w:rPr>
                </w:rPrChange>
              </w:rPr>
              <w:pPrChange w:id="9515" w:author="Milica Radić" w:date="2026-10-04T00:17:38Z">
                <w:pPr/>
              </w:pPrChange>
            </w:pPr>
            <w:r>
              <w:rPr>
                <w:sz w:val="20"/>
                <w:szCs w:val="20"/>
                <w:lang w:val="sr-Cyrl-RS"/>
                <w:rPrChange w:id="9517" w:author="Milan Stojkov" w:date="2026-10-02T11:00:00Z">
                  <w:rPr>
                    <w:sz w:val="20"/>
                    <w:szCs w:val="20"/>
                  </w:rPr>
                </w:rPrChange>
              </w:rPr>
              <w:t>2,31·10³</w:t>
            </w:r>
          </w:p>
        </w:tc>
        <w:tc>
          <w:tcPr>
            <w:tcW w:w="68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518" w:author="Milica Radić" w:date="2026-10-04T00:17:41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ADF8729">
            <w:pPr>
              <w:jc w:val="center"/>
              <w:rPr>
                <w:sz w:val="20"/>
                <w:szCs w:val="20"/>
                <w:lang w:val="sr-Cyrl-RS"/>
                <w:rPrChange w:id="9520" w:author="Milan Stojkov" w:date="2026-10-02T11:00:00Z">
                  <w:rPr>
                    <w:sz w:val="20"/>
                    <w:szCs w:val="20"/>
                  </w:rPr>
                </w:rPrChange>
              </w:rPr>
              <w:pPrChange w:id="9519" w:author="Milica Radić" w:date="2026-10-04T00:17:38Z">
                <w:pPr/>
              </w:pPrChange>
            </w:pPr>
            <w:r>
              <w:rPr>
                <w:sz w:val="20"/>
                <w:szCs w:val="20"/>
                <w:lang w:val="sr-Cyrl-RS"/>
                <w:rPrChange w:id="9521" w:author="Milan Stojkov" w:date="2026-10-02T11:00:00Z">
                  <w:rPr>
                    <w:sz w:val="20"/>
                    <w:szCs w:val="20"/>
                  </w:rPr>
                </w:rPrChange>
              </w:rPr>
              <w:t>2,23·10¹</w:t>
            </w:r>
          </w:p>
        </w:tc>
        <w:tc>
          <w:tcPr>
            <w:tcW w:w="9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9522" w:author="Milica Radić" w:date="2026-10-04T00:17:41Z">
              <w:tcPr>
                <w:tcW w:w="167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C50FC9F">
            <w:pPr>
              <w:jc w:val="center"/>
              <w:rPr>
                <w:sz w:val="20"/>
                <w:szCs w:val="20"/>
                <w:lang w:val="sr-Cyrl-RS"/>
                <w:rPrChange w:id="9524" w:author="Milan Stojkov" w:date="2026-10-02T11:00:00Z">
                  <w:rPr>
                    <w:sz w:val="20"/>
                    <w:szCs w:val="20"/>
                  </w:rPr>
                </w:rPrChange>
              </w:rPr>
              <w:pPrChange w:id="9523" w:author="Milica Radić" w:date="2026-10-04T00:17:38Z">
                <w:pPr/>
              </w:pPrChange>
            </w:pPr>
            <w:r>
              <w:rPr>
                <w:sz w:val="20"/>
                <w:szCs w:val="20"/>
                <w:lang w:val="sr-Cyrl-RS"/>
                <w:rPrChange w:id="9525" w:author="Milan Stojkov" w:date="2026-10-02T11:00:00Z">
                  <w:rPr>
                    <w:sz w:val="20"/>
                    <w:szCs w:val="20"/>
                  </w:rPr>
                </w:rPrChange>
              </w:rPr>
              <w:t>1,98·10⁻¹</w:t>
            </w:r>
          </w:p>
        </w:tc>
      </w:tr>
      <w:tr w14:paraId="20979B4A">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526" w:author="Milica Radić" w:date="2026-10-04T00:17:4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2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9527" w:author="Milica Radić" w:date="2026-10-04T00:17:41Z">
              <w:tcPr>
                <w:tcW w:w="158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2C69A9F">
            <w:pPr>
              <w:jc w:val="center"/>
              <w:rPr>
                <w:sz w:val="20"/>
                <w:szCs w:val="20"/>
                <w:lang w:val="sr-Cyrl-RS"/>
                <w:rPrChange w:id="9529" w:author="Milan Stojkov" w:date="2026-10-02T11:00:00Z">
                  <w:rPr>
                    <w:sz w:val="20"/>
                    <w:szCs w:val="20"/>
                  </w:rPr>
                </w:rPrChange>
              </w:rPr>
              <w:pPrChange w:id="9528" w:author="Milica Radić" w:date="2026-10-04T00:17:38Z">
                <w:pPr/>
              </w:pPrChange>
            </w:pPr>
            <w:r>
              <w:rPr>
                <w:i/>
                <w:iCs/>
                <w:sz w:val="20"/>
                <w:szCs w:val="20"/>
                <w:lang w:val="sr-Cyrl-RS"/>
                <w:rPrChange w:id="9530" w:author="Milan Stojkov" w:date="2026-10-02T11:00:00Z">
                  <w:rPr>
                    <w:i/>
                    <w:iCs/>
                    <w:sz w:val="20"/>
                    <w:szCs w:val="20"/>
                  </w:rPr>
                </w:rPrChange>
              </w:rPr>
              <w:t>Eclipse</w:t>
            </w:r>
            <w:r>
              <w:rPr>
                <w:sz w:val="20"/>
                <w:szCs w:val="20"/>
                <w:lang w:val="sr-Cyrl-RS"/>
                <w:rPrChange w:id="9531" w:author="Milan Stojkov" w:date="2026-10-02T11:00:00Z">
                  <w:rPr>
                    <w:sz w:val="20"/>
                    <w:szCs w:val="20"/>
                  </w:rPr>
                </w:rPrChange>
              </w:rPr>
              <w:t>-отпорна</w:t>
            </w:r>
          </w:p>
        </w:tc>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532" w:author="Milica Radić" w:date="2026-10-04T00:17:4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82678CA">
            <w:pPr>
              <w:jc w:val="center"/>
              <w:rPr>
                <w:sz w:val="20"/>
                <w:szCs w:val="20"/>
                <w:lang w:val="sr-Cyrl-RS"/>
                <w:rPrChange w:id="9534" w:author="Milan Stojkov" w:date="2026-10-02T11:00:00Z">
                  <w:rPr>
                    <w:sz w:val="20"/>
                    <w:szCs w:val="20"/>
                  </w:rPr>
                </w:rPrChange>
              </w:rPr>
              <w:pPrChange w:id="9533" w:author="Milica Radić" w:date="2026-10-04T00:17:38Z">
                <w:pPr/>
              </w:pPrChange>
            </w:pPr>
            <w:r>
              <w:rPr>
                <w:sz w:val="20"/>
                <w:szCs w:val="20"/>
                <w:lang w:val="sr-Cyrl-RS"/>
                <w:rPrChange w:id="9535" w:author="Milan Stojkov" w:date="2026-10-02T11:00:00Z">
                  <w:rPr>
                    <w:sz w:val="20"/>
                    <w:szCs w:val="20"/>
                  </w:rPr>
                </w:rPrChange>
              </w:rPr>
              <w:t>аритм. средина</w:t>
            </w:r>
          </w:p>
        </w:tc>
        <w:tc>
          <w:tcPr>
            <w:tcW w:w="8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536" w:author="Milica Radić" w:date="2026-10-04T00:17:41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6F4AB9D">
            <w:pPr>
              <w:jc w:val="center"/>
              <w:rPr>
                <w:sz w:val="20"/>
                <w:szCs w:val="20"/>
                <w:lang w:val="sr-Cyrl-RS"/>
                <w:rPrChange w:id="9538" w:author="Milan Stojkov" w:date="2026-10-02T11:00:00Z">
                  <w:rPr>
                    <w:sz w:val="20"/>
                    <w:szCs w:val="20"/>
                  </w:rPr>
                </w:rPrChange>
              </w:rPr>
              <w:pPrChange w:id="9537" w:author="Milica Radić" w:date="2026-10-04T00:17:38Z">
                <w:pPr/>
              </w:pPrChange>
            </w:pPr>
            <w:r>
              <w:rPr>
                <w:sz w:val="20"/>
                <w:szCs w:val="20"/>
                <w:lang w:val="sr-Cyrl-RS"/>
                <w:rPrChange w:id="9539" w:author="Milan Stojkov" w:date="2026-10-02T11:00:00Z">
                  <w:rPr>
                    <w:sz w:val="20"/>
                    <w:szCs w:val="20"/>
                  </w:rPr>
                </w:rPrChange>
              </w:rPr>
              <w:t>5,66·10¹</w:t>
            </w:r>
          </w:p>
        </w:tc>
        <w:tc>
          <w:tcPr>
            <w:tcW w:w="66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540" w:author="Milica Radić" w:date="2026-10-04T00:17:41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368626D">
            <w:pPr>
              <w:jc w:val="center"/>
              <w:rPr>
                <w:sz w:val="20"/>
                <w:szCs w:val="20"/>
                <w:lang w:val="sr-Cyrl-RS"/>
                <w:rPrChange w:id="9542" w:author="Milan Stojkov" w:date="2026-10-02T11:00:00Z">
                  <w:rPr>
                    <w:sz w:val="20"/>
                    <w:szCs w:val="20"/>
                  </w:rPr>
                </w:rPrChange>
              </w:rPr>
              <w:pPrChange w:id="9541" w:author="Milica Radić" w:date="2026-10-04T00:17:38Z">
                <w:pPr/>
              </w:pPrChange>
            </w:pPr>
            <w:r>
              <w:rPr>
                <w:sz w:val="20"/>
                <w:szCs w:val="20"/>
                <w:lang w:val="sr-Cyrl-RS"/>
                <w:rPrChange w:id="9543" w:author="Milan Stojkov" w:date="2026-10-02T11:00:00Z">
                  <w:rPr>
                    <w:sz w:val="20"/>
                    <w:szCs w:val="20"/>
                  </w:rPr>
                </w:rPrChange>
              </w:rPr>
              <w:t>7,17·10³</w:t>
            </w:r>
          </w:p>
        </w:tc>
        <w:tc>
          <w:tcPr>
            <w:tcW w:w="68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544" w:author="Milica Radić" w:date="2026-10-04T00:17:41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694D8E0">
            <w:pPr>
              <w:jc w:val="center"/>
              <w:rPr>
                <w:sz w:val="20"/>
                <w:szCs w:val="20"/>
                <w:lang w:val="sr-Cyrl-RS"/>
                <w:rPrChange w:id="9546" w:author="Milan Stojkov" w:date="2026-10-02T11:00:00Z">
                  <w:rPr>
                    <w:sz w:val="20"/>
                    <w:szCs w:val="20"/>
                  </w:rPr>
                </w:rPrChange>
              </w:rPr>
              <w:pPrChange w:id="9545" w:author="Milica Radić" w:date="2026-10-04T00:17:38Z">
                <w:pPr/>
              </w:pPrChange>
            </w:pPr>
            <w:r>
              <w:rPr>
                <w:sz w:val="20"/>
                <w:szCs w:val="20"/>
                <w:lang w:val="sr-Cyrl-RS"/>
                <w:rPrChange w:id="9547" w:author="Milan Stojkov" w:date="2026-10-02T11:00:00Z">
                  <w:rPr>
                    <w:sz w:val="20"/>
                    <w:szCs w:val="20"/>
                  </w:rPr>
                </w:rPrChange>
              </w:rPr>
              <w:t>3,77·10³</w:t>
            </w:r>
          </w:p>
        </w:tc>
        <w:tc>
          <w:tcPr>
            <w:tcW w:w="9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9548" w:author="Milica Radić" w:date="2026-10-04T00:17:41Z">
              <w:tcPr>
                <w:tcW w:w="167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750C4B7">
            <w:pPr>
              <w:jc w:val="center"/>
              <w:rPr>
                <w:sz w:val="20"/>
                <w:szCs w:val="20"/>
                <w:lang w:val="sr-Cyrl-RS"/>
                <w:rPrChange w:id="9550" w:author="Milan Stojkov" w:date="2026-10-02T11:00:00Z">
                  <w:rPr>
                    <w:sz w:val="20"/>
                    <w:szCs w:val="20"/>
                  </w:rPr>
                </w:rPrChange>
              </w:rPr>
              <w:pPrChange w:id="9549" w:author="Milica Radić" w:date="2026-10-04T00:17:38Z">
                <w:pPr/>
              </w:pPrChange>
            </w:pPr>
            <w:r>
              <w:rPr>
                <w:sz w:val="20"/>
                <w:szCs w:val="20"/>
                <w:lang w:val="sr-Cyrl-RS"/>
                <w:rPrChange w:id="9551" w:author="Milan Stojkov" w:date="2026-10-02T11:00:00Z">
                  <w:rPr>
                    <w:sz w:val="20"/>
                    <w:szCs w:val="20"/>
                  </w:rPr>
                </w:rPrChange>
              </w:rPr>
              <w:t>1,38·10⁰</w:t>
            </w:r>
          </w:p>
        </w:tc>
      </w:tr>
      <w:tr w14:paraId="19AE91AB">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552" w:author="Milica Radić" w:date="2026-10-04T00:17:4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2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9553" w:author="Milica Radić" w:date="2026-10-04T00:17:41Z">
              <w:tcPr>
                <w:tcW w:w="158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32D348E">
            <w:pPr>
              <w:jc w:val="center"/>
              <w:rPr>
                <w:sz w:val="20"/>
                <w:szCs w:val="20"/>
                <w:lang w:val="sr-Cyrl-RS"/>
                <w:rPrChange w:id="9555" w:author="Milan Stojkov" w:date="2026-10-02T11:00:00Z">
                  <w:rPr>
                    <w:sz w:val="20"/>
                    <w:szCs w:val="20"/>
                  </w:rPr>
                </w:rPrChange>
              </w:rPr>
              <w:pPrChange w:id="9554" w:author="Milica Radić" w:date="2026-10-04T00:17:38Z">
                <w:pPr/>
              </w:pPrChange>
            </w:pPr>
            <w:r>
              <w:rPr>
                <w:i/>
                <w:iCs/>
                <w:sz w:val="20"/>
                <w:szCs w:val="20"/>
                <w:lang w:val="sr-Cyrl-RS"/>
                <w:rPrChange w:id="9556" w:author="Milan Stojkov" w:date="2026-10-02T11:00:00Z">
                  <w:rPr>
                    <w:i/>
                    <w:iCs/>
                    <w:sz w:val="20"/>
                    <w:szCs w:val="20"/>
                  </w:rPr>
                </w:rPrChange>
              </w:rPr>
              <w:t>Eclipse</w:t>
            </w:r>
            <w:r>
              <w:rPr>
                <w:sz w:val="20"/>
                <w:szCs w:val="20"/>
                <w:lang w:val="sr-Cyrl-RS"/>
                <w:rPrChange w:id="9557" w:author="Milan Stojkov" w:date="2026-10-02T11:00:00Z">
                  <w:rPr>
                    <w:sz w:val="20"/>
                    <w:szCs w:val="20"/>
                  </w:rPr>
                </w:rPrChange>
              </w:rPr>
              <w:t>-отпорна</w:t>
            </w:r>
          </w:p>
        </w:tc>
        <w:tc>
          <w:tcPr>
            <w:tcW w:w="8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558" w:author="Milica Radić" w:date="2026-10-04T00:17:41Z">
              <w:tcPr>
                <w:tcW w:w="151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8462126">
            <w:pPr>
              <w:jc w:val="center"/>
              <w:rPr>
                <w:sz w:val="20"/>
                <w:szCs w:val="20"/>
                <w:lang w:val="sr-Cyrl-RS"/>
                <w:rPrChange w:id="9560" w:author="Milan Stojkov" w:date="2026-10-02T11:00:00Z">
                  <w:rPr>
                    <w:sz w:val="20"/>
                    <w:szCs w:val="20"/>
                  </w:rPr>
                </w:rPrChange>
              </w:rPr>
              <w:pPrChange w:id="9559" w:author="Milica Radić" w:date="2026-10-04T00:17:38Z">
                <w:pPr/>
              </w:pPrChange>
            </w:pPr>
            <w:r>
              <w:rPr>
                <w:sz w:val="20"/>
                <w:szCs w:val="20"/>
                <w:lang w:val="sr-Cyrl-RS"/>
                <w:rPrChange w:id="9561" w:author="Milan Stojkov" w:date="2026-10-02T11:00:00Z">
                  <w:rPr>
                    <w:sz w:val="20"/>
                    <w:szCs w:val="20"/>
                  </w:rPr>
                </w:rPrChange>
              </w:rPr>
              <w:t>медијана</w:t>
            </w:r>
          </w:p>
        </w:tc>
        <w:tc>
          <w:tcPr>
            <w:tcW w:w="8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562" w:author="Milica Radić" w:date="2026-10-04T00:17:41Z">
              <w:tcPr>
                <w:tcW w:w="151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572887F">
            <w:pPr>
              <w:jc w:val="center"/>
              <w:rPr>
                <w:sz w:val="20"/>
                <w:szCs w:val="20"/>
                <w:lang w:val="sr-Cyrl-RS"/>
                <w:rPrChange w:id="9564" w:author="Milan Stojkov" w:date="2026-10-02T11:00:00Z">
                  <w:rPr>
                    <w:sz w:val="20"/>
                    <w:szCs w:val="20"/>
                  </w:rPr>
                </w:rPrChange>
              </w:rPr>
              <w:pPrChange w:id="9563" w:author="Milica Radić" w:date="2026-10-04T00:17:38Z">
                <w:pPr/>
              </w:pPrChange>
            </w:pPr>
            <w:r>
              <w:rPr>
                <w:sz w:val="20"/>
                <w:szCs w:val="20"/>
                <w:lang w:val="sr-Cyrl-RS"/>
                <w:rPrChange w:id="9565" w:author="Milan Stojkov" w:date="2026-10-02T11:00:00Z">
                  <w:rPr>
                    <w:sz w:val="20"/>
                    <w:szCs w:val="20"/>
                  </w:rPr>
                </w:rPrChange>
              </w:rPr>
              <w:t>5,56·10⁻⁵</w:t>
            </w:r>
          </w:p>
        </w:tc>
        <w:tc>
          <w:tcPr>
            <w:tcW w:w="66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566" w:author="Milica Radić" w:date="2026-10-04T00:17:41Z">
              <w:tcPr>
                <w:tcW w:w="114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5EB33DF">
            <w:pPr>
              <w:jc w:val="center"/>
              <w:rPr>
                <w:sz w:val="20"/>
                <w:szCs w:val="20"/>
                <w:lang w:val="sr-Cyrl-RS"/>
                <w:rPrChange w:id="9568" w:author="Milan Stojkov" w:date="2026-10-02T11:00:00Z">
                  <w:rPr>
                    <w:sz w:val="20"/>
                    <w:szCs w:val="20"/>
                  </w:rPr>
                </w:rPrChange>
              </w:rPr>
              <w:pPrChange w:id="9567" w:author="Milica Radić" w:date="2026-10-04T00:17:38Z">
                <w:pPr/>
              </w:pPrChange>
            </w:pPr>
            <w:r>
              <w:rPr>
                <w:sz w:val="20"/>
                <w:szCs w:val="20"/>
                <w:lang w:val="sr-Cyrl-RS"/>
                <w:rPrChange w:id="9569" w:author="Milan Stojkov" w:date="2026-10-02T11:00:00Z">
                  <w:rPr>
                    <w:sz w:val="20"/>
                    <w:szCs w:val="20"/>
                  </w:rPr>
                </w:rPrChange>
              </w:rPr>
              <w:t>5,56·10⁻⁵</w:t>
            </w:r>
          </w:p>
        </w:tc>
        <w:tc>
          <w:tcPr>
            <w:tcW w:w="68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570" w:author="Milica Radić" w:date="2026-10-04T00:17:41Z">
              <w:tcPr>
                <w:tcW w:w="118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B31D3A5">
            <w:pPr>
              <w:jc w:val="center"/>
              <w:rPr>
                <w:sz w:val="20"/>
                <w:szCs w:val="20"/>
                <w:lang w:val="sr-Cyrl-RS"/>
                <w:rPrChange w:id="9572" w:author="Milan Stojkov" w:date="2026-10-02T11:00:00Z">
                  <w:rPr>
                    <w:sz w:val="20"/>
                    <w:szCs w:val="20"/>
                  </w:rPr>
                </w:rPrChange>
              </w:rPr>
              <w:pPrChange w:id="9571" w:author="Milica Radić" w:date="2026-10-04T00:17:38Z">
                <w:pPr/>
              </w:pPrChange>
            </w:pPr>
            <w:r>
              <w:rPr>
                <w:sz w:val="20"/>
                <w:szCs w:val="20"/>
                <w:lang w:val="sr-Cyrl-RS"/>
                <w:rPrChange w:id="9573" w:author="Milan Stojkov" w:date="2026-10-02T11:00:00Z">
                  <w:rPr>
                    <w:sz w:val="20"/>
                    <w:szCs w:val="20"/>
                  </w:rPr>
                </w:rPrChange>
              </w:rPr>
              <w:t>2,43·10⁻⁴</w:t>
            </w:r>
          </w:p>
        </w:tc>
        <w:tc>
          <w:tcPr>
            <w:tcW w:w="9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9574" w:author="Milica Radić" w:date="2026-10-04T00:17:41Z">
              <w:tcPr>
                <w:tcW w:w="167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1912E6A">
            <w:pPr>
              <w:jc w:val="center"/>
              <w:rPr>
                <w:sz w:val="20"/>
                <w:szCs w:val="20"/>
                <w:lang w:val="sr-Cyrl-RS"/>
                <w:rPrChange w:id="9576" w:author="Milan Stojkov" w:date="2026-10-02T11:00:00Z">
                  <w:rPr>
                    <w:sz w:val="20"/>
                    <w:szCs w:val="20"/>
                  </w:rPr>
                </w:rPrChange>
              </w:rPr>
              <w:pPrChange w:id="9575" w:author="Milica Radić" w:date="2026-10-04T00:17:38Z">
                <w:pPr/>
              </w:pPrChange>
            </w:pPr>
            <w:r>
              <w:rPr>
                <w:sz w:val="20"/>
                <w:szCs w:val="20"/>
                <w:lang w:val="sr-Cyrl-RS"/>
                <w:rPrChange w:id="9577" w:author="Milan Stojkov" w:date="2026-10-02T11:00:00Z">
                  <w:rPr>
                    <w:sz w:val="20"/>
                    <w:szCs w:val="20"/>
                  </w:rPr>
                </w:rPrChange>
              </w:rPr>
              <w:t>5,56·10⁻⁵</w:t>
            </w:r>
          </w:p>
        </w:tc>
      </w:tr>
      <w:tr w14:paraId="35E7C975">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CellMar>
            <w:top w:w="15" w:type="dxa"/>
            <w:left w:w="15" w:type="dxa"/>
            <w:bottom w:w="15" w:type="dxa"/>
            <w:right w:w="15" w:type="dxa"/>
          </w:tblCellMar>
          <w:tblPrExChange w:id="9578" w:author="Milica Radić" w:date="2026-10-04T00:17:4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21" w:type="pct"/>
            <w:tcBorders>
              <w:top w:val="single" w:color="000000" w:sz="4" w:space="0"/>
              <w:right w:val="single" w:color="000000" w:sz="4" w:space="0"/>
            </w:tcBorders>
            <w:tcMar>
              <w:top w:w="15" w:type="dxa"/>
              <w:left w:w="15" w:type="dxa"/>
              <w:bottom w:w="15" w:type="dxa"/>
              <w:right w:w="15" w:type="dxa"/>
            </w:tcMar>
            <w:vAlign w:val="center"/>
            <w:tcPrChange w:id="9579" w:author="Milica Radić" w:date="2026-10-04T00:17:41Z">
              <w:tcPr>
                <w:tcW w:w="1587" w:type="dxa"/>
                <w:tcBorders>
                  <w:top w:val="single" w:color="000000" w:sz="4" w:space="0"/>
                  <w:right w:val="single" w:color="000000" w:sz="4" w:space="0"/>
                </w:tcBorders>
                <w:tcMar>
                  <w:top w:w="15" w:type="dxa"/>
                  <w:left w:w="15" w:type="dxa"/>
                  <w:bottom w:w="15" w:type="dxa"/>
                  <w:right w:w="15" w:type="dxa"/>
                </w:tcMar>
                <w:vAlign w:val="center"/>
              </w:tcPr>
            </w:tcPrChange>
          </w:tcPr>
          <w:p w14:paraId="59171BF2">
            <w:pPr>
              <w:jc w:val="center"/>
              <w:rPr>
                <w:sz w:val="20"/>
                <w:szCs w:val="20"/>
                <w:lang w:val="sr-Cyrl-RS"/>
                <w:rPrChange w:id="9581" w:author="Milan Stojkov" w:date="2026-10-02T11:00:00Z">
                  <w:rPr>
                    <w:sz w:val="20"/>
                    <w:szCs w:val="20"/>
                  </w:rPr>
                </w:rPrChange>
              </w:rPr>
              <w:pPrChange w:id="9580" w:author="Milica Radić" w:date="2026-10-04T00:17:38Z">
                <w:pPr/>
              </w:pPrChange>
            </w:pPr>
            <w:r>
              <w:rPr>
                <w:i/>
                <w:iCs/>
                <w:sz w:val="20"/>
                <w:szCs w:val="20"/>
                <w:lang w:val="sr-Cyrl-RS"/>
                <w:rPrChange w:id="9582" w:author="Milan Stojkov" w:date="2026-10-02T11:00:00Z">
                  <w:rPr>
                    <w:i/>
                    <w:iCs/>
                    <w:sz w:val="20"/>
                    <w:szCs w:val="20"/>
                  </w:rPr>
                </w:rPrChange>
              </w:rPr>
              <w:t>Eclipse</w:t>
            </w:r>
            <w:r>
              <w:rPr>
                <w:sz w:val="20"/>
                <w:szCs w:val="20"/>
                <w:lang w:val="sr-Cyrl-RS"/>
                <w:rPrChange w:id="9583" w:author="Milan Stojkov" w:date="2026-10-02T11:00:00Z">
                  <w:rPr>
                    <w:sz w:val="20"/>
                    <w:szCs w:val="20"/>
                  </w:rPr>
                </w:rPrChange>
              </w:rPr>
              <w:t>-отпорна</w:t>
            </w:r>
          </w:p>
        </w:tc>
        <w:tc>
          <w:tcPr>
            <w:tcW w:w="876"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9584" w:author="Milica Radić" w:date="2026-10-04T00:17:41Z">
              <w:tcPr>
                <w:tcW w:w="1510"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6697F00C">
            <w:pPr>
              <w:jc w:val="center"/>
              <w:rPr>
                <w:sz w:val="20"/>
                <w:szCs w:val="20"/>
                <w:lang w:val="sr-Cyrl-RS"/>
                <w:rPrChange w:id="9586" w:author="Milan Stojkov" w:date="2026-10-02T11:00:00Z">
                  <w:rPr>
                    <w:sz w:val="20"/>
                    <w:szCs w:val="20"/>
                  </w:rPr>
                </w:rPrChange>
              </w:rPr>
              <w:pPrChange w:id="9585" w:author="Milica Radić" w:date="2026-10-04T00:17:38Z">
                <w:pPr/>
              </w:pPrChange>
            </w:pPr>
            <w:r>
              <w:rPr>
                <w:sz w:val="20"/>
                <w:szCs w:val="20"/>
                <w:lang w:val="sr-Cyrl-RS"/>
                <w:rPrChange w:id="9587" w:author="Milan Stojkov" w:date="2026-10-02T11:00:00Z">
                  <w:rPr>
                    <w:sz w:val="20"/>
                    <w:szCs w:val="20"/>
                  </w:rPr>
                </w:rPrChange>
              </w:rPr>
              <w:t>одсеч. средина</w:t>
            </w:r>
          </w:p>
        </w:tc>
        <w:tc>
          <w:tcPr>
            <w:tcW w:w="877"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9588" w:author="Milica Radić" w:date="2026-10-04T00:17:41Z">
              <w:tcPr>
                <w:tcW w:w="151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6DE0F418">
            <w:pPr>
              <w:jc w:val="center"/>
              <w:rPr>
                <w:sz w:val="20"/>
                <w:szCs w:val="20"/>
                <w:lang w:val="sr-Cyrl-RS"/>
                <w:rPrChange w:id="9590" w:author="Milan Stojkov" w:date="2026-10-02T11:00:00Z">
                  <w:rPr>
                    <w:sz w:val="20"/>
                    <w:szCs w:val="20"/>
                  </w:rPr>
                </w:rPrChange>
              </w:rPr>
              <w:pPrChange w:id="9589" w:author="Milica Radić" w:date="2026-10-04T00:17:38Z">
                <w:pPr/>
              </w:pPrChange>
            </w:pPr>
            <w:r>
              <w:rPr>
                <w:sz w:val="20"/>
                <w:szCs w:val="20"/>
                <w:lang w:val="sr-Cyrl-RS"/>
                <w:rPrChange w:id="9591" w:author="Milan Stojkov" w:date="2026-10-02T11:00:00Z">
                  <w:rPr>
                    <w:sz w:val="20"/>
                    <w:szCs w:val="20"/>
                  </w:rPr>
                </w:rPrChange>
              </w:rPr>
              <w:t>3,34·10¹</w:t>
            </w:r>
          </w:p>
        </w:tc>
        <w:tc>
          <w:tcPr>
            <w:tcW w:w="663"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9592" w:author="Milica Radić" w:date="2026-10-04T00:17:41Z">
              <w:tcPr>
                <w:tcW w:w="1143"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6A012099">
            <w:pPr>
              <w:jc w:val="center"/>
              <w:rPr>
                <w:sz w:val="20"/>
                <w:szCs w:val="20"/>
                <w:lang w:val="sr-Cyrl-RS"/>
                <w:rPrChange w:id="9594" w:author="Milan Stojkov" w:date="2026-10-02T11:00:00Z">
                  <w:rPr>
                    <w:sz w:val="20"/>
                    <w:szCs w:val="20"/>
                  </w:rPr>
                </w:rPrChange>
              </w:rPr>
              <w:pPrChange w:id="9593" w:author="Milica Radić" w:date="2026-10-04T00:17:38Z">
                <w:pPr/>
              </w:pPrChange>
            </w:pPr>
            <w:r>
              <w:rPr>
                <w:sz w:val="20"/>
                <w:szCs w:val="20"/>
                <w:lang w:val="sr-Cyrl-RS"/>
                <w:rPrChange w:id="9595" w:author="Milan Stojkov" w:date="2026-10-02T11:00:00Z">
                  <w:rPr>
                    <w:sz w:val="20"/>
                    <w:szCs w:val="20"/>
                  </w:rPr>
                </w:rPrChange>
              </w:rPr>
              <w:t>2,69·10³</w:t>
            </w:r>
          </w:p>
        </w:tc>
        <w:tc>
          <w:tcPr>
            <w:tcW w:w="689"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9596" w:author="Milica Radić" w:date="2026-10-04T00:17:41Z">
              <w:tcPr>
                <w:tcW w:w="1188"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484C6C5E">
            <w:pPr>
              <w:jc w:val="center"/>
              <w:rPr>
                <w:sz w:val="20"/>
                <w:szCs w:val="20"/>
                <w:lang w:val="sr-Cyrl-RS"/>
                <w:rPrChange w:id="9598" w:author="Milan Stojkov" w:date="2026-10-02T11:00:00Z">
                  <w:rPr>
                    <w:sz w:val="20"/>
                    <w:szCs w:val="20"/>
                  </w:rPr>
                </w:rPrChange>
              </w:rPr>
              <w:pPrChange w:id="9597" w:author="Milica Radić" w:date="2026-10-04T00:17:38Z">
                <w:pPr/>
              </w:pPrChange>
            </w:pPr>
            <w:r>
              <w:rPr>
                <w:sz w:val="20"/>
                <w:szCs w:val="20"/>
                <w:lang w:val="sr-Cyrl-RS"/>
                <w:rPrChange w:id="9599" w:author="Milan Stojkov" w:date="2026-10-02T11:00:00Z">
                  <w:rPr>
                    <w:sz w:val="20"/>
                    <w:szCs w:val="20"/>
                  </w:rPr>
                </w:rPrChange>
              </w:rPr>
              <w:t>3,26·10¹</w:t>
            </w:r>
          </w:p>
        </w:tc>
        <w:tc>
          <w:tcPr>
            <w:tcW w:w="971" w:type="pct"/>
            <w:tcBorders>
              <w:top w:val="single" w:color="000000" w:sz="4" w:space="0"/>
              <w:left w:val="single" w:color="000000" w:sz="4" w:space="0"/>
            </w:tcBorders>
            <w:tcMar>
              <w:top w:w="15" w:type="dxa"/>
              <w:left w:w="15" w:type="dxa"/>
              <w:bottom w:w="15" w:type="dxa"/>
              <w:right w:w="15" w:type="dxa"/>
            </w:tcMar>
            <w:vAlign w:val="center"/>
            <w:tcPrChange w:id="9600" w:author="Milica Radić" w:date="2026-10-04T00:17:41Z">
              <w:tcPr>
                <w:tcW w:w="1673" w:type="dxa"/>
                <w:tcBorders>
                  <w:top w:val="single" w:color="000000" w:sz="4" w:space="0"/>
                  <w:left w:val="single" w:color="000000" w:sz="4" w:space="0"/>
                </w:tcBorders>
                <w:tcMar>
                  <w:top w:w="15" w:type="dxa"/>
                  <w:left w:w="15" w:type="dxa"/>
                  <w:bottom w:w="15" w:type="dxa"/>
                  <w:right w:w="15" w:type="dxa"/>
                </w:tcMar>
                <w:vAlign w:val="center"/>
              </w:tcPr>
            </w:tcPrChange>
          </w:tcPr>
          <w:p w14:paraId="36E6235F">
            <w:pPr>
              <w:jc w:val="center"/>
              <w:rPr>
                <w:sz w:val="20"/>
                <w:szCs w:val="20"/>
                <w:lang w:val="sr-Cyrl-RS"/>
                <w:rPrChange w:id="9602" w:author="Milan Stojkov" w:date="2026-10-02T11:00:00Z">
                  <w:rPr>
                    <w:sz w:val="20"/>
                    <w:szCs w:val="20"/>
                  </w:rPr>
                </w:rPrChange>
              </w:rPr>
              <w:pPrChange w:id="9601" w:author="Milica Radić" w:date="2026-10-04T00:17:38Z">
                <w:pPr/>
              </w:pPrChange>
            </w:pPr>
            <w:r>
              <w:rPr>
                <w:sz w:val="20"/>
                <w:szCs w:val="20"/>
                <w:lang w:val="sr-Cyrl-RS"/>
                <w:rPrChange w:id="9603" w:author="Milan Stojkov" w:date="2026-10-02T11:00:00Z">
                  <w:rPr>
                    <w:sz w:val="20"/>
                    <w:szCs w:val="20"/>
                  </w:rPr>
                </w:rPrChange>
              </w:rPr>
              <w:t>2,13·10⁻¹</w:t>
            </w:r>
          </w:p>
        </w:tc>
      </w:tr>
    </w:tbl>
    <w:p w14:paraId="12A1103F">
      <w:pPr>
        <w:ind w:firstLine="360"/>
        <w:jc w:val="both"/>
        <w:rPr>
          <w:ins w:id="9604" w:author="Milica Radić" w:date="2026-10-04T09:24:19Z"/>
          <w:rFonts w:hint="default"/>
          <w:color w:val="000000"/>
          <w:sz w:val="22"/>
          <w:szCs w:val="22"/>
          <w:lang w:val="sr-Cyrl-RS"/>
        </w:rPr>
      </w:pPr>
    </w:p>
    <w:p w14:paraId="2393CFBE">
      <w:pPr>
        <w:ind w:firstLine="360"/>
        <w:jc w:val="both"/>
        <w:rPr>
          <w:ins w:id="9605" w:author="Milica Radić" w:date="2026-10-04T00:33:31Z"/>
          <w:rFonts w:hint="default"/>
          <w:color w:val="000000"/>
          <w:sz w:val="22"/>
          <w:szCs w:val="22"/>
          <w:lang w:val="sr-Cyrl-RS"/>
        </w:rPr>
      </w:pPr>
      <w:ins w:id="9606" w:author="Milica Radić" w:date="2026-10-04T00:33:30Z">
        <w:r>
          <w:rPr>
            <w:rFonts w:hint="default"/>
            <w:color w:val="000000"/>
            <w:sz w:val="22"/>
            <w:szCs w:val="22"/>
            <w:lang w:val="sr-Cyrl-RS"/>
          </w:rPr>
          <w:t>Варијанса показује да ли се процена смирила: мала вредност значи да чвор из рунде у рунду даје готово исту, а велика да и даље скаче, па се из ње ништа поуздано не може очитати.</w:t>
        </w:r>
      </w:ins>
    </w:p>
    <w:p w14:paraId="58C85A4C">
      <w:pPr>
        <w:ind w:firstLine="360"/>
        <w:jc w:val="both"/>
        <w:rPr>
          <w:ins w:id="9607" w:author="Milica Radić" w:date="2026-10-04T00:44:57Z"/>
          <w:color w:val="000000"/>
          <w:sz w:val="22"/>
          <w:szCs w:val="22"/>
          <w:lang w:val="sr-Cyrl-RS"/>
        </w:rPr>
      </w:pPr>
      <w:ins w:id="9608" w:author="Milica Radić" w:date="2026-10-04T00:44:56Z">
        <w:r>
          <w:rPr>
            <w:rFonts w:hint="default"/>
            <w:color w:val="000000"/>
            <w:sz w:val="22"/>
            <w:szCs w:val="22"/>
            <w:lang w:val="sr-Cyrl-RS"/>
          </w:rPr>
          <w:t>Медијана уз заштитне стратегије једина мирује. Процена се из рунде у рунду не мења ни у петој децимали, и то при сваком профилу. Не долази до осцилација јер, док год честитих суседа има више од половине, средишња вредност остаје иста без обзира на нападаче. Одсечена средина се, са друге стране, понаша другачије од медијане, иако такође одсеца вредности са крајева. Варијанса јој је слична оној код аритметичке средине. До осцилација долази јер нападачке вредности ипак улазе у прорачун.</w:t>
        </w:r>
      </w:ins>
      <w:del w:id="9609" w:author="Milica Radić" w:date="2026-10-04T00:44:56Z">
        <w:r>
          <w:rPr>
            <w:color w:val="000000"/>
            <w:sz w:val="22"/>
            <w:szCs w:val="22"/>
            <w:lang w:val="sr-Cyrl-RS"/>
            <w:rPrChange w:id="9610" w:author="Milan Stojkov" w:date="2026-10-02T11:00:00Z">
              <w:rPr>
                <w:color w:val="000000"/>
                <w:sz w:val="22"/>
                <w:szCs w:val="22"/>
              </w:rPr>
            </w:rPrChange>
          </w:rPr>
          <w:delText>Табела 7.3 показује да мала грешка и стабилна процена нису исто. Медијана уз заштитне стратегије једина заиста мирује, при сваком профилу. Одсечена средина, иако по тачности блиска медијани, осцилује исто колико и аритметичка средина, што значи да нападачке вредности код ње улазе у прорачун а одсецање само ограничава колики ће помак бити. Насумични профил је најразорнији по стабилности иако по грешци није најгори, будући да нападач сваке рунде емитује другу вредност.</w:delText>
        </w:r>
      </w:del>
    </w:p>
    <w:p w14:paraId="7FFE7BE6">
      <w:pPr>
        <w:ind w:firstLine="360"/>
        <w:jc w:val="both"/>
        <w:rPr>
          <w:ins w:id="9611" w:author="Milica Radić" w:date="2026-10-04T00:29:35Z"/>
          <w:rFonts w:hint="default"/>
          <w:color w:val="000000"/>
          <w:sz w:val="22"/>
          <w:szCs w:val="22"/>
          <w:lang w:val="sr-Cyrl-RS"/>
        </w:rPr>
      </w:pPr>
      <w:ins w:id="9612" w:author="Milica Radić" w:date="2026-10-04T00:29:10Z">
        <w:r>
          <w:rPr>
            <w:rFonts w:hint="default"/>
            <w:color w:val="000000"/>
            <w:sz w:val="22"/>
            <w:szCs w:val="22"/>
            <w:lang w:val="sr-Cyrl-RS"/>
          </w:rPr>
          <w:t>Време конвергенције</w:t>
        </w:r>
      </w:ins>
      <w:ins w:id="9613" w:author="Milica Radić" w:date="2026-10-04T00:29:21Z">
        <w:r>
          <w:rPr>
            <w:rFonts w:hint="default"/>
            <w:color w:val="000000"/>
            <w:sz w:val="22"/>
            <w:szCs w:val="22"/>
            <w:lang w:val="sr-Cyrl-RS"/>
          </w:rPr>
          <w:t xml:space="preserve"> </w:t>
        </w:r>
      </w:ins>
      <w:ins w:id="9614" w:author="Milica Radić" w:date="2026-10-04T00:29:10Z">
        <w:r>
          <w:rPr>
            <w:rFonts w:hint="default"/>
            <w:color w:val="000000"/>
            <w:sz w:val="22"/>
            <w:szCs w:val="22"/>
            <w:lang w:val="sr-Cyrl-RS"/>
          </w:rPr>
          <w:t xml:space="preserve">означава период потребан да грешка трајно опадне испод прага. Ове вредности сумиране су у </w:t>
        </w:r>
      </w:ins>
      <w:ins w:id="9615" w:author="Milica Radić" w:date="2026-10-04T00:29:29Z">
        <w:r>
          <w:rPr>
            <w:rFonts w:hint="default"/>
            <w:color w:val="000000"/>
            <w:sz w:val="22"/>
            <w:szCs w:val="22"/>
            <w:lang w:val="sr-Cyrl-RS"/>
          </w:rPr>
          <w:t>Т</w:t>
        </w:r>
      </w:ins>
      <w:ins w:id="9616" w:author="Milica Radić" w:date="2026-10-04T00:29:10Z">
        <w:r>
          <w:rPr>
            <w:rFonts w:hint="default"/>
            <w:color w:val="000000"/>
            <w:sz w:val="22"/>
            <w:szCs w:val="22"/>
            <w:lang w:val="sr-Cyrl-RS"/>
          </w:rPr>
          <w:t>абели 7.4, где број у загради означава број покретања у којима ово стање није остварено</w:t>
        </w:r>
      </w:ins>
      <w:ins w:id="9617" w:author="Milica Radić" w:date="2026-10-04T00:30:19Z">
        <w:r>
          <w:rPr>
            <w:rFonts w:hint="default"/>
            <w:color w:val="000000"/>
            <w:sz w:val="22"/>
            <w:szCs w:val="22"/>
            <w:lang w:val="sr-Cyrl-RS"/>
          </w:rPr>
          <w:t>.</w:t>
        </w:r>
      </w:ins>
    </w:p>
    <w:p w14:paraId="1420ED66">
      <w:pPr>
        <w:ind w:firstLine="360"/>
        <w:jc w:val="both"/>
        <w:rPr>
          <w:color w:val="000000"/>
          <w:sz w:val="22"/>
          <w:szCs w:val="22"/>
          <w:lang w:val="sr-Cyrl-RS"/>
          <w:rPrChange w:id="9618" w:author="Milan Stojkov" w:date="2026-10-02T11:00:00Z">
            <w:rPr>
              <w:color w:val="000000"/>
              <w:sz w:val="22"/>
              <w:szCs w:val="22"/>
            </w:rPr>
          </w:rPrChange>
        </w:rPr>
      </w:pPr>
    </w:p>
    <w:p w14:paraId="5D48B839">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9619" w:author="Milan Stojkov" w:date="2026-10-02T11:00:00Z">
            <w:rPr>
              <w:i/>
              <w:iCs/>
              <w:color w:val="000000"/>
              <w:sz w:val="20"/>
              <w:szCs w:val="20"/>
            </w:rPr>
          </w:rPrChange>
        </w:rPr>
      </w:pPr>
      <w:r>
        <w:rPr>
          <w:i/>
          <w:iCs/>
          <w:color w:val="000000"/>
          <w:sz w:val="20"/>
          <w:szCs w:val="20"/>
          <w:lang w:val="sr-Cyrl-RS"/>
          <w:rPrChange w:id="9620" w:author="Milan Stojkov" w:date="2026-10-02T11:00:00Z">
            <w:rPr>
              <w:i/>
              <w:iCs/>
              <w:color w:val="000000"/>
              <w:sz w:val="20"/>
              <w:szCs w:val="20"/>
            </w:rPr>
          </w:rPrChange>
        </w:rPr>
        <w:t>Табела 7.4</w:t>
      </w:r>
      <w:del w:id="9621" w:author="Milica Radić" w:date="2026-10-04T03:50:23Z">
        <w:r>
          <w:rPr>
            <w:i/>
            <w:iCs/>
            <w:color w:val="000000"/>
            <w:sz w:val="20"/>
            <w:szCs w:val="20"/>
            <w:lang w:val="sr-Cyrl-RS"/>
            <w:rPrChange w:id="9622" w:author="Milan Stojkov" w:date="2026-10-02T11:00:00Z">
              <w:rPr>
                <w:i/>
                <w:iCs/>
                <w:color w:val="000000"/>
                <w:sz w:val="20"/>
                <w:szCs w:val="20"/>
              </w:rPr>
            </w:rPrChange>
          </w:rPr>
          <w:delText>.</w:delText>
        </w:r>
      </w:del>
      <w:r>
        <w:rPr>
          <w:i/>
          <w:iCs/>
          <w:color w:val="000000"/>
          <w:sz w:val="20"/>
          <w:szCs w:val="20"/>
          <w:lang w:val="sr-Cyrl-RS"/>
          <w:rPrChange w:id="9623" w:author="Milan Stojkov" w:date="2026-10-02T11:00:00Z">
            <w:rPr>
              <w:i/>
              <w:iCs/>
              <w:color w:val="000000"/>
              <w:sz w:val="20"/>
              <w:szCs w:val="20"/>
            </w:rPr>
          </w:rPrChange>
        </w:rPr>
        <w:t xml:space="preserve"> </w:t>
      </w:r>
      <w:ins w:id="9624" w:author="Milica Radić" w:date="2026-10-04T01:08:05Z">
        <w:r>
          <w:rPr>
            <w:rFonts w:hint="default"/>
            <w:i/>
            <w:iCs/>
            <w:color w:val="000000"/>
            <w:sz w:val="20"/>
            <w:szCs w:val="20"/>
            <w:lang w:val="sr-Cyrl-RS"/>
          </w:rPr>
          <w:t>-</w:t>
        </w:r>
      </w:ins>
      <w:ins w:id="9625" w:author="Milica Radić" w:date="2026-10-04T01:08:06Z">
        <w:r>
          <w:rPr>
            <w:rFonts w:hint="default"/>
            <w:i/>
            <w:iCs/>
            <w:color w:val="000000"/>
            <w:sz w:val="20"/>
            <w:szCs w:val="20"/>
            <w:lang w:val="sr-Cyrl-RS"/>
          </w:rPr>
          <w:t xml:space="preserve"> </w:t>
        </w:r>
      </w:ins>
      <w:r>
        <w:rPr>
          <w:i/>
          <w:iCs/>
          <w:color w:val="000000"/>
          <w:sz w:val="20"/>
          <w:szCs w:val="20"/>
          <w:lang w:val="sr-Cyrl-RS"/>
          <w:rPrChange w:id="9626" w:author="Milan Stojkov" w:date="2026-10-02T11:00:00Z">
            <w:rPr>
              <w:i/>
              <w:iCs/>
              <w:color w:val="000000"/>
              <w:sz w:val="20"/>
              <w:szCs w:val="20"/>
            </w:rPr>
          </w:rPrChange>
        </w:rPr>
        <w:t>Време конвергенције по Byzantine профилу, у рундама</w:t>
      </w:r>
    </w:p>
    <w:tbl>
      <w:tblPr>
        <w:tblStyle w:val="88"/>
        <w:tblW w:w="4997"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Change w:id="9627" w:author="Milica Radić" w:date="2026-10-04T00:30:49Z">
          <w:tblPr>
            <w:tblStyle w:val="88"/>
            <w:tblW w:w="8613"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1303"/>
        <w:gridCol w:w="1239"/>
        <w:gridCol w:w="1353"/>
        <w:gridCol w:w="1286"/>
        <w:gridCol w:w="1286"/>
        <w:gridCol w:w="1377"/>
        <w:tblGridChange w:id="9628">
          <w:tblGrid>
            <w:gridCol w:w="1444"/>
            <w:gridCol w:w="1374"/>
            <w:gridCol w:w="1424"/>
            <w:gridCol w:w="1424"/>
            <w:gridCol w:w="1424"/>
            <w:gridCol w:w="1523"/>
          </w:tblGrid>
        </w:tblGridChange>
      </w:tblGrid>
      <w:tr w14:paraId="39F38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9629" w:author="Milica Radić" w:date="2026-10-04T00:30:4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blHeader/>
          <w:trPrChange w:id="9629" w:author="Milica Radić" w:date="2026-10-04T00:30:49Z">
            <w:trPr>
              <w:tblHeader/>
            </w:trPr>
          </w:trPrChange>
        </w:trPr>
        <w:tc>
          <w:tcPr>
            <w:tcW w:w="83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630" w:author="Milica Radić" w:date="2026-10-04T00:30:49Z">
              <w:tcPr>
                <w:tcW w:w="14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9D043D0">
            <w:pPr>
              <w:jc w:val="center"/>
              <w:rPr>
                <w:b/>
                <w:bCs/>
                <w:sz w:val="20"/>
                <w:szCs w:val="20"/>
                <w:lang w:val="sr-Cyrl-RS"/>
                <w:rPrChange w:id="9631" w:author="Milan Stojkov" w:date="2026-10-02T11:00:00Z">
                  <w:rPr>
                    <w:b/>
                    <w:bCs/>
                    <w:sz w:val="20"/>
                    <w:szCs w:val="20"/>
                  </w:rPr>
                </w:rPrChange>
              </w:rPr>
            </w:pPr>
            <w:ins w:id="9632" w:author="Milica Radić" w:date="2026-10-04T00:30:31Z">
              <w:r>
                <w:rPr>
                  <w:b/>
                  <w:bCs/>
                  <w:sz w:val="20"/>
                  <w:szCs w:val="20"/>
                  <w:lang w:val="sr-Cyrl-RS"/>
                </w:rPr>
                <w:t>С</w:t>
              </w:r>
            </w:ins>
            <w:del w:id="9633" w:author="Milica Radić" w:date="2026-10-04T00:30:29Z">
              <w:r>
                <w:rPr>
                  <w:b/>
                  <w:bCs/>
                  <w:sz w:val="20"/>
                  <w:szCs w:val="20"/>
                  <w:lang w:val="sr-Cyrl-RS"/>
                  <w:rPrChange w:id="9634" w:author="Milan Stojkov" w:date="2026-10-02T11:00:00Z">
                    <w:rPr>
                      <w:b/>
                      <w:bCs/>
                      <w:sz w:val="20"/>
                      <w:szCs w:val="20"/>
                    </w:rPr>
                  </w:rPrChange>
                </w:rPr>
                <w:delText>с</w:delText>
              </w:r>
            </w:del>
            <w:r>
              <w:rPr>
                <w:b/>
                <w:bCs/>
                <w:sz w:val="20"/>
                <w:szCs w:val="20"/>
                <w:lang w:val="sr-Cyrl-RS"/>
                <w:rPrChange w:id="9635" w:author="Milan Stojkov" w:date="2026-10-02T11:00:00Z">
                  <w:rPr>
                    <w:b/>
                    <w:bCs/>
                    <w:sz w:val="20"/>
                    <w:szCs w:val="20"/>
                  </w:rPr>
                </w:rPrChange>
              </w:rPr>
              <w:t>тратегија</w:t>
            </w:r>
          </w:p>
        </w:tc>
        <w:tc>
          <w:tcPr>
            <w:tcW w:w="7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636" w:author="Milica Radić" w:date="2026-10-04T00:30:49Z">
              <w:tcPr>
                <w:tcW w:w="13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5C66BFC">
            <w:pPr>
              <w:jc w:val="center"/>
              <w:rPr>
                <w:b/>
                <w:bCs/>
                <w:sz w:val="20"/>
                <w:szCs w:val="20"/>
                <w:lang w:val="sr-Cyrl-RS"/>
                <w:rPrChange w:id="9637" w:author="Milan Stojkov" w:date="2026-10-02T11:00:00Z">
                  <w:rPr>
                    <w:b/>
                    <w:bCs/>
                    <w:sz w:val="20"/>
                    <w:szCs w:val="20"/>
                  </w:rPr>
                </w:rPrChange>
              </w:rPr>
            </w:pPr>
            <w:ins w:id="9638" w:author="Milica Radić" w:date="2026-10-04T00:30:33Z">
              <w:r>
                <w:rPr>
                  <w:b/>
                  <w:bCs/>
                  <w:sz w:val="20"/>
                  <w:szCs w:val="20"/>
                  <w:lang w:val="sr-Cyrl-RS"/>
                </w:rPr>
                <w:t>А</w:t>
              </w:r>
            </w:ins>
            <w:del w:id="9639" w:author="Milica Radić" w:date="2026-10-04T00:30:33Z">
              <w:r>
                <w:rPr>
                  <w:b/>
                  <w:bCs/>
                  <w:sz w:val="20"/>
                  <w:szCs w:val="20"/>
                  <w:lang w:val="sr-Cyrl-RS"/>
                  <w:rPrChange w:id="9640" w:author="Milan Stojkov" w:date="2026-10-02T11:00:00Z">
                    <w:rPr>
                      <w:b/>
                      <w:bCs/>
                      <w:sz w:val="20"/>
                      <w:szCs w:val="20"/>
                    </w:rPr>
                  </w:rPrChange>
                </w:rPr>
                <w:delText>а</w:delText>
              </w:r>
            </w:del>
            <w:r>
              <w:rPr>
                <w:b/>
                <w:bCs/>
                <w:sz w:val="20"/>
                <w:szCs w:val="20"/>
                <w:lang w:val="sr-Cyrl-RS"/>
                <w:rPrChange w:id="9641" w:author="Milan Stojkov" w:date="2026-10-02T11:00:00Z">
                  <w:rPr>
                    <w:b/>
                    <w:bCs/>
                    <w:sz w:val="20"/>
                    <w:szCs w:val="20"/>
                  </w:rPr>
                </w:rPrChange>
              </w:rPr>
              <w:t>грегација</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642"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8299231">
            <w:pPr>
              <w:jc w:val="center"/>
              <w:rPr>
                <w:b/>
                <w:bCs/>
                <w:sz w:val="20"/>
                <w:szCs w:val="20"/>
                <w:lang w:val="sr-Cyrl-RS"/>
                <w:rPrChange w:id="9643" w:author="Milan Stojkov" w:date="2026-10-02T11:00:00Z">
                  <w:rPr>
                    <w:b/>
                    <w:bCs/>
                    <w:sz w:val="20"/>
                    <w:szCs w:val="20"/>
                  </w:rPr>
                </w:rPrChange>
              </w:rPr>
            </w:pPr>
            <w:ins w:id="9644" w:author="Milica Radić" w:date="2026-10-04T00:30:36Z">
              <w:r>
                <w:rPr>
                  <w:b/>
                  <w:bCs/>
                  <w:sz w:val="20"/>
                  <w:szCs w:val="20"/>
                  <w:lang w:val="sr-Cyrl-RS"/>
                </w:rPr>
                <w:t>К</w:t>
              </w:r>
            </w:ins>
            <w:del w:id="9645" w:author="Milica Radić" w:date="2026-10-04T00:30:36Z">
              <w:r>
                <w:rPr>
                  <w:b/>
                  <w:bCs/>
                  <w:sz w:val="20"/>
                  <w:szCs w:val="20"/>
                  <w:lang w:val="sr-Cyrl-RS"/>
                  <w:rPrChange w:id="9646" w:author="Milan Stojkov" w:date="2026-10-02T11:00:00Z">
                    <w:rPr>
                      <w:b/>
                      <w:bCs/>
                      <w:sz w:val="20"/>
                      <w:szCs w:val="20"/>
                    </w:rPr>
                  </w:rPrChange>
                </w:rPr>
                <w:delText>к</w:delText>
              </w:r>
            </w:del>
            <w:r>
              <w:rPr>
                <w:b/>
                <w:bCs/>
                <w:sz w:val="20"/>
                <w:szCs w:val="20"/>
                <w:lang w:val="sr-Cyrl-RS"/>
                <w:rPrChange w:id="9647" w:author="Milan Stojkov" w:date="2026-10-02T11:00:00Z">
                  <w:rPr>
                    <w:b/>
                    <w:bCs/>
                    <w:sz w:val="20"/>
                    <w:szCs w:val="20"/>
                  </w:rPr>
                </w:rPrChange>
              </w:rPr>
              <w:t>оординисани</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648"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DDA2E01">
            <w:pPr>
              <w:jc w:val="center"/>
              <w:rPr>
                <w:b/>
                <w:bCs/>
                <w:sz w:val="20"/>
                <w:szCs w:val="20"/>
                <w:lang w:val="sr-Cyrl-RS"/>
                <w:rPrChange w:id="9649" w:author="Milan Stojkov" w:date="2026-10-02T11:00:00Z">
                  <w:rPr>
                    <w:b/>
                    <w:bCs/>
                    <w:sz w:val="20"/>
                    <w:szCs w:val="20"/>
                  </w:rPr>
                </w:rPrChange>
              </w:rPr>
            </w:pPr>
            <w:ins w:id="9650" w:author="Milica Radić" w:date="2026-10-04T00:30:38Z">
              <w:r>
                <w:rPr>
                  <w:b/>
                  <w:bCs/>
                  <w:sz w:val="20"/>
                  <w:szCs w:val="20"/>
                  <w:lang w:val="sr-Cyrl-RS"/>
                </w:rPr>
                <w:t>Е</w:t>
              </w:r>
            </w:ins>
            <w:del w:id="9651" w:author="Milica Radić" w:date="2026-10-04T00:30:38Z">
              <w:r>
                <w:rPr>
                  <w:b/>
                  <w:bCs/>
                  <w:sz w:val="20"/>
                  <w:szCs w:val="20"/>
                  <w:lang w:val="sr-Cyrl-RS"/>
                  <w:rPrChange w:id="9652" w:author="Milan Stojkov" w:date="2026-10-02T11:00:00Z">
                    <w:rPr>
                      <w:b/>
                      <w:bCs/>
                      <w:sz w:val="20"/>
                      <w:szCs w:val="20"/>
                    </w:rPr>
                  </w:rPrChange>
                </w:rPr>
                <w:delText>е</w:delText>
              </w:r>
            </w:del>
            <w:r>
              <w:rPr>
                <w:b/>
                <w:bCs/>
                <w:sz w:val="20"/>
                <w:szCs w:val="20"/>
                <w:lang w:val="sr-Cyrl-RS"/>
                <w:rPrChange w:id="9653" w:author="Milan Stojkov" w:date="2026-10-02T11:00:00Z">
                  <w:rPr>
                    <w:b/>
                    <w:bCs/>
                    <w:sz w:val="20"/>
                    <w:szCs w:val="20"/>
                  </w:rPr>
                </w:rPrChange>
              </w:rPr>
              <w:t>кстремни</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654"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623ABCA">
            <w:pPr>
              <w:jc w:val="center"/>
              <w:rPr>
                <w:b/>
                <w:bCs/>
                <w:sz w:val="20"/>
                <w:szCs w:val="20"/>
                <w:lang w:val="sr-Cyrl-RS"/>
                <w:rPrChange w:id="9655" w:author="Milan Stojkov" w:date="2026-10-02T11:00:00Z">
                  <w:rPr>
                    <w:b/>
                    <w:bCs/>
                    <w:sz w:val="20"/>
                    <w:szCs w:val="20"/>
                  </w:rPr>
                </w:rPrChange>
              </w:rPr>
            </w:pPr>
            <w:ins w:id="9656" w:author="Milica Radić" w:date="2026-10-04T00:30:41Z">
              <w:r>
                <w:rPr>
                  <w:b/>
                  <w:bCs/>
                  <w:sz w:val="20"/>
                  <w:szCs w:val="20"/>
                  <w:lang w:val="sr-Cyrl-RS"/>
                </w:rPr>
                <w:t>Н</w:t>
              </w:r>
            </w:ins>
            <w:del w:id="9657" w:author="Milica Radić" w:date="2026-10-04T00:30:40Z">
              <w:r>
                <w:rPr>
                  <w:b/>
                  <w:bCs/>
                  <w:sz w:val="20"/>
                  <w:szCs w:val="20"/>
                  <w:lang w:val="sr-Cyrl-RS"/>
                  <w:rPrChange w:id="9658" w:author="Milan Stojkov" w:date="2026-10-02T11:00:00Z">
                    <w:rPr>
                      <w:b/>
                      <w:bCs/>
                      <w:sz w:val="20"/>
                      <w:szCs w:val="20"/>
                    </w:rPr>
                  </w:rPrChange>
                </w:rPr>
                <w:delText>н</w:delText>
              </w:r>
            </w:del>
            <w:r>
              <w:rPr>
                <w:b/>
                <w:bCs/>
                <w:sz w:val="20"/>
                <w:szCs w:val="20"/>
                <w:lang w:val="sr-Cyrl-RS"/>
                <w:rPrChange w:id="9659" w:author="Milan Stojkov" w:date="2026-10-02T11:00:00Z">
                  <w:rPr>
                    <w:b/>
                    <w:bCs/>
                    <w:sz w:val="20"/>
                    <w:szCs w:val="20"/>
                  </w:rPr>
                </w:rPrChange>
              </w:rPr>
              <w:t>асумични</w:t>
            </w:r>
          </w:p>
        </w:tc>
        <w:tc>
          <w:tcPr>
            <w:tcW w:w="8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660" w:author="Milica Radić" w:date="2026-10-04T00:30:49Z">
              <w:tcPr>
                <w:tcW w:w="152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1822C8A">
            <w:pPr>
              <w:jc w:val="center"/>
              <w:rPr>
                <w:b/>
                <w:bCs/>
                <w:sz w:val="20"/>
                <w:szCs w:val="20"/>
                <w:lang w:val="sr-Cyrl-RS"/>
                <w:rPrChange w:id="9661" w:author="Milan Stojkov" w:date="2026-10-02T11:00:00Z">
                  <w:rPr>
                    <w:b/>
                    <w:bCs/>
                    <w:sz w:val="20"/>
                    <w:szCs w:val="20"/>
                  </w:rPr>
                </w:rPrChange>
              </w:rPr>
            </w:pPr>
            <w:ins w:id="9662" w:author="Milica Radić" w:date="2026-10-04T00:30:43Z">
              <w:r>
                <w:rPr>
                  <w:b/>
                  <w:bCs/>
                  <w:sz w:val="20"/>
                  <w:szCs w:val="20"/>
                  <w:lang w:val="sr-Cyrl-RS"/>
                </w:rPr>
                <w:t>Б</w:t>
              </w:r>
            </w:ins>
            <w:del w:id="9663" w:author="Milica Radić" w:date="2026-10-04T00:30:42Z">
              <w:r>
                <w:rPr>
                  <w:b/>
                  <w:bCs/>
                  <w:sz w:val="20"/>
                  <w:szCs w:val="20"/>
                  <w:lang w:val="sr-Cyrl-RS"/>
                  <w:rPrChange w:id="9664" w:author="Milan Stojkov" w:date="2026-10-02T11:00:00Z">
                    <w:rPr>
                      <w:b/>
                      <w:bCs/>
                      <w:sz w:val="20"/>
                      <w:szCs w:val="20"/>
                    </w:rPr>
                  </w:rPrChange>
                </w:rPr>
                <w:delText>б</w:delText>
              </w:r>
            </w:del>
            <w:r>
              <w:rPr>
                <w:b/>
                <w:bCs/>
                <w:sz w:val="20"/>
                <w:szCs w:val="20"/>
                <w:lang w:val="sr-Cyrl-RS"/>
                <w:rPrChange w:id="9665" w:author="Milan Stojkov" w:date="2026-10-02T11:00:00Z">
                  <w:rPr>
                    <w:b/>
                    <w:bCs/>
                    <w:sz w:val="20"/>
                    <w:szCs w:val="20"/>
                  </w:rPr>
                </w:rPrChange>
              </w:rPr>
              <w:t>лаго померени</w:t>
            </w:r>
          </w:p>
        </w:tc>
      </w:tr>
      <w:tr w14:paraId="18A12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9666" w:author="Milica Radić" w:date="2026-10-04T00:30:4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83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667" w:author="Milica Radić" w:date="2026-10-04T00:30:49Z">
              <w:tcPr>
                <w:tcW w:w="14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DA4DE6E">
            <w:pPr>
              <w:jc w:val="center"/>
              <w:rPr>
                <w:sz w:val="20"/>
                <w:szCs w:val="20"/>
                <w:lang w:val="sr-Cyrl-RS"/>
                <w:rPrChange w:id="9669" w:author="Milan Stojkov" w:date="2026-10-02T11:00:00Z">
                  <w:rPr>
                    <w:sz w:val="20"/>
                    <w:szCs w:val="20"/>
                  </w:rPr>
                </w:rPrChange>
              </w:rPr>
              <w:pPrChange w:id="9668" w:author="Milica Radić" w:date="2026-10-04T00:30:48Z">
                <w:pPr/>
              </w:pPrChange>
            </w:pPr>
            <w:r>
              <w:rPr>
                <w:i/>
                <w:iCs/>
                <w:sz w:val="20"/>
                <w:szCs w:val="20"/>
                <w:lang w:val="sr-Cyrl-RS"/>
                <w:rPrChange w:id="9670" w:author="Milan Stojkov" w:date="2026-10-02T11:00:00Z">
                  <w:rPr>
                    <w:i/>
                    <w:iCs/>
                    <w:sz w:val="20"/>
                    <w:szCs w:val="20"/>
                  </w:rPr>
                </w:rPrChange>
              </w:rPr>
              <w:t>Random</w:t>
            </w:r>
          </w:p>
        </w:tc>
        <w:tc>
          <w:tcPr>
            <w:tcW w:w="7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671" w:author="Milica Radić" w:date="2026-10-04T00:30:49Z">
              <w:tcPr>
                <w:tcW w:w="13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8F60ADC">
            <w:pPr>
              <w:jc w:val="center"/>
              <w:rPr>
                <w:sz w:val="20"/>
                <w:szCs w:val="20"/>
                <w:lang w:val="sr-Cyrl-RS"/>
                <w:rPrChange w:id="9673" w:author="Milan Stojkov" w:date="2026-10-02T11:00:00Z">
                  <w:rPr>
                    <w:sz w:val="20"/>
                    <w:szCs w:val="20"/>
                  </w:rPr>
                </w:rPrChange>
              </w:rPr>
              <w:pPrChange w:id="9672" w:author="Milica Radić" w:date="2026-10-04T00:30:48Z">
                <w:pPr/>
              </w:pPrChange>
            </w:pPr>
            <w:r>
              <w:rPr>
                <w:sz w:val="20"/>
                <w:szCs w:val="20"/>
                <w:lang w:val="sr-Cyrl-RS"/>
                <w:rPrChange w:id="9674" w:author="Milan Stojkov" w:date="2026-10-02T11:00:00Z">
                  <w:rPr>
                    <w:sz w:val="20"/>
                    <w:szCs w:val="20"/>
                  </w:rPr>
                </w:rPrChange>
              </w:rPr>
              <w:t>аритм. средина</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675"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0B7F27">
            <w:pPr>
              <w:jc w:val="center"/>
              <w:rPr>
                <w:sz w:val="20"/>
                <w:szCs w:val="20"/>
                <w:lang w:val="sr-Cyrl-RS"/>
                <w:rPrChange w:id="9677" w:author="Milan Stojkov" w:date="2026-10-02T11:00:00Z">
                  <w:rPr>
                    <w:sz w:val="20"/>
                    <w:szCs w:val="20"/>
                  </w:rPr>
                </w:rPrChange>
              </w:rPr>
              <w:pPrChange w:id="9676" w:author="Milica Radić" w:date="2026-10-04T00:30:48Z">
                <w:pPr/>
              </w:pPrChange>
            </w:pPr>
            <w:r>
              <w:rPr>
                <w:sz w:val="20"/>
                <w:szCs w:val="20"/>
                <w:lang w:val="sr-Cyrl-RS"/>
                <w:rPrChange w:id="9678" w:author="Milan Stojkov" w:date="2026-10-02T11:00:00Z">
                  <w:rPr>
                    <w:sz w:val="20"/>
                    <w:szCs w:val="20"/>
                  </w:rPr>
                </w:rPrChange>
              </w:rPr>
              <w:t>никад</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679"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E19BDDB">
            <w:pPr>
              <w:jc w:val="center"/>
              <w:rPr>
                <w:sz w:val="20"/>
                <w:szCs w:val="20"/>
                <w:lang w:val="sr-Cyrl-RS"/>
                <w:rPrChange w:id="9681" w:author="Milan Stojkov" w:date="2026-10-02T11:00:00Z">
                  <w:rPr>
                    <w:sz w:val="20"/>
                    <w:szCs w:val="20"/>
                  </w:rPr>
                </w:rPrChange>
              </w:rPr>
              <w:pPrChange w:id="9680" w:author="Milica Radić" w:date="2026-10-04T00:30:48Z">
                <w:pPr/>
              </w:pPrChange>
            </w:pPr>
            <w:r>
              <w:rPr>
                <w:sz w:val="20"/>
                <w:szCs w:val="20"/>
                <w:lang w:val="sr-Cyrl-RS"/>
                <w:rPrChange w:id="9682" w:author="Milan Stojkov" w:date="2026-10-02T11:00:00Z">
                  <w:rPr>
                    <w:sz w:val="20"/>
                    <w:szCs w:val="20"/>
                  </w:rPr>
                </w:rPrChange>
              </w:rPr>
              <w:t>никад</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683"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C95475D">
            <w:pPr>
              <w:jc w:val="center"/>
              <w:rPr>
                <w:sz w:val="20"/>
                <w:szCs w:val="20"/>
                <w:lang w:val="sr-Cyrl-RS"/>
                <w:rPrChange w:id="9685" w:author="Milan Stojkov" w:date="2026-10-02T11:00:00Z">
                  <w:rPr>
                    <w:sz w:val="20"/>
                    <w:szCs w:val="20"/>
                  </w:rPr>
                </w:rPrChange>
              </w:rPr>
              <w:pPrChange w:id="9684" w:author="Milica Radić" w:date="2026-10-04T00:30:48Z">
                <w:pPr/>
              </w:pPrChange>
            </w:pPr>
            <w:r>
              <w:rPr>
                <w:sz w:val="20"/>
                <w:szCs w:val="20"/>
                <w:lang w:val="sr-Cyrl-RS"/>
                <w:rPrChange w:id="9686" w:author="Milan Stojkov" w:date="2026-10-02T11:00:00Z">
                  <w:rPr>
                    <w:sz w:val="20"/>
                    <w:szCs w:val="20"/>
                  </w:rPr>
                </w:rPrChange>
              </w:rPr>
              <w:t>никад</w:t>
            </w:r>
          </w:p>
        </w:tc>
        <w:tc>
          <w:tcPr>
            <w:tcW w:w="8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687" w:author="Milica Radić" w:date="2026-10-04T00:30:49Z">
              <w:tcPr>
                <w:tcW w:w="152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5DF753A">
            <w:pPr>
              <w:jc w:val="center"/>
              <w:rPr>
                <w:sz w:val="20"/>
                <w:szCs w:val="20"/>
                <w:lang w:val="sr-Cyrl-RS"/>
                <w:rPrChange w:id="9689" w:author="Milan Stojkov" w:date="2026-10-02T11:00:00Z">
                  <w:rPr>
                    <w:sz w:val="20"/>
                    <w:szCs w:val="20"/>
                  </w:rPr>
                </w:rPrChange>
              </w:rPr>
              <w:pPrChange w:id="9688" w:author="Milica Radić" w:date="2026-10-04T00:30:48Z">
                <w:pPr/>
              </w:pPrChange>
            </w:pPr>
            <w:r>
              <w:rPr>
                <w:sz w:val="20"/>
                <w:szCs w:val="20"/>
                <w:lang w:val="sr-Cyrl-RS"/>
                <w:rPrChange w:id="9690" w:author="Milan Stojkov" w:date="2026-10-02T11:00:00Z">
                  <w:rPr>
                    <w:sz w:val="20"/>
                    <w:szCs w:val="20"/>
                  </w:rPr>
                </w:rPrChange>
              </w:rPr>
              <w:t>47,8 (1/5 никад)</w:t>
            </w:r>
          </w:p>
        </w:tc>
      </w:tr>
      <w:tr w14:paraId="68F88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9691" w:author="Milica Radić" w:date="2026-10-04T00:30:4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83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692" w:author="Milica Radić" w:date="2026-10-04T00:30:49Z">
              <w:tcPr>
                <w:tcW w:w="14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93B0E62">
            <w:pPr>
              <w:jc w:val="center"/>
              <w:rPr>
                <w:sz w:val="20"/>
                <w:szCs w:val="20"/>
                <w:lang w:val="sr-Cyrl-RS"/>
                <w:rPrChange w:id="9694" w:author="Milan Stojkov" w:date="2026-10-02T11:00:00Z">
                  <w:rPr>
                    <w:sz w:val="20"/>
                    <w:szCs w:val="20"/>
                  </w:rPr>
                </w:rPrChange>
              </w:rPr>
              <w:pPrChange w:id="9693" w:author="Milica Radić" w:date="2026-10-04T00:30:48Z">
                <w:pPr/>
              </w:pPrChange>
            </w:pPr>
            <w:r>
              <w:rPr>
                <w:i/>
                <w:iCs/>
                <w:sz w:val="20"/>
                <w:szCs w:val="20"/>
                <w:lang w:val="sr-Cyrl-RS"/>
                <w:rPrChange w:id="9695" w:author="Milan Stojkov" w:date="2026-10-02T11:00:00Z">
                  <w:rPr>
                    <w:i/>
                    <w:iCs/>
                    <w:sz w:val="20"/>
                    <w:szCs w:val="20"/>
                  </w:rPr>
                </w:rPrChange>
              </w:rPr>
              <w:t>Random</w:t>
            </w:r>
          </w:p>
        </w:tc>
        <w:tc>
          <w:tcPr>
            <w:tcW w:w="7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696" w:author="Milica Radić" w:date="2026-10-04T00:30:49Z">
              <w:tcPr>
                <w:tcW w:w="13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9A3BDA2">
            <w:pPr>
              <w:jc w:val="center"/>
              <w:rPr>
                <w:sz w:val="20"/>
                <w:szCs w:val="20"/>
                <w:lang w:val="sr-Cyrl-RS"/>
                <w:rPrChange w:id="9698" w:author="Milan Stojkov" w:date="2026-10-02T11:00:00Z">
                  <w:rPr>
                    <w:sz w:val="20"/>
                    <w:szCs w:val="20"/>
                  </w:rPr>
                </w:rPrChange>
              </w:rPr>
              <w:pPrChange w:id="9697" w:author="Milica Radić" w:date="2026-10-04T00:30:48Z">
                <w:pPr/>
              </w:pPrChange>
            </w:pPr>
            <w:r>
              <w:rPr>
                <w:sz w:val="20"/>
                <w:szCs w:val="20"/>
                <w:lang w:val="sr-Cyrl-RS"/>
                <w:rPrChange w:id="9699" w:author="Milan Stojkov" w:date="2026-10-02T11:00:00Z">
                  <w:rPr>
                    <w:sz w:val="20"/>
                    <w:szCs w:val="20"/>
                  </w:rPr>
                </w:rPrChange>
              </w:rPr>
              <w:t>медијана</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00"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9AEEFC1">
            <w:pPr>
              <w:jc w:val="center"/>
              <w:rPr>
                <w:sz w:val="20"/>
                <w:szCs w:val="20"/>
                <w:lang w:val="sr-Cyrl-RS"/>
                <w:rPrChange w:id="9702" w:author="Milan Stojkov" w:date="2026-10-02T11:00:00Z">
                  <w:rPr>
                    <w:sz w:val="20"/>
                    <w:szCs w:val="20"/>
                  </w:rPr>
                </w:rPrChange>
              </w:rPr>
              <w:pPrChange w:id="9701" w:author="Milica Radić" w:date="2026-10-04T00:30:48Z">
                <w:pPr/>
              </w:pPrChange>
            </w:pPr>
            <w:r>
              <w:rPr>
                <w:sz w:val="20"/>
                <w:szCs w:val="20"/>
                <w:lang w:val="sr-Cyrl-RS"/>
                <w:rPrChange w:id="9703" w:author="Milan Stojkov" w:date="2026-10-02T11:00:00Z">
                  <w:rPr>
                    <w:sz w:val="20"/>
                    <w:szCs w:val="20"/>
                  </w:rPr>
                </w:rPrChange>
              </w:rPr>
              <w:t>50,0 (4/5 никад)</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04"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7309B46">
            <w:pPr>
              <w:jc w:val="center"/>
              <w:rPr>
                <w:sz w:val="20"/>
                <w:szCs w:val="20"/>
                <w:lang w:val="sr-Cyrl-RS"/>
                <w:rPrChange w:id="9706" w:author="Milan Stojkov" w:date="2026-10-02T11:00:00Z">
                  <w:rPr>
                    <w:sz w:val="20"/>
                    <w:szCs w:val="20"/>
                  </w:rPr>
                </w:rPrChange>
              </w:rPr>
              <w:pPrChange w:id="9705" w:author="Milica Radić" w:date="2026-10-04T00:30:48Z">
                <w:pPr/>
              </w:pPrChange>
            </w:pPr>
            <w:r>
              <w:rPr>
                <w:sz w:val="20"/>
                <w:szCs w:val="20"/>
                <w:lang w:val="sr-Cyrl-RS"/>
                <w:rPrChange w:id="9707" w:author="Milan Stojkov" w:date="2026-10-02T11:00:00Z">
                  <w:rPr>
                    <w:sz w:val="20"/>
                    <w:szCs w:val="20"/>
                  </w:rPr>
                </w:rPrChange>
              </w:rPr>
              <w:t>50,0 (4/5 никад)</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08"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EC1B64D">
            <w:pPr>
              <w:jc w:val="center"/>
              <w:rPr>
                <w:sz w:val="20"/>
                <w:szCs w:val="20"/>
                <w:lang w:val="sr-Cyrl-RS"/>
                <w:rPrChange w:id="9710" w:author="Milan Stojkov" w:date="2026-10-02T11:00:00Z">
                  <w:rPr>
                    <w:sz w:val="20"/>
                    <w:szCs w:val="20"/>
                  </w:rPr>
                </w:rPrChange>
              </w:rPr>
              <w:pPrChange w:id="9709" w:author="Milica Radić" w:date="2026-10-04T00:30:48Z">
                <w:pPr/>
              </w:pPrChange>
            </w:pPr>
            <w:r>
              <w:rPr>
                <w:sz w:val="20"/>
                <w:szCs w:val="20"/>
                <w:lang w:val="sr-Cyrl-RS"/>
                <w:rPrChange w:id="9711" w:author="Milan Stojkov" w:date="2026-10-02T11:00:00Z">
                  <w:rPr>
                    <w:sz w:val="20"/>
                    <w:szCs w:val="20"/>
                  </w:rPr>
                </w:rPrChange>
              </w:rPr>
              <w:t>50,0 (4/5 никад)</w:t>
            </w:r>
          </w:p>
        </w:tc>
        <w:tc>
          <w:tcPr>
            <w:tcW w:w="8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12" w:author="Milica Radić" w:date="2026-10-04T00:30:49Z">
              <w:tcPr>
                <w:tcW w:w="152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87B9B0F">
            <w:pPr>
              <w:jc w:val="center"/>
              <w:rPr>
                <w:sz w:val="20"/>
                <w:szCs w:val="20"/>
                <w:lang w:val="sr-Cyrl-RS"/>
                <w:rPrChange w:id="9714" w:author="Milan Stojkov" w:date="2026-10-02T11:00:00Z">
                  <w:rPr>
                    <w:sz w:val="20"/>
                    <w:szCs w:val="20"/>
                  </w:rPr>
                </w:rPrChange>
              </w:rPr>
              <w:pPrChange w:id="9713" w:author="Milica Radić" w:date="2026-10-04T00:30:48Z">
                <w:pPr/>
              </w:pPrChange>
            </w:pPr>
            <w:r>
              <w:rPr>
                <w:sz w:val="20"/>
                <w:szCs w:val="20"/>
                <w:lang w:val="sr-Cyrl-RS"/>
                <w:rPrChange w:id="9715" w:author="Milan Stojkov" w:date="2026-10-02T11:00:00Z">
                  <w:rPr>
                    <w:sz w:val="20"/>
                    <w:szCs w:val="20"/>
                  </w:rPr>
                </w:rPrChange>
              </w:rPr>
              <w:t>35,0</w:t>
            </w:r>
          </w:p>
        </w:tc>
      </w:tr>
      <w:tr w14:paraId="2B1FD4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9716" w:author="Milica Radić" w:date="2026-10-04T00:30:4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83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17" w:author="Milica Radić" w:date="2026-10-04T00:30:49Z">
              <w:tcPr>
                <w:tcW w:w="14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856E58">
            <w:pPr>
              <w:jc w:val="center"/>
              <w:rPr>
                <w:sz w:val="20"/>
                <w:szCs w:val="20"/>
                <w:lang w:val="sr-Cyrl-RS"/>
                <w:rPrChange w:id="9719" w:author="Milan Stojkov" w:date="2026-10-02T11:00:00Z">
                  <w:rPr>
                    <w:sz w:val="20"/>
                    <w:szCs w:val="20"/>
                  </w:rPr>
                </w:rPrChange>
              </w:rPr>
              <w:pPrChange w:id="9718" w:author="Milica Radić" w:date="2026-10-04T00:30:48Z">
                <w:pPr/>
              </w:pPrChange>
            </w:pPr>
            <w:r>
              <w:rPr>
                <w:i/>
                <w:iCs/>
                <w:sz w:val="20"/>
                <w:szCs w:val="20"/>
                <w:lang w:val="sr-Cyrl-RS"/>
                <w:rPrChange w:id="9720" w:author="Milan Stojkov" w:date="2026-10-02T11:00:00Z">
                  <w:rPr>
                    <w:i/>
                    <w:iCs/>
                    <w:sz w:val="20"/>
                    <w:szCs w:val="20"/>
                  </w:rPr>
                </w:rPrChange>
              </w:rPr>
              <w:t>Random</w:t>
            </w:r>
          </w:p>
        </w:tc>
        <w:tc>
          <w:tcPr>
            <w:tcW w:w="7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21" w:author="Milica Radić" w:date="2026-10-04T00:30:49Z">
              <w:tcPr>
                <w:tcW w:w="13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3E6D8FE">
            <w:pPr>
              <w:jc w:val="center"/>
              <w:rPr>
                <w:sz w:val="20"/>
                <w:szCs w:val="20"/>
                <w:lang w:val="sr-Cyrl-RS"/>
                <w:rPrChange w:id="9723" w:author="Milan Stojkov" w:date="2026-10-02T11:00:00Z">
                  <w:rPr>
                    <w:sz w:val="20"/>
                    <w:szCs w:val="20"/>
                  </w:rPr>
                </w:rPrChange>
              </w:rPr>
              <w:pPrChange w:id="9722" w:author="Milica Radić" w:date="2026-10-04T00:30:48Z">
                <w:pPr/>
              </w:pPrChange>
            </w:pPr>
            <w:r>
              <w:rPr>
                <w:sz w:val="20"/>
                <w:szCs w:val="20"/>
                <w:lang w:val="sr-Cyrl-RS"/>
                <w:rPrChange w:id="9724" w:author="Milan Stojkov" w:date="2026-10-02T11:00:00Z">
                  <w:rPr>
                    <w:sz w:val="20"/>
                    <w:szCs w:val="20"/>
                  </w:rPr>
                </w:rPrChange>
              </w:rPr>
              <w:t>одсеч. средина</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25"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A1F7CDC">
            <w:pPr>
              <w:jc w:val="center"/>
              <w:rPr>
                <w:sz w:val="20"/>
                <w:szCs w:val="20"/>
                <w:lang w:val="sr-Cyrl-RS"/>
                <w:rPrChange w:id="9727" w:author="Milan Stojkov" w:date="2026-10-02T11:00:00Z">
                  <w:rPr>
                    <w:sz w:val="20"/>
                    <w:szCs w:val="20"/>
                  </w:rPr>
                </w:rPrChange>
              </w:rPr>
              <w:pPrChange w:id="9726" w:author="Milica Radić" w:date="2026-10-04T00:30:48Z">
                <w:pPr/>
              </w:pPrChange>
            </w:pPr>
            <w:r>
              <w:rPr>
                <w:sz w:val="20"/>
                <w:szCs w:val="20"/>
                <w:lang w:val="sr-Cyrl-RS"/>
                <w:rPrChange w:id="9728" w:author="Milan Stojkov" w:date="2026-10-02T11:00:00Z">
                  <w:rPr>
                    <w:sz w:val="20"/>
                    <w:szCs w:val="20"/>
                  </w:rPr>
                </w:rPrChange>
              </w:rPr>
              <w:t>никад</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29"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505F60A">
            <w:pPr>
              <w:jc w:val="center"/>
              <w:rPr>
                <w:sz w:val="20"/>
                <w:szCs w:val="20"/>
                <w:lang w:val="sr-Cyrl-RS"/>
                <w:rPrChange w:id="9731" w:author="Milan Stojkov" w:date="2026-10-02T11:00:00Z">
                  <w:rPr>
                    <w:sz w:val="20"/>
                    <w:szCs w:val="20"/>
                  </w:rPr>
                </w:rPrChange>
              </w:rPr>
              <w:pPrChange w:id="9730" w:author="Milica Radić" w:date="2026-10-04T00:30:48Z">
                <w:pPr/>
              </w:pPrChange>
            </w:pPr>
            <w:r>
              <w:rPr>
                <w:sz w:val="20"/>
                <w:szCs w:val="20"/>
                <w:lang w:val="sr-Cyrl-RS"/>
                <w:rPrChange w:id="9732" w:author="Milan Stojkov" w:date="2026-10-02T11:00:00Z">
                  <w:rPr>
                    <w:sz w:val="20"/>
                    <w:szCs w:val="20"/>
                  </w:rPr>
                </w:rPrChange>
              </w:rPr>
              <w:t>никад</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33"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0BCA9AF">
            <w:pPr>
              <w:jc w:val="center"/>
              <w:rPr>
                <w:sz w:val="20"/>
                <w:szCs w:val="20"/>
                <w:lang w:val="sr-Cyrl-RS"/>
                <w:rPrChange w:id="9735" w:author="Milan Stojkov" w:date="2026-10-02T11:00:00Z">
                  <w:rPr>
                    <w:sz w:val="20"/>
                    <w:szCs w:val="20"/>
                  </w:rPr>
                </w:rPrChange>
              </w:rPr>
              <w:pPrChange w:id="9734" w:author="Milica Radić" w:date="2026-10-04T00:30:48Z">
                <w:pPr/>
              </w:pPrChange>
            </w:pPr>
            <w:r>
              <w:rPr>
                <w:sz w:val="20"/>
                <w:szCs w:val="20"/>
                <w:lang w:val="sr-Cyrl-RS"/>
                <w:rPrChange w:id="9736" w:author="Milan Stojkov" w:date="2026-10-02T11:00:00Z">
                  <w:rPr>
                    <w:sz w:val="20"/>
                    <w:szCs w:val="20"/>
                  </w:rPr>
                </w:rPrChange>
              </w:rPr>
              <w:t>никад</w:t>
            </w:r>
          </w:p>
        </w:tc>
        <w:tc>
          <w:tcPr>
            <w:tcW w:w="8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37" w:author="Milica Radić" w:date="2026-10-04T00:30:49Z">
              <w:tcPr>
                <w:tcW w:w="152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0C6866E">
            <w:pPr>
              <w:jc w:val="center"/>
              <w:rPr>
                <w:sz w:val="20"/>
                <w:szCs w:val="20"/>
                <w:lang w:val="sr-Cyrl-RS"/>
                <w:rPrChange w:id="9739" w:author="Milan Stojkov" w:date="2026-10-02T11:00:00Z">
                  <w:rPr>
                    <w:sz w:val="20"/>
                    <w:szCs w:val="20"/>
                  </w:rPr>
                </w:rPrChange>
              </w:rPr>
              <w:pPrChange w:id="9738" w:author="Milica Radić" w:date="2026-10-04T00:30:48Z">
                <w:pPr/>
              </w:pPrChange>
            </w:pPr>
            <w:r>
              <w:rPr>
                <w:sz w:val="20"/>
                <w:szCs w:val="20"/>
                <w:lang w:val="sr-Cyrl-RS"/>
                <w:rPrChange w:id="9740" w:author="Milan Stojkov" w:date="2026-10-02T11:00:00Z">
                  <w:rPr>
                    <w:sz w:val="20"/>
                    <w:szCs w:val="20"/>
                  </w:rPr>
                </w:rPrChange>
              </w:rPr>
              <w:t>47,2 (1/5 никад)</w:t>
            </w:r>
          </w:p>
        </w:tc>
      </w:tr>
      <w:tr w14:paraId="0BEBF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9741" w:author="Milica Radić" w:date="2026-10-04T00:30:4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83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42" w:author="Milica Radić" w:date="2026-10-04T00:30:49Z">
              <w:tcPr>
                <w:tcW w:w="14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F1A7364">
            <w:pPr>
              <w:jc w:val="center"/>
              <w:rPr>
                <w:sz w:val="20"/>
                <w:szCs w:val="20"/>
                <w:lang w:val="sr-Cyrl-RS"/>
                <w:rPrChange w:id="9744" w:author="Milan Stojkov" w:date="2026-10-02T11:00:00Z">
                  <w:rPr>
                    <w:sz w:val="20"/>
                    <w:szCs w:val="20"/>
                  </w:rPr>
                </w:rPrChange>
              </w:rPr>
              <w:pPrChange w:id="9743" w:author="Milica Radić" w:date="2026-10-04T00:30:48Z">
                <w:pPr/>
              </w:pPrChange>
            </w:pPr>
            <w:r>
              <w:rPr>
                <w:i/>
                <w:iCs/>
                <w:sz w:val="20"/>
                <w:szCs w:val="20"/>
                <w:lang w:val="sr-Cyrl-RS"/>
                <w:rPrChange w:id="9745" w:author="Milan Stojkov" w:date="2026-10-02T11:00:00Z">
                  <w:rPr>
                    <w:i/>
                    <w:iCs/>
                    <w:sz w:val="20"/>
                    <w:szCs w:val="20"/>
                  </w:rPr>
                </w:rPrChange>
              </w:rPr>
              <w:t>Sybil</w:t>
            </w:r>
            <w:r>
              <w:rPr>
                <w:sz w:val="20"/>
                <w:szCs w:val="20"/>
                <w:lang w:val="sr-Cyrl-RS"/>
                <w:rPrChange w:id="9746" w:author="Milan Stojkov" w:date="2026-10-02T11:00:00Z">
                  <w:rPr>
                    <w:sz w:val="20"/>
                    <w:szCs w:val="20"/>
                  </w:rPr>
                </w:rPrChange>
              </w:rPr>
              <w:t>-отпорна</w:t>
            </w:r>
          </w:p>
        </w:tc>
        <w:tc>
          <w:tcPr>
            <w:tcW w:w="7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47" w:author="Milica Radić" w:date="2026-10-04T00:30:49Z">
              <w:tcPr>
                <w:tcW w:w="13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4C9CF5F">
            <w:pPr>
              <w:jc w:val="center"/>
              <w:rPr>
                <w:sz w:val="20"/>
                <w:szCs w:val="20"/>
                <w:lang w:val="sr-Cyrl-RS"/>
                <w:rPrChange w:id="9749" w:author="Milan Stojkov" w:date="2026-10-02T11:00:00Z">
                  <w:rPr>
                    <w:sz w:val="20"/>
                    <w:szCs w:val="20"/>
                  </w:rPr>
                </w:rPrChange>
              </w:rPr>
              <w:pPrChange w:id="9748" w:author="Milica Radić" w:date="2026-10-04T00:30:48Z">
                <w:pPr/>
              </w:pPrChange>
            </w:pPr>
            <w:r>
              <w:rPr>
                <w:sz w:val="20"/>
                <w:szCs w:val="20"/>
                <w:lang w:val="sr-Cyrl-RS"/>
                <w:rPrChange w:id="9750" w:author="Milan Stojkov" w:date="2026-10-02T11:00:00Z">
                  <w:rPr>
                    <w:sz w:val="20"/>
                    <w:szCs w:val="20"/>
                  </w:rPr>
                </w:rPrChange>
              </w:rPr>
              <w:t>аритм. средина</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51"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D2535B8">
            <w:pPr>
              <w:jc w:val="center"/>
              <w:rPr>
                <w:sz w:val="20"/>
                <w:szCs w:val="20"/>
                <w:lang w:val="sr-Cyrl-RS"/>
                <w:rPrChange w:id="9753" w:author="Milan Stojkov" w:date="2026-10-02T11:00:00Z">
                  <w:rPr>
                    <w:sz w:val="20"/>
                    <w:szCs w:val="20"/>
                  </w:rPr>
                </w:rPrChange>
              </w:rPr>
              <w:pPrChange w:id="9752" w:author="Milica Radić" w:date="2026-10-04T00:30:48Z">
                <w:pPr/>
              </w:pPrChange>
            </w:pPr>
            <w:r>
              <w:rPr>
                <w:sz w:val="20"/>
                <w:szCs w:val="20"/>
                <w:lang w:val="sr-Cyrl-RS"/>
                <w:rPrChange w:id="9754" w:author="Milan Stojkov" w:date="2026-10-02T11:00:00Z">
                  <w:rPr>
                    <w:sz w:val="20"/>
                    <w:szCs w:val="20"/>
                  </w:rPr>
                </w:rPrChange>
              </w:rPr>
              <w:t>никад</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55"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78AB540">
            <w:pPr>
              <w:jc w:val="center"/>
              <w:rPr>
                <w:sz w:val="20"/>
                <w:szCs w:val="20"/>
                <w:lang w:val="sr-Cyrl-RS"/>
                <w:rPrChange w:id="9757" w:author="Milan Stojkov" w:date="2026-10-02T11:00:00Z">
                  <w:rPr>
                    <w:sz w:val="20"/>
                    <w:szCs w:val="20"/>
                  </w:rPr>
                </w:rPrChange>
              </w:rPr>
              <w:pPrChange w:id="9756" w:author="Milica Radić" w:date="2026-10-04T00:30:48Z">
                <w:pPr/>
              </w:pPrChange>
            </w:pPr>
            <w:r>
              <w:rPr>
                <w:sz w:val="20"/>
                <w:szCs w:val="20"/>
                <w:lang w:val="sr-Cyrl-RS"/>
                <w:rPrChange w:id="9758" w:author="Milan Stojkov" w:date="2026-10-02T11:00:00Z">
                  <w:rPr>
                    <w:sz w:val="20"/>
                    <w:szCs w:val="20"/>
                  </w:rPr>
                </w:rPrChange>
              </w:rPr>
              <w:t>никад</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59"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F58372E">
            <w:pPr>
              <w:jc w:val="center"/>
              <w:rPr>
                <w:sz w:val="20"/>
                <w:szCs w:val="20"/>
                <w:lang w:val="sr-Cyrl-RS"/>
                <w:rPrChange w:id="9761" w:author="Milan Stojkov" w:date="2026-10-02T11:00:00Z">
                  <w:rPr>
                    <w:sz w:val="20"/>
                    <w:szCs w:val="20"/>
                  </w:rPr>
                </w:rPrChange>
              </w:rPr>
              <w:pPrChange w:id="9760" w:author="Milica Radić" w:date="2026-10-04T00:30:48Z">
                <w:pPr/>
              </w:pPrChange>
            </w:pPr>
            <w:r>
              <w:rPr>
                <w:sz w:val="20"/>
                <w:szCs w:val="20"/>
                <w:lang w:val="sr-Cyrl-RS"/>
                <w:rPrChange w:id="9762" w:author="Milan Stojkov" w:date="2026-10-02T11:00:00Z">
                  <w:rPr>
                    <w:sz w:val="20"/>
                    <w:szCs w:val="20"/>
                  </w:rPr>
                </w:rPrChange>
              </w:rPr>
              <w:t>никад</w:t>
            </w:r>
          </w:p>
        </w:tc>
        <w:tc>
          <w:tcPr>
            <w:tcW w:w="8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63" w:author="Milica Radić" w:date="2026-10-04T00:30:49Z">
              <w:tcPr>
                <w:tcW w:w="152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649E53B">
            <w:pPr>
              <w:jc w:val="center"/>
              <w:rPr>
                <w:sz w:val="20"/>
                <w:szCs w:val="20"/>
                <w:lang w:val="sr-Cyrl-RS"/>
                <w:rPrChange w:id="9765" w:author="Milan Stojkov" w:date="2026-10-02T11:00:00Z">
                  <w:rPr>
                    <w:sz w:val="20"/>
                    <w:szCs w:val="20"/>
                  </w:rPr>
                </w:rPrChange>
              </w:rPr>
              <w:pPrChange w:id="9764" w:author="Milica Radić" w:date="2026-10-04T00:30:48Z">
                <w:pPr/>
              </w:pPrChange>
            </w:pPr>
            <w:r>
              <w:rPr>
                <w:sz w:val="20"/>
                <w:szCs w:val="20"/>
                <w:lang w:val="sr-Cyrl-RS"/>
                <w:rPrChange w:id="9766" w:author="Milan Stojkov" w:date="2026-10-02T11:00:00Z">
                  <w:rPr>
                    <w:sz w:val="20"/>
                    <w:szCs w:val="20"/>
                  </w:rPr>
                </w:rPrChange>
              </w:rPr>
              <w:t>21,5 (1/5 никад)</w:t>
            </w:r>
          </w:p>
        </w:tc>
      </w:tr>
      <w:tr w14:paraId="36018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9767" w:author="Milica Radić" w:date="2026-10-04T00:30:4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83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68" w:author="Milica Radić" w:date="2026-10-04T00:30:49Z">
              <w:tcPr>
                <w:tcW w:w="14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7483BA7">
            <w:pPr>
              <w:jc w:val="center"/>
              <w:rPr>
                <w:sz w:val="20"/>
                <w:szCs w:val="20"/>
                <w:lang w:val="sr-Cyrl-RS"/>
                <w:rPrChange w:id="9770" w:author="Milan Stojkov" w:date="2026-10-02T11:00:00Z">
                  <w:rPr>
                    <w:sz w:val="20"/>
                    <w:szCs w:val="20"/>
                  </w:rPr>
                </w:rPrChange>
              </w:rPr>
              <w:pPrChange w:id="9769" w:author="Milica Radić" w:date="2026-10-04T00:30:48Z">
                <w:pPr/>
              </w:pPrChange>
            </w:pPr>
            <w:r>
              <w:rPr>
                <w:i/>
                <w:iCs/>
                <w:sz w:val="20"/>
                <w:szCs w:val="20"/>
                <w:lang w:val="sr-Cyrl-RS"/>
                <w:rPrChange w:id="9771" w:author="Milan Stojkov" w:date="2026-10-02T11:00:00Z">
                  <w:rPr>
                    <w:i/>
                    <w:iCs/>
                    <w:sz w:val="20"/>
                    <w:szCs w:val="20"/>
                  </w:rPr>
                </w:rPrChange>
              </w:rPr>
              <w:t>Sybil</w:t>
            </w:r>
            <w:r>
              <w:rPr>
                <w:sz w:val="20"/>
                <w:szCs w:val="20"/>
                <w:lang w:val="sr-Cyrl-RS"/>
                <w:rPrChange w:id="9772" w:author="Milan Stojkov" w:date="2026-10-02T11:00:00Z">
                  <w:rPr>
                    <w:sz w:val="20"/>
                    <w:szCs w:val="20"/>
                  </w:rPr>
                </w:rPrChange>
              </w:rPr>
              <w:t>-отпорна</w:t>
            </w:r>
          </w:p>
        </w:tc>
        <w:tc>
          <w:tcPr>
            <w:tcW w:w="7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73" w:author="Milica Radić" w:date="2026-10-04T00:30:49Z">
              <w:tcPr>
                <w:tcW w:w="13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9255D38">
            <w:pPr>
              <w:jc w:val="center"/>
              <w:rPr>
                <w:sz w:val="20"/>
                <w:szCs w:val="20"/>
                <w:lang w:val="sr-Cyrl-RS"/>
                <w:rPrChange w:id="9775" w:author="Milan Stojkov" w:date="2026-10-02T11:00:00Z">
                  <w:rPr>
                    <w:sz w:val="20"/>
                    <w:szCs w:val="20"/>
                  </w:rPr>
                </w:rPrChange>
              </w:rPr>
              <w:pPrChange w:id="9774" w:author="Milica Radić" w:date="2026-10-04T00:30:48Z">
                <w:pPr/>
              </w:pPrChange>
            </w:pPr>
            <w:r>
              <w:rPr>
                <w:sz w:val="20"/>
                <w:szCs w:val="20"/>
                <w:lang w:val="sr-Cyrl-RS"/>
                <w:rPrChange w:id="9776" w:author="Milan Stojkov" w:date="2026-10-02T11:00:00Z">
                  <w:rPr>
                    <w:sz w:val="20"/>
                    <w:szCs w:val="20"/>
                  </w:rPr>
                </w:rPrChange>
              </w:rPr>
              <w:t>медијана</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77"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9760862">
            <w:pPr>
              <w:jc w:val="center"/>
              <w:rPr>
                <w:sz w:val="20"/>
                <w:szCs w:val="20"/>
                <w:lang w:val="sr-Cyrl-RS"/>
                <w:rPrChange w:id="9779" w:author="Milan Stojkov" w:date="2026-10-02T11:00:00Z">
                  <w:rPr>
                    <w:sz w:val="20"/>
                    <w:szCs w:val="20"/>
                  </w:rPr>
                </w:rPrChange>
              </w:rPr>
              <w:pPrChange w:id="9778" w:author="Milica Radić" w:date="2026-10-04T00:30:48Z">
                <w:pPr/>
              </w:pPrChange>
            </w:pPr>
            <w:r>
              <w:rPr>
                <w:sz w:val="20"/>
                <w:szCs w:val="20"/>
                <w:lang w:val="sr-Cyrl-RS"/>
                <w:rPrChange w:id="9780" w:author="Milan Stojkov" w:date="2026-10-02T11:00:00Z">
                  <w:rPr>
                    <w:sz w:val="20"/>
                    <w:szCs w:val="20"/>
                  </w:rPr>
                </w:rPrChange>
              </w:rPr>
              <w:t>2,4</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81"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02C65AD">
            <w:pPr>
              <w:jc w:val="center"/>
              <w:rPr>
                <w:sz w:val="20"/>
                <w:szCs w:val="20"/>
                <w:lang w:val="sr-Cyrl-RS"/>
                <w:rPrChange w:id="9783" w:author="Milan Stojkov" w:date="2026-10-02T11:00:00Z">
                  <w:rPr>
                    <w:sz w:val="20"/>
                    <w:szCs w:val="20"/>
                  </w:rPr>
                </w:rPrChange>
              </w:rPr>
              <w:pPrChange w:id="9782" w:author="Milica Radić" w:date="2026-10-04T00:30:48Z">
                <w:pPr/>
              </w:pPrChange>
            </w:pPr>
            <w:r>
              <w:rPr>
                <w:sz w:val="20"/>
                <w:szCs w:val="20"/>
                <w:lang w:val="sr-Cyrl-RS"/>
                <w:rPrChange w:id="9784" w:author="Milan Stojkov" w:date="2026-10-02T11:00:00Z">
                  <w:rPr>
                    <w:sz w:val="20"/>
                    <w:szCs w:val="20"/>
                  </w:rPr>
                </w:rPrChange>
              </w:rPr>
              <w:t>2,4</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85"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458207">
            <w:pPr>
              <w:jc w:val="center"/>
              <w:rPr>
                <w:sz w:val="20"/>
                <w:szCs w:val="20"/>
                <w:lang w:val="sr-Cyrl-RS"/>
                <w:rPrChange w:id="9787" w:author="Milan Stojkov" w:date="2026-10-02T11:00:00Z">
                  <w:rPr>
                    <w:sz w:val="20"/>
                    <w:szCs w:val="20"/>
                  </w:rPr>
                </w:rPrChange>
              </w:rPr>
              <w:pPrChange w:id="9786" w:author="Milica Radić" w:date="2026-10-04T00:30:48Z">
                <w:pPr/>
              </w:pPrChange>
            </w:pPr>
            <w:r>
              <w:rPr>
                <w:sz w:val="20"/>
                <w:szCs w:val="20"/>
                <w:lang w:val="sr-Cyrl-RS"/>
                <w:rPrChange w:id="9788" w:author="Milan Stojkov" w:date="2026-10-02T11:00:00Z">
                  <w:rPr>
                    <w:sz w:val="20"/>
                    <w:szCs w:val="20"/>
                  </w:rPr>
                </w:rPrChange>
              </w:rPr>
              <w:t>2,4</w:t>
            </w:r>
          </w:p>
        </w:tc>
        <w:tc>
          <w:tcPr>
            <w:tcW w:w="8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89" w:author="Milica Radić" w:date="2026-10-04T00:30:49Z">
              <w:tcPr>
                <w:tcW w:w="152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F9A1AC3">
            <w:pPr>
              <w:jc w:val="center"/>
              <w:rPr>
                <w:sz w:val="20"/>
                <w:szCs w:val="20"/>
                <w:lang w:val="sr-Cyrl-RS"/>
                <w:rPrChange w:id="9791" w:author="Milan Stojkov" w:date="2026-10-02T11:00:00Z">
                  <w:rPr>
                    <w:sz w:val="20"/>
                    <w:szCs w:val="20"/>
                  </w:rPr>
                </w:rPrChange>
              </w:rPr>
              <w:pPrChange w:id="9790" w:author="Milica Radić" w:date="2026-10-04T00:30:48Z">
                <w:pPr/>
              </w:pPrChange>
            </w:pPr>
            <w:r>
              <w:rPr>
                <w:sz w:val="20"/>
                <w:szCs w:val="20"/>
                <w:lang w:val="sr-Cyrl-RS"/>
                <w:rPrChange w:id="9792" w:author="Milan Stojkov" w:date="2026-10-02T11:00:00Z">
                  <w:rPr>
                    <w:sz w:val="20"/>
                    <w:szCs w:val="20"/>
                  </w:rPr>
                </w:rPrChange>
              </w:rPr>
              <w:t>2,4</w:t>
            </w:r>
          </w:p>
        </w:tc>
      </w:tr>
      <w:tr w14:paraId="2013A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9793" w:author="Milica Radić" w:date="2026-10-04T00:30:4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83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94" w:author="Milica Radić" w:date="2026-10-04T00:30:49Z">
              <w:tcPr>
                <w:tcW w:w="14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43D4E04">
            <w:pPr>
              <w:jc w:val="center"/>
              <w:rPr>
                <w:sz w:val="20"/>
                <w:szCs w:val="20"/>
                <w:lang w:val="sr-Cyrl-RS"/>
                <w:rPrChange w:id="9796" w:author="Milan Stojkov" w:date="2026-10-02T11:00:00Z">
                  <w:rPr>
                    <w:sz w:val="20"/>
                    <w:szCs w:val="20"/>
                  </w:rPr>
                </w:rPrChange>
              </w:rPr>
              <w:pPrChange w:id="9795" w:author="Milica Radić" w:date="2026-10-04T00:30:48Z">
                <w:pPr/>
              </w:pPrChange>
            </w:pPr>
            <w:r>
              <w:rPr>
                <w:i/>
                <w:iCs/>
                <w:sz w:val="20"/>
                <w:szCs w:val="20"/>
                <w:lang w:val="sr-Cyrl-RS"/>
                <w:rPrChange w:id="9797" w:author="Milan Stojkov" w:date="2026-10-02T11:00:00Z">
                  <w:rPr>
                    <w:i/>
                    <w:iCs/>
                    <w:sz w:val="20"/>
                    <w:szCs w:val="20"/>
                  </w:rPr>
                </w:rPrChange>
              </w:rPr>
              <w:t>Sybil</w:t>
            </w:r>
            <w:r>
              <w:rPr>
                <w:sz w:val="20"/>
                <w:szCs w:val="20"/>
                <w:lang w:val="sr-Cyrl-RS"/>
                <w:rPrChange w:id="9798" w:author="Milan Stojkov" w:date="2026-10-02T11:00:00Z">
                  <w:rPr>
                    <w:sz w:val="20"/>
                    <w:szCs w:val="20"/>
                  </w:rPr>
                </w:rPrChange>
              </w:rPr>
              <w:t>-отпорна</w:t>
            </w:r>
          </w:p>
        </w:tc>
        <w:tc>
          <w:tcPr>
            <w:tcW w:w="7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799" w:author="Milica Radić" w:date="2026-10-04T00:30:49Z">
              <w:tcPr>
                <w:tcW w:w="13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EE6EE4E">
            <w:pPr>
              <w:jc w:val="center"/>
              <w:rPr>
                <w:sz w:val="20"/>
                <w:szCs w:val="20"/>
                <w:lang w:val="sr-Cyrl-RS"/>
                <w:rPrChange w:id="9801" w:author="Milan Stojkov" w:date="2026-10-02T11:00:00Z">
                  <w:rPr>
                    <w:sz w:val="20"/>
                    <w:szCs w:val="20"/>
                  </w:rPr>
                </w:rPrChange>
              </w:rPr>
              <w:pPrChange w:id="9800" w:author="Milica Radić" w:date="2026-10-04T00:30:48Z">
                <w:pPr/>
              </w:pPrChange>
            </w:pPr>
            <w:r>
              <w:rPr>
                <w:sz w:val="20"/>
                <w:szCs w:val="20"/>
                <w:lang w:val="sr-Cyrl-RS"/>
                <w:rPrChange w:id="9802" w:author="Milan Stojkov" w:date="2026-10-02T11:00:00Z">
                  <w:rPr>
                    <w:sz w:val="20"/>
                    <w:szCs w:val="20"/>
                  </w:rPr>
                </w:rPrChange>
              </w:rPr>
              <w:t>одсеч. средина</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03"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C51141B">
            <w:pPr>
              <w:jc w:val="center"/>
              <w:rPr>
                <w:sz w:val="20"/>
                <w:szCs w:val="20"/>
                <w:lang w:val="sr-Cyrl-RS"/>
                <w:rPrChange w:id="9805" w:author="Milan Stojkov" w:date="2026-10-02T11:00:00Z">
                  <w:rPr>
                    <w:sz w:val="20"/>
                    <w:szCs w:val="20"/>
                  </w:rPr>
                </w:rPrChange>
              </w:rPr>
              <w:pPrChange w:id="9804" w:author="Milica Radić" w:date="2026-10-04T00:30:48Z">
                <w:pPr/>
              </w:pPrChange>
            </w:pPr>
            <w:r>
              <w:rPr>
                <w:sz w:val="20"/>
                <w:szCs w:val="20"/>
                <w:lang w:val="sr-Cyrl-RS"/>
                <w:rPrChange w:id="9806" w:author="Milan Stojkov" w:date="2026-10-02T11:00:00Z">
                  <w:rPr>
                    <w:sz w:val="20"/>
                    <w:szCs w:val="20"/>
                  </w:rPr>
                </w:rPrChange>
              </w:rPr>
              <w:t>никад</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07"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D7D2DB2">
            <w:pPr>
              <w:jc w:val="center"/>
              <w:rPr>
                <w:sz w:val="20"/>
                <w:szCs w:val="20"/>
                <w:lang w:val="sr-Cyrl-RS"/>
                <w:rPrChange w:id="9809" w:author="Milan Stojkov" w:date="2026-10-02T11:00:00Z">
                  <w:rPr>
                    <w:sz w:val="20"/>
                    <w:szCs w:val="20"/>
                  </w:rPr>
                </w:rPrChange>
              </w:rPr>
              <w:pPrChange w:id="9808" w:author="Milica Radić" w:date="2026-10-04T00:30:48Z">
                <w:pPr/>
              </w:pPrChange>
            </w:pPr>
            <w:r>
              <w:rPr>
                <w:sz w:val="20"/>
                <w:szCs w:val="20"/>
                <w:lang w:val="sr-Cyrl-RS"/>
                <w:rPrChange w:id="9810" w:author="Milan Stojkov" w:date="2026-10-02T11:00:00Z">
                  <w:rPr>
                    <w:sz w:val="20"/>
                    <w:szCs w:val="20"/>
                  </w:rPr>
                </w:rPrChange>
              </w:rPr>
              <w:t>никад</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11"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64ECFFF">
            <w:pPr>
              <w:jc w:val="center"/>
              <w:rPr>
                <w:sz w:val="20"/>
                <w:szCs w:val="20"/>
                <w:lang w:val="sr-Cyrl-RS"/>
                <w:rPrChange w:id="9813" w:author="Milan Stojkov" w:date="2026-10-02T11:00:00Z">
                  <w:rPr>
                    <w:sz w:val="20"/>
                    <w:szCs w:val="20"/>
                  </w:rPr>
                </w:rPrChange>
              </w:rPr>
              <w:pPrChange w:id="9812" w:author="Milica Radić" w:date="2026-10-04T00:30:48Z">
                <w:pPr/>
              </w:pPrChange>
            </w:pPr>
            <w:r>
              <w:rPr>
                <w:sz w:val="20"/>
                <w:szCs w:val="20"/>
                <w:lang w:val="sr-Cyrl-RS"/>
                <w:rPrChange w:id="9814" w:author="Milan Stojkov" w:date="2026-10-02T11:00:00Z">
                  <w:rPr>
                    <w:sz w:val="20"/>
                    <w:szCs w:val="20"/>
                  </w:rPr>
                </w:rPrChange>
              </w:rPr>
              <w:t>48,0 (4/5 никад)</w:t>
            </w:r>
          </w:p>
        </w:tc>
        <w:tc>
          <w:tcPr>
            <w:tcW w:w="8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15" w:author="Milica Radić" w:date="2026-10-04T00:30:49Z">
              <w:tcPr>
                <w:tcW w:w="152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88E244F">
            <w:pPr>
              <w:jc w:val="center"/>
              <w:rPr>
                <w:sz w:val="20"/>
                <w:szCs w:val="20"/>
                <w:lang w:val="sr-Cyrl-RS"/>
                <w:rPrChange w:id="9817" w:author="Milan Stojkov" w:date="2026-10-02T11:00:00Z">
                  <w:rPr>
                    <w:sz w:val="20"/>
                    <w:szCs w:val="20"/>
                  </w:rPr>
                </w:rPrChange>
              </w:rPr>
              <w:pPrChange w:id="9816" w:author="Milica Radić" w:date="2026-10-04T00:30:48Z">
                <w:pPr/>
              </w:pPrChange>
            </w:pPr>
            <w:r>
              <w:rPr>
                <w:sz w:val="20"/>
                <w:szCs w:val="20"/>
                <w:lang w:val="sr-Cyrl-RS"/>
                <w:rPrChange w:id="9818" w:author="Milan Stojkov" w:date="2026-10-02T11:00:00Z">
                  <w:rPr>
                    <w:sz w:val="20"/>
                    <w:szCs w:val="20"/>
                  </w:rPr>
                </w:rPrChange>
              </w:rPr>
              <w:t>2,0</w:t>
            </w:r>
          </w:p>
        </w:tc>
      </w:tr>
      <w:tr w14:paraId="10330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9819" w:author="Milica Radić" w:date="2026-10-04T00:30:4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83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20" w:author="Milica Radić" w:date="2026-10-04T00:30:49Z">
              <w:tcPr>
                <w:tcW w:w="14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CF28726">
            <w:pPr>
              <w:jc w:val="center"/>
              <w:rPr>
                <w:sz w:val="20"/>
                <w:szCs w:val="20"/>
                <w:lang w:val="sr-Cyrl-RS"/>
                <w:rPrChange w:id="9822" w:author="Milan Stojkov" w:date="2026-10-02T11:00:00Z">
                  <w:rPr>
                    <w:sz w:val="20"/>
                    <w:szCs w:val="20"/>
                  </w:rPr>
                </w:rPrChange>
              </w:rPr>
              <w:pPrChange w:id="9821" w:author="Milica Radić" w:date="2026-10-04T00:30:48Z">
                <w:pPr/>
              </w:pPrChange>
            </w:pPr>
            <w:r>
              <w:rPr>
                <w:i/>
                <w:iCs/>
                <w:sz w:val="20"/>
                <w:szCs w:val="20"/>
                <w:lang w:val="sr-Cyrl-RS"/>
                <w:rPrChange w:id="9823" w:author="Milan Stojkov" w:date="2026-10-02T11:00:00Z">
                  <w:rPr>
                    <w:i/>
                    <w:iCs/>
                    <w:sz w:val="20"/>
                    <w:szCs w:val="20"/>
                  </w:rPr>
                </w:rPrChange>
              </w:rPr>
              <w:t>Eclipse</w:t>
            </w:r>
            <w:r>
              <w:rPr>
                <w:sz w:val="20"/>
                <w:szCs w:val="20"/>
                <w:lang w:val="sr-Cyrl-RS"/>
                <w:rPrChange w:id="9824" w:author="Milan Stojkov" w:date="2026-10-02T11:00:00Z">
                  <w:rPr>
                    <w:sz w:val="20"/>
                    <w:szCs w:val="20"/>
                  </w:rPr>
                </w:rPrChange>
              </w:rPr>
              <w:t>-отпорна</w:t>
            </w:r>
          </w:p>
        </w:tc>
        <w:tc>
          <w:tcPr>
            <w:tcW w:w="7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25" w:author="Milica Radić" w:date="2026-10-04T00:30:49Z">
              <w:tcPr>
                <w:tcW w:w="13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F3788A1">
            <w:pPr>
              <w:jc w:val="center"/>
              <w:rPr>
                <w:sz w:val="20"/>
                <w:szCs w:val="20"/>
                <w:lang w:val="sr-Cyrl-RS"/>
                <w:rPrChange w:id="9827" w:author="Milan Stojkov" w:date="2026-10-02T11:00:00Z">
                  <w:rPr>
                    <w:sz w:val="20"/>
                    <w:szCs w:val="20"/>
                  </w:rPr>
                </w:rPrChange>
              </w:rPr>
              <w:pPrChange w:id="9826" w:author="Milica Radić" w:date="2026-10-04T00:30:48Z">
                <w:pPr/>
              </w:pPrChange>
            </w:pPr>
            <w:r>
              <w:rPr>
                <w:sz w:val="20"/>
                <w:szCs w:val="20"/>
                <w:lang w:val="sr-Cyrl-RS"/>
                <w:rPrChange w:id="9828" w:author="Milan Stojkov" w:date="2026-10-02T11:00:00Z">
                  <w:rPr>
                    <w:sz w:val="20"/>
                    <w:szCs w:val="20"/>
                  </w:rPr>
                </w:rPrChange>
              </w:rPr>
              <w:t>аритм. средина</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29"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08181CC">
            <w:pPr>
              <w:jc w:val="center"/>
              <w:rPr>
                <w:sz w:val="20"/>
                <w:szCs w:val="20"/>
                <w:lang w:val="sr-Cyrl-RS"/>
                <w:rPrChange w:id="9831" w:author="Milan Stojkov" w:date="2026-10-02T11:00:00Z">
                  <w:rPr>
                    <w:sz w:val="20"/>
                    <w:szCs w:val="20"/>
                  </w:rPr>
                </w:rPrChange>
              </w:rPr>
              <w:pPrChange w:id="9830" w:author="Milica Radić" w:date="2026-10-04T00:30:48Z">
                <w:pPr/>
              </w:pPrChange>
            </w:pPr>
            <w:r>
              <w:rPr>
                <w:sz w:val="20"/>
                <w:szCs w:val="20"/>
                <w:lang w:val="sr-Cyrl-RS"/>
                <w:rPrChange w:id="9832" w:author="Milan Stojkov" w:date="2026-10-02T11:00:00Z">
                  <w:rPr>
                    <w:sz w:val="20"/>
                    <w:szCs w:val="20"/>
                  </w:rPr>
                </w:rPrChange>
              </w:rPr>
              <w:t>никад</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33"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35D4BF2">
            <w:pPr>
              <w:jc w:val="center"/>
              <w:rPr>
                <w:sz w:val="20"/>
                <w:szCs w:val="20"/>
                <w:lang w:val="sr-Cyrl-RS"/>
                <w:rPrChange w:id="9835" w:author="Milan Stojkov" w:date="2026-10-02T11:00:00Z">
                  <w:rPr>
                    <w:sz w:val="20"/>
                    <w:szCs w:val="20"/>
                  </w:rPr>
                </w:rPrChange>
              </w:rPr>
              <w:pPrChange w:id="9834" w:author="Milica Radić" w:date="2026-10-04T00:30:48Z">
                <w:pPr/>
              </w:pPrChange>
            </w:pPr>
            <w:r>
              <w:rPr>
                <w:sz w:val="20"/>
                <w:szCs w:val="20"/>
                <w:lang w:val="sr-Cyrl-RS"/>
                <w:rPrChange w:id="9836" w:author="Milan Stojkov" w:date="2026-10-02T11:00:00Z">
                  <w:rPr>
                    <w:sz w:val="20"/>
                    <w:szCs w:val="20"/>
                  </w:rPr>
                </w:rPrChange>
              </w:rPr>
              <w:t>никад</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37"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D375EC6">
            <w:pPr>
              <w:jc w:val="center"/>
              <w:rPr>
                <w:sz w:val="20"/>
                <w:szCs w:val="20"/>
                <w:lang w:val="sr-Cyrl-RS"/>
                <w:rPrChange w:id="9839" w:author="Milan Stojkov" w:date="2026-10-02T11:00:00Z">
                  <w:rPr>
                    <w:sz w:val="20"/>
                    <w:szCs w:val="20"/>
                  </w:rPr>
                </w:rPrChange>
              </w:rPr>
              <w:pPrChange w:id="9838" w:author="Milica Radić" w:date="2026-10-04T00:30:48Z">
                <w:pPr/>
              </w:pPrChange>
            </w:pPr>
            <w:r>
              <w:rPr>
                <w:sz w:val="20"/>
                <w:szCs w:val="20"/>
                <w:lang w:val="sr-Cyrl-RS"/>
                <w:rPrChange w:id="9840" w:author="Milan Stojkov" w:date="2026-10-02T11:00:00Z">
                  <w:rPr>
                    <w:sz w:val="20"/>
                    <w:szCs w:val="20"/>
                  </w:rPr>
                </w:rPrChange>
              </w:rPr>
              <w:t>никад</w:t>
            </w:r>
          </w:p>
        </w:tc>
        <w:tc>
          <w:tcPr>
            <w:tcW w:w="8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41" w:author="Milica Radić" w:date="2026-10-04T00:30:49Z">
              <w:tcPr>
                <w:tcW w:w="152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03BC64C">
            <w:pPr>
              <w:jc w:val="center"/>
              <w:rPr>
                <w:sz w:val="20"/>
                <w:szCs w:val="20"/>
                <w:lang w:val="sr-Cyrl-RS"/>
                <w:rPrChange w:id="9843" w:author="Milan Stojkov" w:date="2026-10-02T11:00:00Z">
                  <w:rPr>
                    <w:sz w:val="20"/>
                    <w:szCs w:val="20"/>
                  </w:rPr>
                </w:rPrChange>
              </w:rPr>
              <w:pPrChange w:id="9842" w:author="Milica Radić" w:date="2026-10-04T00:30:48Z">
                <w:pPr/>
              </w:pPrChange>
            </w:pPr>
            <w:r>
              <w:rPr>
                <w:sz w:val="20"/>
                <w:szCs w:val="20"/>
                <w:lang w:val="sr-Cyrl-RS"/>
                <w:rPrChange w:id="9844" w:author="Milan Stojkov" w:date="2026-10-02T11:00:00Z">
                  <w:rPr>
                    <w:sz w:val="20"/>
                    <w:szCs w:val="20"/>
                  </w:rPr>
                </w:rPrChange>
              </w:rPr>
              <w:t>1,5 (1/5 никад)</w:t>
            </w:r>
          </w:p>
        </w:tc>
      </w:tr>
      <w:tr w14:paraId="15EE2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9845" w:author="Milica Radić" w:date="2026-10-04T00:30:4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83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46" w:author="Milica Radić" w:date="2026-10-04T00:30:49Z">
              <w:tcPr>
                <w:tcW w:w="14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0DB28B8">
            <w:pPr>
              <w:jc w:val="center"/>
              <w:rPr>
                <w:sz w:val="20"/>
                <w:szCs w:val="20"/>
                <w:lang w:val="sr-Cyrl-RS"/>
                <w:rPrChange w:id="9848" w:author="Milan Stojkov" w:date="2026-10-02T11:00:00Z">
                  <w:rPr>
                    <w:sz w:val="20"/>
                    <w:szCs w:val="20"/>
                  </w:rPr>
                </w:rPrChange>
              </w:rPr>
              <w:pPrChange w:id="9847" w:author="Milica Radić" w:date="2026-10-04T00:30:48Z">
                <w:pPr/>
              </w:pPrChange>
            </w:pPr>
            <w:r>
              <w:rPr>
                <w:i/>
                <w:iCs/>
                <w:sz w:val="20"/>
                <w:szCs w:val="20"/>
                <w:lang w:val="sr-Cyrl-RS"/>
                <w:rPrChange w:id="9849" w:author="Milan Stojkov" w:date="2026-10-02T11:00:00Z">
                  <w:rPr>
                    <w:i/>
                    <w:iCs/>
                    <w:sz w:val="20"/>
                    <w:szCs w:val="20"/>
                  </w:rPr>
                </w:rPrChange>
              </w:rPr>
              <w:t>Eclipse</w:t>
            </w:r>
            <w:r>
              <w:rPr>
                <w:sz w:val="20"/>
                <w:szCs w:val="20"/>
                <w:lang w:val="sr-Cyrl-RS"/>
                <w:rPrChange w:id="9850" w:author="Milan Stojkov" w:date="2026-10-02T11:00:00Z">
                  <w:rPr>
                    <w:sz w:val="20"/>
                    <w:szCs w:val="20"/>
                  </w:rPr>
                </w:rPrChange>
              </w:rPr>
              <w:t>-отпорна</w:t>
            </w:r>
          </w:p>
        </w:tc>
        <w:tc>
          <w:tcPr>
            <w:tcW w:w="7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51" w:author="Milica Radić" w:date="2026-10-04T00:30:49Z">
              <w:tcPr>
                <w:tcW w:w="13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2B5DE7C">
            <w:pPr>
              <w:jc w:val="center"/>
              <w:rPr>
                <w:sz w:val="20"/>
                <w:szCs w:val="20"/>
                <w:lang w:val="sr-Cyrl-RS"/>
                <w:rPrChange w:id="9853" w:author="Milan Stojkov" w:date="2026-10-02T11:00:00Z">
                  <w:rPr>
                    <w:sz w:val="20"/>
                    <w:szCs w:val="20"/>
                  </w:rPr>
                </w:rPrChange>
              </w:rPr>
              <w:pPrChange w:id="9852" w:author="Milica Radić" w:date="2026-10-04T00:30:48Z">
                <w:pPr/>
              </w:pPrChange>
            </w:pPr>
            <w:r>
              <w:rPr>
                <w:sz w:val="20"/>
                <w:szCs w:val="20"/>
                <w:lang w:val="sr-Cyrl-RS"/>
                <w:rPrChange w:id="9854" w:author="Milan Stojkov" w:date="2026-10-02T11:00:00Z">
                  <w:rPr>
                    <w:sz w:val="20"/>
                    <w:szCs w:val="20"/>
                  </w:rPr>
                </w:rPrChange>
              </w:rPr>
              <w:t>медијана</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55"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6251D8F">
            <w:pPr>
              <w:jc w:val="center"/>
              <w:rPr>
                <w:sz w:val="20"/>
                <w:szCs w:val="20"/>
                <w:lang w:val="sr-Cyrl-RS"/>
                <w:rPrChange w:id="9857" w:author="Milan Stojkov" w:date="2026-10-02T11:00:00Z">
                  <w:rPr>
                    <w:sz w:val="20"/>
                    <w:szCs w:val="20"/>
                  </w:rPr>
                </w:rPrChange>
              </w:rPr>
              <w:pPrChange w:id="9856" w:author="Milica Radić" w:date="2026-10-04T00:30:48Z">
                <w:pPr/>
              </w:pPrChange>
            </w:pPr>
            <w:r>
              <w:rPr>
                <w:sz w:val="20"/>
                <w:szCs w:val="20"/>
                <w:lang w:val="sr-Cyrl-RS"/>
                <w:rPrChange w:id="9858" w:author="Milan Stojkov" w:date="2026-10-02T11:00:00Z">
                  <w:rPr>
                    <w:sz w:val="20"/>
                    <w:szCs w:val="20"/>
                  </w:rPr>
                </w:rPrChange>
              </w:rPr>
              <w:t>2,4</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59"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8EBD32F">
            <w:pPr>
              <w:jc w:val="center"/>
              <w:rPr>
                <w:sz w:val="20"/>
                <w:szCs w:val="20"/>
                <w:lang w:val="sr-Cyrl-RS"/>
                <w:rPrChange w:id="9861" w:author="Milan Stojkov" w:date="2026-10-02T11:00:00Z">
                  <w:rPr>
                    <w:sz w:val="20"/>
                    <w:szCs w:val="20"/>
                  </w:rPr>
                </w:rPrChange>
              </w:rPr>
              <w:pPrChange w:id="9860" w:author="Milica Radić" w:date="2026-10-04T00:30:48Z">
                <w:pPr/>
              </w:pPrChange>
            </w:pPr>
            <w:r>
              <w:rPr>
                <w:sz w:val="20"/>
                <w:szCs w:val="20"/>
                <w:lang w:val="sr-Cyrl-RS"/>
                <w:rPrChange w:id="9862" w:author="Milan Stojkov" w:date="2026-10-02T11:00:00Z">
                  <w:rPr>
                    <w:sz w:val="20"/>
                    <w:szCs w:val="20"/>
                  </w:rPr>
                </w:rPrChange>
              </w:rPr>
              <w:t>2,4</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63"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A11A2EB">
            <w:pPr>
              <w:jc w:val="center"/>
              <w:rPr>
                <w:sz w:val="20"/>
                <w:szCs w:val="20"/>
                <w:lang w:val="sr-Cyrl-RS"/>
                <w:rPrChange w:id="9865" w:author="Milan Stojkov" w:date="2026-10-02T11:00:00Z">
                  <w:rPr>
                    <w:sz w:val="20"/>
                    <w:szCs w:val="20"/>
                  </w:rPr>
                </w:rPrChange>
              </w:rPr>
              <w:pPrChange w:id="9864" w:author="Milica Radić" w:date="2026-10-04T00:30:48Z">
                <w:pPr/>
              </w:pPrChange>
            </w:pPr>
            <w:r>
              <w:rPr>
                <w:sz w:val="20"/>
                <w:szCs w:val="20"/>
                <w:lang w:val="sr-Cyrl-RS"/>
                <w:rPrChange w:id="9866" w:author="Milan Stojkov" w:date="2026-10-02T11:00:00Z">
                  <w:rPr>
                    <w:sz w:val="20"/>
                    <w:szCs w:val="20"/>
                  </w:rPr>
                </w:rPrChange>
              </w:rPr>
              <w:t>2,4</w:t>
            </w:r>
          </w:p>
        </w:tc>
        <w:tc>
          <w:tcPr>
            <w:tcW w:w="8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67" w:author="Milica Radić" w:date="2026-10-04T00:30:49Z">
              <w:tcPr>
                <w:tcW w:w="152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1A3D9FA">
            <w:pPr>
              <w:jc w:val="center"/>
              <w:rPr>
                <w:sz w:val="20"/>
                <w:szCs w:val="20"/>
                <w:lang w:val="sr-Cyrl-RS"/>
                <w:rPrChange w:id="9869" w:author="Milan Stojkov" w:date="2026-10-02T11:00:00Z">
                  <w:rPr>
                    <w:sz w:val="20"/>
                    <w:szCs w:val="20"/>
                  </w:rPr>
                </w:rPrChange>
              </w:rPr>
              <w:pPrChange w:id="9868" w:author="Milica Radić" w:date="2026-10-04T00:30:48Z">
                <w:pPr/>
              </w:pPrChange>
            </w:pPr>
            <w:r>
              <w:rPr>
                <w:sz w:val="20"/>
                <w:szCs w:val="20"/>
                <w:lang w:val="sr-Cyrl-RS"/>
                <w:rPrChange w:id="9870" w:author="Milan Stojkov" w:date="2026-10-02T11:00:00Z">
                  <w:rPr>
                    <w:sz w:val="20"/>
                    <w:szCs w:val="20"/>
                  </w:rPr>
                </w:rPrChange>
              </w:rPr>
              <w:t>2,4</w:t>
            </w:r>
          </w:p>
        </w:tc>
      </w:tr>
      <w:tr w14:paraId="1174C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9871" w:author="Milica Radić" w:date="2026-10-04T00:30:4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83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72" w:author="Milica Radić" w:date="2026-10-04T00:30:49Z">
              <w:tcPr>
                <w:tcW w:w="14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C35F56B">
            <w:pPr>
              <w:jc w:val="center"/>
              <w:rPr>
                <w:sz w:val="20"/>
                <w:szCs w:val="20"/>
                <w:lang w:val="sr-Cyrl-RS"/>
                <w:rPrChange w:id="9874" w:author="Milan Stojkov" w:date="2026-10-02T11:00:00Z">
                  <w:rPr>
                    <w:sz w:val="20"/>
                    <w:szCs w:val="20"/>
                  </w:rPr>
                </w:rPrChange>
              </w:rPr>
              <w:pPrChange w:id="9873" w:author="Milica Radić" w:date="2026-10-04T00:30:48Z">
                <w:pPr/>
              </w:pPrChange>
            </w:pPr>
            <w:r>
              <w:rPr>
                <w:i/>
                <w:iCs/>
                <w:sz w:val="20"/>
                <w:szCs w:val="20"/>
                <w:lang w:val="sr-Cyrl-RS"/>
                <w:rPrChange w:id="9875" w:author="Milan Stojkov" w:date="2026-10-02T11:00:00Z">
                  <w:rPr>
                    <w:i/>
                    <w:iCs/>
                    <w:sz w:val="20"/>
                    <w:szCs w:val="20"/>
                  </w:rPr>
                </w:rPrChange>
              </w:rPr>
              <w:t>Eclipse</w:t>
            </w:r>
            <w:r>
              <w:rPr>
                <w:sz w:val="20"/>
                <w:szCs w:val="20"/>
                <w:lang w:val="sr-Cyrl-RS"/>
                <w:rPrChange w:id="9876" w:author="Milan Stojkov" w:date="2026-10-02T11:00:00Z">
                  <w:rPr>
                    <w:sz w:val="20"/>
                    <w:szCs w:val="20"/>
                  </w:rPr>
                </w:rPrChange>
              </w:rPr>
              <w:t>-отпорна</w:t>
            </w:r>
          </w:p>
        </w:tc>
        <w:tc>
          <w:tcPr>
            <w:tcW w:w="7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77" w:author="Milica Radić" w:date="2026-10-04T00:30:49Z">
              <w:tcPr>
                <w:tcW w:w="137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D14F504">
            <w:pPr>
              <w:jc w:val="center"/>
              <w:rPr>
                <w:sz w:val="20"/>
                <w:szCs w:val="20"/>
                <w:lang w:val="sr-Cyrl-RS"/>
                <w:rPrChange w:id="9879" w:author="Milan Stojkov" w:date="2026-10-02T11:00:00Z">
                  <w:rPr>
                    <w:sz w:val="20"/>
                    <w:szCs w:val="20"/>
                  </w:rPr>
                </w:rPrChange>
              </w:rPr>
              <w:pPrChange w:id="9878" w:author="Milica Radić" w:date="2026-10-04T00:30:48Z">
                <w:pPr/>
              </w:pPrChange>
            </w:pPr>
            <w:r>
              <w:rPr>
                <w:sz w:val="20"/>
                <w:szCs w:val="20"/>
                <w:lang w:val="sr-Cyrl-RS"/>
                <w:rPrChange w:id="9880" w:author="Milan Stojkov" w:date="2026-10-02T11:00:00Z">
                  <w:rPr>
                    <w:sz w:val="20"/>
                    <w:szCs w:val="20"/>
                  </w:rPr>
                </w:rPrChange>
              </w:rPr>
              <w:t>одсеч. средина</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81"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8089110">
            <w:pPr>
              <w:jc w:val="center"/>
              <w:rPr>
                <w:sz w:val="20"/>
                <w:szCs w:val="20"/>
                <w:lang w:val="sr-Cyrl-RS"/>
                <w:rPrChange w:id="9883" w:author="Milan Stojkov" w:date="2026-10-02T11:00:00Z">
                  <w:rPr>
                    <w:sz w:val="20"/>
                    <w:szCs w:val="20"/>
                  </w:rPr>
                </w:rPrChange>
              </w:rPr>
              <w:pPrChange w:id="9882" w:author="Milica Radić" w:date="2026-10-04T00:30:48Z">
                <w:pPr/>
              </w:pPrChange>
            </w:pPr>
            <w:r>
              <w:rPr>
                <w:sz w:val="20"/>
                <w:szCs w:val="20"/>
                <w:lang w:val="sr-Cyrl-RS"/>
                <w:rPrChange w:id="9884" w:author="Milan Stojkov" w:date="2026-10-02T11:00:00Z">
                  <w:rPr>
                    <w:sz w:val="20"/>
                    <w:szCs w:val="20"/>
                  </w:rPr>
                </w:rPrChange>
              </w:rPr>
              <w:t>2,0 (4/5 никад)</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85"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BB20155">
            <w:pPr>
              <w:jc w:val="center"/>
              <w:rPr>
                <w:sz w:val="20"/>
                <w:szCs w:val="20"/>
                <w:lang w:val="sr-Cyrl-RS"/>
                <w:rPrChange w:id="9887" w:author="Milan Stojkov" w:date="2026-10-02T11:00:00Z">
                  <w:rPr>
                    <w:sz w:val="20"/>
                    <w:szCs w:val="20"/>
                  </w:rPr>
                </w:rPrChange>
              </w:rPr>
              <w:pPrChange w:id="9886" w:author="Milica Radić" w:date="2026-10-04T00:30:48Z">
                <w:pPr/>
              </w:pPrChange>
            </w:pPr>
            <w:r>
              <w:rPr>
                <w:sz w:val="20"/>
                <w:szCs w:val="20"/>
                <w:lang w:val="sr-Cyrl-RS"/>
                <w:rPrChange w:id="9888" w:author="Milan Stojkov" w:date="2026-10-02T11:00:00Z">
                  <w:rPr>
                    <w:sz w:val="20"/>
                    <w:szCs w:val="20"/>
                  </w:rPr>
                </w:rPrChange>
              </w:rPr>
              <w:t>2,0 (4/5 никад)</w:t>
            </w:r>
          </w:p>
        </w:tc>
        <w:tc>
          <w:tcPr>
            <w:tcW w:w="82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89" w:author="Milica Radić" w:date="2026-10-04T00:30:49Z">
              <w:tcPr>
                <w:tcW w:w="142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6E9F0A5">
            <w:pPr>
              <w:jc w:val="center"/>
              <w:rPr>
                <w:sz w:val="20"/>
                <w:szCs w:val="20"/>
                <w:lang w:val="sr-Cyrl-RS"/>
                <w:rPrChange w:id="9891" w:author="Milan Stojkov" w:date="2026-10-02T11:00:00Z">
                  <w:rPr>
                    <w:sz w:val="20"/>
                    <w:szCs w:val="20"/>
                  </w:rPr>
                </w:rPrChange>
              </w:rPr>
              <w:pPrChange w:id="9890" w:author="Milica Radić" w:date="2026-10-04T00:30:48Z">
                <w:pPr/>
              </w:pPrChange>
            </w:pPr>
            <w:r>
              <w:rPr>
                <w:sz w:val="20"/>
                <w:szCs w:val="20"/>
                <w:lang w:val="sr-Cyrl-RS"/>
                <w:rPrChange w:id="9892" w:author="Milan Stojkov" w:date="2026-10-02T11:00:00Z">
                  <w:rPr>
                    <w:sz w:val="20"/>
                    <w:szCs w:val="20"/>
                  </w:rPr>
                </w:rPrChange>
              </w:rPr>
              <w:t>34,0 (2/5 никад)</w:t>
            </w:r>
          </w:p>
        </w:tc>
        <w:tc>
          <w:tcPr>
            <w:tcW w:w="8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893" w:author="Milica Radić" w:date="2026-10-04T00:30:49Z">
              <w:tcPr>
                <w:tcW w:w="152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7C1D0D1">
            <w:pPr>
              <w:jc w:val="center"/>
              <w:rPr>
                <w:sz w:val="20"/>
                <w:szCs w:val="20"/>
                <w:lang w:val="sr-Cyrl-RS"/>
                <w:rPrChange w:id="9895" w:author="Milan Stojkov" w:date="2026-10-02T11:00:00Z">
                  <w:rPr>
                    <w:sz w:val="20"/>
                    <w:szCs w:val="20"/>
                  </w:rPr>
                </w:rPrChange>
              </w:rPr>
              <w:pPrChange w:id="9894" w:author="Milica Radić" w:date="2026-10-04T00:30:48Z">
                <w:pPr/>
              </w:pPrChange>
            </w:pPr>
            <w:r>
              <w:rPr>
                <w:sz w:val="20"/>
                <w:szCs w:val="20"/>
                <w:lang w:val="sr-Cyrl-RS"/>
                <w:rPrChange w:id="9896" w:author="Milan Stojkov" w:date="2026-10-02T11:00:00Z">
                  <w:rPr>
                    <w:sz w:val="20"/>
                    <w:szCs w:val="20"/>
                  </w:rPr>
                </w:rPrChange>
              </w:rPr>
              <w:t>2,0</w:t>
            </w:r>
          </w:p>
        </w:tc>
      </w:tr>
    </w:tbl>
    <w:p w14:paraId="26011872">
      <w:pPr>
        <w:ind w:firstLine="360"/>
        <w:jc w:val="both"/>
        <w:rPr>
          <w:ins w:id="9897" w:author="Milica Radić" w:date="2026-10-04T00:30:26Z"/>
          <w:color w:val="000000"/>
          <w:sz w:val="22"/>
          <w:szCs w:val="22"/>
          <w:lang w:val="sr-Cyrl-RS"/>
        </w:rPr>
      </w:pPr>
    </w:p>
    <w:p w14:paraId="4895E5E1">
      <w:pPr>
        <w:ind w:firstLine="360"/>
        <w:jc w:val="both"/>
        <w:rPr>
          <w:ins w:id="9898" w:author="Milica Radić" w:date="2026-10-04T00:45:10Z"/>
          <w:color w:val="000000"/>
          <w:sz w:val="22"/>
          <w:szCs w:val="22"/>
          <w:lang w:val="sr-Cyrl-RS"/>
        </w:rPr>
      </w:pPr>
      <w:ins w:id="9899" w:author="Milica Radić" w:date="2026-10-04T00:51:29Z">
        <w:r>
          <w:rPr>
            <w:rFonts w:hint="default"/>
            <w:color w:val="000000"/>
            <w:sz w:val="22"/>
            <w:szCs w:val="22"/>
            <w:lang w:val="sr-Cyrl-RS"/>
          </w:rPr>
          <w:t>Аритметичка средина не конвергира готово никада. Медијана уз референтну стратегију конвергира само када је реч о благо помереном профилу, док у осталим случајевима углавном не стигне до прага. Када се комбинују контрола пријема и медијана, она конвергира увек, и то за 2,4 рунде при сваком профилу. Одсечена средина конвергира поуздано само када су одступања мала.</w:t>
        </w:r>
      </w:ins>
      <w:del w:id="9900" w:author="Milica Radić" w:date="2026-10-04T00:49:00Z">
        <w:r>
          <w:rPr>
            <w:color w:val="000000"/>
            <w:sz w:val="22"/>
            <w:szCs w:val="22"/>
            <w:lang w:val="sr-Cyrl-RS"/>
            <w:rPrChange w:id="9901" w:author="Milan Stojkov" w:date="2026-10-02T11:00:00Z">
              <w:rPr>
                <w:color w:val="000000"/>
                <w:sz w:val="22"/>
                <w:szCs w:val="22"/>
              </w:rPr>
            </w:rPrChange>
          </w:rPr>
          <w:delText>И</w:delText>
        </w:r>
      </w:del>
      <w:del w:id="9902" w:author="Milica Radić" w:date="2026-10-04T00:49:00Z">
        <w:r>
          <w:rPr>
            <w:color w:val="000000"/>
            <w:sz w:val="22"/>
            <w:szCs w:val="22"/>
            <w:lang w:val="sr-Cyrl-RS"/>
            <w:rPrChange w:id="9903" w:author="Milan Stojkov" w:date="2026-10-02T11:00:00Z">
              <w:rPr>
                <w:color w:val="000000"/>
                <w:sz w:val="22"/>
                <w:szCs w:val="22"/>
              </w:rPr>
            </w:rPrChange>
          </w:rPr>
          <w:delText xml:space="preserve">сти распоред потврђује и време конвергенције. Медијана уз заштитне стратегије конвергира за 2,4 рунде при сваком профилу, дакле систем се усагласи готово одмах по активацији напада и остаје испод прага до краја. Одсечена средина конвергира поуздано једино при благо помереном профилу, а аритметичка средина ни при једном осим њега. </w:delText>
        </w:r>
      </w:del>
    </w:p>
    <w:p w14:paraId="35FED565">
      <w:pPr>
        <w:ind w:firstLine="360"/>
        <w:jc w:val="both"/>
        <w:rPr>
          <w:ins w:id="9904" w:author="Milica Radić" w:date="2026-10-04T00:47:19Z"/>
          <w:rFonts w:hint="default"/>
          <w:color w:val="000000"/>
          <w:sz w:val="22"/>
          <w:szCs w:val="22"/>
          <w:lang w:val="sr-Cyrl-RS"/>
        </w:rPr>
      </w:pPr>
      <w:ins w:id="9905" w:author="Milica Radić" w:date="2026-10-04T00:47:17Z">
        <w:r>
          <w:rPr>
            <w:rFonts w:hint="default"/>
            <w:color w:val="000000"/>
            <w:sz w:val="22"/>
            <w:szCs w:val="22"/>
            <w:lang w:val="sr-Cyrl-RS"/>
          </w:rPr>
          <w:t>Све три мере, дакле, медијану стављају испред одсечене средине. То, међутим, не значи да је она бољи избор, јер се њена отпорност плаћа прецизношћу. Табела 7.5 приказује грешку у систему без иједног нападача.</w:t>
        </w:r>
      </w:ins>
    </w:p>
    <w:p w14:paraId="05302FA0">
      <w:pPr>
        <w:ind w:firstLine="360"/>
        <w:jc w:val="both"/>
        <w:rPr>
          <w:color w:val="000000"/>
          <w:sz w:val="22"/>
          <w:szCs w:val="22"/>
          <w:lang w:val="sr-Cyrl-RS"/>
          <w:rPrChange w:id="9906" w:author="Milan Stojkov" w:date="2026-10-02T11:00:00Z">
            <w:rPr>
              <w:color w:val="000000"/>
              <w:sz w:val="22"/>
              <w:szCs w:val="22"/>
            </w:rPr>
          </w:rPrChange>
        </w:rPr>
      </w:pPr>
    </w:p>
    <w:p w14:paraId="657CF5BE">
      <w:pPr>
        <w:pBdr>
          <w:top w:val="none" w:color="auto" w:sz="0" w:space="0"/>
          <w:left w:val="none" w:color="auto" w:sz="0" w:space="0"/>
          <w:bottom w:val="none" w:color="auto" w:sz="0" w:space="0"/>
          <w:right w:val="none" w:color="auto" w:sz="0" w:space="0"/>
          <w:between w:val="none" w:color="auto" w:sz="0" w:space="0"/>
        </w:pBdr>
        <w:jc w:val="left"/>
        <w:rPr>
          <w:ins w:id="9908" w:author="Milica Radić" w:date="2026-10-04T09:25:25Z"/>
          <w:i/>
          <w:iCs/>
          <w:color w:val="000000"/>
          <w:sz w:val="20"/>
          <w:szCs w:val="20"/>
          <w:lang w:val="sr-Cyrl-RS"/>
        </w:rPr>
        <w:pPrChange w:id="9907" w:author="Milica Radić" w:date="2026-10-04T09:25:25Z">
          <w:pPr>
            <w:pBdr>
              <w:top w:val="none" w:color="auto" w:sz="0" w:space="0"/>
              <w:left w:val="none" w:color="auto" w:sz="0" w:space="0"/>
              <w:bottom w:val="none" w:color="auto" w:sz="0" w:space="0"/>
              <w:right w:val="none" w:color="auto" w:sz="0" w:space="0"/>
              <w:between w:val="none" w:color="auto" w:sz="0" w:space="0"/>
            </w:pBdr>
            <w:jc w:val="center"/>
          </w:pPr>
        </w:pPrChange>
      </w:pPr>
      <w:ins w:id="9909" w:author="Milica Radić" w:date="2026-10-04T09:25:25Z">
        <w:r>
          <w:rPr>
            <w:i/>
            <w:iCs/>
            <w:color w:val="000000"/>
            <w:sz w:val="20"/>
            <w:szCs w:val="20"/>
            <w:lang w:val="sr-Cyrl-RS"/>
          </w:rPr>
          <w:br w:type="page"/>
        </w:r>
      </w:ins>
    </w:p>
    <w:p w14:paraId="39A0D1CA">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9910" w:author="Milan Stojkov" w:date="2026-10-02T11:00:00Z">
            <w:rPr>
              <w:i/>
              <w:iCs/>
              <w:color w:val="000000"/>
              <w:sz w:val="20"/>
              <w:szCs w:val="20"/>
            </w:rPr>
          </w:rPrChange>
        </w:rPr>
      </w:pPr>
      <w:r>
        <w:rPr>
          <w:i/>
          <w:iCs/>
          <w:color w:val="000000"/>
          <w:sz w:val="20"/>
          <w:szCs w:val="20"/>
          <w:lang w:val="sr-Cyrl-RS"/>
          <w:rPrChange w:id="9911" w:author="Milan Stojkov" w:date="2026-10-02T11:00:00Z">
            <w:rPr>
              <w:i/>
              <w:iCs/>
              <w:color w:val="000000"/>
              <w:sz w:val="20"/>
              <w:szCs w:val="20"/>
            </w:rPr>
          </w:rPrChange>
        </w:rPr>
        <w:t>Табела 7.5</w:t>
      </w:r>
      <w:ins w:id="9912" w:author="Milica Radić" w:date="2026-10-04T03:50:27Z">
        <w:r>
          <w:rPr>
            <w:rFonts w:hint="default"/>
            <w:i/>
            <w:iCs/>
            <w:color w:val="000000"/>
            <w:sz w:val="20"/>
            <w:szCs w:val="20"/>
            <w:lang w:val="sr-Cyrl-RS"/>
          </w:rPr>
          <w:t xml:space="preserve"> </w:t>
        </w:r>
      </w:ins>
      <w:del w:id="9913" w:author="Milica Radić" w:date="2026-10-04T03:50:27Z">
        <w:r>
          <w:rPr>
            <w:i/>
            <w:iCs/>
            <w:color w:val="000000"/>
            <w:sz w:val="20"/>
            <w:szCs w:val="20"/>
            <w:lang w:val="sr-Cyrl-RS"/>
            <w:rPrChange w:id="9914" w:author="Milan Stojkov" w:date="2026-10-02T11:00:00Z">
              <w:rPr>
                <w:i/>
                <w:iCs/>
                <w:color w:val="000000"/>
                <w:sz w:val="20"/>
                <w:szCs w:val="20"/>
              </w:rPr>
            </w:rPrChange>
          </w:rPr>
          <w:delText>.</w:delText>
        </w:r>
      </w:del>
      <w:del w:id="9915" w:author="Milica Radić" w:date="2026-10-04T03:50:26Z">
        <w:r>
          <w:rPr>
            <w:i/>
            <w:iCs/>
            <w:color w:val="000000"/>
            <w:sz w:val="20"/>
            <w:szCs w:val="20"/>
            <w:lang w:val="sr-Cyrl-RS"/>
            <w:rPrChange w:id="9916" w:author="Milan Stojkov" w:date="2026-10-02T11:00:00Z">
              <w:rPr>
                <w:i/>
                <w:iCs/>
                <w:color w:val="000000"/>
                <w:sz w:val="20"/>
                <w:szCs w:val="20"/>
              </w:rPr>
            </w:rPrChange>
          </w:rPr>
          <w:delText xml:space="preserve"> </w:delText>
        </w:r>
      </w:del>
      <w:r>
        <w:rPr>
          <w:i/>
          <w:iCs/>
          <w:color w:val="000000"/>
          <w:sz w:val="20"/>
          <w:szCs w:val="20"/>
          <w:lang w:val="sr-Cyrl-RS"/>
          <w:rPrChange w:id="9917" w:author="Milan Stojkov" w:date="2026-10-02T11:00:00Z">
            <w:rPr>
              <w:i/>
              <w:iCs/>
              <w:color w:val="000000"/>
              <w:sz w:val="20"/>
              <w:szCs w:val="20"/>
            </w:rPr>
          </w:rPrChange>
        </w:rPr>
        <w:t>- Релативна грешка без напада, β = 0</w:t>
      </w:r>
      <w:del w:id="9918" w:author="Milica Radić" w:date="2026-10-04T01:08:20Z">
        <w:r>
          <w:rPr>
            <w:i/>
            <w:iCs/>
            <w:color w:val="000000"/>
            <w:sz w:val="20"/>
            <w:szCs w:val="20"/>
            <w:lang w:val="sr-Cyrl-RS"/>
            <w:rPrChange w:id="9919" w:author="Milan Stojkov" w:date="2026-10-02T11:00:00Z">
              <w:rPr>
                <w:i/>
                <w:iCs/>
                <w:color w:val="000000"/>
                <w:sz w:val="20"/>
                <w:szCs w:val="20"/>
              </w:rPr>
            </w:rPrChange>
          </w:rPr>
          <w:delText>.</w:delText>
        </w:r>
      </w:del>
    </w:p>
    <w:tbl>
      <w:tblPr>
        <w:tblStyle w:val="89"/>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Change w:id="9920" w:author="Milica Radić" w:date="2026-10-04T00:31:07Z">
          <w:tblPr>
            <w:tblStyle w:val="89"/>
            <w:tblW w:w="86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2168"/>
        <w:gridCol w:w="2199"/>
        <w:gridCol w:w="1361"/>
        <w:gridCol w:w="2119"/>
        <w:tblGridChange w:id="9921">
          <w:tblGrid>
            <w:gridCol w:w="2380"/>
            <w:gridCol w:w="2415"/>
            <w:gridCol w:w="1494"/>
            <w:gridCol w:w="2326"/>
          </w:tblGrid>
        </w:tblGridChange>
      </w:tblGrid>
      <w:tr w14:paraId="03C3D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9922" w:author="Milica Radić" w:date="2026-10-04T00:31:07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blHeader/>
          <w:jc w:val="center"/>
          <w:trPrChange w:id="9922" w:author="Milica Radić" w:date="2026-10-04T00:31:07Z">
            <w:trPr>
              <w:tblHeader/>
              <w:jc w:val="center"/>
            </w:trPr>
          </w:trPrChange>
        </w:trPr>
        <w:tc>
          <w:tcPr>
            <w:tcW w:w="138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923" w:author="Milica Radić" w:date="2026-10-04T00:31:07Z">
              <w:tcPr>
                <w:tcW w:w="23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99CFF2F">
            <w:pPr>
              <w:jc w:val="center"/>
              <w:rPr>
                <w:b/>
                <w:bCs/>
                <w:sz w:val="20"/>
                <w:szCs w:val="20"/>
                <w:lang w:val="sr-Cyrl-RS"/>
                <w:rPrChange w:id="9924" w:author="Milan Stojkov" w:date="2026-10-02T11:00:00Z">
                  <w:rPr>
                    <w:b/>
                    <w:bCs/>
                    <w:sz w:val="20"/>
                    <w:szCs w:val="20"/>
                  </w:rPr>
                </w:rPrChange>
              </w:rPr>
            </w:pPr>
            <w:ins w:id="9925" w:author="Milica Radić" w:date="2026-10-04T00:31:12Z">
              <w:r>
                <w:rPr>
                  <w:b/>
                  <w:bCs/>
                  <w:sz w:val="20"/>
                  <w:szCs w:val="20"/>
                  <w:lang w:val="sr-Cyrl-RS"/>
                </w:rPr>
                <w:t>С</w:t>
              </w:r>
            </w:ins>
            <w:del w:id="9926" w:author="Milica Radić" w:date="2026-10-04T00:31:11Z">
              <w:r>
                <w:rPr>
                  <w:b/>
                  <w:bCs/>
                  <w:sz w:val="20"/>
                  <w:szCs w:val="20"/>
                  <w:lang w:val="sr-Cyrl-RS"/>
                  <w:rPrChange w:id="9927" w:author="Milan Stojkov" w:date="2026-10-02T11:00:00Z">
                    <w:rPr>
                      <w:b/>
                      <w:bCs/>
                      <w:sz w:val="20"/>
                      <w:szCs w:val="20"/>
                    </w:rPr>
                  </w:rPrChange>
                </w:rPr>
                <w:delText>с</w:delText>
              </w:r>
            </w:del>
            <w:r>
              <w:rPr>
                <w:b/>
                <w:bCs/>
                <w:sz w:val="20"/>
                <w:szCs w:val="20"/>
                <w:lang w:val="sr-Cyrl-RS"/>
                <w:rPrChange w:id="9928" w:author="Milan Stojkov" w:date="2026-10-02T11:00:00Z">
                  <w:rPr>
                    <w:b/>
                    <w:bCs/>
                    <w:sz w:val="20"/>
                    <w:szCs w:val="20"/>
                  </w:rPr>
                </w:rPrChange>
              </w:rPr>
              <w:t>тратегија</w:t>
            </w:r>
          </w:p>
        </w:tc>
        <w:tc>
          <w:tcPr>
            <w:tcW w:w="140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929" w:author="Milica Radić" w:date="2026-10-04T00:31:07Z">
              <w:tcPr>
                <w:tcW w:w="2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6F68EE2">
            <w:pPr>
              <w:jc w:val="center"/>
              <w:rPr>
                <w:b/>
                <w:bCs/>
                <w:sz w:val="20"/>
                <w:szCs w:val="20"/>
                <w:lang w:val="sr-Cyrl-RS"/>
                <w:rPrChange w:id="9930" w:author="Milan Stojkov" w:date="2026-10-02T11:00:00Z">
                  <w:rPr>
                    <w:b/>
                    <w:bCs/>
                    <w:sz w:val="20"/>
                    <w:szCs w:val="20"/>
                  </w:rPr>
                </w:rPrChange>
              </w:rPr>
            </w:pPr>
            <w:ins w:id="9931" w:author="Milica Radić" w:date="2026-10-04T00:31:14Z">
              <w:r>
                <w:rPr>
                  <w:b/>
                  <w:bCs/>
                  <w:sz w:val="20"/>
                  <w:szCs w:val="20"/>
                  <w:lang w:val="sr-Cyrl-RS"/>
                </w:rPr>
                <w:t>А</w:t>
              </w:r>
            </w:ins>
            <w:del w:id="9932" w:author="Milica Radić" w:date="2026-10-04T00:31:14Z">
              <w:r>
                <w:rPr>
                  <w:b/>
                  <w:bCs/>
                  <w:sz w:val="20"/>
                  <w:szCs w:val="20"/>
                  <w:lang w:val="sr-Cyrl-RS"/>
                  <w:rPrChange w:id="9933" w:author="Milan Stojkov" w:date="2026-10-02T11:00:00Z">
                    <w:rPr>
                      <w:b/>
                      <w:bCs/>
                      <w:sz w:val="20"/>
                      <w:szCs w:val="20"/>
                    </w:rPr>
                  </w:rPrChange>
                </w:rPr>
                <w:delText>а</w:delText>
              </w:r>
            </w:del>
            <w:r>
              <w:rPr>
                <w:b/>
                <w:bCs/>
                <w:sz w:val="20"/>
                <w:szCs w:val="20"/>
                <w:lang w:val="sr-Cyrl-RS"/>
                <w:rPrChange w:id="9934" w:author="Milan Stojkov" w:date="2026-10-02T11:00:00Z">
                  <w:rPr>
                    <w:b/>
                    <w:bCs/>
                    <w:sz w:val="20"/>
                    <w:szCs w:val="20"/>
                  </w:rPr>
                </w:rPrChange>
              </w:rPr>
              <w:t>ритм. средина</w:t>
            </w:r>
          </w:p>
        </w:tc>
        <w:tc>
          <w:tcPr>
            <w:tcW w:w="86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935" w:author="Milica Radić" w:date="2026-10-04T00:31:07Z">
              <w:tcPr>
                <w:tcW w:w="149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BD441A6">
            <w:pPr>
              <w:jc w:val="center"/>
              <w:rPr>
                <w:b/>
                <w:bCs/>
                <w:sz w:val="20"/>
                <w:szCs w:val="20"/>
                <w:lang w:val="sr-Cyrl-RS"/>
                <w:rPrChange w:id="9936" w:author="Milan Stojkov" w:date="2026-10-02T11:00:00Z">
                  <w:rPr>
                    <w:b/>
                    <w:bCs/>
                    <w:sz w:val="20"/>
                    <w:szCs w:val="20"/>
                  </w:rPr>
                </w:rPrChange>
              </w:rPr>
            </w:pPr>
            <w:ins w:id="9937" w:author="Milica Radić" w:date="2026-10-04T00:31:17Z">
              <w:r>
                <w:rPr>
                  <w:b/>
                  <w:bCs/>
                  <w:sz w:val="20"/>
                  <w:szCs w:val="20"/>
                  <w:lang w:val="sr-Cyrl-RS"/>
                </w:rPr>
                <w:t>М</w:t>
              </w:r>
            </w:ins>
            <w:del w:id="9938" w:author="Milica Radić" w:date="2026-10-04T00:31:17Z">
              <w:r>
                <w:rPr>
                  <w:b/>
                  <w:bCs/>
                  <w:sz w:val="20"/>
                  <w:szCs w:val="20"/>
                  <w:lang w:val="sr-Cyrl-RS"/>
                  <w:rPrChange w:id="9939" w:author="Milan Stojkov" w:date="2026-10-02T11:00:00Z">
                    <w:rPr>
                      <w:b/>
                      <w:bCs/>
                      <w:sz w:val="20"/>
                      <w:szCs w:val="20"/>
                    </w:rPr>
                  </w:rPrChange>
                </w:rPr>
                <w:delText>м</w:delText>
              </w:r>
            </w:del>
            <w:r>
              <w:rPr>
                <w:b/>
                <w:bCs/>
                <w:sz w:val="20"/>
                <w:szCs w:val="20"/>
                <w:lang w:val="sr-Cyrl-RS"/>
                <w:rPrChange w:id="9940" w:author="Milan Stojkov" w:date="2026-10-02T11:00:00Z">
                  <w:rPr>
                    <w:b/>
                    <w:bCs/>
                    <w:sz w:val="20"/>
                    <w:szCs w:val="20"/>
                  </w:rPr>
                </w:rPrChange>
              </w:rPr>
              <w:t>едијана</w:t>
            </w:r>
          </w:p>
        </w:tc>
        <w:tc>
          <w:tcPr>
            <w:tcW w:w="135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941" w:author="Milica Radić" w:date="2026-10-04T00:31:07Z">
              <w:tcPr>
                <w:tcW w:w="23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8E77D6F">
            <w:pPr>
              <w:jc w:val="center"/>
              <w:rPr>
                <w:b/>
                <w:bCs/>
                <w:sz w:val="20"/>
                <w:szCs w:val="20"/>
                <w:lang w:val="sr-Cyrl-RS"/>
                <w:rPrChange w:id="9942" w:author="Milan Stojkov" w:date="2026-10-02T11:00:00Z">
                  <w:rPr>
                    <w:b/>
                    <w:bCs/>
                    <w:sz w:val="20"/>
                    <w:szCs w:val="20"/>
                  </w:rPr>
                </w:rPrChange>
              </w:rPr>
            </w:pPr>
            <w:ins w:id="9943" w:author="Milica Radić" w:date="2026-10-04T00:31:20Z">
              <w:r>
                <w:rPr>
                  <w:b/>
                  <w:bCs/>
                  <w:sz w:val="20"/>
                  <w:szCs w:val="20"/>
                  <w:lang w:val="sr-Cyrl-RS"/>
                </w:rPr>
                <w:t>О</w:t>
              </w:r>
            </w:ins>
            <w:del w:id="9944" w:author="Milica Radić" w:date="2026-10-04T00:31:19Z">
              <w:r>
                <w:rPr>
                  <w:b/>
                  <w:bCs/>
                  <w:sz w:val="20"/>
                  <w:szCs w:val="20"/>
                  <w:lang w:val="sr-Cyrl-RS"/>
                  <w:rPrChange w:id="9945" w:author="Milan Stojkov" w:date="2026-10-02T11:00:00Z">
                    <w:rPr>
                      <w:b/>
                      <w:bCs/>
                      <w:sz w:val="20"/>
                      <w:szCs w:val="20"/>
                    </w:rPr>
                  </w:rPrChange>
                </w:rPr>
                <w:delText>о</w:delText>
              </w:r>
            </w:del>
            <w:r>
              <w:rPr>
                <w:b/>
                <w:bCs/>
                <w:sz w:val="20"/>
                <w:szCs w:val="20"/>
                <w:lang w:val="sr-Cyrl-RS"/>
                <w:rPrChange w:id="9946" w:author="Milan Stojkov" w:date="2026-10-02T11:00:00Z">
                  <w:rPr>
                    <w:b/>
                    <w:bCs/>
                    <w:sz w:val="20"/>
                    <w:szCs w:val="20"/>
                  </w:rPr>
                </w:rPrChange>
              </w:rPr>
              <w:t>дсеч. средина</w:t>
            </w:r>
          </w:p>
        </w:tc>
      </w:tr>
      <w:tr w14:paraId="12A9A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9947" w:author="Milica Radić" w:date="2026-10-04T00:31:07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9947" w:author="Milica Radić" w:date="2026-10-04T00:31:07Z">
            <w:trPr>
              <w:jc w:val="center"/>
            </w:trPr>
          </w:trPrChange>
        </w:trPr>
        <w:tc>
          <w:tcPr>
            <w:tcW w:w="138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948" w:author="Milica Radić" w:date="2026-10-04T00:31:07Z">
              <w:tcPr>
                <w:tcW w:w="23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AFC67CC">
            <w:pPr>
              <w:jc w:val="center"/>
              <w:rPr>
                <w:sz w:val="20"/>
                <w:szCs w:val="20"/>
                <w:lang w:val="sr-Cyrl-RS"/>
                <w:rPrChange w:id="9950" w:author="Milan Stojkov" w:date="2026-10-02T11:00:00Z">
                  <w:rPr>
                    <w:sz w:val="20"/>
                    <w:szCs w:val="20"/>
                  </w:rPr>
                </w:rPrChange>
              </w:rPr>
              <w:pPrChange w:id="9949" w:author="Milica Radić" w:date="2026-10-04T00:31:03Z">
                <w:pPr/>
              </w:pPrChange>
            </w:pPr>
            <w:r>
              <w:rPr>
                <w:i/>
                <w:iCs/>
                <w:sz w:val="20"/>
                <w:szCs w:val="20"/>
                <w:lang w:val="sr-Cyrl-RS"/>
                <w:rPrChange w:id="9951" w:author="Milan Stojkov" w:date="2026-10-02T11:00:00Z">
                  <w:rPr>
                    <w:i/>
                    <w:iCs/>
                    <w:sz w:val="20"/>
                    <w:szCs w:val="20"/>
                  </w:rPr>
                </w:rPrChange>
              </w:rPr>
              <w:t>Random</w:t>
            </w:r>
          </w:p>
        </w:tc>
        <w:tc>
          <w:tcPr>
            <w:tcW w:w="140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952" w:author="Milica Radić" w:date="2026-10-04T00:31:07Z">
              <w:tcPr>
                <w:tcW w:w="2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026C2B9">
            <w:pPr>
              <w:jc w:val="center"/>
              <w:rPr>
                <w:sz w:val="20"/>
                <w:szCs w:val="20"/>
                <w:lang w:val="sr-Cyrl-RS"/>
                <w:rPrChange w:id="9954" w:author="Milan Stojkov" w:date="2026-10-02T11:00:00Z">
                  <w:rPr>
                    <w:sz w:val="20"/>
                    <w:szCs w:val="20"/>
                  </w:rPr>
                </w:rPrChange>
              </w:rPr>
              <w:pPrChange w:id="9953" w:author="Milica Radić" w:date="2026-10-04T00:31:03Z">
                <w:pPr/>
              </w:pPrChange>
            </w:pPr>
            <w:r>
              <w:rPr>
                <w:sz w:val="20"/>
                <w:szCs w:val="20"/>
                <w:lang w:val="sr-Cyrl-RS"/>
                <w:rPrChange w:id="9955" w:author="Milan Stojkov" w:date="2026-10-02T11:00:00Z">
                  <w:rPr>
                    <w:sz w:val="20"/>
                    <w:szCs w:val="20"/>
                  </w:rPr>
                </w:rPrChange>
              </w:rPr>
              <w:t>0,00358</w:t>
            </w:r>
          </w:p>
        </w:tc>
        <w:tc>
          <w:tcPr>
            <w:tcW w:w="86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956" w:author="Milica Radić" w:date="2026-10-04T00:31:07Z">
              <w:tcPr>
                <w:tcW w:w="149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A08DCDE">
            <w:pPr>
              <w:jc w:val="center"/>
              <w:rPr>
                <w:sz w:val="20"/>
                <w:szCs w:val="20"/>
                <w:lang w:val="sr-Cyrl-RS"/>
                <w:rPrChange w:id="9958" w:author="Milan Stojkov" w:date="2026-10-02T11:00:00Z">
                  <w:rPr>
                    <w:sz w:val="20"/>
                    <w:szCs w:val="20"/>
                  </w:rPr>
                </w:rPrChange>
              </w:rPr>
              <w:pPrChange w:id="9957" w:author="Milica Radić" w:date="2026-10-04T00:31:03Z">
                <w:pPr/>
              </w:pPrChange>
            </w:pPr>
            <w:r>
              <w:rPr>
                <w:sz w:val="20"/>
                <w:szCs w:val="20"/>
                <w:lang w:val="sr-Cyrl-RS"/>
                <w:rPrChange w:id="9959" w:author="Milan Stojkov" w:date="2026-10-02T11:00:00Z">
                  <w:rPr>
                    <w:sz w:val="20"/>
                    <w:szCs w:val="20"/>
                  </w:rPr>
                </w:rPrChange>
              </w:rPr>
              <w:t>0,01375</w:t>
            </w:r>
          </w:p>
        </w:tc>
        <w:tc>
          <w:tcPr>
            <w:tcW w:w="135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960" w:author="Milica Radić" w:date="2026-10-04T00:31:07Z">
              <w:tcPr>
                <w:tcW w:w="23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10E0A31">
            <w:pPr>
              <w:jc w:val="center"/>
              <w:rPr>
                <w:sz w:val="20"/>
                <w:szCs w:val="20"/>
                <w:lang w:val="sr-Cyrl-RS"/>
                <w:rPrChange w:id="9962" w:author="Milan Stojkov" w:date="2026-10-02T11:00:00Z">
                  <w:rPr>
                    <w:sz w:val="20"/>
                    <w:szCs w:val="20"/>
                  </w:rPr>
                </w:rPrChange>
              </w:rPr>
              <w:pPrChange w:id="9961" w:author="Milica Radić" w:date="2026-10-04T00:31:03Z">
                <w:pPr/>
              </w:pPrChange>
            </w:pPr>
            <w:r>
              <w:rPr>
                <w:sz w:val="20"/>
                <w:szCs w:val="20"/>
                <w:lang w:val="sr-Cyrl-RS"/>
                <w:rPrChange w:id="9963" w:author="Milan Stojkov" w:date="2026-10-02T11:00:00Z">
                  <w:rPr>
                    <w:sz w:val="20"/>
                    <w:szCs w:val="20"/>
                  </w:rPr>
                </w:rPrChange>
              </w:rPr>
              <w:t>0,00777</w:t>
            </w:r>
          </w:p>
        </w:tc>
      </w:tr>
      <w:tr w14:paraId="0B992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9964" w:author="Milica Radić" w:date="2026-10-04T00:31:07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9964" w:author="Milica Radić" w:date="2026-10-04T00:31:07Z">
            <w:trPr>
              <w:jc w:val="center"/>
            </w:trPr>
          </w:trPrChange>
        </w:trPr>
        <w:tc>
          <w:tcPr>
            <w:tcW w:w="138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965" w:author="Milica Radić" w:date="2026-10-04T00:31:07Z">
              <w:tcPr>
                <w:tcW w:w="23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2C26A76">
            <w:pPr>
              <w:jc w:val="center"/>
              <w:rPr>
                <w:sz w:val="20"/>
                <w:szCs w:val="20"/>
                <w:lang w:val="sr-Cyrl-RS"/>
                <w:rPrChange w:id="9967" w:author="Milan Stojkov" w:date="2026-10-02T11:00:00Z">
                  <w:rPr>
                    <w:sz w:val="20"/>
                    <w:szCs w:val="20"/>
                  </w:rPr>
                </w:rPrChange>
              </w:rPr>
              <w:pPrChange w:id="9966" w:author="Milica Radić" w:date="2026-10-04T00:31:03Z">
                <w:pPr/>
              </w:pPrChange>
            </w:pPr>
            <w:r>
              <w:rPr>
                <w:i/>
                <w:iCs/>
                <w:sz w:val="20"/>
                <w:szCs w:val="20"/>
                <w:lang w:val="sr-Cyrl-RS"/>
                <w:rPrChange w:id="9968" w:author="Milan Stojkov" w:date="2026-10-02T11:00:00Z">
                  <w:rPr>
                    <w:i/>
                    <w:iCs/>
                    <w:sz w:val="20"/>
                    <w:szCs w:val="20"/>
                  </w:rPr>
                </w:rPrChange>
              </w:rPr>
              <w:t>Sybil</w:t>
            </w:r>
            <w:r>
              <w:rPr>
                <w:sz w:val="20"/>
                <w:szCs w:val="20"/>
                <w:lang w:val="sr-Cyrl-RS"/>
                <w:rPrChange w:id="9969" w:author="Milan Stojkov" w:date="2026-10-02T11:00:00Z">
                  <w:rPr>
                    <w:sz w:val="20"/>
                    <w:szCs w:val="20"/>
                  </w:rPr>
                </w:rPrChange>
              </w:rPr>
              <w:t>-отпорна</w:t>
            </w:r>
          </w:p>
        </w:tc>
        <w:tc>
          <w:tcPr>
            <w:tcW w:w="140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970" w:author="Milica Radić" w:date="2026-10-04T00:31:07Z">
              <w:tcPr>
                <w:tcW w:w="2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77AE2BB">
            <w:pPr>
              <w:jc w:val="center"/>
              <w:rPr>
                <w:sz w:val="20"/>
                <w:szCs w:val="20"/>
                <w:lang w:val="sr-Cyrl-RS"/>
                <w:rPrChange w:id="9972" w:author="Milan Stojkov" w:date="2026-10-02T11:00:00Z">
                  <w:rPr>
                    <w:sz w:val="20"/>
                    <w:szCs w:val="20"/>
                  </w:rPr>
                </w:rPrChange>
              </w:rPr>
              <w:pPrChange w:id="9971" w:author="Milica Radić" w:date="2026-10-04T00:31:03Z">
                <w:pPr/>
              </w:pPrChange>
            </w:pPr>
            <w:r>
              <w:rPr>
                <w:sz w:val="20"/>
                <w:szCs w:val="20"/>
                <w:lang w:val="sr-Cyrl-RS"/>
                <w:rPrChange w:id="9973" w:author="Milan Stojkov" w:date="2026-10-02T11:00:00Z">
                  <w:rPr>
                    <w:sz w:val="20"/>
                    <w:szCs w:val="20"/>
                  </w:rPr>
                </w:rPrChange>
              </w:rPr>
              <w:t>0,00065</w:t>
            </w:r>
          </w:p>
        </w:tc>
        <w:tc>
          <w:tcPr>
            <w:tcW w:w="86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974" w:author="Milica Radić" w:date="2026-10-04T00:31:07Z">
              <w:tcPr>
                <w:tcW w:w="149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059086C">
            <w:pPr>
              <w:jc w:val="center"/>
              <w:rPr>
                <w:sz w:val="20"/>
                <w:szCs w:val="20"/>
                <w:lang w:val="sr-Cyrl-RS"/>
                <w:rPrChange w:id="9976" w:author="Milan Stojkov" w:date="2026-10-02T11:00:00Z">
                  <w:rPr>
                    <w:sz w:val="20"/>
                    <w:szCs w:val="20"/>
                  </w:rPr>
                </w:rPrChange>
              </w:rPr>
              <w:pPrChange w:id="9975" w:author="Milica Radić" w:date="2026-10-04T00:31:03Z">
                <w:pPr/>
              </w:pPrChange>
            </w:pPr>
            <w:r>
              <w:rPr>
                <w:sz w:val="20"/>
                <w:szCs w:val="20"/>
                <w:lang w:val="sr-Cyrl-RS"/>
                <w:rPrChange w:id="9977" w:author="Milan Stojkov" w:date="2026-10-02T11:00:00Z">
                  <w:rPr>
                    <w:sz w:val="20"/>
                    <w:szCs w:val="20"/>
                  </w:rPr>
                </w:rPrChange>
              </w:rPr>
              <w:t>0,01509</w:t>
            </w:r>
          </w:p>
        </w:tc>
        <w:tc>
          <w:tcPr>
            <w:tcW w:w="135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978" w:author="Milica Radić" w:date="2026-10-04T00:31:07Z">
              <w:tcPr>
                <w:tcW w:w="23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2A4E95C">
            <w:pPr>
              <w:jc w:val="center"/>
              <w:rPr>
                <w:sz w:val="20"/>
                <w:szCs w:val="20"/>
                <w:lang w:val="sr-Cyrl-RS"/>
                <w:rPrChange w:id="9980" w:author="Milan Stojkov" w:date="2026-10-02T11:00:00Z">
                  <w:rPr>
                    <w:sz w:val="20"/>
                    <w:szCs w:val="20"/>
                  </w:rPr>
                </w:rPrChange>
              </w:rPr>
              <w:pPrChange w:id="9979" w:author="Milica Radić" w:date="2026-10-04T00:31:03Z">
                <w:pPr/>
              </w:pPrChange>
            </w:pPr>
            <w:r>
              <w:rPr>
                <w:sz w:val="20"/>
                <w:szCs w:val="20"/>
                <w:lang w:val="sr-Cyrl-RS"/>
                <w:rPrChange w:id="9981" w:author="Milan Stojkov" w:date="2026-10-02T11:00:00Z">
                  <w:rPr>
                    <w:sz w:val="20"/>
                    <w:szCs w:val="20"/>
                  </w:rPr>
                </w:rPrChange>
              </w:rPr>
              <w:t>0,00792</w:t>
            </w:r>
          </w:p>
        </w:tc>
      </w:tr>
      <w:tr w14:paraId="736E6E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9982" w:author="Milica Radić" w:date="2026-10-04T00:31:07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9982" w:author="Milica Radić" w:date="2026-10-04T00:31:07Z">
            <w:trPr>
              <w:jc w:val="center"/>
            </w:trPr>
          </w:trPrChange>
        </w:trPr>
        <w:tc>
          <w:tcPr>
            <w:tcW w:w="138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983" w:author="Milica Radić" w:date="2026-10-04T00:31:07Z">
              <w:tcPr>
                <w:tcW w:w="23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D29410F">
            <w:pPr>
              <w:jc w:val="center"/>
              <w:rPr>
                <w:sz w:val="20"/>
                <w:szCs w:val="20"/>
                <w:lang w:val="sr-Cyrl-RS"/>
                <w:rPrChange w:id="9985" w:author="Milan Stojkov" w:date="2026-10-02T11:00:00Z">
                  <w:rPr>
                    <w:sz w:val="20"/>
                    <w:szCs w:val="20"/>
                  </w:rPr>
                </w:rPrChange>
              </w:rPr>
              <w:pPrChange w:id="9984" w:author="Milica Radić" w:date="2026-10-04T00:31:03Z">
                <w:pPr/>
              </w:pPrChange>
            </w:pPr>
            <w:r>
              <w:rPr>
                <w:i/>
                <w:iCs/>
                <w:sz w:val="20"/>
                <w:szCs w:val="20"/>
                <w:lang w:val="sr-Cyrl-RS"/>
                <w:rPrChange w:id="9986" w:author="Milan Stojkov" w:date="2026-10-02T11:00:00Z">
                  <w:rPr>
                    <w:i/>
                    <w:iCs/>
                    <w:sz w:val="20"/>
                    <w:szCs w:val="20"/>
                  </w:rPr>
                </w:rPrChange>
              </w:rPr>
              <w:t>Eclipse</w:t>
            </w:r>
            <w:r>
              <w:rPr>
                <w:sz w:val="20"/>
                <w:szCs w:val="20"/>
                <w:lang w:val="sr-Cyrl-RS"/>
                <w:rPrChange w:id="9987" w:author="Milan Stojkov" w:date="2026-10-02T11:00:00Z">
                  <w:rPr>
                    <w:sz w:val="20"/>
                    <w:szCs w:val="20"/>
                  </w:rPr>
                </w:rPrChange>
              </w:rPr>
              <w:t>-отпорна</w:t>
            </w:r>
          </w:p>
        </w:tc>
        <w:tc>
          <w:tcPr>
            <w:tcW w:w="140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988" w:author="Milica Radić" w:date="2026-10-04T00:31:07Z">
              <w:tcPr>
                <w:tcW w:w="24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2B19B15">
            <w:pPr>
              <w:jc w:val="center"/>
              <w:rPr>
                <w:sz w:val="20"/>
                <w:szCs w:val="20"/>
                <w:lang w:val="sr-Cyrl-RS"/>
                <w:rPrChange w:id="9990" w:author="Milan Stojkov" w:date="2026-10-02T11:00:00Z">
                  <w:rPr>
                    <w:sz w:val="20"/>
                    <w:szCs w:val="20"/>
                  </w:rPr>
                </w:rPrChange>
              </w:rPr>
              <w:pPrChange w:id="9989" w:author="Milica Radić" w:date="2026-10-04T00:31:03Z">
                <w:pPr/>
              </w:pPrChange>
            </w:pPr>
            <w:r>
              <w:rPr>
                <w:sz w:val="20"/>
                <w:szCs w:val="20"/>
                <w:lang w:val="sr-Cyrl-RS"/>
                <w:rPrChange w:id="9991" w:author="Milan Stojkov" w:date="2026-10-02T11:00:00Z">
                  <w:rPr>
                    <w:sz w:val="20"/>
                    <w:szCs w:val="20"/>
                  </w:rPr>
                </w:rPrChange>
              </w:rPr>
              <w:t>0,00065</w:t>
            </w:r>
          </w:p>
        </w:tc>
        <w:tc>
          <w:tcPr>
            <w:tcW w:w="86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992" w:author="Milica Radić" w:date="2026-10-04T00:31:07Z">
              <w:tcPr>
                <w:tcW w:w="149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2973983">
            <w:pPr>
              <w:jc w:val="center"/>
              <w:rPr>
                <w:sz w:val="20"/>
                <w:szCs w:val="20"/>
                <w:lang w:val="sr-Cyrl-RS"/>
                <w:rPrChange w:id="9994" w:author="Milan Stojkov" w:date="2026-10-02T11:00:00Z">
                  <w:rPr>
                    <w:sz w:val="20"/>
                    <w:szCs w:val="20"/>
                  </w:rPr>
                </w:rPrChange>
              </w:rPr>
              <w:pPrChange w:id="9993" w:author="Milica Radić" w:date="2026-10-04T00:31:03Z">
                <w:pPr/>
              </w:pPrChange>
            </w:pPr>
            <w:r>
              <w:rPr>
                <w:sz w:val="20"/>
                <w:szCs w:val="20"/>
                <w:lang w:val="sr-Cyrl-RS"/>
                <w:rPrChange w:id="9995" w:author="Milan Stojkov" w:date="2026-10-02T11:00:00Z">
                  <w:rPr>
                    <w:sz w:val="20"/>
                    <w:szCs w:val="20"/>
                  </w:rPr>
                </w:rPrChange>
              </w:rPr>
              <w:t>0,01481</w:t>
            </w:r>
          </w:p>
        </w:tc>
        <w:tc>
          <w:tcPr>
            <w:tcW w:w="135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9996" w:author="Milica Radić" w:date="2026-10-04T00:31:07Z">
              <w:tcPr>
                <w:tcW w:w="232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E865B6F">
            <w:pPr>
              <w:jc w:val="center"/>
              <w:rPr>
                <w:sz w:val="20"/>
                <w:szCs w:val="20"/>
                <w:lang w:val="sr-Cyrl-RS"/>
                <w:rPrChange w:id="9998" w:author="Milan Stojkov" w:date="2026-10-02T11:00:00Z">
                  <w:rPr>
                    <w:sz w:val="20"/>
                    <w:szCs w:val="20"/>
                  </w:rPr>
                </w:rPrChange>
              </w:rPr>
              <w:pPrChange w:id="9997" w:author="Milica Radić" w:date="2026-10-04T00:31:03Z">
                <w:pPr/>
              </w:pPrChange>
            </w:pPr>
            <w:r>
              <w:rPr>
                <w:sz w:val="20"/>
                <w:szCs w:val="20"/>
                <w:lang w:val="sr-Cyrl-RS"/>
                <w:rPrChange w:id="9999" w:author="Milan Stojkov" w:date="2026-10-02T11:00:00Z">
                  <w:rPr>
                    <w:sz w:val="20"/>
                    <w:szCs w:val="20"/>
                  </w:rPr>
                </w:rPrChange>
              </w:rPr>
              <w:t>0,00792</w:t>
            </w:r>
          </w:p>
        </w:tc>
      </w:tr>
    </w:tbl>
    <w:p w14:paraId="31F95EA5">
      <w:pPr>
        <w:ind w:firstLine="360"/>
        <w:jc w:val="both"/>
        <w:rPr>
          <w:ins w:id="10000" w:author="Milica Radić" w:date="2026-10-04T00:45:16Z"/>
          <w:color w:val="000000"/>
          <w:sz w:val="22"/>
          <w:szCs w:val="22"/>
          <w:lang w:val="sr-Cyrl-RS"/>
        </w:rPr>
      </w:pPr>
    </w:p>
    <w:p w14:paraId="6E938D54">
      <w:pPr>
        <w:ind w:firstLine="360"/>
        <w:jc w:val="both"/>
        <w:rPr>
          <w:ins w:id="10001" w:author="Milica Radić" w:date="2026-10-04T00:58:10Z"/>
          <w:color w:val="000000"/>
          <w:sz w:val="22"/>
          <w:szCs w:val="22"/>
          <w:lang w:val="sr-Cyrl-RS"/>
        </w:rPr>
      </w:pPr>
      <w:ins w:id="10002" w:author="Milica Radić" w:date="2026-10-04T00:56:29Z">
        <w:r>
          <w:rPr>
            <w:rFonts w:hint="default"/>
            <w:color w:val="000000"/>
            <w:sz w:val="22"/>
            <w:szCs w:val="22"/>
            <w:lang w:val="sr-Cyrl-RS"/>
          </w:rPr>
          <w:t>Медијана даје двоструко већу грешку од одсечене средине, јер од целог узорка користи само једну вредност.</w:t>
        </w:r>
      </w:ins>
      <w:ins w:id="10003" w:author="Milica Radić" w:date="2026-10-04T00:56:31Z">
        <w:r>
          <w:rPr>
            <w:rFonts w:hint="default"/>
            <w:color w:val="000000"/>
            <w:sz w:val="22"/>
            <w:szCs w:val="22"/>
            <w:lang w:val="sr-Cyrl-RS"/>
          </w:rPr>
          <w:t xml:space="preserve"> </w:t>
        </w:r>
      </w:ins>
      <w:del w:id="10004" w:author="Milica Radić" w:date="2026-10-04T00:56:29Z">
        <w:r>
          <w:rPr>
            <w:color w:val="000000"/>
            <w:sz w:val="22"/>
            <w:szCs w:val="22"/>
            <w:lang w:val="sr-Cyrl-RS"/>
            <w:rPrChange w:id="10005" w:author="Milan Stojkov" w:date="2026-10-02T11:00:00Z">
              <w:rPr>
                <w:color w:val="000000"/>
                <w:sz w:val="22"/>
                <w:szCs w:val="22"/>
              </w:rPr>
            </w:rPrChange>
          </w:rPr>
          <w:delText>Р</w:delText>
        </w:r>
      </w:del>
      <w:del w:id="10006" w:author="Milica Radić" w:date="2026-10-04T00:56:29Z">
        <w:r>
          <w:rPr>
            <w:color w:val="000000"/>
            <w:sz w:val="22"/>
            <w:szCs w:val="22"/>
            <w:lang w:val="sr-Cyrl-RS"/>
            <w:rPrChange w:id="10007" w:author="Milan Stojkov" w:date="2026-10-02T11:00:00Z">
              <w:rPr>
                <w:color w:val="000000"/>
                <w:sz w:val="22"/>
                <w:szCs w:val="22"/>
              </w:rPr>
            </w:rPrChange>
          </w:rPr>
          <w:delText xml:space="preserve">обусност се, међутим, плаћа прецизношћу: без напада медијана даје двоструко већу грешку од одсечене средине, јер од целог узорка користи само једну вредност. </w:delText>
        </w:r>
      </w:del>
      <w:r>
        <w:rPr>
          <w:color w:val="000000"/>
          <w:sz w:val="22"/>
          <w:szCs w:val="22"/>
          <w:lang w:val="sr-Cyrl-RS"/>
          <w:rPrChange w:id="10008" w:author="Milan Stojkov" w:date="2026-10-02T11:00:00Z">
            <w:rPr>
              <w:color w:val="000000"/>
              <w:sz w:val="22"/>
              <w:szCs w:val="22"/>
            </w:rPr>
          </w:rPrChange>
        </w:rPr>
        <w:t xml:space="preserve">Отуда и подела улога - када структурна заштита ради, одсечена средина даје тачнији резултат уз једнаку отпорност; када изостане, медијана је једина која издржава. </w:t>
      </w:r>
      <w:del w:id="10009" w:author="Milica Radić" w:date="2026-10-04T00:58:10Z">
        <w:r>
          <w:rPr>
            <w:color w:val="000000"/>
            <w:sz w:val="22"/>
            <w:szCs w:val="22"/>
            <w:lang w:val="sr-Cyrl-RS"/>
            <w:rPrChange w:id="10010" w:author="Milan Stojkov" w:date="2026-10-02T11:00:00Z">
              <w:rPr>
                <w:color w:val="000000"/>
                <w:sz w:val="22"/>
                <w:szCs w:val="22"/>
              </w:rPr>
            </w:rPrChange>
          </w:rPr>
          <w:delText xml:space="preserve">Медијана ограничава </w:delText>
        </w:r>
      </w:del>
      <w:del w:id="10011" w:author="Milica Radić" w:date="2026-10-04T00:58:10Z">
        <w:r>
          <w:rPr>
            <w:i/>
            <w:iCs/>
            <w:color w:val="000000"/>
            <w:sz w:val="22"/>
            <w:szCs w:val="22"/>
            <w:lang w:val="sr-Cyrl-RS"/>
            <w:rPrChange w:id="10012" w:author="Milan Stojkov" w:date="2026-10-02T11:00:00Z">
              <w:rPr>
                <w:i/>
                <w:iCs/>
                <w:color w:val="000000"/>
                <w:sz w:val="22"/>
                <w:szCs w:val="22"/>
              </w:rPr>
            </w:rPrChange>
          </w:rPr>
          <w:delText xml:space="preserve">Byzantine </w:delText>
        </w:r>
      </w:del>
      <w:del w:id="10013" w:author="Milica Radić" w:date="2026-10-04T00:58:10Z">
        <w:r>
          <w:rPr>
            <w:color w:val="000000"/>
            <w:sz w:val="22"/>
            <w:szCs w:val="22"/>
            <w:lang w:val="sr-Cyrl-RS"/>
            <w:rPrChange w:id="10014" w:author="Milan Stojkov" w:date="2026-10-02T11:00:00Z">
              <w:rPr>
                <w:color w:val="000000"/>
                <w:sz w:val="22"/>
                <w:szCs w:val="22"/>
              </w:rPr>
            </w:rPrChange>
          </w:rPr>
          <w:delText xml:space="preserve">вредности при свим профилима, одсечена средина само док удео нападачких суседа не пређе границу коју подноси њен параметар одсецања, а аритметичка средина ни у једном случају. </w:delText>
        </w:r>
      </w:del>
    </w:p>
    <w:p w14:paraId="19F2D67C">
      <w:pPr>
        <w:ind w:firstLine="360"/>
        <w:jc w:val="both"/>
        <w:rPr>
          <w:ins w:id="10015" w:author="Milica Radić" w:date="2026-10-04T10:08:57Z"/>
          <w:rFonts w:hint="default"/>
          <w:color w:val="000000"/>
          <w:sz w:val="22"/>
          <w:szCs w:val="22"/>
          <w:lang w:val="sr-Cyrl-RS"/>
        </w:rPr>
      </w:pPr>
      <w:ins w:id="10016" w:author="Milica Radić" w:date="2026-10-04T00:58:12Z">
        <w:r>
          <w:rPr>
            <w:rFonts w:hint="default"/>
            <w:color w:val="000000"/>
            <w:sz w:val="22"/>
            <w:szCs w:val="22"/>
            <w:lang w:val="sr-Cyrl-RS"/>
          </w:rPr>
          <w:t xml:space="preserve">Одговор на питање да ли агрегација спречава </w:t>
        </w:r>
      </w:ins>
      <w:ins w:id="10017" w:author="Milica Radić" w:date="2026-10-04T01:09:25Z">
        <w:r>
          <w:rPr>
            <w:rFonts w:hint="default"/>
            <w:i/>
            <w:iCs/>
            <w:color w:val="000000"/>
            <w:sz w:val="22"/>
            <w:szCs w:val="22"/>
            <w:lang w:val="en-US"/>
            <w:rPrChange w:id="10018" w:author="Milica Radić" w:date="2026-10-04T01:09:30Z">
              <w:rPr>
                <w:rFonts w:hint="default"/>
                <w:color w:val="000000"/>
                <w:sz w:val="22"/>
                <w:szCs w:val="22"/>
                <w:lang w:val="en-US"/>
              </w:rPr>
            </w:rPrChange>
          </w:rPr>
          <w:t>B</w:t>
        </w:r>
      </w:ins>
      <w:ins w:id="10019" w:author="Milica Radić" w:date="2026-10-04T01:09:26Z">
        <w:r>
          <w:rPr>
            <w:rFonts w:hint="default"/>
            <w:i/>
            <w:iCs/>
            <w:color w:val="000000"/>
            <w:sz w:val="22"/>
            <w:szCs w:val="22"/>
            <w:lang w:val="en-US"/>
            <w:rPrChange w:id="10020" w:author="Milica Radić" w:date="2026-10-04T01:09:30Z">
              <w:rPr>
                <w:rFonts w:hint="default"/>
                <w:color w:val="000000"/>
                <w:sz w:val="22"/>
                <w:szCs w:val="22"/>
                <w:lang w:val="en-US"/>
              </w:rPr>
            </w:rPrChange>
          </w:rPr>
          <w:t>yzan</w:t>
        </w:r>
      </w:ins>
      <w:ins w:id="10021" w:author="Milica Radić" w:date="2026-10-04T01:09:27Z">
        <w:r>
          <w:rPr>
            <w:rFonts w:hint="default"/>
            <w:i/>
            <w:iCs/>
            <w:color w:val="000000"/>
            <w:sz w:val="22"/>
            <w:szCs w:val="22"/>
            <w:lang w:val="en-US"/>
            <w:rPrChange w:id="10022" w:author="Milica Radić" w:date="2026-10-04T01:09:30Z">
              <w:rPr>
                <w:rFonts w:hint="default"/>
                <w:color w:val="000000"/>
                <w:sz w:val="22"/>
                <w:szCs w:val="22"/>
                <w:lang w:val="en-US"/>
              </w:rPr>
            </w:rPrChange>
          </w:rPr>
          <w:t xml:space="preserve">tine </w:t>
        </w:r>
      </w:ins>
      <w:ins w:id="10023" w:author="Milica Radić" w:date="2026-10-04T00:58:12Z">
        <w:r>
          <w:rPr>
            <w:rFonts w:hint="default"/>
            <w:color w:val="000000"/>
            <w:sz w:val="22"/>
            <w:szCs w:val="22"/>
            <w:lang w:val="sr-Cyrl-RS"/>
          </w:rPr>
          <w:t>нападе зависи од изабране функције. Медијана их зауставља у свим условима и уз обе заштитне стратегије. Одсечена средина делује само докле год удео нападачких суседа остаје унутар граница њеног параметра одсецања. Аритметичка средина, међутим, не пружа отпорност ни у једном случају.</w:t>
        </w:r>
      </w:ins>
    </w:p>
    <w:p w14:paraId="319D3AB8">
      <w:pPr>
        <w:ind w:firstLine="360"/>
        <w:jc w:val="both"/>
        <w:rPr>
          <w:del w:id="10024" w:author="Milica Radić" w:date="2026-10-04T00:58:21Z"/>
          <w:color w:val="000000"/>
          <w:sz w:val="22"/>
          <w:szCs w:val="22"/>
          <w:lang w:val="sr-Cyrl-RS"/>
          <w:rPrChange w:id="10025" w:author="Milan Stojkov" w:date="2026-10-02T11:00:00Z">
            <w:rPr>
              <w:del w:id="10026" w:author="Milica Radić" w:date="2026-10-04T00:58:21Z"/>
              <w:color w:val="000000"/>
              <w:sz w:val="22"/>
              <w:szCs w:val="22"/>
            </w:rPr>
          </w:rPrChange>
        </w:rPr>
      </w:pPr>
      <w:ins w:id="10027" w:author="Milica Radić" w:date="2026-10-04T10:08:57Z">
        <w:r>
          <w:rPr>
            <w:rFonts w:hint="default"/>
            <w:color w:val="000000"/>
            <w:sz w:val="22"/>
            <w:szCs w:val="22"/>
            <w:lang w:val="sr-Cyrl-RS"/>
          </w:rPr>
          <w:t xml:space="preserve">Отпорност не зависи само од тога колико је нападача ушло у </w:t>
        </w:r>
      </w:ins>
      <w:ins w:id="10028" w:author="Milica Radić" w:date="2026-10-04T10:08:57Z">
        <w:r>
          <w:rPr>
            <w:rFonts w:hint="default"/>
            <w:i/>
            <w:iCs/>
            <w:color w:val="000000"/>
            <w:sz w:val="22"/>
            <w:szCs w:val="22"/>
            <w:lang w:val="sr-Cyrl-RS"/>
            <w:rPrChange w:id="10029" w:author="Milica Radić" w:date="2026-10-04T13:19:56Z">
              <w:rPr>
                <w:rFonts w:hint="default"/>
                <w:color w:val="000000"/>
                <w:sz w:val="22"/>
                <w:szCs w:val="22"/>
                <w:lang w:val="sr-Cyrl-RS"/>
              </w:rPr>
            </w:rPrChange>
          </w:rPr>
          <w:t>peer set</w:t>
        </w:r>
      </w:ins>
      <w:ins w:id="10031" w:author="Milica Radić" w:date="2026-10-04T10:08:57Z">
        <w:r>
          <w:rPr>
            <w:rFonts w:hint="default"/>
            <w:color w:val="000000"/>
            <w:sz w:val="22"/>
            <w:szCs w:val="22"/>
            <w:lang w:val="sr-Cyrl-RS"/>
          </w:rPr>
          <w:t>, него и од тога шта агрегациона функција са њиховим вредностима ради. Аритметичка средина их прихвата све, па греши у свакој структури. Медијана их занемарује док честити суседи чине већину, па остаје тачна и када заштита изостане. Одсечена средина одбацује само крајње вредности, па је тачнија од медијане док нападача има мало, а попушта чим их буде више него што њен параметар одсецања подноси. Избор агрегационе функције, стога, одређује колико нападача систем уопште може да поднесе.</w:t>
        </w:r>
      </w:ins>
    </w:p>
    <w:p w14:paraId="40391AE5">
      <w:pPr>
        <w:ind w:firstLine="360"/>
        <w:jc w:val="both"/>
        <w:rPr>
          <w:ins w:id="10032" w:author="Milica Radić" w:date="2026-10-04T00:55:13Z"/>
          <w:color w:val="000000"/>
          <w:sz w:val="22"/>
          <w:szCs w:val="22"/>
          <w:lang w:val="sr-Cyrl-RS"/>
        </w:rPr>
      </w:pPr>
    </w:p>
    <w:p w14:paraId="2DA1D09E">
      <w:pPr>
        <w:ind w:firstLine="0"/>
        <w:jc w:val="both"/>
        <w:rPr>
          <w:del w:id="10034" w:author="Milica Radić" w:date="2026-10-04T09:46:18Z"/>
          <w:color w:val="000000"/>
          <w:sz w:val="22"/>
          <w:szCs w:val="22"/>
          <w:lang w:val="sr-Cyrl-RS"/>
          <w:rPrChange w:id="10035" w:author="Milan Stojkov" w:date="2026-10-02T11:00:00Z">
            <w:rPr>
              <w:del w:id="10036" w:author="Milica Radić" w:date="2026-10-04T09:46:18Z"/>
              <w:color w:val="000000"/>
              <w:sz w:val="22"/>
              <w:szCs w:val="22"/>
            </w:rPr>
          </w:rPrChange>
        </w:rPr>
        <w:pPrChange w:id="10033" w:author="Milica Radić" w:date="2026-10-04T09:46:19Z">
          <w:pPr>
            <w:ind w:firstLine="360"/>
            <w:jc w:val="both"/>
          </w:pPr>
        </w:pPrChange>
      </w:pPr>
      <w:del w:id="10037" w:author="Milica Radić" w:date="2026-10-04T09:46:18Z">
        <w:r>
          <w:rPr>
            <w:color w:val="000000"/>
            <w:sz w:val="22"/>
            <w:szCs w:val="22"/>
            <w:lang w:val="sr-Cyrl-RS"/>
            <w:rPrChange w:id="10038" w:author="Milan Stojkov" w:date="2026-10-02T11:00:00Z">
              <w:rPr>
                <w:color w:val="000000"/>
                <w:sz w:val="22"/>
                <w:szCs w:val="22"/>
              </w:rPr>
            </w:rPrChange>
          </w:rPr>
          <w:delText>Поређење истих функција по стратегијама показује да ниједна не даје једнак исход у различитим структурама. Медијана је уз заштитне стратегије вишеструко тачнија него уз референтну, док је код аритметичке средине однос обрнут. Мрежа у којој контрола пријема одржава мали број нападача остаје добро повезана, па нападачева вредност кроз њу равномерно помера процену свих чворова, док се при масовном продору мрежа распада на неусаглашене делове у којима такво померање изостаје. Избор агрегационе функције стога није независан од избора стратегије избора суседа.</w:delText>
        </w:r>
      </w:del>
    </w:p>
    <w:p w14:paraId="33CD160A">
      <w:pPr>
        <w:pStyle w:val="3"/>
        <w:ind w:left="0" w:firstLine="0"/>
        <w:rPr>
          <w:lang w:val="sr-Cyrl-RS"/>
          <w:rPrChange w:id="10039" w:author="Milan Stojkov" w:date="2026-10-02T11:00:00Z">
            <w:rPr/>
          </w:rPrChange>
        </w:rPr>
      </w:pPr>
      <w:bookmarkStart w:id="102" w:name="_Toc26154"/>
      <w:bookmarkStart w:id="103" w:name="_Toc12033"/>
      <w:r>
        <w:rPr>
          <w:rFonts w:ascii="Times New Roman" w:hAnsi="Times New Roman" w:eastAsia="Times New Roman" w:cs="Times New Roman"/>
          <w:color w:val="000000"/>
          <w:lang w:val="sr-Cyrl-RS"/>
          <w:rPrChange w:id="10040" w:author="Milan Stojkov" w:date="2026-10-02T11:00:00Z">
            <w:rPr>
              <w:rFonts w:ascii="Times New Roman" w:hAnsi="Times New Roman" w:eastAsia="Times New Roman" w:cs="Times New Roman"/>
              <w:color w:val="000000"/>
            </w:rPr>
          </w:rPrChange>
        </w:rPr>
        <w:t xml:space="preserve">7.3. Анализа </w:t>
      </w:r>
      <w:r>
        <w:rPr>
          <w:rFonts w:ascii="Times New Roman" w:hAnsi="Times New Roman" w:eastAsia="Times New Roman" w:cs="Times New Roman"/>
          <w:i/>
          <w:iCs/>
          <w:color w:val="000000"/>
          <w:lang w:val="sr-Cyrl-RS"/>
          <w:rPrChange w:id="10041" w:author="Milan Stojkov" w:date="2026-10-02T11:00:00Z">
            <w:rPr>
              <w:rFonts w:ascii="Times New Roman" w:hAnsi="Times New Roman" w:eastAsia="Times New Roman" w:cs="Times New Roman"/>
              <w:i/>
              <w:iCs/>
              <w:color w:val="000000"/>
            </w:rPr>
          </w:rPrChange>
        </w:rPr>
        <w:t xml:space="preserve">Sybil </w:t>
      </w:r>
      <w:r>
        <w:rPr>
          <w:rFonts w:ascii="Times New Roman" w:hAnsi="Times New Roman" w:eastAsia="Times New Roman" w:cs="Times New Roman"/>
          <w:color w:val="000000"/>
          <w:lang w:val="sr-Cyrl-RS"/>
          <w:rPrChange w:id="10042" w:author="Milan Stojkov" w:date="2026-10-02T11:00:00Z">
            <w:rPr>
              <w:rFonts w:ascii="Times New Roman" w:hAnsi="Times New Roman" w:eastAsia="Times New Roman" w:cs="Times New Roman"/>
              <w:color w:val="000000"/>
            </w:rPr>
          </w:rPrChange>
        </w:rPr>
        <w:t>пенетрације</w:t>
      </w:r>
      <w:bookmarkEnd w:id="102"/>
      <w:bookmarkEnd w:id="103"/>
    </w:p>
    <w:p w14:paraId="0C5E292D">
      <w:pPr>
        <w:ind w:firstLine="360"/>
        <w:jc w:val="both"/>
        <w:rPr>
          <w:ins w:id="10043" w:author="Milica Radić" w:date="2026-10-04T03:34:13Z"/>
          <w:rFonts w:hint="default"/>
          <w:color w:val="000000"/>
          <w:sz w:val="22"/>
          <w:szCs w:val="22"/>
          <w:lang w:val="sr-Cyrl-RS"/>
        </w:rPr>
      </w:pPr>
      <w:ins w:id="10044" w:author="Milica Radić" w:date="2026-10-04T03:34:06Z">
        <w:r>
          <w:rPr>
            <w:rFonts w:hint="default"/>
            <w:color w:val="000000"/>
            <w:sz w:val="22"/>
            <w:szCs w:val="22"/>
            <w:lang w:val="sr-Cyrl-RS"/>
          </w:rPr>
          <w:t xml:space="preserve">У овом одељку анализира се како различите </w:t>
        </w:r>
      </w:ins>
      <w:ins w:id="10045" w:author="Milica Radić" w:date="2026-10-04T03:34:06Z">
        <w:r>
          <w:rPr>
            <w:rFonts w:hint="default"/>
            <w:i/>
            <w:iCs/>
            <w:color w:val="000000"/>
            <w:sz w:val="22"/>
            <w:szCs w:val="22"/>
            <w:lang w:val="sr-Cyrl-RS"/>
            <w:rPrChange w:id="10046" w:author="Milica Radić" w:date="2026-10-04T03:34:17Z">
              <w:rPr>
                <w:rFonts w:hint="default"/>
                <w:color w:val="000000"/>
                <w:sz w:val="22"/>
                <w:szCs w:val="22"/>
                <w:lang w:val="sr-Cyrl-RS"/>
              </w:rPr>
            </w:rPrChange>
          </w:rPr>
          <w:t xml:space="preserve">overlay </w:t>
        </w:r>
      </w:ins>
      <w:ins w:id="10047" w:author="Milica Radić" w:date="2026-10-04T03:34:06Z">
        <w:r>
          <w:rPr>
            <w:rFonts w:hint="default"/>
            <w:color w:val="000000"/>
            <w:sz w:val="22"/>
            <w:szCs w:val="22"/>
            <w:lang w:val="sr-Cyrl-RS"/>
          </w:rPr>
          <w:t xml:space="preserve">стратегије утичу на </w:t>
        </w:r>
      </w:ins>
      <w:ins w:id="10048" w:author="Milica Radić" w:date="2026-10-04T03:34:06Z">
        <w:r>
          <w:rPr>
            <w:rFonts w:hint="default"/>
            <w:i/>
            <w:iCs/>
            <w:color w:val="000000"/>
            <w:sz w:val="22"/>
            <w:szCs w:val="22"/>
            <w:lang w:val="sr-Cyrl-RS"/>
            <w:rPrChange w:id="10049" w:author="Milica Radić" w:date="2026-10-04T03:34:20Z">
              <w:rPr>
                <w:rFonts w:hint="default"/>
                <w:color w:val="000000"/>
                <w:sz w:val="22"/>
                <w:szCs w:val="22"/>
                <w:lang w:val="sr-Cyrl-RS"/>
              </w:rPr>
            </w:rPrChange>
          </w:rPr>
          <w:t xml:space="preserve">Sybil </w:t>
        </w:r>
      </w:ins>
      <w:ins w:id="10050" w:author="Milica Radić" w:date="2026-10-04T03:34:06Z">
        <w:r>
          <w:rPr>
            <w:rFonts w:hint="default"/>
            <w:color w:val="000000"/>
            <w:sz w:val="22"/>
            <w:szCs w:val="22"/>
            <w:lang w:val="sr-Cyrl-RS"/>
          </w:rPr>
          <w:t xml:space="preserve">пенетрацију, која мери колики део </w:t>
        </w:r>
      </w:ins>
      <w:ins w:id="10051" w:author="Milica Radić" w:date="2026-10-04T03:34:31Z">
        <w:r>
          <w:rPr>
            <w:rFonts w:hint="default"/>
            <w:i/>
            <w:iCs/>
            <w:color w:val="000000"/>
            <w:sz w:val="22"/>
            <w:szCs w:val="22"/>
            <w:lang w:val="en-US"/>
            <w:rPrChange w:id="10052" w:author="Milica Radić" w:date="2026-10-04T03:34:48Z">
              <w:rPr>
                <w:rFonts w:hint="default"/>
                <w:color w:val="000000"/>
                <w:sz w:val="22"/>
                <w:szCs w:val="22"/>
                <w:lang w:val="en-US"/>
              </w:rPr>
            </w:rPrChange>
          </w:rPr>
          <w:t>p</w:t>
        </w:r>
      </w:ins>
      <w:ins w:id="10053" w:author="Milica Radić" w:date="2026-10-04T03:34:31Z">
        <w:r>
          <w:rPr>
            <w:rFonts w:hint="default"/>
            <w:i/>
            <w:iCs/>
            <w:color w:val="000000"/>
            <w:sz w:val="22"/>
            <w:szCs w:val="22"/>
            <w:lang w:val="en-US"/>
            <w:rPrChange w:id="10054" w:author="Milica Radić" w:date="2026-10-04T03:34:44Z">
              <w:rPr>
                <w:rFonts w:hint="default"/>
                <w:color w:val="000000"/>
                <w:sz w:val="22"/>
                <w:szCs w:val="22"/>
                <w:lang w:val="en-US"/>
              </w:rPr>
            </w:rPrChange>
          </w:rPr>
          <w:t>eer</w:t>
        </w:r>
      </w:ins>
      <w:ins w:id="10055" w:author="Milica Radić" w:date="2026-10-04T03:34:32Z">
        <w:r>
          <w:rPr>
            <w:rFonts w:hint="default"/>
            <w:i/>
            <w:iCs/>
            <w:color w:val="000000"/>
            <w:sz w:val="22"/>
            <w:szCs w:val="22"/>
            <w:lang w:val="en-US"/>
            <w:rPrChange w:id="10056" w:author="Milica Radić" w:date="2026-10-04T03:34:44Z">
              <w:rPr>
                <w:rFonts w:hint="default"/>
                <w:color w:val="000000"/>
                <w:sz w:val="22"/>
                <w:szCs w:val="22"/>
                <w:lang w:val="en-US"/>
              </w:rPr>
            </w:rPrChange>
          </w:rPr>
          <w:t xml:space="preserve"> se</w:t>
        </w:r>
      </w:ins>
      <w:ins w:id="10057" w:author="Milica Radić" w:date="2026-10-04T03:34:32Z">
        <w:r>
          <w:rPr>
            <w:rFonts w:hint="default"/>
            <w:color w:val="000000"/>
            <w:sz w:val="22"/>
            <w:szCs w:val="22"/>
            <w:lang w:val="en-US"/>
          </w:rPr>
          <w:t>t</w:t>
        </w:r>
      </w:ins>
      <w:ins w:id="10058" w:author="Milica Radić" w:date="2026-10-04T03:34:35Z">
        <w:r>
          <w:rPr>
            <w:rFonts w:hint="default"/>
            <w:color w:val="000000"/>
            <w:sz w:val="22"/>
            <w:szCs w:val="22"/>
            <w:lang w:val="en-US"/>
          </w:rPr>
          <w:t>-</w:t>
        </w:r>
      </w:ins>
      <w:ins w:id="10059" w:author="Milica Radić" w:date="2026-10-04T03:34:53Z">
        <w:r>
          <w:rPr>
            <w:rFonts w:hint="default"/>
            <w:color w:val="000000"/>
            <w:sz w:val="22"/>
            <w:szCs w:val="22"/>
            <w:lang w:val="sr-Cyrl-RS"/>
          </w:rPr>
          <w:t>а</w:t>
        </w:r>
      </w:ins>
      <w:ins w:id="10060" w:author="Milica Radić" w:date="2026-10-04T03:34:06Z">
        <w:r>
          <w:rPr>
            <w:rFonts w:hint="default"/>
            <w:color w:val="000000"/>
            <w:sz w:val="22"/>
            <w:szCs w:val="22"/>
            <w:lang w:val="sr-Cyrl-RS"/>
          </w:rPr>
          <w:t xml:space="preserve"> честитих учесника заузимају нападачки идентитети. Прво </w:t>
        </w:r>
      </w:ins>
      <w:ins w:id="10061" w:author="Milica Radić" w:date="2026-10-04T09:03:40Z">
        <w:r>
          <w:rPr>
            <w:rFonts w:hint="default"/>
            <w:color w:val="000000"/>
            <w:sz w:val="22"/>
            <w:szCs w:val="22"/>
            <w:lang w:val="sr-Cyrl-RS"/>
          </w:rPr>
          <w:t>се а</w:t>
        </w:r>
      </w:ins>
      <w:ins w:id="10062" w:author="Milica Radić" w:date="2026-10-04T09:03:41Z">
        <w:r>
          <w:rPr>
            <w:rFonts w:hint="default"/>
            <w:color w:val="000000"/>
            <w:sz w:val="22"/>
            <w:szCs w:val="22"/>
            <w:lang w:val="sr-Cyrl-RS"/>
          </w:rPr>
          <w:t>нализ</w:t>
        </w:r>
      </w:ins>
      <w:ins w:id="10063" w:author="Milica Radić" w:date="2026-10-04T09:03:42Z">
        <w:r>
          <w:rPr>
            <w:rFonts w:hint="default"/>
            <w:color w:val="000000"/>
            <w:sz w:val="22"/>
            <w:szCs w:val="22"/>
            <w:lang w:val="sr-Cyrl-RS"/>
          </w:rPr>
          <w:t>ира</w:t>
        </w:r>
      </w:ins>
      <w:ins w:id="10064" w:author="Milica Radić" w:date="2026-10-04T03:34:06Z">
        <w:r>
          <w:rPr>
            <w:rFonts w:hint="default"/>
            <w:color w:val="000000"/>
            <w:sz w:val="22"/>
            <w:szCs w:val="22"/>
            <w:lang w:val="sr-Cyrl-RS"/>
          </w:rPr>
          <w:t xml:space="preserve"> колико нападача уопште уђе. Табела 7.6 приказује просечну пенетрацију на крају извршавања, по стратегији и уделу злонамерних учесника.</w:t>
        </w:r>
      </w:ins>
    </w:p>
    <w:p w14:paraId="458BA3EB">
      <w:pPr>
        <w:ind w:firstLine="360"/>
        <w:jc w:val="both"/>
        <w:rPr>
          <w:color w:val="000000"/>
          <w:sz w:val="22"/>
          <w:szCs w:val="22"/>
          <w:lang w:val="sr-Cyrl-RS"/>
          <w:rPrChange w:id="10065" w:author="Milan Stojkov" w:date="2026-10-02T11:00:00Z">
            <w:rPr>
              <w:color w:val="000000"/>
              <w:sz w:val="22"/>
              <w:szCs w:val="22"/>
            </w:rPr>
          </w:rPrChange>
        </w:rPr>
      </w:pPr>
      <w:del w:id="10066" w:author="Milica Radić" w:date="2026-10-04T03:34:03Z">
        <w:r>
          <w:rPr>
            <w:color w:val="000000"/>
            <w:sz w:val="22"/>
            <w:szCs w:val="22"/>
            <w:lang w:val="sr-Cyrl-RS"/>
            <w:rPrChange w:id="10067" w:author="Milan Stojkov" w:date="2026-10-02T11:00:00Z">
              <w:rPr>
                <w:color w:val="000000"/>
                <w:sz w:val="22"/>
                <w:szCs w:val="22"/>
              </w:rPr>
            </w:rPrChange>
          </w:rPr>
          <w:delText>У овом одељку прати се удео нападачких идентитета у скуповима суседа честитих учесника, како на њега утиче политика пријема и колико механизми одлагања и доказа о утрошеном ресурсу смањују успешност напада.</w:delText>
        </w:r>
      </w:del>
    </w:p>
    <w:p w14:paraId="0F203685">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0068" w:author="Milan Stojkov" w:date="2026-10-02T11:00:00Z">
            <w:rPr>
              <w:i/>
              <w:iCs/>
              <w:color w:val="000000"/>
              <w:sz w:val="20"/>
              <w:szCs w:val="20"/>
            </w:rPr>
          </w:rPrChange>
        </w:rPr>
      </w:pPr>
      <w:r>
        <w:rPr>
          <w:i/>
          <w:iCs/>
          <w:color w:val="000000"/>
          <w:sz w:val="20"/>
          <w:szCs w:val="20"/>
          <w:lang w:val="sr-Cyrl-RS"/>
          <w:rPrChange w:id="10069" w:author="Milan Stojkov" w:date="2026-10-02T11:00:00Z">
            <w:rPr>
              <w:i/>
              <w:iCs/>
              <w:color w:val="000000"/>
              <w:sz w:val="20"/>
              <w:szCs w:val="20"/>
            </w:rPr>
          </w:rPrChange>
        </w:rPr>
        <w:t>Табела 7.6</w:t>
      </w:r>
      <w:del w:id="10070" w:author="Milica Radić" w:date="2026-10-04T03:50:32Z">
        <w:r>
          <w:rPr>
            <w:i/>
            <w:iCs/>
            <w:color w:val="000000"/>
            <w:sz w:val="20"/>
            <w:szCs w:val="20"/>
            <w:lang w:val="sr-Cyrl-RS"/>
            <w:rPrChange w:id="10071" w:author="Milan Stojkov" w:date="2026-10-02T11:00:00Z">
              <w:rPr>
                <w:i/>
                <w:iCs/>
                <w:color w:val="000000"/>
                <w:sz w:val="20"/>
                <w:szCs w:val="20"/>
              </w:rPr>
            </w:rPrChange>
          </w:rPr>
          <w:delText>.</w:delText>
        </w:r>
      </w:del>
      <w:r>
        <w:rPr>
          <w:i/>
          <w:iCs/>
          <w:color w:val="000000"/>
          <w:sz w:val="20"/>
          <w:szCs w:val="20"/>
          <w:lang w:val="sr-Cyrl-RS"/>
          <w:rPrChange w:id="10072" w:author="Milan Stojkov" w:date="2026-10-02T11:00:00Z">
            <w:rPr>
              <w:i/>
              <w:iCs/>
              <w:color w:val="000000"/>
              <w:sz w:val="20"/>
              <w:szCs w:val="20"/>
            </w:rPr>
          </w:rPrChange>
        </w:rPr>
        <w:t xml:space="preserve"> </w:t>
      </w:r>
      <w:ins w:id="10073" w:author="Milica Radić" w:date="2026-10-04T03:47:40Z">
        <w:r>
          <w:rPr>
            <w:rFonts w:hint="default"/>
            <w:i/>
            <w:iCs/>
            <w:color w:val="000000"/>
            <w:sz w:val="20"/>
            <w:szCs w:val="20"/>
            <w:lang w:val="sr-Cyrl-RS"/>
          </w:rPr>
          <w:t xml:space="preserve">- </w:t>
        </w:r>
      </w:ins>
      <w:r>
        <w:rPr>
          <w:i/>
          <w:iCs/>
          <w:color w:val="000000"/>
          <w:sz w:val="20"/>
          <w:szCs w:val="20"/>
          <w:lang w:val="sr-Cyrl-RS"/>
          <w:rPrChange w:id="10074" w:author="Milan Stojkov" w:date="2026-10-02T11:00:00Z">
            <w:rPr>
              <w:i/>
              <w:iCs/>
              <w:color w:val="000000"/>
              <w:sz w:val="20"/>
              <w:szCs w:val="20"/>
            </w:rPr>
          </w:rPrChange>
        </w:rPr>
        <w:t>Просечна Sybil пенетрација по уделу злонамерних учесника</w:t>
      </w:r>
    </w:p>
    <w:tbl>
      <w:tblPr>
        <w:tblStyle w:val="90"/>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Change w:id="10075" w:author="Milica Radić" w:date="2026-10-04T00:59:43Z">
          <w:tblPr>
            <w:tblStyle w:val="90"/>
            <w:tblW w:w="86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2583"/>
        <w:gridCol w:w="1309"/>
        <w:gridCol w:w="1309"/>
        <w:gridCol w:w="1309"/>
        <w:gridCol w:w="1336"/>
        <w:tblGridChange w:id="10076">
          <w:tblGrid>
            <w:gridCol w:w="2837"/>
            <w:gridCol w:w="1437"/>
            <w:gridCol w:w="1437"/>
            <w:gridCol w:w="1437"/>
            <w:gridCol w:w="1467"/>
          </w:tblGrid>
        </w:tblGridChange>
      </w:tblGrid>
      <w:tr w14:paraId="7F087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077" w:author="Milica Radić" w:date="2026-10-04T00:59:43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blHeader/>
          <w:jc w:val="center"/>
          <w:trPrChange w:id="10077" w:author="Milica Radić" w:date="2026-10-04T00:59:43Z">
            <w:trPr>
              <w:tblHeader/>
              <w:jc w:val="center"/>
            </w:trPr>
          </w:trPrChange>
        </w:trPr>
        <w:tc>
          <w:tcPr>
            <w:tcW w:w="164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078" w:author="Milica Radić" w:date="2026-10-04T00:59:43Z">
              <w:tcPr>
                <w:tcW w:w="28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1D8548C">
            <w:pPr>
              <w:jc w:val="center"/>
              <w:rPr>
                <w:b/>
                <w:bCs/>
                <w:sz w:val="20"/>
                <w:szCs w:val="20"/>
                <w:lang w:val="sr-Cyrl-RS"/>
                <w:rPrChange w:id="10079" w:author="Milan Stojkov" w:date="2026-10-02T11:00:00Z">
                  <w:rPr>
                    <w:b/>
                    <w:bCs/>
                    <w:sz w:val="20"/>
                    <w:szCs w:val="20"/>
                  </w:rPr>
                </w:rPrChange>
              </w:rPr>
            </w:pPr>
            <w:ins w:id="10080" w:author="Milica Radić" w:date="2026-10-04T00:59:56Z">
              <w:r>
                <w:rPr>
                  <w:b/>
                  <w:bCs/>
                  <w:sz w:val="20"/>
                  <w:szCs w:val="20"/>
                  <w:lang w:val="sr-Cyrl-RS"/>
                </w:rPr>
                <w:t>С</w:t>
              </w:r>
            </w:ins>
            <w:del w:id="10081" w:author="Milica Radić" w:date="2026-10-04T00:59:54Z">
              <w:r>
                <w:rPr>
                  <w:b/>
                  <w:bCs/>
                  <w:sz w:val="20"/>
                  <w:szCs w:val="20"/>
                  <w:lang w:val="sr-Cyrl-RS"/>
                  <w:rPrChange w:id="10082" w:author="Milan Stojkov" w:date="2026-10-02T11:00:00Z">
                    <w:rPr>
                      <w:b/>
                      <w:bCs/>
                      <w:sz w:val="20"/>
                      <w:szCs w:val="20"/>
                    </w:rPr>
                  </w:rPrChange>
                </w:rPr>
                <w:delText>с</w:delText>
              </w:r>
            </w:del>
            <w:r>
              <w:rPr>
                <w:b/>
                <w:bCs/>
                <w:sz w:val="20"/>
                <w:szCs w:val="20"/>
                <w:lang w:val="sr-Cyrl-RS"/>
                <w:rPrChange w:id="10083" w:author="Milan Stojkov" w:date="2026-10-02T11:00:00Z">
                  <w:rPr>
                    <w:b/>
                    <w:bCs/>
                    <w:sz w:val="20"/>
                    <w:szCs w:val="20"/>
                  </w:rPr>
                </w:rPrChange>
              </w:rPr>
              <w:t>тратегија</w:t>
            </w:r>
          </w:p>
        </w:tc>
        <w:tc>
          <w:tcPr>
            <w:tcW w:w="8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084" w:author="Milica Radić" w:date="2026-10-04T00:59:43Z">
              <w:tcPr>
                <w:tcW w:w="14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3305C98">
            <w:pPr>
              <w:jc w:val="center"/>
              <w:rPr>
                <w:b/>
                <w:bCs/>
                <w:sz w:val="20"/>
                <w:szCs w:val="20"/>
                <w:lang w:val="sr-Cyrl-RS"/>
                <w:rPrChange w:id="10085" w:author="Milan Stojkov" w:date="2026-10-02T11:00:00Z">
                  <w:rPr>
                    <w:b/>
                    <w:bCs/>
                    <w:sz w:val="20"/>
                    <w:szCs w:val="20"/>
                  </w:rPr>
                </w:rPrChange>
              </w:rPr>
            </w:pPr>
            <w:r>
              <w:rPr>
                <w:b/>
                <w:bCs/>
                <w:sz w:val="20"/>
                <w:szCs w:val="20"/>
                <w:lang w:val="sr-Cyrl-RS"/>
                <w:rPrChange w:id="10086" w:author="Milan Stojkov" w:date="2026-10-02T11:00:00Z">
                  <w:rPr>
                    <w:b/>
                    <w:bCs/>
                    <w:sz w:val="20"/>
                    <w:szCs w:val="20"/>
                  </w:rPr>
                </w:rPrChange>
              </w:rPr>
              <w:t>β = 0</w:t>
            </w:r>
          </w:p>
        </w:tc>
        <w:tc>
          <w:tcPr>
            <w:tcW w:w="8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087" w:author="Milica Radić" w:date="2026-10-04T00:59:43Z">
              <w:tcPr>
                <w:tcW w:w="14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15D15FA">
            <w:pPr>
              <w:jc w:val="center"/>
              <w:rPr>
                <w:b/>
                <w:bCs/>
                <w:sz w:val="20"/>
                <w:szCs w:val="20"/>
                <w:lang w:val="sr-Cyrl-RS"/>
                <w:rPrChange w:id="10088" w:author="Milan Stojkov" w:date="2026-10-02T11:00:00Z">
                  <w:rPr>
                    <w:b/>
                    <w:bCs/>
                    <w:sz w:val="20"/>
                    <w:szCs w:val="20"/>
                  </w:rPr>
                </w:rPrChange>
              </w:rPr>
            </w:pPr>
            <w:r>
              <w:rPr>
                <w:b/>
                <w:bCs/>
                <w:sz w:val="20"/>
                <w:szCs w:val="20"/>
                <w:lang w:val="sr-Cyrl-RS"/>
                <w:rPrChange w:id="10089" w:author="Milan Stojkov" w:date="2026-10-02T11:00:00Z">
                  <w:rPr>
                    <w:b/>
                    <w:bCs/>
                    <w:sz w:val="20"/>
                    <w:szCs w:val="20"/>
                  </w:rPr>
                </w:rPrChange>
              </w:rPr>
              <w:t>β = 0,1</w:t>
            </w:r>
          </w:p>
        </w:tc>
        <w:tc>
          <w:tcPr>
            <w:tcW w:w="8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090" w:author="Milica Radić" w:date="2026-10-04T00:59:43Z">
              <w:tcPr>
                <w:tcW w:w="14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B20DABB">
            <w:pPr>
              <w:jc w:val="center"/>
              <w:rPr>
                <w:b/>
                <w:bCs/>
                <w:sz w:val="20"/>
                <w:szCs w:val="20"/>
                <w:lang w:val="sr-Cyrl-RS"/>
                <w:rPrChange w:id="10091" w:author="Milan Stojkov" w:date="2026-10-02T11:00:00Z">
                  <w:rPr>
                    <w:b/>
                    <w:bCs/>
                    <w:sz w:val="20"/>
                    <w:szCs w:val="20"/>
                  </w:rPr>
                </w:rPrChange>
              </w:rPr>
            </w:pPr>
            <w:r>
              <w:rPr>
                <w:b/>
                <w:bCs/>
                <w:sz w:val="20"/>
                <w:szCs w:val="20"/>
                <w:lang w:val="sr-Cyrl-RS"/>
                <w:rPrChange w:id="10092" w:author="Milan Stojkov" w:date="2026-10-02T11:00:00Z">
                  <w:rPr>
                    <w:b/>
                    <w:bCs/>
                    <w:sz w:val="20"/>
                    <w:szCs w:val="20"/>
                  </w:rPr>
                </w:rPrChange>
              </w:rPr>
              <w:t>β = 0,2</w:t>
            </w:r>
          </w:p>
        </w:tc>
        <w:tc>
          <w:tcPr>
            <w:tcW w:w="85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093" w:author="Milica Radić" w:date="2026-10-04T00:59:43Z">
              <w:tcPr>
                <w:tcW w:w="14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67419A5">
            <w:pPr>
              <w:jc w:val="center"/>
              <w:rPr>
                <w:b/>
                <w:bCs/>
                <w:sz w:val="20"/>
                <w:szCs w:val="20"/>
                <w:lang w:val="sr-Cyrl-RS"/>
                <w:rPrChange w:id="10094" w:author="Milan Stojkov" w:date="2026-10-02T11:00:00Z">
                  <w:rPr>
                    <w:b/>
                    <w:bCs/>
                    <w:sz w:val="20"/>
                    <w:szCs w:val="20"/>
                  </w:rPr>
                </w:rPrChange>
              </w:rPr>
            </w:pPr>
            <w:r>
              <w:rPr>
                <w:b/>
                <w:bCs/>
                <w:sz w:val="20"/>
                <w:szCs w:val="20"/>
                <w:lang w:val="sr-Cyrl-RS"/>
                <w:rPrChange w:id="10095" w:author="Milan Stojkov" w:date="2026-10-02T11:00:00Z">
                  <w:rPr>
                    <w:b/>
                    <w:bCs/>
                    <w:sz w:val="20"/>
                    <w:szCs w:val="20"/>
                  </w:rPr>
                </w:rPrChange>
              </w:rPr>
              <w:t>β = 0,3</w:t>
            </w:r>
          </w:p>
        </w:tc>
      </w:tr>
      <w:tr w14:paraId="72A15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096" w:author="Milica Radić" w:date="2026-10-04T00:59:43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0096" w:author="Milica Radić" w:date="2026-10-04T00:59:43Z">
            <w:trPr>
              <w:jc w:val="center"/>
            </w:trPr>
          </w:trPrChange>
        </w:trPr>
        <w:tc>
          <w:tcPr>
            <w:tcW w:w="164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097" w:author="Milica Radić" w:date="2026-10-04T00:59:43Z">
              <w:tcPr>
                <w:tcW w:w="28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3B11DDC">
            <w:pPr>
              <w:jc w:val="center"/>
              <w:rPr>
                <w:sz w:val="20"/>
                <w:szCs w:val="20"/>
                <w:lang w:val="sr-Cyrl-RS"/>
                <w:rPrChange w:id="10099" w:author="Milan Stojkov" w:date="2026-10-02T11:00:00Z">
                  <w:rPr>
                    <w:sz w:val="20"/>
                    <w:szCs w:val="20"/>
                  </w:rPr>
                </w:rPrChange>
              </w:rPr>
              <w:pPrChange w:id="10098" w:author="Milica Radić" w:date="2026-10-04T00:59:39Z">
                <w:pPr/>
              </w:pPrChange>
            </w:pPr>
            <w:r>
              <w:rPr>
                <w:i/>
                <w:iCs/>
                <w:sz w:val="20"/>
                <w:szCs w:val="20"/>
                <w:lang w:val="sr-Cyrl-RS"/>
                <w:rPrChange w:id="10100" w:author="Milan Stojkov" w:date="2026-10-02T11:00:00Z">
                  <w:rPr>
                    <w:i/>
                    <w:iCs/>
                    <w:sz w:val="20"/>
                    <w:szCs w:val="20"/>
                  </w:rPr>
                </w:rPrChange>
              </w:rPr>
              <w:t>Random</w:t>
            </w:r>
          </w:p>
        </w:tc>
        <w:tc>
          <w:tcPr>
            <w:tcW w:w="8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01" w:author="Milica Radić" w:date="2026-10-04T00:59:43Z">
              <w:tcPr>
                <w:tcW w:w="14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CD329E8">
            <w:pPr>
              <w:jc w:val="center"/>
              <w:rPr>
                <w:sz w:val="20"/>
                <w:szCs w:val="20"/>
                <w:lang w:val="sr-Cyrl-RS"/>
                <w:rPrChange w:id="10103" w:author="Milan Stojkov" w:date="2026-10-02T11:00:00Z">
                  <w:rPr>
                    <w:sz w:val="20"/>
                    <w:szCs w:val="20"/>
                  </w:rPr>
                </w:rPrChange>
              </w:rPr>
              <w:pPrChange w:id="10102" w:author="Milica Radić" w:date="2026-10-04T00:59:39Z">
                <w:pPr/>
              </w:pPrChange>
            </w:pPr>
            <w:r>
              <w:rPr>
                <w:sz w:val="20"/>
                <w:szCs w:val="20"/>
                <w:lang w:val="sr-Cyrl-RS"/>
                <w:rPrChange w:id="10104" w:author="Milan Stojkov" w:date="2026-10-02T11:00:00Z">
                  <w:rPr>
                    <w:sz w:val="20"/>
                    <w:szCs w:val="20"/>
                  </w:rPr>
                </w:rPrChange>
              </w:rPr>
              <w:t>0,00000</w:t>
            </w:r>
          </w:p>
        </w:tc>
        <w:tc>
          <w:tcPr>
            <w:tcW w:w="8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05" w:author="Milica Radić" w:date="2026-10-04T00:59:43Z">
              <w:tcPr>
                <w:tcW w:w="14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BFB90D6">
            <w:pPr>
              <w:jc w:val="center"/>
              <w:rPr>
                <w:sz w:val="20"/>
                <w:szCs w:val="20"/>
                <w:lang w:val="sr-Cyrl-RS"/>
                <w:rPrChange w:id="10107" w:author="Milan Stojkov" w:date="2026-10-02T11:00:00Z">
                  <w:rPr>
                    <w:sz w:val="20"/>
                    <w:szCs w:val="20"/>
                  </w:rPr>
                </w:rPrChange>
              </w:rPr>
              <w:pPrChange w:id="10106" w:author="Milica Radić" w:date="2026-10-04T00:59:39Z">
                <w:pPr/>
              </w:pPrChange>
            </w:pPr>
            <w:r>
              <w:rPr>
                <w:sz w:val="20"/>
                <w:szCs w:val="20"/>
                <w:lang w:val="sr-Cyrl-RS"/>
                <w:rPrChange w:id="10108" w:author="Milan Stojkov" w:date="2026-10-02T11:00:00Z">
                  <w:rPr>
                    <w:sz w:val="20"/>
                    <w:szCs w:val="20"/>
                  </w:rPr>
                </w:rPrChange>
              </w:rPr>
              <w:t>0,07667</w:t>
            </w:r>
          </w:p>
        </w:tc>
        <w:tc>
          <w:tcPr>
            <w:tcW w:w="8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09" w:author="Milica Radić" w:date="2026-10-04T00:59:43Z">
              <w:tcPr>
                <w:tcW w:w="14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CF01644">
            <w:pPr>
              <w:jc w:val="center"/>
              <w:rPr>
                <w:sz w:val="20"/>
                <w:szCs w:val="20"/>
                <w:lang w:val="sr-Cyrl-RS"/>
                <w:rPrChange w:id="10111" w:author="Milan Stojkov" w:date="2026-10-02T11:00:00Z">
                  <w:rPr>
                    <w:sz w:val="20"/>
                    <w:szCs w:val="20"/>
                  </w:rPr>
                </w:rPrChange>
              </w:rPr>
              <w:pPrChange w:id="10110" w:author="Milica Radić" w:date="2026-10-04T00:59:39Z">
                <w:pPr/>
              </w:pPrChange>
            </w:pPr>
            <w:r>
              <w:rPr>
                <w:sz w:val="20"/>
                <w:szCs w:val="20"/>
                <w:lang w:val="sr-Cyrl-RS"/>
                <w:rPrChange w:id="10112" w:author="Milan Stojkov" w:date="2026-10-02T11:00:00Z">
                  <w:rPr>
                    <w:sz w:val="20"/>
                    <w:szCs w:val="20"/>
                  </w:rPr>
                </w:rPrChange>
              </w:rPr>
              <w:t>0,30937</w:t>
            </w:r>
          </w:p>
        </w:tc>
        <w:tc>
          <w:tcPr>
            <w:tcW w:w="85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13" w:author="Milica Radić" w:date="2026-10-04T00:59:43Z">
              <w:tcPr>
                <w:tcW w:w="14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1931535">
            <w:pPr>
              <w:jc w:val="center"/>
              <w:rPr>
                <w:sz w:val="20"/>
                <w:szCs w:val="20"/>
                <w:lang w:val="sr-Cyrl-RS"/>
                <w:rPrChange w:id="10115" w:author="Milan Stojkov" w:date="2026-10-02T11:00:00Z">
                  <w:rPr>
                    <w:sz w:val="20"/>
                    <w:szCs w:val="20"/>
                  </w:rPr>
                </w:rPrChange>
              </w:rPr>
              <w:pPrChange w:id="10114" w:author="Milica Radić" w:date="2026-10-04T00:59:39Z">
                <w:pPr/>
              </w:pPrChange>
            </w:pPr>
            <w:r>
              <w:rPr>
                <w:sz w:val="20"/>
                <w:szCs w:val="20"/>
                <w:lang w:val="sr-Cyrl-RS"/>
                <w:rPrChange w:id="10116" w:author="Milan Stojkov" w:date="2026-10-02T11:00:00Z">
                  <w:rPr>
                    <w:sz w:val="20"/>
                    <w:szCs w:val="20"/>
                  </w:rPr>
                </w:rPrChange>
              </w:rPr>
              <w:t>0,50683</w:t>
            </w:r>
          </w:p>
        </w:tc>
      </w:tr>
      <w:tr w14:paraId="6DBDA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117" w:author="Milica Radić" w:date="2026-10-04T00:59:43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0117" w:author="Milica Radić" w:date="2026-10-04T00:59:43Z">
            <w:trPr>
              <w:jc w:val="center"/>
            </w:trPr>
          </w:trPrChange>
        </w:trPr>
        <w:tc>
          <w:tcPr>
            <w:tcW w:w="164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18" w:author="Milica Radić" w:date="2026-10-04T00:59:43Z">
              <w:tcPr>
                <w:tcW w:w="28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2C5C889">
            <w:pPr>
              <w:jc w:val="center"/>
              <w:rPr>
                <w:sz w:val="20"/>
                <w:szCs w:val="20"/>
                <w:lang w:val="sr-Cyrl-RS"/>
                <w:rPrChange w:id="10120" w:author="Milan Stojkov" w:date="2026-10-02T11:00:00Z">
                  <w:rPr>
                    <w:sz w:val="20"/>
                    <w:szCs w:val="20"/>
                  </w:rPr>
                </w:rPrChange>
              </w:rPr>
              <w:pPrChange w:id="10119" w:author="Milica Radić" w:date="2026-10-04T00:59:39Z">
                <w:pPr/>
              </w:pPrChange>
            </w:pPr>
            <w:r>
              <w:rPr>
                <w:i/>
                <w:iCs/>
                <w:sz w:val="20"/>
                <w:szCs w:val="20"/>
                <w:lang w:val="sr-Cyrl-RS"/>
                <w:rPrChange w:id="10121" w:author="Milan Stojkov" w:date="2026-10-02T11:00:00Z">
                  <w:rPr>
                    <w:i/>
                    <w:iCs/>
                    <w:sz w:val="20"/>
                    <w:szCs w:val="20"/>
                  </w:rPr>
                </w:rPrChange>
              </w:rPr>
              <w:t>Sybil</w:t>
            </w:r>
            <w:r>
              <w:rPr>
                <w:sz w:val="20"/>
                <w:szCs w:val="20"/>
                <w:lang w:val="sr-Cyrl-RS"/>
                <w:rPrChange w:id="10122" w:author="Milan Stojkov" w:date="2026-10-02T11:00:00Z">
                  <w:rPr>
                    <w:sz w:val="20"/>
                    <w:szCs w:val="20"/>
                  </w:rPr>
                </w:rPrChange>
              </w:rPr>
              <w:t>-отпорна</w:t>
            </w:r>
          </w:p>
        </w:tc>
        <w:tc>
          <w:tcPr>
            <w:tcW w:w="8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23" w:author="Milica Radić" w:date="2026-10-04T00:59:43Z">
              <w:tcPr>
                <w:tcW w:w="14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8AAF0BB">
            <w:pPr>
              <w:jc w:val="center"/>
              <w:rPr>
                <w:sz w:val="20"/>
                <w:szCs w:val="20"/>
                <w:lang w:val="sr-Cyrl-RS"/>
                <w:rPrChange w:id="10125" w:author="Milan Stojkov" w:date="2026-10-02T11:00:00Z">
                  <w:rPr>
                    <w:sz w:val="20"/>
                    <w:szCs w:val="20"/>
                  </w:rPr>
                </w:rPrChange>
              </w:rPr>
              <w:pPrChange w:id="10124" w:author="Milica Radić" w:date="2026-10-04T00:59:39Z">
                <w:pPr/>
              </w:pPrChange>
            </w:pPr>
            <w:r>
              <w:rPr>
                <w:sz w:val="20"/>
                <w:szCs w:val="20"/>
                <w:lang w:val="sr-Cyrl-RS"/>
                <w:rPrChange w:id="10126" w:author="Milan Stojkov" w:date="2026-10-02T11:00:00Z">
                  <w:rPr>
                    <w:sz w:val="20"/>
                    <w:szCs w:val="20"/>
                  </w:rPr>
                </w:rPrChange>
              </w:rPr>
              <w:t>0,00000</w:t>
            </w:r>
          </w:p>
        </w:tc>
        <w:tc>
          <w:tcPr>
            <w:tcW w:w="8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27" w:author="Milica Radić" w:date="2026-10-04T00:59:43Z">
              <w:tcPr>
                <w:tcW w:w="14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0E22249">
            <w:pPr>
              <w:jc w:val="center"/>
              <w:rPr>
                <w:sz w:val="20"/>
                <w:szCs w:val="20"/>
                <w:lang w:val="sr-Cyrl-RS"/>
                <w:rPrChange w:id="10129" w:author="Milan Stojkov" w:date="2026-10-02T11:00:00Z">
                  <w:rPr>
                    <w:sz w:val="20"/>
                    <w:szCs w:val="20"/>
                  </w:rPr>
                </w:rPrChange>
              </w:rPr>
              <w:pPrChange w:id="10128" w:author="Milica Radić" w:date="2026-10-04T00:59:39Z">
                <w:pPr/>
              </w:pPrChange>
            </w:pPr>
            <w:r>
              <w:rPr>
                <w:sz w:val="20"/>
                <w:szCs w:val="20"/>
                <w:lang w:val="sr-Cyrl-RS"/>
                <w:rPrChange w:id="10130" w:author="Milan Stojkov" w:date="2026-10-02T11:00:00Z">
                  <w:rPr>
                    <w:sz w:val="20"/>
                    <w:szCs w:val="20"/>
                  </w:rPr>
                </w:rPrChange>
              </w:rPr>
              <w:t>0,04190</w:t>
            </w:r>
          </w:p>
        </w:tc>
        <w:tc>
          <w:tcPr>
            <w:tcW w:w="8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31" w:author="Milica Radić" w:date="2026-10-04T00:59:43Z">
              <w:tcPr>
                <w:tcW w:w="14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E49F0A8">
            <w:pPr>
              <w:jc w:val="center"/>
              <w:rPr>
                <w:sz w:val="20"/>
                <w:szCs w:val="20"/>
                <w:lang w:val="sr-Cyrl-RS"/>
                <w:rPrChange w:id="10133" w:author="Milan Stojkov" w:date="2026-10-02T11:00:00Z">
                  <w:rPr>
                    <w:sz w:val="20"/>
                    <w:szCs w:val="20"/>
                  </w:rPr>
                </w:rPrChange>
              </w:rPr>
              <w:pPrChange w:id="10132" w:author="Milica Radić" w:date="2026-10-04T00:59:39Z">
                <w:pPr/>
              </w:pPrChange>
            </w:pPr>
            <w:r>
              <w:rPr>
                <w:sz w:val="20"/>
                <w:szCs w:val="20"/>
                <w:lang w:val="sr-Cyrl-RS"/>
                <w:rPrChange w:id="10134" w:author="Milan Stojkov" w:date="2026-10-02T11:00:00Z">
                  <w:rPr>
                    <w:sz w:val="20"/>
                    <w:szCs w:val="20"/>
                  </w:rPr>
                </w:rPrChange>
              </w:rPr>
              <w:t>0,06995</w:t>
            </w:r>
          </w:p>
        </w:tc>
        <w:tc>
          <w:tcPr>
            <w:tcW w:w="85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35" w:author="Milica Radić" w:date="2026-10-04T00:59:43Z">
              <w:tcPr>
                <w:tcW w:w="14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5A24854">
            <w:pPr>
              <w:jc w:val="center"/>
              <w:rPr>
                <w:sz w:val="20"/>
                <w:szCs w:val="20"/>
                <w:lang w:val="sr-Cyrl-RS"/>
                <w:rPrChange w:id="10137" w:author="Milan Stojkov" w:date="2026-10-02T11:00:00Z">
                  <w:rPr>
                    <w:sz w:val="20"/>
                    <w:szCs w:val="20"/>
                  </w:rPr>
                </w:rPrChange>
              </w:rPr>
              <w:pPrChange w:id="10136" w:author="Milica Radić" w:date="2026-10-04T00:59:39Z">
                <w:pPr/>
              </w:pPrChange>
            </w:pPr>
            <w:r>
              <w:rPr>
                <w:sz w:val="20"/>
                <w:szCs w:val="20"/>
                <w:lang w:val="sr-Cyrl-RS"/>
                <w:rPrChange w:id="10138" w:author="Milan Stojkov" w:date="2026-10-02T11:00:00Z">
                  <w:rPr>
                    <w:sz w:val="20"/>
                    <w:szCs w:val="20"/>
                  </w:rPr>
                </w:rPrChange>
              </w:rPr>
              <w:t>0,06021</w:t>
            </w:r>
          </w:p>
        </w:tc>
      </w:tr>
      <w:tr w14:paraId="60749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139" w:author="Milica Radić" w:date="2026-10-04T00:59:43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0139" w:author="Milica Radić" w:date="2026-10-04T00:59:43Z">
            <w:trPr>
              <w:jc w:val="center"/>
            </w:trPr>
          </w:trPrChange>
        </w:trPr>
        <w:tc>
          <w:tcPr>
            <w:tcW w:w="164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40" w:author="Milica Radić" w:date="2026-10-04T00:59:43Z">
              <w:tcPr>
                <w:tcW w:w="28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FE651A6">
            <w:pPr>
              <w:jc w:val="center"/>
              <w:rPr>
                <w:sz w:val="20"/>
                <w:szCs w:val="20"/>
                <w:lang w:val="sr-Cyrl-RS"/>
                <w:rPrChange w:id="10142" w:author="Milan Stojkov" w:date="2026-10-02T11:00:00Z">
                  <w:rPr>
                    <w:sz w:val="20"/>
                    <w:szCs w:val="20"/>
                  </w:rPr>
                </w:rPrChange>
              </w:rPr>
              <w:pPrChange w:id="10141" w:author="Milica Radić" w:date="2026-10-04T00:59:39Z">
                <w:pPr/>
              </w:pPrChange>
            </w:pPr>
            <w:r>
              <w:rPr>
                <w:i/>
                <w:iCs/>
                <w:sz w:val="20"/>
                <w:szCs w:val="20"/>
                <w:lang w:val="sr-Cyrl-RS"/>
                <w:rPrChange w:id="10143" w:author="Milan Stojkov" w:date="2026-10-02T11:00:00Z">
                  <w:rPr>
                    <w:i/>
                    <w:iCs/>
                    <w:sz w:val="20"/>
                    <w:szCs w:val="20"/>
                  </w:rPr>
                </w:rPrChange>
              </w:rPr>
              <w:t>Eclipse</w:t>
            </w:r>
            <w:r>
              <w:rPr>
                <w:sz w:val="20"/>
                <w:szCs w:val="20"/>
                <w:lang w:val="sr-Cyrl-RS"/>
                <w:rPrChange w:id="10144" w:author="Milan Stojkov" w:date="2026-10-02T11:00:00Z">
                  <w:rPr>
                    <w:sz w:val="20"/>
                    <w:szCs w:val="20"/>
                  </w:rPr>
                </w:rPrChange>
              </w:rPr>
              <w:t>-отпорна</w:t>
            </w:r>
          </w:p>
        </w:tc>
        <w:tc>
          <w:tcPr>
            <w:tcW w:w="8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45" w:author="Milica Radić" w:date="2026-10-04T00:59:43Z">
              <w:tcPr>
                <w:tcW w:w="14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1D7184E">
            <w:pPr>
              <w:jc w:val="center"/>
              <w:rPr>
                <w:sz w:val="20"/>
                <w:szCs w:val="20"/>
                <w:lang w:val="sr-Cyrl-RS"/>
                <w:rPrChange w:id="10147" w:author="Milan Stojkov" w:date="2026-10-02T11:00:00Z">
                  <w:rPr>
                    <w:sz w:val="20"/>
                    <w:szCs w:val="20"/>
                  </w:rPr>
                </w:rPrChange>
              </w:rPr>
              <w:pPrChange w:id="10146" w:author="Milica Radić" w:date="2026-10-04T00:59:39Z">
                <w:pPr/>
              </w:pPrChange>
            </w:pPr>
            <w:r>
              <w:rPr>
                <w:sz w:val="20"/>
                <w:szCs w:val="20"/>
                <w:lang w:val="sr-Cyrl-RS"/>
                <w:rPrChange w:id="10148" w:author="Milan Stojkov" w:date="2026-10-02T11:00:00Z">
                  <w:rPr>
                    <w:sz w:val="20"/>
                    <w:szCs w:val="20"/>
                  </w:rPr>
                </w:rPrChange>
              </w:rPr>
              <w:t>0,00000</w:t>
            </w:r>
          </w:p>
        </w:tc>
        <w:tc>
          <w:tcPr>
            <w:tcW w:w="8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49" w:author="Milica Radić" w:date="2026-10-04T00:59:43Z">
              <w:tcPr>
                <w:tcW w:w="14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3CC61B9">
            <w:pPr>
              <w:jc w:val="center"/>
              <w:rPr>
                <w:sz w:val="20"/>
                <w:szCs w:val="20"/>
                <w:lang w:val="sr-Cyrl-RS"/>
                <w:rPrChange w:id="10151" w:author="Milan Stojkov" w:date="2026-10-02T11:00:00Z">
                  <w:rPr>
                    <w:sz w:val="20"/>
                    <w:szCs w:val="20"/>
                  </w:rPr>
                </w:rPrChange>
              </w:rPr>
              <w:pPrChange w:id="10150" w:author="Milica Radić" w:date="2026-10-04T00:59:39Z">
                <w:pPr/>
              </w:pPrChange>
            </w:pPr>
            <w:r>
              <w:rPr>
                <w:sz w:val="20"/>
                <w:szCs w:val="20"/>
                <w:lang w:val="sr-Cyrl-RS"/>
                <w:rPrChange w:id="10152" w:author="Milan Stojkov" w:date="2026-10-02T11:00:00Z">
                  <w:rPr>
                    <w:sz w:val="20"/>
                    <w:szCs w:val="20"/>
                  </w:rPr>
                </w:rPrChange>
              </w:rPr>
              <w:t>0,02069</w:t>
            </w:r>
          </w:p>
        </w:tc>
        <w:tc>
          <w:tcPr>
            <w:tcW w:w="8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53" w:author="Milica Radić" w:date="2026-10-04T00:59:43Z">
              <w:tcPr>
                <w:tcW w:w="14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CDB393">
            <w:pPr>
              <w:jc w:val="center"/>
              <w:rPr>
                <w:sz w:val="20"/>
                <w:szCs w:val="20"/>
                <w:lang w:val="sr-Cyrl-RS"/>
                <w:rPrChange w:id="10155" w:author="Milan Stojkov" w:date="2026-10-02T11:00:00Z">
                  <w:rPr>
                    <w:sz w:val="20"/>
                    <w:szCs w:val="20"/>
                  </w:rPr>
                </w:rPrChange>
              </w:rPr>
              <w:pPrChange w:id="10154" w:author="Milica Radić" w:date="2026-10-04T00:59:39Z">
                <w:pPr/>
              </w:pPrChange>
            </w:pPr>
            <w:r>
              <w:rPr>
                <w:sz w:val="20"/>
                <w:szCs w:val="20"/>
                <w:lang w:val="sr-Cyrl-RS"/>
                <w:rPrChange w:id="10156" w:author="Milan Stojkov" w:date="2026-10-02T11:00:00Z">
                  <w:rPr>
                    <w:sz w:val="20"/>
                    <w:szCs w:val="20"/>
                  </w:rPr>
                </w:rPrChange>
              </w:rPr>
              <w:t>0,09354</w:t>
            </w:r>
          </w:p>
        </w:tc>
        <w:tc>
          <w:tcPr>
            <w:tcW w:w="85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57" w:author="Milica Radić" w:date="2026-10-04T00:59:43Z">
              <w:tcPr>
                <w:tcW w:w="14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86EDF2D">
            <w:pPr>
              <w:jc w:val="center"/>
              <w:rPr>
                <w:sz w:val="20"/>
                <w:szCs w:val="20"/>
                <w:lang w:val="sr-Cyrl-RS"/>
                <w:rPrChange w:id="10159" w:author="Milan Stojkov" w:date="2026-10-02T11:00:00Z">
                  <w:rPr>
                    <w:sz w:val="20"/>
                    <w:szCs w:val="20"/>
                  </w:rPr>
                </w:rPrChange>
              </w:rPr>
              <w:pPrChange w:id="10158" w:author="Milica Radić" w:date="2026-10-04T00:59:39Z">
                <w:pPr/>
              </w:pPrChange>
            </w:pPr>
            <w:r>
              <w:rPr>
                <w:sz w:val="20"/>
                <w:szCs w:val="20"/>
                <w:lang w:val="sr-Cyrl-RS"/>
                <w:rPrChange w:id="10160" w:author="Milan Stojkov" w:date="2026-10-02T11:00:00Z">
                  <w:rPr>
                    <w:sz w:val="20"/>
                    <w:szCs w:val="20"/>
                  </w:rPr>
                </w:rPrChange>
              </w:rPr>
              <w:t>0,08720</w:t>
            </w:r>
          </w:p>
        </w:tc>
      </w:tr>
    </w:tbl>
    <w:p w14:paraId="32792767">
      <w:pPr>
        <w:ind w:firstLine="360"/>
        <w:jc w:val="both"/>
        <w:rPr>
          <w:ins w:id="10161" w:author="Milica Radić" w:date="2026-10-04T03:35:12Z"/>
          <w:rFonts w:hint="default"/>
          <w:color w:val="000000"/>
          <w:sz w:val="22"/>
          <w:szCs w:val="22"/>
          <w:lang w:val="sr-Cyrl-RS"/>
        </w:rPr>
      </w:pPr>
    </w:p>
    <w:p w14:paraId="4FA8540F">
      <w:pPr>
        <w:ind w:firstLine="360"/>
        <w:jc w:val="both"/>
        <w:rPr>
          <w:ins w:id="10162" w:author="Milica Radić" w:date="2026-10-04T10:10:53Z"/>
          <w:rFonts w:hint="default"/>
          <w:color w:val="000000"/>
          <w:sz w:val="22"/>
          <w:szCs w:val="22"/>
          <w:lang w:val="sr-Cyrl-RS"/>
        </w:rPr>
      </w:pPr>
      <w:ins w:id="10163" w:author="Milica Radić" w:date="2026-10-04T03:42:20Z">
        <w:r>
          <w:rPr>
            <w:rFonts w:hint="default"/>
            <w:color w:val="000000"/>
            <w:sz w:val="22"/>
            <w:szCs w:val="22"/>
            <w:lang w:val="sr-Cyrl-RS"/>
          </w:rPr>
          <w:t xml:space="preserve">Код референтне стратегије пенетрација је сразмерна уделу нападача - што их је више у систему, то је </w:t>
        </w:r>
      </w:ins>
      <w:ins w:id="10164" w:author="Milica Radić" w:date="2026-10-04T03:42:20Z">
        <w:r>
          <w:rPr>
            <w:rFonts w:hint="default"/>
            <w:i/>
            <w:iCs/>
            <w:color w:val="000000"/>
            <w:sz w:val="22"/>
            <w:szCs w:val="22"/>
            <w:lang w:val="sr-Cyrl-RS"/>
            <w:rPrChange w:id="10165" w:author="Milica Radić" w:date="2026-10-04T03:42:31Z">
              <w:rPr>
                <w:rFonts w:hint="default"/>
                <w:color w:val="000000"/>
                <w:sz w:val="22"/>
                <w:szCs w:val="22"/>
                <w:lang w:val="sr-Cyrl-RS"/>
              </w:rPr>
            </w:rPrChange>
          </w:rPr>
          <w:t>peer set</w:t>
        </w:r>
      </w:ins>
      <w:ins w:id="10166" w:author="Milica Radić" w:date="2026-10-04T03:42:20Z">
        <w:r>
          <w:rPr>
            <w:rFonts w:hint="default"/>
            <w:color w:val="000000"/>
            <w:sz w:val="22"/>
            <w:szCs w:val="22"/>
            <w:lang w:val="sr-Cyrl-RS"/>
          </w:rPr>
          <w:t xml:space="preserve"> више компромитован. Уз заштитне стратегије тога нема. Пенетрација остаје мала, а између β = 0,2 и β = 0,3 престаје да расте, иако број нападачких идентитета и даље расте. То показује да улазак у скуп суседа не зависи од тога колико је кандидата понуђено, већ од тога колико их испуни услове пријема. Нападачу повећање броја идентитета ништа не доноси.</w:t>
        </w:r>
      </w:ins>
    </w:p>
    <w:p w14:paraId="3B880AD1">
      <w:pPr>
        <w:ind w:firstLine="360"/>
        <w:jc w:val="both"/>
        <w:rPr>
          <w:ins w:id="10167" w:author="Milica Radić" w:date="2026-10-04T03:35:09Z"/>
          <w:rFonts w:hint="default"/>
          <w:color w:val="000000"/>
          <w:sz w:val="22"/>
          <w:szCs w:val="22"/>
          <w:lang w:val="sr-Cyrl-RS"/>
        </w:rPr>
      </w:pPr>
      <w:ins w:id="10168" w:author="Milica Radić" w:date="2026-10-04T10:10:59Z">
        <w:r>
          <w:rPr>
            <w:rFonts w:hint="default"/>
            <w:color w:val="000000"/>
            <w:sz w:val="22"/>
            <w:szCs w:val="22"/>
            <w:lang w:val="sr-Cyrl-RS"/>
          </w:rPr>
          <w:t>Просечна вредност, међутим, не одговара на питање колико нападачких суседа има појединачни чвор. Табела 7.7 приказује ту расподелу.</w:t>
        </w:r>
      </w:ins>
    </w:p>
    <w:p w14:paraId="07E5DEB1">
      <w:pPr>
        <w:pBdr>
          <w:top w:val="none" w:color="auto" w:sz="0" w:space="0"/>
          <w:left w:val="none" w:color="auto" w:sz="0" w:space="0"/>
          <w:bottom w:val="none" w:color="auto" w:sz="0" w:space="0"/>
          <w:right w:val="none" w:color="auto" w:sz="0" w:space="0"/>
          <w:between w:val="none" w:color="auto" w:sz="0" w:space="0"/>
        </w:pBdr>
        <w:jc w:val="center"/>
        <w:rPr>
          <w:ins w:id="10169" w:author="Milica Radić" w:date="2026-10-04T03:30:21Z"/>
          <w:i/>
          <w:iCs/>
          <w:color w:val="000000"/>
          <w:sz w:val="20"/>
          <w:szCs w:val="20"/>
          <w:lang w:val="sr-Cyrl-RS"/>
        </w:rPr>
      </w:pPr>
    </w:p>
    <w:p w14:paraId="73589EC8">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0170" w:author="Milan Stojkov" w:date="2026-10-02T11:00:00Z">
            <w:rPr>
              <w:i/>
              <w:iCs/>
              <w:color w:val="000000"/>
              <w:sz w:val="20"/>
              <w:szCs w:val="20"/>
            </w:rPr>
          </w:rPrChange>
        </w:rPr>
      </w:pPr>
      <w:r>
        <w:rPr>
          <w:i/>
          <w:iCs/>
          <w:color w:val="000000"/>
          <w:sz w:val="20"/>
          <w:szCs w:val="20"/>
          <w:lang w:val="sr-Cyrl-RS"/>
          <w:rPrChange w:id="10171" w:author="Milan Stojkov" w:date="2026-10-02T11:00:00Z">
            <w:rPr>
              <w:i/>
              <w:iCs/>
              <w:color w:val="000000"/>
              <w:sz w:val="20"/>
              <w:szCs w:val="20"/>
            </w:rPr>
          </w:rPrChange>
        </w:rPr>
        <w:t>Табела 7.7</w:t>
      </w:r>
      <w:ins w:id="10172" w:author="Milica Radić" w:date="2026-10-04T03:48:13Z">
        <w:r>
          <w:rPr>
            <w:rFonts w:hint="default"/>
            <w:i/>
            <w:iCs/>
            <w:color w:val="000000"/>
            <w:sz w:val="20"/>
            <w:szCs w:val="20"/>
            <w:lang w:val="sr-Cyrl-RS"/>
          </w:rPr>
          <w:t xml:space="preserve"> </w:t>
        </w:r>
      </w:ins>
      <w:ins w:id="10173" w:author="Milica Radić" w:date="2026-10-04T03:48:14Z">
        <w:r>
          <w:rPr>
            <w:rFonts w:hint="default"/>
            <w:i/>
            <w:iCs/>
            <w:color w:val="000000"/>
            <w:sz w:val="20"/>
            <w:szCs w:val="20"/>
            <w:lang w:val="sr-Cyrl-RS"/>
          </w:rPr>
          <w:t>-</w:t>
        </w:r>
      </w:ins>
      <w:ins w:id="10174" w:author="Milica Radić" w:date="2026-10-04T03:48:15Z">
        <w:r>
          <w:rPr>
            <w:rFonts w:hint="default"/>
            <w:i/>
            <w:iCs/>
            <w:color w:val="000000"/>
            <w:sz w:val="20"/>
            <w:szCs w:val="20"/>
            <w:lang w:val="sr-Cyrl-RS"/>
          </w:rPr>
          <w:t xml:space="preserve"> </w:t>
        </w:r>
      </w:ins>
      <w:del w:id="10175" w:author="Milica Radić" w:date="2026-10-04T03:48:13Z">
        <w:r>
          <w:rPr>
            <w:i/>
            <w:iCs/>
            <w:color w:val="000000"/>
            <w:sz w:val="20"/>
            <w:szCs w:val="20"/>
            <w:lang w:val="sr-Cyrl-RS"/>
            <w:rPrChange w:id="10176" w:author="Milan Stojkov" w:date="2026-10-02T11:00:00Z">
              <w:rPr>
                <w:i/>
                <w:iCs/>
                <w:color w:val="000000"/>
                <w:sz w:val="20"/>
                <w:szCs w:val="20"/>
              </w:rPr>
            </w:rPrChange>
          </w:rPr>
          <w:delText>.</w:delText>
        </w:r>
      </w:del>
      <w:del w:id="10177" w:author="Milica Radić" w:date="2026-10-04T03:48:13Z">
        <w:r>
          <w:rPr>
            <w:i/>
            <w:iCs/>
            <w:color w:val="000000"/>
            <w:sz w:val="20"/>
            <w:szCs w:val="20"/>
            <w:lang w:val="sr-Cyrl-RS"/>
            <w:rPrChange w:id="10178" w:author="Milan Stojkov" w:date="2026-10-02T11:00:00Z">
              <w:rPr>
                <w:i/>
                <w:iCs/>
                <w:color w:val="000000"/>
                <w:sz w:val="20"/>
                <w:szCs w:val="20"/>
              </w:rPr>
            </w:rPrChange>
          </w:rPr>
          <w:delText xml:space="preserve"> </w:delText>
        </w:r>
      </w:del>
      <w:r>
        <w:rPr>
          <w:i/>
          <w:iCs/>
          <w:color w:val="000000"/>
          <w:sz w:val="20"/>
          <w:szCs w:val="20"/>
          <w:lang w:val="sr-Cyrl-RS"/>
          <w:rPrChange w:id="10179" w:author="Milan Stojkov" w:date="2026-10-02T11:00:00Z">
            <w:rPr>
              <w:i/>
              <w:iCs/>
              <w:color w:val="000000"/>
              <w:sz w:val="20"/>
              <w:szCs w:val="20"/>
            </w:rPr>
          </w:rPrChange>
        </w:rPr>
        <w:t>Удео чворова према броју Sybil суседа, рунда 50, β = 0,3</w:t>
      </w:r>
    </w:p>
    <w:tbl>
      <w:tblPr>
        <w:tblStyle w:val="91"/>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Change w:id="10180" w:author="Milica Radić" w:date="2026-10-04T00:59:51Z">
          <w:tblPr>
            <w:tblStyle w:val="91"/>
            <w:tblW w:w="86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2358"/>
        <w:gridCol w:w="1235"/>
        <w:gridCol w:w="1970"/>
        <w:gridCol w:w="2283"/>
        <w:tblGridChange w:id="10181">
          <w:tblGrid>
            <w:gridCol w:w="2589"/>
            <w:gridCol w:w="1357"/>
            <w:gridCol w:w="2164"/>
            <w:gridCol w:w="2505"/>
          </w:tblGrid>
        </w:tblGridChange>
      </w:tblGrid>
      <w:tr w14:paraId="1A97F1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182" w:author="Milica Radić" w:date="2026-10-04T00:59:5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blHeader/>
          <w:jc w:val="center"/>
          <w:trPrChange w:id="10182" w:author="Milica Radić" w:date="2026-10-04T00:59:51Z">
            <w:trPr>
              <w:tblHeader/>
              <w:jc w:val="center"/>
            </w:trPr>
          </w:trPrChange>
        </w:trPr>
        <w:tc>
          <w:tcPr>
            <w:tcW w:w="150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83" w:author="Milica Radić" w:date="2026-10-04T00:59:51Z">
              <w:tcPr>
                <w:tcW w:w="25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9D04C47">
            <w:pPr>
              <w:jc w:val="center"/>
              <w:rPr>
                <w:b/>
                <w:bCs/>
                <w:sz w:val="20"/>
                <w:szCs w:val="20"/>
                <w:lang w:val="sr-Cyrl-RS"/>
                <w:rPrChange w:id="10184" w:author="Milan Stojkov" w:date="2026-10-02T11:00:00Z">
                  <w:rPr>
                    <w:b/>
                    <w:bCs/>
                    <w:sz w:val="20"/>
                    <w:szCs w:val="20"/>
                  </w:rPr>
                </w:rPrChange>
              </w:rPr>
            </w:pPr>
            <w:del w:id="10185" w:author="Milica Radić" w:date="2026-10-04T00:59:58Z">
              <w:r>
                <w:rPr>
                  <w:b/>
                  <w:bCs/>
                  <w:sz w:val="20"/>
                  <w:szCs w:val="20"/>
                  <w:lang w:val="sr-Cyrl-RS"/>
                  <w:rPrChange w:id="10186" w:author="Milan Stojkov" w:date="2026-10-02T11:00:00Z">
                    <w:rPr>
                      <w:b/>
                      <w:bCs/>
                      <w:sz w:val="20"/>
                      <w:szCs w:val="20"/>
                    </w:rPr>
                  </w:rPrChange>
                </w:rPr>
                <w:delText>б</w:delText>
              </w:r>
            </w:del>
            <w:ins w:id="10187" w:author="Milica Radić" w:date="2026-10-04T00:59:58Z">
              <w:r>
                <w:rPr>
                  <w:b/>
                  <w:bCs/>
                  <w:sz w:val="20"/>
                  <w:szCs w:val="20"/>
                  <w:lang w:val="sr-Cyrl-RS"/>
                </w:rPr>
                <w:t>Б</w:t>
              </w:r>
            </w:ins>
            <w:r>
              <w:rPr>
                <w:b/>
                <w:bCs/>
                <w:sz w:val="20"/>
                <w:szCs w:val="20"/>
                <w:lang w:val="sr-Cyrl-RS"/>
                <w:rPrChange w:id="10188" w:author="Milan Stojkov" w:date="2026-10-02T11:00:00Z">
                  <w:rPr>
                    <w:b/>
                    <w:bCs/>
                    <w:sz w:val="20"/>
                    <w:szCs w:val="20"/>
                  </w:rPr>
                </w:rPrChange>
              </w:rPr>
              <w:t xml:space="preserve">рој </w:t>
            </w:r>
            <w:r>
              <w:rPr>
                <w:b/>
                <w:bCs/>
                <w:i/>
                <w:iCs/>
                <w:sz w:val="20"/>
                <w:szCs w:val="20"/>
                <w:lang w:val="sr-Cyrl-RS"/>
                <w:rPrChange w:id="10189" w:author="Milan Stojkov" w:date="2026-10-02T11:00:00Z">
                  <w:rPr>
                    <w:b/>
                    <w:bCs/>
                    <w:i/>
                    <w:iCs/>
                    <w:sz w:val="20"/>
                    <w:szCs w:val="20"/>
                  </w:rPr>
                </w:rPrChange>
              </w:rPr>
              <w:t xml:space="preserve">Sybil </w:t>
            </w:r>
            <w:r>
              <w:rPr>
                <w:b/>
                <w:bCs/>
                <w:sz w:val="20"/>
                <w:szCs w:val="20"/>
                <w:lang w:val="sr-Cyrl-RS"/>
                <w:rPrChange w:id="10190" w:author="Milan Stojkov" w:date="2026-10-02T11:00:00Z">
                  <w:rPr>
                    <w:b/>
                    <w:bCs/>
                    <w:sz w:val="20"/>
                    <w:szCs w:val="20"/>
                  </w:rPr>
                </w:rPrChange>
              </w:rPr>
              <w:t>суседа</w:t>
            </w:r>
          </w:p>
        </w:tc>
        <w:tc>
          <w:tcPr>
            <w:tcW w:w="78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91" w:author="Milica Radić" w:date="2026-10-04T00:59:51Z">
              <w:tcPr>
                <w:tcW w:w="13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70B0FBE">
            <w:pPr>
              <w:jc w:val="center"/>
              <w:rPr>
                <w:b/>
                <w:bCs/>
                <w:sz w:val="20"/>
                <w:szCs w:val="20"/>
                <w:lang w:val="sr-Cyrl-RS"/>
                <w:rPrChange w:id="10192" w:author="Milan Stojkov" w:date="2026-10-02T11:00:00Z">
                  <w:rPr>
                    <w:b/>
                    <w:bCs/>
                    <w:sz w:val="20"/>
                    <w:szCs w:val="20"/>
                  </w:rPr>
                </w:rPrChange>
              </w:rPr>
            </w:pPr>
            <w:r>
              <w:rPr>
                <w:b/>
                <w:bCs/>
                <w:i/>
                <w:iCs/>
                <w:sz w:val="20"/>
                <w:szCs w:val="20"/>
                <w:lang w:val="sr-Cyrl-RS"/>
                <w:rPrChange w:id="10193" w:author="Milan Stojkov" w:date="2026-10-02T11:00:00Z">
                  <w:rPr>
                    <w:b/>
                    <w:bCs/>
                    <w:i/>
                    <w:iCs/>
                    <w:sz w:val="20"/>
                    <w:szCs w:val="20"/>
                  </w:rPr>
                </w:rPrChange>
              </w:rPr>
              <w:t>Random</w:t>
            </w:r>
          </w:p>
        </w:tc>
        <w:tc>
          <w:tcPr>
            <w:tcW w:w="125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94" w:author="Milica Radić" w:date="2026-10-04T00:59:51Z">
              <w:tcPr>
                <w:tcW w:w="21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E67BE98">
            <w:pPr>
              <w:jc w:val="center"/>
              <w:rPr>
                <w:b/>
                <w:bCs/>
                <w:sz w:val="20"/>
                <w:szCs w:val="20"/>
                <w:lang w:val="sr-Cyrl-RS"/>
                <w:rPrChange w:id="10195" w:author="Milan Stojkov" w:date="2026-10-02T11:00:00Z">
                  <w:rPr>
                    <w:b/>
                    <w:bCs/>
                    <w:sz w:val="20"/>
                    <w:szCs w:val="20"/>
                  </w:rPr>
                </w:rPrChange>
              </w:rPr>
            </w:pPr>
            <w:r>
              <w:rPr>
                <w:b/>
                <w:bCs/>
                <w:i/>
                <w:iCs/>
                <w:sz w:val="20"/>
                <w:szCs w:val="20"/>
                <w:lang w:val="sr-Cyrl-RS"/>
                <w:rPrChange w:id="10196" w:author="Milan Stojkov" w:date="2026-10-02T11:00:00Z">
                  <w:rPr>
                    <w:b/>
                    <w:bCs/>
                    <w:i/>
                    <w:iCs/>
                    <w:sz w:val="20"/>
                    <w:szCs w:val="20"/>
                  </w:rPr>
                </w:rPrChange>
              </w:rPr>
              <w:t>Sybil</w:t>
            </w:r>
            <w:r>
              <w:rPr>
                <w:b/>
                <w:bCs/>
                <w:sz w:val="20"/>
                <w:szCs w:val="20"/>
                <w:lang w:val="sr-Cyrl-RS"/>
                <w:rPrChange w:id="10197" w:author="Milan Stojkov" w:date="2026-10-02T11:00:00Z">
                  <w:rPr>
                    <w:b/>
                    <w:bCs/>
                    <w:sz w:val="20"/>
                    <w:szCs w:val="20"/>
                  </w:rPr>
                </w:rPrChange>
              </w:rPr>
              <w:t>-отпорна</w:t>
            </w:r>
          </w:p>
        </w:tc>
        <w:tc>
          <w:tcPr>
            <w:tcW w:w="145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198" w:author="Milica Radić" w:date="2026-10-04T00:59:51Z">
              <w:tcPr>
                <w:tcW w:w="250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D07AD81">
            <w:pPr>
              <w:jc w:val="center"/>
              <w:rPr>
                <w:b/>
                <w:bCs/>
                <w:sz w:val="20"/>
                <w:szCs w:val="20"/>
                <w:lang w:val="sr-Cyrl-RS"/>
                <w:rPrChange w:id="10199" w:author="Milan Stojkov" w:date="2026-10-02T11:00:00Z">
                  <w:rPr>
                    <w:b/>
                    <w:bCs/>
                    <w:sz w:val="20"/>
                    <w:szCs w:val="20"/>
                  </w:rPr>
                </w:rPrChange>
              </w:rPr>
            </w:pPr>
            <w:r>
              <w:rPr>
                <w:b/>
                <w:bCs/>
                <w:i/>
                <w:iCs/>
                <w:sz w:val="20"/>
                <w:szCs w:val="20"/>
                <w:lang w:val="sr-Cyrl-RS"/>
                <w:rPrChange w:id="10200" w:author="Milan Stojkov" w:date="2026-10-02T11:00:00Z">
                  <w:rPr>
                    <w:b/>
                    <w:bCs/>
                    <w:i/>
                    <w:iCs/>
                    <w:sz w:val="20"/>
                    <w:szCs w:val="20"/>
                  </w:rPr>
                </w:rPrChange>
              </w:rPr>
              <w:t>Eclipse</w:t>
            </w:r>
            <w:r>
              <w:rPr>
                <w:b/>
                <w:bCs/>
                <w:sz w:val="20"/>
                <w:szCs w:val="20"/>
                <w:lang w:val="sr-Cyrl-RS"/>
                <w:rPrChange w:id="10201" w:author="Milan Stojkov" w:date="2026-10-02T11:00:00Z">
                  <w:rPr>
                    <w:b/>
                    <w:bCs/>
                    <w:sz w:val="20"/>
                    <w:szCs w:val="20"/>
                  </w:rPr>
                </w:rPrChange>
              </w:rPr>
              <w:t>-отпорна</w:t>
            </w:r>
          </w:p>
        </w:tc>
      </w:tr>
      <w:tr w14:paraId="61121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202" w:author="Milica Radić" w:date="2026-10-04T00:59:5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0202" w:author="Milica Radić" w:date="2026-10-04T00:59:51Z">
            <w:trPr>
              <w:jc w:val="center"/>
            </w:trPr>
          </w:trPrChange>
        </w:trPr>
        <w:tc>
          <w:tcPr>
            <w:tcW w:w="150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03" w:author="Milica Radić" w:date="2026-10-04T00:59:51Z">
              <w:tcPr>
                <w:tcW w:w="25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2055D3F">
            <w:pPr>
              <w:jc w:val="center"/>
              <w:rPr>
                <w:sz w:val="20"/>
                <w:szCs w:val="20"/>
                <w:lang w:val="sr-Cyrl-RS"/>
                <w:rPrChange w:id="10205" w:author="Milan Stojkov" w:date="2026-10-02T11:00:00Z">
                  <w:rPr>
                    <w:sz w:val="20"/>
                    <w:szCs w:val="20"/>
                  </w:rPr>
                </w:rPrChange>
              </w:rPr>
              <w:pPrChange w:id="10204" w:author="Milica Radić" w:date="2026-10-04T00:59:47Z">
                <w:pPr/>
              </w:pPrChange>
            </w:pPr>
            <w:r>
              <w:rPr>
                <w:sz w:val="20"/>
                <w:szCs w:val="20"/>
                <w:lang w:val="sr-Cyrl-RS"/>
                <w:rPrChange w:id="10206" w:author="Milan Stojkov" w:date="2026-10-02T11:00:00Z">
                  <w:rPr>
                    <w:sz w:val="20"/>
                    <w:szCs w:val="20"/>
                  </w:rPr>
                </w:rPrChange>
              </w:rPr>
              <w:t>0</w:t>
            </w:r>
          </w:p>
        </w:tc>
        <w:tc>
          <w:tcPr>
            <w:tcW w:w="78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07" w:author="Milica Radić" w:date="2026-10-04T00:59:51Z">
              <w:tcPr>
                <w:tcW w:w="13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2D72855">
            <w:pPr>
              <w:jc w:val="center"/>
              <w:rPr>
                <w:sz w:val="20"/>
                <w:szCs w:val="20"/>
                <w:lang w:val="sr-Cyrl-RS"/>
                <w:rPrChange w:id="10209" w:author="Milan Stojkov" w:date="2026-10-02T11:00:00Z">
                  <w:rPr>
                    <w:sz w:val="20"/>
                    <w:szCs w:val="20"/>
                  </w:rPr>
                </w:rPrChange>
              </w:rPr>
              <w:pPrChange w:id="10208" w:author="Milica Radić" w:date="2026-10-04T00:59:47Z">
                <w:pPr/>
              </w:pPrChange>
            </w:pPr>
            <w:r>
              <w:rPr>
                <w:sz w:val="20"/>
                <w:szCs w:val="20"/>
                <w:lang w:val="sr-Cyrl-RS"/>
                <w:rPrChange w:id="10210" w:author="Milan Stojkov" w:date="2026-10-02T11:00:00Z">
                  <w:rPr>
                    <w:sz w:val="20"/>
                    <w:szCs w:val="20"/>
                  </w:rPr>
                </w:rPrChange>
              </w:rPr>
              <w:t>0,1 %</w:t>
            </w:r>
          </w:p>
        </w:tc>
        <w:tc>
          <w:tcPr>
            <w:tcW w:w="125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11" w:author="Milica Radić" w:date="2026-10-04T00:59:51Z">
              <w:tcPr>
                <w:tcW w:w="21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33314AE">
            <w:pPr>
              <w:jc w:val="center"/>
              <w:rPr>
                <w:sz w:val="20"/>
                <w:szCs w:val="20"/>
                <w:lang w:val="sr-Cyrl-RS"/>
                <w:rPrChange w:id="10213" w:author="Milan Stojkov" w:date="2026-10-02T11:00:00Z">
                  <w:rPr>
                    <w:sz w:val="20"/>
                    <w:szCs w:val="20"/>
                  </w:rPr>
                </w:rPrChange>
              </w:rPr>
              <w:pPrChange w:id="10212" w:author="Milica Radić" w:date="2026-10-04T00:59:47Z">
                <w:pPr/>
              </w:pPrChange>
            </w:pPr>
            <w:r>
              <w:rPr>
                <w:sz w:val="20"/>
                <w:szCs w:val="20"/>
                <w:lang w:val="sr-Cyrl-RS"/>
                <w:rPrChange w:id="10214" w:author="Milan Stojkov" w:date="2026-10-02T11:00:00Z">
                  <w:rPr>
                    <w:sz w:val="20"/>
                    <w:szCs w:val="20"/>
                  </w:rPr>
                </w:rPrChange>
              </w:rPr>
              <w:t>58,2 %</w:t>
            </w:r>
          </w:p>
        </w:tc>
        <w:tc>
          <w:tcPr>
            <w:tcW w:w="145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15" w:author="Milica Radić" w:date="2026-10-04T00:59:51Z">
              <w:tcPr>
                <w:tcW w:w="250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9AD1BD8">
            <w:pPr>
              <w:jc w:val="center"/>
              <w:rPr>
                <w:sz w:val="20"/>
                <w:szCs w:val="20"/>
                <w:lang w:val="sr-Cyrl-RS"/>
                <w:rPrChange w:id="10217" w:author="Milan Stojkov" w:date="2026-10-02T11:00:00Z">
                  <w:rPr>
                    <w:sz w:val="20"/>
                    <w:szCs w:val="20"/>
                  </w:rPr>
                </w:rPrChange>
              </w:rPr>
              <w:pPrChange w:id="10216" w:author="Milica Radić" w:date="2026-10-04T00:59:47Z">
                <w:pPr/>
              </w:pPrChange>
            </w:pPr>
            <w:r>
              <w:rPr>
                <w:sz w:val="20"/>
                <w:szCs w:val="20"/>
                <w:lang w:val="sr-Cyrl-RS"/>
                <w:rPrChange w:id="10218" w:author="Milan Stojkov" w:date="2026-10-02T11:00:00Z">
                  <w:rPr>
                    <w:sz w:val="20"/>
                    <w:szCs w:val="20"/>
                  </w:rPr>
                </w:rPrChange>
              </w:rPr>
              <w:t>44,0 %</w:t>
            </w:r>
          </w:p>
        </w:tc>
      </w:tr>
      <w:tr w14:paraId="604A3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219" w:author="Milica Radić" w:date="2026-10-04T00:59:5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0219" w:author="Milica Radić" w:date="2026-10-04T00:59:51Z">
            <w:trPr>
              <w:jc w:val="center"/>
            </w:trPr>
          </w:trPrChange>
        </w:trPr>
        <w:tc>
          <w:tcPr>
            <w:tcW w:w="150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20" w:author="Milica Radić" w:date="2026-10-04T00:59:51Z">
              <w:tcPr>
                <w:tcW w:w="25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DE2B108">
            <w:pPr>
              <w:jc w:val="center"/>
              <w:rPr>
                <w:sz w:val="20"/>
                <w:szCs w:val="20"/>
                <w:lang w:val="sr-Cyrl-RS"/>
                <w:rPrChange w:id="10222" w:author="Milan Stojkov" w:date="2026-10-02T11:00:00Z">
                  <w:rPr>
                    <w:sz w:val="20"/>
                    <w:szCs w:val="20"/>
                  </w:rPr>
                </w:rPrChange>
              </w:rPr>
              <w:pPrChange w:id="10221" w:author="Milica Radić" w:date="2026-10-04T00:59:47Z">
                <w:pPr/>
              </w:pPrChange>
            </w:pPr>
            <w:r>
              <w:rPr>
                <w:sz w:val="20"/>
                <w:szCs w:val="20"/>
                <w:lang w:val="sr-Cyrl-RS"/>
                <w:rPrChange w:id="10223" w:author="Milan Stojkov" w:date="2026-10-02T11:00:00Z">
                  <w:rPr>
                    <w:sz w:val="20"/>
                    <w:szCs w:val="20"/>
                  </w:rPr>
                </w:rPrChange>
              </w:rPr>
              <w:t>1</w:t>
            </w:r>
          </w:p>
        </w:tc>
        <w:tc>
          <w:tcPr>
            <w:tcW w:w="78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24" w:author="Milica Radić" w:date="2026-10-04T00:59:51Z">
              <w:tcPr>
                <w:tcW w:w="13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CAE27C5">
            <w:pPr>
              <w:jc w:val="center"/>
              <w:rPr>
                <w:sz w:val="20"/>
                <w:szCs w:val="20"/>
                <w:lang w:val="sr-Cyrl-RS"/>
                <w:rPrChange w:id="10226" w:author="Milan Stojkov" w:date="2026-10-02T11:00:00Z">
                  <w:rPr>
                    <w:sz w:val="20"/>
                    <w:szCs w:val="20"/>
                  </w:rPr>
                </w:rPrChange>
              </w:rPr>
              <w:pPrChange w:id="10225" w:author="Milica Radić" w:date="2026-10-04T00:59:47Z">
                <w:pPr/>
              </w:pPrChange>
            </w:pPr>
            <w:r>
              <w:rPr>
                <w:sz w:val="20"/>
                <w:szCs w:val="20"/>
                <w:lang w:val="sr-Cyrl-RS"/>
                <w:rPrChange w:id="10227" w:author="Milan Stojkov" w:date="2026-10-02T11:00:00Z">
                  <w:rPr>
                    <w:sz w:val="20"/>
                    <w:szCs w:val="20"/>
                  </w:rPr>
                </w:rPrChange>
              </w:rPr>
              <w:t>2,1 %</w:t>
            </w:r>
          </w:p>
        </w:tc>
        <w:tc>
          <w:tcPr>
            <w:tcW w:w="125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28" w:author="Milica Radić" w:date="2026-10-04T00:59:51Z">
              <w:tcPr>
                <w:tcW w:w="21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0387C51">
            <w:pPr>
              <w:jc w:val="center"/>
              <w:rPr>
                <w:sz w:val="20"/>
                <w:szCs w:val="20"/>
                <w:lang w:val="sr-Cyrl-RS"/>
                <w:rPrChange w:id="10230" w:author="Milan Stojkov" w:date="2026-10-02T11:00:00Z">
                  <w:rPr>
                    <w:sz w:val="20"/>
                    <w:szCs w:val="20"/>
                  </w:rPr>
                </w:rPrChange>
              </w:rPr>
              <w:pPrChange w:id="10229" w:author="Milica Radić" w:date="2026-10-04T00:59:47Z">
                <w:pPr/>
              </w:pPrChange>
            </w:pPr>
            <w:r>
              <w:rPr>
                <w:sz w:val="20"/>
                <w:szCs w:val="20"/>
                <w:lang w:val="sr-Cyrl-RS"/>
                <w:rPrChange w:id="10231" w:author="Milan Stojkov" w:date="2026-10-02T11:00:00Z">
                  <w:rPr>
                    <w:sz w:val="20"/>
                    <w:szCs w:val="20"/>
                  </w:rPr>
                </w:rPrChange>
              </w:rPr>
              <w:t>41,8 %</w:t>
            </w:r>
          </w:p>
        </w:tc>
        <w:tc>
          <w:tcPr>
            <w:tcW w:w="145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32" w:author="Milica Radić" w:date="2026-10-04T00:59:51Z">
              <w:tcPr>
                <w:tcW w:w="250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0621C5">
            <w:pPr>
              <w:jc w:val="center"/>
              <w:rPr>
                <w:sz w:val="20"/>
                <w:szCs w:val="20"/>
                <w:lang w:val="sr-Cyrl-RS"/>
                <w:rPrChange w:id="10234" w:author="Milan Stojkov" w:date="2026-10-02T11:00:00Z">
                  <w:rPr>
                    <w:sz w:val="20"/>
                    <w:szCs w:val="20"/>
                  </w:rPr>
                </w:rPrChange>
              </w:rPr>
              <w:pPrChange w:id="10233" w:author="Milica Radić" w:date="2026-10-04T00:59:47Z">
                <w:pPr/>
              </w:pPrChange>
            </w:pPr>
            <w:r>
              <w:rPr>
                <w:sz w:val="20"/>
                <w:szCs w:val="20"/>
                <w:lang w:val="sr-Cyrl-RS"/>
                <w:rPrChange w:id="10235" w:author="Milan Stojkov" w:date="2026-10-02T11:00:00Z">
                  <w:rPr>
                    <w:sz w:val="20"/>
                    <w:szCs w:val="20"/>
                  </w:rPr>
                </w:rPrChange>
              </w:rPr>
              <w:t>51,7 %</w:t>
            </w:r>
          </w:p>
        </w:tc>
      </w:tr>
      <w:tr w14:paraId="1DC6A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236" w:author="Milica Radić" w:date="2026-10-04T00:59:5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0236" w:author="Milica Radić" w:date="2026-10-04T00:59:51Z">
            <w:trPr>
              <w:jc w:val="center"/>
            </w:trPr>
          </w:trPrChange>
        </w:trPr>
        <w:tc>
          <w:tcPr>
            <w:tcW w:w="150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37" w:author="Milica Radić" w:date="2026-10-04T00:59:51Z">
              <w:tcPr>
                <w:tcW w:w="25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B164984">
            <w:pPr>
              <w:jc w:val="center"/>
              <w:rPr>
                <w:sz w:val="20"/>
                <w:szCs w:val="20"/>
                <w:lang w:val="sr-Cyrl-RS"/>
                <w:rPrChange w:id="10239" w:author="Milan Stojkov" w:date="2026-10-02T11:00:00Z">
                  <w:rPr>
                    <w:sz w:val="20"/>
                    <w:szCs w:val="20"/>
                  </w:rPr>
                </w:rPrChange>
              </w:rPr>
              <w:pPrChange w:id="10238" w:author="Milica Radić" w:date="2026-10-04T00:59:47Z">
                <w:pPr/>
              </w:pPrChange>
            </w:pPr>
            <w:r>
              <w:rPr>
                <w:sz w:val="20"/>
                <w:szCs w:val="20"/>
                <w:lang w:val="sr-Cyrl-RS"/>
                <w:rPrChange w:id="10240" w:author="Milan Stojkov" w:date="2026-10-02T11:00:00Z">
                  <w:rPr>
                    <w:sz w:val="20"/>
                    <w:szCs w:val="20"/>
                  </w:rPr>
                </w:rPrChange>
              </w:rPr>
              <w:t>2</w:t>
            </w:r>
          </w:p>
        </w:tc>
        <w:tc>
          <w:tcPr>
            <w:tcW w:w="78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41" w:author="Milica Radić" w:date="2026-10-04T00:59:51Z">
              <w:tcPr>
                <w:tcW w:w="13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10EFC3C">
            <w:pPr>
              <w:jc w:val="center"/>
              <w:rPr>
                <w:sz w:val="20"/>
                <w:szCs w:val="20"/>
                <w:lang w:val="sr-Cyrl-RS"/>
                <w:rPrChange w:id="10243" w:author="Milan Stojkov" w:date="2026-10-02T11:00:00Z">
                  <w:rPr>
                    <w:sz w:val="20"/>
                    <w:szCs w:val="20"/>
                  </w:rPr>
                </w:rPrChange>
              </w:rPr>
              <w:pPrChange w:id="10242" w:author="Milica Radić" w:date="2026-10-04T00:59:47Z">
                <w:pPr/>
              </w:pPrChange>
            </w:pPr>
            <w:r>
              <w:rPr>
                <w:sz w:val="20"/>
                <w:szCs w:val="20"/>
                <w:lang w:val="sr-Cyrl-RS"/>
                <w:rPrChange w:id="10244" w:author="Milan Stojkov" w:date="2026-10-02T11:00:00Z">
                  <w:rPr>
                    <w:sz w:val="20"/>
                    <w:szCs w:val="20"/>
                  </w:rPr>
                </w:rPrChange>
              </w:rPr>
              <w:t>9,3 %</w:t>
            </w:r>
          </w:p>
        </w:tc>
        <w:tc>
          <w:tcPr>
            <w:tcW w:w="125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45" w:author="Milica Radić" w:date="2026-10-04T00:59:51Z">
              <w:tcPr>
                <w:tcW w:w="21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6EF54DF">
            <w:pPr>
              <w:jc w:val="center"/>
              <w:rPr>
                <w:sz w:val="20"/>
                <w:szCs w:val="20"/>
                <w:lang w:val="sr-Cyrl-RS"/>
                <w:rPrChange w:id="10247" w:author="Milan Stojkov" w:date="2026-10-02T11:00:00Z">
                  <w:rPr>
                    <w:sz w:val="20"/>
                    <w:szCs w:val="20"/>
                  </w:rPr>
                </w:rPrChange>
              </w:rPr>
              <w:pPrChange w:id="10246" w:author="Milica Radić" w:date="2026-10-04T00:59:47Z">
                <w:pPr/>
              </w:pPrChange>
            </w:pPr>
            <w:r>
              <w:rPr>
                <w:sz w:val="20"/>
                <w:szCs w:val="20"/>
                <w:lang w:val="sr-Cyrl-RS"/>
                <w:rPrChange w:id="10248" w:author="Milan Stojkov" w:date="2026-10-02T11:00:00Z">
                  <w:rPr>
                    <w:sz w:val="20"/>
                    <w:szCs w:val="20"/>
                  </w:rPr>
                </w:rPrChange>
              </w:rPr>
              <w:t>-</w:t>
            </w:r>
          </w:p>
        </w:tc>
        <w:tc>
          <w:tcPr>
            <w:tcW w:w="145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49" w:author="Milica Radić" w:date="2026-10-04T00:59:51Z">
              <w:tcPr>
                <w:tcW w:w="250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697EF5D">
            <w:pPr>
              <w:jc w:val="center"/>
              <w:rPr>
                <w:sz w:val="20"/>
                <w:szCs w:val="20"/>
                <w:lang w:val="sr-Cyrl-RS"/>
                <w:rPrChange w:id="10251" w:author="Milan Stojkov" w:date="2026-10-02T11:00:00Z">
                  <w:rPr>
                    <w:sz w:val="20"/>
                    <w:szCs w:val="20"/>
                  </w:rPr>
                </w:rPrChange>
              </w:rPr>
              <w:pPrChange w:id="10250" w:author="Milica Radić" w:date="2026-10-04T00:59:47Z">
                <w:pPr/>
              </w:pPrChange>
            </w:pPr>
            <w:r>
              <w:rPr>
                <w:sz w:val="20"/>
                <w:szCs w:val="20"/>
                <w:lang w:val="sr-Cyrl-RS"/>
                <w:rPrChange w:id="10252" w:author="Milan Stojkov" w:date="2026-10-02T11:00:00Z">
                  <w:rPr>
                    <w:sz w:val="20"/>
                    <w:szCs w:val="20"/>
                  </w:rPr>
                </w:rPrChange>
              </w:rPr>
              <w:t>4,3 %</w:t>
            </w:r>
          </w:p>
        </w:tc>
      </w:tr>
      <w:tr w14:paraId="6D2E9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253" w:author="Milica Radić" w:date="2026-10-04T00:59:5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0253" w:author="Milica Radić" w:date="2026-10-04T00:59:51Z">
            <w:trPr>
              <w:jc w:val="center"/>
            </w:trPr>
          </w:trPrChange>
        </w:trPr>
        <w:tc>
          <w:tcPr>
            <w:tcW w:w="150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54" w:author="Milica Radić" w:date="2026-10-04T00:59:51Z">
              <w:tcPr>
                <w:tcW w:w="25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853ADB5">
            <w:pPr>
              <w:jc w:val="center"/>
              <w:rPr>
                <w:sz w:val="20"/>
                <w:szCs w:val="20"/>
                <w:lang w:val="sr-Cyrl-RS"/>
                <w:rPrChange w:id="10256" w:author="Milan Stojkov" w:date="2026-10-02T11:00:00Z">
                  <w:rPr>
                    <w:sz w:val="20"/>
                    <w:szCs w:val="20"/>
                  </w:rPr>
                </w:rPrChange>
              </w:rPr>
              <w:pPrChange w:id="10255" w:author="Milica Radić" w:date="2026-10-04T00:59:47Z">
                <w:pPr/>
              </w:pPrChange>
            </w:pPr>
            <w:r>
              <w:rPr>
                <w:sz w:val="20"/>
                <w:szCs w:val="20"/>
                <w:lang w:val="sr-Cyrl-RS"/>
                <w:rPrChange w:id="10257" w:author="Milan Stojkov" w:date="2026-10-02T11:00:00Z">
                  <w:rPr>
                    <w:sz w:val="20"/>
                    <w:szCs w:val="20"/>
                  </w:rPr>
                </w:rPrChange>
              </w:rPr>
              <w:t>3</w:t>
            </w:r>
          </w:p>
        </w:tc>
        <w:tc>
          <w:tcPr>
            <w:tcW w:w="78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58" w:author="Milica Radić" w:date="2026-10-04T00:59:51Z">
              <w:tcPr>
                <w:tcW w:w="13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D3BE9F8">
            <w:pPr>
              <w:jc w:val="center"/>
              <w:rPr>
                <w:sz w:val="20"/>
                <w:szCs w:val="20"/>
                <w:lang w:val="sr-Cyrl-RS"/>
                <w:rPrChange w:id="10260" w:author="Milan Stojkov" w:date="2026-10-02T11:00:00Z">
                  <w:rPr>
                    <w:sz w:val="20"/>
                    <w:szCs w:val="20"/>
                  </w:rPr>
                </w:rPrChange>
              </w:rPr>
              <w:pPrChange w:id="10259" w:author="Milica Radić" w:date="2026-10-04T00:59:47Z">
                <w:pPr/>
              </w:pPrChange>
            </w:pPr>
            <w:r>
              <w:rPr>
                <w:sz w:val="20"/>
                <w:szCs w:val="20"/>
                <w:lang w:val="sr-Cyrl-RS"/>
                <w:rPrChange w:id="10261" w:author="Milan Stojkov" w:date="2026-10-02T11:00:00Z">
                  <w:rPr>
                    <w:sz w:val="20"/>
                    <w:szCs w:val="20"/>
                  </w:rPr>
                </w:rPrChange>
              </w:rPr>
              <w:t>24,1 %</w:t>
            </w:r>
          </w:p>
        </w:tc>
        <w:tc>
          <w:tcPr>
            <w:tcW w:w="125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62" w:author="Milica Radić" w:date="2026-10-04T00:59:51Z">
              <w:tcPr>
                <w:tcW w:w="21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E8BBA8B">
            <w:pPr>
              <w:jc w:val="center"/>
              <w:rPr>
                <w:sz w:val="20"/>
                <w:szCs w:val="20"/>
                <w:lang w:val="sr-Cyrl-RS"/>
                <w:rPrChange w:id="10264" w:author="Milan Stojkov" w:date="2026-10-02T11:00:00Z">
                  <w:rPr>
                    <w:sz w:val="20"/>
                    <w:szCs w:val="20"/>
                  </w:rPr>
                </w:rPrChange>
              </w:rPr>
              <w:pPrChange w:id="10263" w:author="Milica Radić" w:date="2026-10-04T00:59:47Z">
                <w:pPr/>
              </w:pPrChange>
            </w:pPr>
            <w:r>
              <w:rPr>
                <w:sz w:val="20"/>
                <w:szCs w:val="20"/>
                <w:lang w:val="sr-Cyrl-RS"/>
                <w:rPrChange w:id="10265" w:author="Milan Stojkov" w:date="2026-10-02T11:00:00Z">
                  <w:rPr>
                    <w:sz w:val="20"/>
                    <w:szCs w:val="20"/>
                  </w:rPr>
                </w:rPrChange>
              </w:rPr>
              <w:t>-</w:t>
            </w:r>
          </w:p>
        </w:tc>
        <w:tc>
          <w:tcPr>
            <w:tcW w:w="145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66" w:author="Milica Radić" w:date="2026-10-04T00:59:51Z">
              <w:tcPr>
                <w:tcW w:w="250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1802C41">
            <w:pPr>
              <w:jc w:val="center"/>
              <w:rPr>
                <w:sz w:val="20"/>
                <w:szCs w:val="20"/>
                <w:lang w:val="sr-Cyrl-RS"/>
                <w:rPrChange w:id="10268" w:author="Milan Stojkov" w:date="2026-10-02T11:00:00Z">
                  <w:rPr>
                    <w:sz w:val="20"/>
                    <w:szCs w:val="20"/>
                  </w:rPr>
                </w:rPrChange>
              </w:rPr>
              <w:pPrChange w:id="10267" w:author="Milica Radić" w:date="2026-10-04T00:59:47Z">
                <w:pPr/>
              </w:pPrChange>
            </w:pPr>
            <w:r>
              <w:rPr>
                <w:sz w:val="20"/>
                <w:szCs w:val="20"/>
                <w:lang w:val="sr-Cyrl-RS"/>
                <w:rPrChange w:id="10269" w:author="Milan Stojkov" w:date="2026-10-02T11:00:00Z">
                  <w:rPr>
                    <w:sz w:val="20"/>
                    <w:szCs w:val="20"/>
                  </w:rPr>
                </w:rPrChange>
              </w:rPr>
              <w:t>-</w:t>
            </w:r>
          </w:p>
        </w:tc>
      </w:tr>
      <w:tr w14:paraId="63E05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270" w:author="Milica Radić" w:date="2026-10-04T00:59:5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0270" w:author="Milica Radić" w:date="2026-10-04T00:59:51Z">
            <w:trPr>
              <w:jc w:val="center"/>
            </w:trPr>
          </w:trPrChange>
        </w:trPr>
        <w:tc>
          <w:tcPr>
            <w:tcW w:w="150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71" w:author="Milica Radić" w:date="2026-10-04T00:59:51Z">
              <w:tcPr>
                <w:tcW w:w="25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F79B3B3">
            <w:pPr>
              <w:jc w:val="center"/>
              <w:rPr>
                <w:sz w:val="20"/>
                <w:szCs w:val="20"/>
                <w:lang w:val="sr-Cyrl-RS"/>
                <w:rPrChange w:id="10273" w:author="Milan Stojkov" w:date="2026-10-02T11:00:00Z">
                  <w:rPr>
                    <w:sz w:val="20"/>
                    <w:szCs w:val="20"/>
                  </w:rPr>
                </w:rPrChange>
              </w:rPr>
              <w:pPrChange w:id="10272" w:author="Milica Radić" w:date="2026-10-04T00:59:47Z">
                <w:pPr/>
              </w:pPrChange>
            </w:pPr>
            <w:r>
              <w:rPr>
                <w:sz w:val="20"/>
                <w:szCs w:val="20"/>
                <w:lang w:val="sr-Cyrl-RS"/>
                <w:rPrChange w:id="10274" w:author="Milan Stojkov" w:date="2026-10-02T11:00:00Z">
                  <w:rPr>
                    <w:sz w:val="20"/>
                    <w:szCs w:val="20"/>
                  </w:rPr>
                </w:rPrChange>
              </w:rPr>
              <w:t>4</w:t>
            </w:r>
          </w:p>
        </w:tc>
        <w:tc>
          <w:tcPr>
            <w:tcW w:w="78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75" w:author="Milica Radić" w:date="2026-10-04T00:59:51Z">
              <w:tcPr>
                <w:tcW w:w="13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AEFB703">
            <w:pPr>
              <w:jc w:val="center"/>
              <w:rPr>
                <w:sz w:val="20"/>
                <w:szCs w:val="20"/>
                <w:lang w:val="sr-Cyrl-RS"/>
                <w:rPrChange w:id="10277" w:author="Milan Stojkov" w:date="2026-10-02T11:00:00Z">
                  <w:rPr>
                    <w:sz w:val="20"/>
                    <w:szCs w:val="20"/>
                  </w:rPr>
                </w:rPrChange>
              </w:rPr>
              <w:pPrChange w:id="10276" w:author="Milica Radić" w:date="2026-10-04T00:59:47Z">
                <w:pPr/>
              </w:pPrChange>
            </w:pPr>
            <w:r>
              <w:rPr>
                <w:sz w:val="20"/>
                <w:szCs w:val="20"/>
                <w:lang w:val="sr-Cyrl-RS"/>
                <w:rPrChange w:id="10278" w:author="Milan Stojkov" w:date="2026-10-02T11:00:00Z">
                  <w:rPr>
                    <w:sz w:val="20"/>
                    <w:szCs w:val="20"/>
                  </w:rPr>
                </w:rPrChange>
              </w:rPr>
              <w:t>39,4 %</w:t>
            </w:r>
          </w:p>
        </w:tc>
        <w:tc>
          <w:tcPr>
            <w:tcW w:w="125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79" w:author="Milica Radić" w:date="2026-10-04T00:59:51Z">
              <w:tcPr>
                <w:tcW w:w="21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94CD7E4">
            <w:pPr>
              <w:jc w:val="center"/>
              <w:rPr>
                <w:sz w:val="20"/>
                <w:szCs w:val="20"/>
                <w:lang w:val="sr-Cyrl-RS"/>
                <w:rPrChange w:id="10281" w:author="Milan Stojkov" w:date="2026-10-02T11:00:00Z">
                  <w:rPr>
                    <w:sz w:val="20"/>
                    <w:szCs w:val="20"/>
                  </w:rPr>
                </w:rPrChange>
              </w:rPr>
              <w:pPrChange w:id="10280" w:author="Milica Radić" w:date="2026-10-04T00:59:47Z">
                <w:pPr/>
              </w:pPrChange>
            </w:pPr>
            <w:r>
              <w:rPr>
                <w:sz w:val="20"/>
                <w:szCs w:val="20"/>
                <w:lang w:val="sr-Cyrl-RS"/>
                <w:rPrChange w:id="10282" w:author="Milan Stojkov" w:date="2026-10-02T11:00:00Z">
                  <w:rPr>
                    <w:sz w:val="20"/>
                    <w:szCs w:val="20"/>
                  </w:rPr>
                </w:rPrChange>
              </w:rPr>
              <w:t>-</w:t>
            </w:r>
          </w:p>
        </w:tc>
        <w:tc>
          <w:tcPr>
            <w:tcW w:w="145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83" w:author="Milica Radić" w:date="2026-10-04T00:59:51Z">
              <w:tcPr>
                <w:tcW w:w="250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4030B96">
            <w:pPr>
              <w:jc w:val="center"/>
              <w:rPr>
                <w:sz w:val="20"/>
                <w:szCs w:val="20"/>
                <w:lang w:val="sr-Cyrl-RS"/>
                <w:rPrChange w:id="10285" w:author="Milan Stojkov" w:date="2026-10-02T11:00:00Z">
                  <w:rPr>
                    <w:sz w:val="20"/>
                    <w:szCs w:val="20"/>
                  </w:rPr>
                </w:rPrChange>
              </w:rPr>
              <w:pPrChange w:id="10284" w:author="Milica Radić" w:date="2026-10-04T00:59:47Z">
                <w:pPr/>
              </w:pPrChange>
            </w:pPr>
            <w:r>
              <w:rPr>
                <w:sz w:val="20"/>
                <w:szCs w:val="20"/>
                <w:lang w:val="sr-Cyrl-RS"/>
                <w:rPrChange w:id="10286" w:author="Milan Stojkov" w:date="2026-10-02T11:00:00Z">
                  <w:rPr>
                    <w:sz w:val="20"/>
                    <w:szCs w:val="20"/>
                  </w:rPr>
                </w:rPrChange>
              </w:rPr>
              <w:t>-</w:t>
            </w:r>
          </w:p>
        </w:tc>
      </w:tr>
      <w:tr w14:paraId="57F9E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287" w:author="Milica Radić" w:date="2026-10-04T00:59:5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0287" w:author="Milica Radić" w:date="2026-10-04T00:59:51Z">
            <w:trPr>
              <w:jc w:val="center"/>
            </w:trPr>
          </w:trPrChange>
        </w:trPr>
        <w:tc>
          <w:tcPr>
            <w:tcW w:w="150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88" w:author="Milica Radić" w:date="2026-10-04T00:59:51Z">
              <w:tcPr>
                <w:tcW w:w="25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087CE70">
            <w:pPr>
              <w:jc w:val="center"/>
              <w:rPr>
                <w:sz w:val="20"/>
                <w:szCs w:val="20"/>
                <w:lang w:val="sr-Cyrl-RS"/>
                <w:rPrChange w:id="10290" w:author="Milan Stojkov" w:date="2026-10-02T11:00:00Z">
                  <w:rPr>
                    <w:sz w:val="20"/>
                    <w:szCs w:val="20"/>
                  </w:rPr>
                </w:rPrChange>
              </w:rPr>
              <w:pPrChange w:id="10289" w:author="Milica Radić" w:date="2026-10-04T00:59:47Z">
                <w:pPr/>
              </w:pPrChange>
            </w:pPr>
            <w:r>
              <w:rPr>
                <w:sz w:val="20"/>
                <w:szCs w:val="20"/>
                <w:lang w:val="sr-Cyrl-RS"/>
                <w:rPrChange w:id="10291" w:author="Milan Stojkov" w:date="2026-10-02T11:00:00Z">
                  <w:rPr>
                    <w:sz w:val="20"/>
                    <w:szCs w:val="20"/>
                  </w:rPr>
                </w:rPrChange>
              </w:rPr>
              <w:t>5</w:t>
            </w:r>
          </w:p>
        </w:tc>
        <w:tc>
          <w:tcPr>
            <w:tcW w:w="78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92" w:author="Milica Radić" w:date="2026-10-04T00:59:51Z">
              <w:tcPr>
                <w:tcW w:w="13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5077B99">
            <w:pPr>
              <w:jc w:val="center"/>
              <w:rPr>
                <w:sz w:val="20"/>
                <w:szCs w:val="20"/>
                <w:lang w:val="sr-Cyrl-RS"/>
                <w:rPrChange w:id="10294" w:author="Milan Stojkov" w:date="2026-10-02T11:00:00Z">
                  <w:rPr>
                    <w:sz w:val="20"/>
                    <w:szCs w:val="20"/>
                  </w:rPr>
                </w:rPrChange>
              </w:rPr>
              <w:pPrChange w:id="10293" w:author="Milica Radić" w:date="2026-10-04T00:59:47Z">
                <w:pPr/>
              </w:pPrChange>
            </w:pPr>
            <w:r>
              <w:rPr>
                <w:sz w:val="20"/>
                <w:szCs w:val="20"/>
                <w:lang w:val="sr-Cyrl-RS"/>
                <w:rPrChange w:id="10295" w:author="Milan Stojkov" w:date="2026-10-02T11:00:00Z">
                  <w:rPr>
                    <w:sz w:val="20"/>
                    <w:szCs w:val="20"/>
                  </w:rPr>
                </w:rPrChange>
              </w:rPr>
              <w:t>20,6 %</w:t>
            </w:r>
          </w:p>
        </w:tc>
        <w:tc>
          <w:tcPr>
            <w:tcW w:w="125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296" w:author="Milica Radić" w:date="2026-10-04T00:59:51Z">
              <w:tcPr>
                <w:tcW w:w="21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B1D7F69">
            <w:pPr>
              <w:jc w:val="center"/>
              <w:rPr>
                <w:sz w:val="20"/>
                <w:szCs w:val="20"/>
                <w:lang w:val="sr-Cyrl-RS"/>
                <w:rPrChange w:id="10298" w:author="Milan Stojkov" w:date="2026-10-02T11:00:00Z">
                  <w:rPr>
                    <w:sz w:val="20"/>
                    <w:szCs w:val="20"/>
                  </w:rPr>
                </w:rPrChange>
              </w:rPr>
              <w:pPrChange w:id="10297" w:author="Milica Radić" w:date="2026-10-04T00:59:47Z">
                <w:pPr/>
              </w:pPrChange>
            </w:pPr>
            <w:r>
              <w:rPr>
                <w:sz w:val="20"/>
                <w:szCs w:val="20"/>
                <w:lang w:val="sr-Cyrl-RS"/>
                <w:rPrChange w:id="10299" w:author="Milan Stojkov" w:date="2026-10-02T11:00:00Z">
                  <w:rPr>
                    <w:sz w:val="20"/>
                    <w:szCs w:val="20"/>
                  </w:rPr>
                </w:rPrChange>
              </w:rPr>
              <w:t>-</w:t>
            </w:r>
          </w:p>
        </w:tc>
        <w:tc>
          <w:tcPr>
            <w:tcW w:w="145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300" w:author="Milica Radić" w:date="2026-10-04T00:59:51Z">
              <w:tcPr>
                <w:tcW w:w="250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5ADCF63">
            <w:pPr>
              <w:jc w:val="center"/>
              <w:rPr>
                <w:sz w:val="20"/>
                <w:szCs w:val="20"/>
                <w:lang w:val="sr-Cyrl-RS"/>
                <w:rPrChange w:id="10302" w:author="Milan Stojkov" w:date="2026-10-02T11:00:00Z">
                  <w:rPr>
                    <w:sz w:val="20"/>
                    <w:szCs w:val="20"/>
                  </w:rPr>
                </w:rPrChange>
              </w:rPr>
              <w:pPrChange w:id="10301" w:author="Milica Radić" w:date="2026-10-04T00:59:47Z">
                <w:pPr/>
              </w:pPrChange>
            </w:pPr>
            <w:r>
              <w:rPr>
                <w:sz w:val="20"/>
                <w:szCs w:val="20"/>
                <w:lang w:val="sr-Cyrl-RS"/>
                <w:rPrChange w:id="10303" w:author="Milan Stojkov" w:date="2026-10-02T11:00:00Z">
                  <w:rPr>
                    <w:sz w:val="20"/>
                    <w:szCs w:val="20"/>
                  </w:rPr>
                </w:rPrChange>
              </w:rPr>
              <w:t>-</w:t>
            </w:r>
          </w:p>
        </w:tc>
      </w:tr>
      <w:tr w14:paraId="7D0BC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304" w:author="Milica Radić" w:date="2026-10-04T00:59:51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0304" w:author="Milica Radić" w:date="2026-10-04T00:59:51Z">
            <w:trPr>
              <w:jc w:val="center"/>
            </w:trPr>
          </w:trPrChange>
        </w:trPr>
        <w:tc>
          <w:tcPr>
            <w:tcW w:w="150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305" w:author="Milica Radić" w:date="2026-10-04T00:59:51Z">
              <w:tcPr>
                <w:tcW w:w="25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91443C9">
            <w:pPr>
              <w:jc w:val="center"/>
              <w:rPr>
                <w:sz w:val="20"/>
                <w:szCs w:val="20"/>
                <w:lang w:val="sr-Cyrl-RS"/>
                <w:rPrChange w:id="10307" w:author="Milan Stojkov" w:date="2026-10-02T11:00:00Z">
                  <w:rPr>
                    <w:sz w:val="20"/>
                    <w:szCs w:val="20"/>
                  </w:rPr>
                </w:rPrChange>
              </w:rPr>
              <w:pPrChange w:id="10306" w:author="Milica Radić" w:date="2026-10-04T00:59:47Z">
                <w:pPr/>
              </w:pPrChange>
            </w:pPr>
            <w:r>
              <w:rPr>
                <w:sz w:val="20"/>
                <w:szCs w:val="20"/>
                <w:lang w:val="sr-Cyrl-RS"/>
                <w:rPrChange w:id="10308" w:author="Milan Stojkov" w:date="2026-10-02T11:00:00Z">
                  <w:rPr>
                    <w:sz w:val="20"/>
                    <w:szCs w:val="20"/>
                  </w:rPr>
                </w:rPrChange>
              </w:rPr>
              <w:t>6</w:t>
            </w:r>
          </w:p>
        </w:tc>
        <w:tc>
          <w:tcPr>
            <w:tcW w:w="78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309" w:author="Milica Radić" w:date="2026-10-04T00:59:51Z">
              <w:tcPr>
                <w:tcW w:w="13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97938EF">
            <w:pPr>
              <w:jc w:val="center"/>
              <w:rPr>
                <w:sz w:val="20"/>
                <w:szCs w:val="20"/>
                <w:lang w:val="sr-Cyrl-RS"/>
                <w:rPrChange w:id="10311" w:author="Milan Stojkov" w:date="2026-10-02T11:00:00Z">
                  <w:rPr>
                    <w:sz w:val="20"/>
                    <w:szCs w:val="20"/>
                  </w:rPr>
                </w:rPrChange>
              </w:rPr>
              <w:pPrChange w:id="10310" w:author="Milica Radić" w:date="2026-10-04T00:59:47Z">
                <w:pPr/>
              </w:pPrChange>
            </w:pPr>
            <w:r>
              <w:rPr>
                <w:sz w:val="20"/>
                <w:szCs w:val="20"/>
                <w:lang w:val="sr-Cyrl-RS"/>
                <w:rPrChange w:id="10312" w:author="Milan Stojkov" w:date="2026-10-02T11:00:00Z">
                  <w:rPr>
                    <w:sz w:val="20"/>
                    <w:szCs w:val="20"/>
                  </w:rPr>
                </w:rPrChange>
              </w:rPr>
              <w:t>4,3 %</w:t>
            </w:r>
          </w:p>
        </w:tc>
        <w:tc>
          <w:tcPr>
            <w:tcW w:w="125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313" w:author="Milica Radić" w:date="2026-10-04T00:59:51Z">
              <w:tcPr>
                <w:tcW w:w="21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A89E42C">
            <w:pPr>
              <w:jc w:val="center"/>
              <w:rPr>
                <w:sz w:val="20"/>
                <w:szCs w:val="20"/>
                <w:lang w:val="sr-Cyrl-RS"/>
                <w:rPrChange w:id="10315" w:author="Milan Stojkov" w:date="2026-10-02T11:00:00Z">
                  <w:rPr>
                    <w:sz w:val="20"/>
                    <w:szCs w:val="20"/>
                  </w:rPr>
                </w:rPrChange>
              </w:rPr>
              <w:pPrChange w:id="10314" w:author="Milica Radić" w:date="2026-10-04T00:59:47Z">
                <w:pPr/>
              </w:pPrChange>
            </w:pPr>
            <w:r>
              <w:rPr>
                <w:sz w:val="20"/>
                <w:szCs w:val="20"/>
                <w:lang w:val="sr-Cyrl-RS"/>
                <w:rPrChange w:id="10316" w:author="Milan Stojkov" w:date="2026-10-02T11:00:00Z">
                  <w:rPr>
                    <w:sz w:val="20"/>
                    <w:szCs w:val="20"/>
                  </w:rPr>
                </w:rPrChange>
              </w:rPr>
              <w:t>-</w:t>
            </w:r>
          </w:p>
        </w:tc>
        <w:tc>
          <w:tcPr>
            <w:tcW w:w="145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317" w:author="Milica Radić" w:date="2026-10-04T00:59:51Z">
              <w:tcPr>
                <w:tcW w:w="250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7031A10">
            <w:pPr>
              <w:jc w:val="center"/>
              <w:rPr>
                <w:sz w:val="20"/>
                <w:szCs w:val="20"/>
                <w:lang w:val="sr-Cyrl-RS"/>
                <w:rPrChange w:id="10319" w:author="Milan Stojkov" w:date="2026-10-02T11:00:00Z">
                  <w:rPr>
                    <w:sz w:val="20"/>
                    <w:szCs w:val="20"/>
                  </w:rPr>
                </w:rPrChange>
              </w:rPr>
              <w:pPrChange w:id="10318" w:author="Milica Radić" w:date="2026-10-04T00:59:47Z">
                <w:pPr/>
              </w:pPrChange>
            </w:pPr>
            <w:r>
              <w:rPr>
                <w:sz w:val="20"/>
                <w:szCs w:val="20"/>
                <w:lang w:val="sr-Cyrl-RS"/>
                <w:rPrChange w:id="10320" w:author="Milan Stojkov" w:date="2026-10-02T11:00:00Z">
                  <w:rPr>
                    <w:sz w:val="20"/>
                    <w:szCs w:val="20"/>
                  </w:rPr>
                </w:rPrChange>
              </w:rPr>
              <w:t>-</w:t>
            </w:r>
          </w:p>
        </w:tc>
      </w:tr>
    </w:tbl>
    <w:p w14:paraId="0E918194">
      <w:pPr>
        <w:ind w:firstLine="360"/>
        <w:jc w:val="both"/>
        <w:rPr>
          <w:ins w:id="10321" w:author="Milica Radić" w:date="2026-10-04T03:42:39Z"/>
          <w:color w:val="000000"/>
          <w:sz w:val="22"/>
          <w:szCs w:val="22"/>
          <w:lang w:val="sr-Cyrl-RS"/>
        </w:rPr>
      </w:pPr>
    </w:p>
    <w:p w14:paraId="689EC87C">
      <w:pPr>
        <w:ind w:firstLine="360"/>
        <w:jc w:val="both"/>
        <w:rPr>
          <w:ins w:id="10322" w:author="Milica Radić" w:date="2026-10-04T10:12:31Z"/>
          <w:color w:val="000000"/>
          <w:sz w:val="22"/>
          <w:szCs w:val="22"/>
          <w:lang w:val="sr-Cyrl-RS"/>
        </w:rPr>
      </w:pPr>
      <w:ins w:id="10323" w:author="Milica Radić" w:date="2026-10-04T10:12:30Z">
        <w:r>
          <w:rPr>
            <w:rFonts w:hint="default"/>
            <w:color w:val="000000"/>
            <w:sz w:val="22"/>
            <w:szCs w:val="22"/>
            <w:lang w:val="sr-Cyrl-RS"/>
          </w:rPr>
          <w:t xml:space="preserve">Уз </w:t>
        </w:r>
      </w:ins>
      <w:ins w:id="10324" w:author="Milica Radić" w:date="2026-10-04T10:12:30Z">
        <w:r>
          <w:rPr>
            <w:rFonts w:hint="default"/>
            <w:i/>
            <w:iCs/>
            <w:color w:val="000000"/>
            <w:sz w:val="22"/>
            <w:szCs w:val="22"/>
            <w:lang w:val="sr-Cyrl-RS"/>
            <w:rPrChange w:id="10325" w:author="Milica Radić" w:date="2026-10-04T10:12:35Z">
              <w:rPr>
                <w:rFonts w:hint="default"/>
                <w:color w:val="000000"/>
                <w:sz w:val="22"/>
                <w:szCs w:val="22"/>
                <w:lang w:val="sr-Cyrl-RS"/>
              </w:rPr>
            </w:rPrChange>
          </w:rPr>
          <w:t>Sybil</w:t>
        </w:r>
      </w:ins>
      <w:ins w:id="10326" w:author="Milica Radić" w:date="2026-10-04T10:12:30Z">
        <w:r>
          <w:rPr>
            <w:rFonts w:hint="default"/>
            <w:color w:val="000000"/>
            <w:sz w:val="22"/>
            <w:szCs w:val="22"/>
            <w:lang w:val="sr-Cyrl-RS"/>
          </w:rPr>
          <w:t xml:space="preserve">-отпорну стратегију ниједан чвор нема више од једног нападачког суседа, уз </w:t>
        </w:r>
      </w:ins>
      <w:ins w:id="10327" w:author="Milica Radić" w:date="2026-10-04T10:12:30Z">
        <w:r>
          <w:rPr>
            <w:rFonts w:hint="default"/>
            <w:i/>
            <w:iCs/>
            <w:color w:val="000000"/>
            <w:sz w:val="22"/>
            <w:szCs w:val="22"/>
            <w:lang w:val="sr-Cyrl-RS"/>
            <w:rPrChange w:id="10328" w:author="Milica Radić" w:date="2026-10-04T10:12:40Z">
              <w:rPr>
                <w:rFonts w:hint="default"/>
                <w:color w:val="000000"/>
                <w:sz w:val="22"/>
                <w:szCs w:val="22"/>
                <w:lang w:val="sr-Cyrl-RS"/>
              </w:rPr>
            </w:rPrChange>
          </w:rPr>
          <w:t>Eclipse</w:t>
        </w:r>
      </w:ins>
      <w:ins w:id="10329" w:author="Milica Radić" w:date="2026-10-04T10:12:30Z">
        <w:r>
          <w:rPr>
            <w:rFonts w:hint="default"/>
            <w:color w:val="000000"/>
            <w:sz w:val="22"/>
            <w:szCs w:val="22"/>
            <w:lang w:val="sr-Cyrl-RS"/>
          </w:rPr>
          <w:t>-отпорну њих 4,3% има два, док уз референтну 88% чворова има три или више. Тиме се објашњава и резултат из одељка 7.1. Одсечена средина одбацује по једну вредност са сваког краја, па једног нападача уклања у потпуности, док од другог надаље бар један увек остане у прорачуну.</w:t>
        </w:r>
      </w:ins>
      <w:del w:id="10330" w:author="Milica Radić" w:date="2026-10-04T10:12:30Z">
        <w:r>
          <w:rPr>
            <w:color w:val="000000"/>
            <w:sz w:val="22"/>
            <w:szCs w:val="22"/>
            <w:lang w:val="sr-Cyrl-RS"/>
            <w:rPrChange w:id="10331" w:author="Milan Stojkov" w:date="2026-10-02T11:00:00Z">
              <w:rPr>
                <w:color w:val="000000"/>
                <w:sz w:val="22"/>
                <w:szCs w:val="22"/>
              </w:rPr>
            </w:rPrChange>
          </w:rPr>
          <w:delText>Колико нападачких идентитета уђе у скупове суседа зависи пре свега од тога постоји ли провера при пријему. Уз референтну стратегију нападачи при β = 0,3 заузимају половину свих места, а уз заштитне мање од једне десетине. Просечна вредност, међутим, крије битну разлику коју показује расподела по чворовима: у</w:delText>
        </w:r>
      </w:del>
      <w:del w:id="10332" w:author="Milica Radić" w:date="2026-10-04T10:12:30Z">
        <w:r>
          <w:rPr>
            <w:color w:val="000000"/>
            <w:sz w:val="22"/>
            <w:szCs w:val="22"/>
            <w:lang w:val="sr-Cyrl-RS"/>
            <w:rPrChange w:id="10333" w:author="Milan Stojkov" w:date="2026-10-02T11:00:00Z">
              <w:rPr>
                <w:color w:val="000000"/>
                <w:sz w:val="22"/>
                <w:szCs w:val="22"/>
              </w:rPr>
            </w:rPrChange>
          </w:rPr>
          <w:delText xml:space="preserve">з </w:delText>
        </w:r>
      </w:del>
      <w:del w:id="10334" w:author="Milica Radić" w:date="2026-10-04T10:12:30Z">
        <w:r>
          <w:rPr>
            <w:i/>
            <w:iCs/>
            <w:color w:val="000000"/>
            <w:sz w:val="22"/>
            <w:szCs w:val="22"/>
            <w:lang w:val="sr-Cyrl-RS"/>
            <w:rPrChange w:id="10335" w:author="Milan Stojkov" w:date="2026-10-02T11:00:00Z">
              <w:rPr>
                <w:i/>
                <w:iCs/>
                <w:color w:val="000000"/>
                <w:sz w:val="22"/>
                <w:szCs w:val="22"/>
              </w:rPr>
            </w:rPrChange>
          </w:rPr>
          <w:delText>Sybil</w:delText>
        </w:r>
      </w:del>
      <w:del w:id="10336" w:author="Milica Radić" w:date="2026-10-04T10:12:30Z">
        <w:r>
          <w:rPr>
            <w:color w:val="000000"/>
            <w:sz w:val="22"/>
            <w:szCs w:val="22"/>
            <w:lang w:val="sr-Cyrl-RS"/>
            <w:rPrChange w:id="10337" w:author="Milan Stojkov" w:date="2026-10-02T11:00:00Z">
              <w:rPr>
                <w:color w:val="000000"/>
                <w:sz w:val="22"/>
                <w:szCs w:val="22"/>
              </w:rPr>
            </w:rPrChange>
          </w:rPr>
          <w:delText xml:space="preserve">-отпорну стратегију ниједан чвор нема више од једног нападачког суседа, уз </w:delText>
        </w:r>
      </w:del>
      <w:del w:id="10338" w:author="Milica Radić" w:date="2026-10-04T10:12:30Z">
        <w:r>
          <w:rPr>
            <w:i/>
            <w:iCs/>
            <w:color w:val="000000"/>
            <w:sz w:val="22"/>
            <w:szCs w:val="22"/>
            <w:lang w:val="sr-Cyrl-RS"/>
            <w:rPrChange w:id="10339" w:author="Milan Stojkov" w:date="2026-10-02T11:00:00Z">
              <w:rPr>
                <w:i/>
                <w:iCs/>
                <w:color w:val="000000"/>
                <w:sz w:val="22"/>
                <w:szCs w:val="22"/>
              </w:rPr>
            </w:rPrChange>
          </w:rPr>
          <w:delText>Eclipse</w:delText>
        </w:r>
      </w:del>
      <w:del w:id="10340" w:author="Milica Radić" w:date="2026-10-04T10:12:30Z">
        <w:r>
          <w:rPr>
            <w:color w:val="000000"/>
            <w:sz w:val="22"/>
            <w:szCs w:val="22"/>
            <w:lang w:val="sr-Cyrl-RS"/>
            <w:rPrChange w:id="10341" w:author="Milan Stojkov" w:date="2026-10-02T11:00:00Z">
              <w:rPr>
                <w:color w:val="000000"/>
                <w:sz w:val="22"/>
                <w:szCs w:val="22"/>
              </w:rPr>
            </w:rPrChange>
          </w:rPr>
          <w:delText xml:space="preserve">-отпорну </w:delText>
        </w:r>
      </w:del>
      <w:del w:id="10342" w:author="Milica Radić" w:date="2026-10-04T10:12:30Z">
        <w:r>
          <w:rPr>
            <w:color w:val="000000"/>
            <w:sz w:val="22"/>
            <w:szCs w:val="22"/>
            <w:lang w:val="sr-Cyrl-RS"/>
            <w:rPrChange w:id="10343" w:author="Milan Stojkov" w:date="2026-10-02T11:00:00Z">
              <w:rPr>
                <w:color w:val="000000"/>
                <w:sz w:val="22"/>
                <w:szCs w:val="22"/>
              </w:rPr>
            </w:rPrChange>
          </w:rPr>
          <w:delText xml:space="preserve">свега </w:delText>
        </w:r>
      </w:del>
      <w:del w:id="10344" w:author="Milica Radić" w:date="2026-10-04T10:12:30Z">
        <w:r>
          <w:rPr>
            <w:color w:val="000000"/>
            <w:sz w:val="22"/>
            <w:szCs w:val="22"/>
            <w:lang w:val="sr-Cyrl-RS"/>
            <w:rPrChange w:id="10345" w:author="Milan Stojkov" w:date="2026-10-02T11:00:00Z">
              <w:rPr>
                <w:color w:val="000000"/>
                <w:sz w:val="22"/>
                <w:szCs w:val="22"/>
              </w:rPr>
            </w:rPrChange>
          </w:rPr>
          <w:delText>4,3</w:delText>
        </w:r>
      </w:del>
      <w:del w:id="10346" w:author="Milica Radić" w:date="2026-10-04T10:12:30Z">
        <w:r>
          <w:rPr>
            <w:color w:val="000000"/>
            <w:sz w:val="22"/>
            <w:szCs w:val="22"/>
            <w:lang w:val="sr-Cyrl-RS"/>
            <w:rPrChange w:id="10347" w:author="Milan Stojkov" w:date="2026-10-02T11:00:00Z">
              <w:rPr>
                <w:color w:val="000000"/>
                <w:sz w:val="22"/>
                <w:szCs w:val="22"/>
              </w:rPr>
            </w:rPrChange>
          </w:rPr>
          <w:delText xml:space="preserve"> </w:delText>
        </w:r>
      </w:del>
      <w:del w:id="10348" w:author="Milica Radić" w:date="2026-10-04T10:12:30Z">
        <w:r>
          <w:rPr>
            <w:color w:val="000000"/>
            <w:sz w:val="22"/>
            <w:szCs w:val="22"/>
            <w:lang w:val="sr-Cyrl-RS"/>
            <w:rPrChange w:id="10349" w:author="Milan Stojkov" w:date="2026-10-02T11:00:00Z">
              <w:rPr>
                <w:color w:val="000000"/>
                <w:sz w:val="22"/>
                <w:szCs w:val="22"/>
              </w:rPr>
            </w:rPrChange>
          </w:rPr>
          <w:delText>% њих има два, док уз референтну 88</w:delText>
        </w:r>
      </w:del>
      <w:del w:id="10350" w:author="Milica Radić" w:date="2026-10-04T10:12:30Z">
        <w:r>
          <w:rPr>
            <w:color w:val="000000"/>
            <w:sz w:val="22"/>
            <w:szCs w:val="22"/>
            <w:lang w:val="sr-Cyrl-RS"/>
            <w:rPrChange w:id="10351" w:author="Milan Stojkov" w:date="2026-10-02T11:00:00Z">
              <w:rPr>
                <w:color w:val="000000"/>
                <w:sz w:val="22"/>
                <w:szCs w:val="22"/>
              </w:rPr>
            </w:rPrChange>
          </w:rPr>
          <w:delText xml:space="preserve"> </w:delText>
        </w:r>
      </w:del>
      <w:del w:id="10352" w:author="Milica Radić" w:date="2026-10-04T10:12:30Z">
        <w:r>
          <w:rPr>
            <w:color w:val="000000"/>
            <w:sz w:val="22"/>
            <w:szCs w:val="22"/>
            <w:lang w:val="sr-Cyrl-RS"/>
            <w:rPrChange w:id="10353" w:author="Milan Stojkov" w:date="2026-10-02T11:00:00Z">
              <w:rPr>
                <w:color w:val="000000"/>
                <w:sz w:val="22"/>
                <w:szCs w:val="22"/>
              </w:rPr>
            </w:rPrChange>
          </w:rPr>
          <w:delText>% чворова има три или више. Тиме се објашњава и резултат из одељка 7.1, будући да одсечена средина подноси једно одступање а посустаје на два: заштитне стратегије целу мрежу држе у распону у коме она ради.</w:delText>
        </w:r>
      </w:del>
    </w:p>
    <w:p w14:paraId="1CEFFD21">
      <w:pPr>
        <w:ind w:firstLine="360"/>
        <w:jc w:val="both"/>
        <w:rPr>
          <w:ins w:id="10354" w:author="Milica Radić" w:date="2026-10-04T03:45:35Z"/>
          <w:rFonts w:hint="default"/>
          <w:color w:val="000000"/>
          <w:sz w:val="22"/>
          <w:szCs w:val="22"/>
          <w:lang w:val="en-US"/>
        </w:rPr>
      </w:pPr>
      <w:ins w:id="10355" w:author="Milica Radić" w:date="2026-10-04T03:52:47Z">
        <w:r>
          <w:rPr>
            <w:rFonts w:hint="default"/>
            <w:color w:val="000000"/>
            <w:sz w:val="22"/>
            <w:szCs w:val="22"/>
            <w:lang w:val="sr-Cyrl-RS"/>
          </w:rPr>
          <w:t xml:space="preserve">Посебно се анализира како политика пријема утиче на пенетрацију. Табела 7.8 приказује пенетрацију при различитим </w:t>
        </w:r>
      </w:ins>
      <w:ins w:id="10356" w:author="Milica Radić" w:date="2026-10-04T03:52:53Z">
        <w:r>
          <w:rPr>
            <w:rFonts w:hint="default"/>
            <w:color w:val="000000"/>
            <w:sz w:val="22"/>
            <w:szCs w:val="22"/>
            <w:lang w:val="sr-Cyrl-RS"/>
          </w:rPr>
          <w:t>праго</w:t>
        </w:r>
      </w:ins>
      <w:ins w:id="10357" w:author="Milica Radić" w:date="2026-10-04T03:52:54Z">
        <w:r>
          <w:rPr>
            <w:rFonts w:hint="default"/>
            <w:color w:val="000000"/>
            <w:sz w:val="22"/>
            <w:szCs w:val="22"/>
            <w:lang w:val="sr-Cyrl-RS"/>
          </w:rPr>
          <w:t>вима п</w:t>
        </w:r>
      </w:ins>
      <w:ins w:id="10358" w:author="Milica Radić" w:date="2026-10-04T03:52:55Z">
        <w:r>
          <w:rPr>
            <w:rFonts w:hint="default"/>
            <w:color w:val="000000"/>
            <w:sz w:val="22"/>
            <w:szCs w:val="22"/>
            <w:lang w:val="sr-Cyrl-RS"/>
          </w:rPr>
          <w:t>ријема</w:t>
        </w:r>
      </w:ins>
      <w:ins w:id="10359" w:author="Milica Radić" w:date="2026-10-04T03:52:56Z">
        <w:r>
          <w:rPr>
            <w:rFonts w:hint="default"/>
            <w:color w:val="000000"/>
            <w:sz w:val="22"/>
            <w:szCs w:val="22"/>
            <w:lang w:val="sr-Cyrl-RS"/>
          </w:rPr>
          <w:t>.</w:t>
        </w:r>
      </w:ins>
    </w:p>
    <w:p w14:paraId="313F3C09">
      <w:pPr>
        <w:ind w:firstLine="360"/>
        <w:jc w:val="both"/>
        <w:rPr>
          <w:color w:val="000000"/>
          <w:sz w:val="22"/>
          <w:szCs w:val="22"/>
          <w:lang w:val="sr-Cyrl-RS"/>
          <w:rPrChange w:id="10360" w:author="Milan Stojkov" w:date="2026-10-02T11:00:00Z">
            <w:rPr>
              <w:color w:val="000000"/>
              <w:sz w:val="22"/>
              <w:szCs w:val="22"/>
            </w:rPr>
          </w:rPrChange>
        </w:rPr>
      </w:pPr>
    </w:p>
    <w:p w14:paraId="529C7A61">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0361" w:author="Milan Stojkov" w:date="2026-10-02T11:00:00Z">
            <w:rPr>
              <w:i/>
              <w:iCs/>
              <w:color w:val="000000"/>
              <w:sz w:val="20"/>
              <w:szCs w:val="20"/>
            </w:rPr>
          </w:rPrChange>
        </w:rPr>
      </w:pPr>
      <w:r>
        <w:rPr>
          <w:i/>
          <w:iCs/>
          <w:color w:val="000000"/>
          <w:sz w:val="20"/>
          <w:szCs w:val="20"/>
          <w:lang w:val="sr-Cyrl-RS"/>
          <w:rPrChange w:id="10362" w:author="Milan Stojkov" w:date="2026-10-02T11:00:00Z">
            <w:rPr>
              <w:i/>
              <w:iCs/>
              <w:color w:val="000000"/>
              <w:sz w:val="20"/>
              <w:szCs w:val="20"/>
            </w:rPr>
          </w:rPrChange>
        </w:rPr>
        <w:t>Табела 7.8</w:t>
      </w:r>
      <w:ins w:id="10363" w:author="Milica Radić" w:date="2026-10-04T03:48:18Z">
        <w:r>
          <w:rPr>
            <w:rFonts w:hint="default"/>
            <w:i/>
            <w:iCs/>
            <w:color w:val="000000"/>
            <w:sz w:val="20"/>
            <w:szCs w:val="20"/>
            <w:lang w:val="sr-Cyrl-RS"/>
          </w:rPr>
          <w:t xml:space="preserve"> </w:t>
        </w:r>
      </w:ins>
      <w:ins w:id="10364" w:author="Milica Radić" w:date="2026-10-04T03:48:19Z">
        <w:r>
          <w:rPr>
            <w:rFonts w:hint="default"/>
            <w:i/>
            <w:iCs/>
            <w:color w:val="000000"/>
            <w:sz w:val="20"/>
            <w:szCs w:val="20"/>
            <w:lang w:val="sr-Cyrl-RS"/>
          </w:rPr>
          <w:t>-</w:t>
        </w:r>
      </w:ins>
      <w:ins w:id="10365" w:author="Milica Radić" w:date="2026-10-04T03:48:20Z">
        <w:r>
          <w:rPr>
            <w:rFonts w:hint="default"/>
            <w:i/>
            <w:iCs/>
            <w:color w:val="000000"/>
            <w:sz w:val="20"/>
            <w:szCs w:val="20"/>
            <w:lang w:val="sr-Cyrl-RS"/>
          </w:rPr>
          <w:t xml:space="preserve"> </w:t>
        </w:r>
      </w:ins>
      <w:del w:id="10366" w:author="Milica Radić" w:date="2026-10-04T03:48:17Z">
        <w:r>
          <w:rPr>
            <w:i/>
            <w:iCs/>
            <w:color w:val="000000"/>
            <w:sz w:val="20"/>
            <w:szCs w:val="20"/>
            <w:lang w:val="sr-Cyrl-RS"/>
            <w:rPrChange w:id="10367" w:author="Milan Stojkov" w:date="2026-10-02T11:00:00Z">
              <w:rPr>
                <w:i/>
                <w:iCs/>
                <w:color w:val="000000"/>
                <w:sz w:val="20"/>
                <w:szCs w:val="20"/>
              </w:rPr>
            </w:rPrChange>
          </w:rPr>
          <w:delText>.</w:delText>
        </w:r>
      </w:del>
      <w:del w:id="10368" w:author="Milica Radić" w:date="2026-10-04T03:48:17Z">
        <w:r>
          <w:rPr>
            <w:i/>
            <w:iCs/>
            <w:color w:val="000000"/>
            <w:sz w:val="20"/>
            <w:szCs w:val="20"/>
            <w:lang w:val="sr-Cyrl-RS"/>
            <w:rPrChange w:id="10369" w:author="Milan Stojkov" w:date="2026-10-02T11:00:00Z">
              <w:rPr>
                <w:i/>
                <w:iCs/>
                <w:color w:val="000000"/>
                <w:sz w:val="20"/>
                <w:szCs w:val="20"/>
              </w:rPr>
            </w:rPrChange>
          </w:rPr>
          <w:delText xml:space="preserve"> </w:delText>
        </w:r>
      </w:del>
      <w:r>
        <w:rPr>
          <w:i/>
          <w:iCs/>
          <w:color w:val="000000"/>
          <w:sz w:val="20"/>
          <w:szCs w:val="20"/>
          <w:lang w:val="sr-Cyrl-RS"/>
          <w:rPrChange w:id="10370" w:author="Milan Stojkov" w:date="2026-10-02T11:00:00Z">
            <w:rPr>
              <w:i/>
              <w:iCs/>
              <w:color w:val="000000"/>
              <w:sz w:val="20"/>
              <w:szCs w:val="20"/>
            </w:rPr>
          </w:rPrChange>
        </w:rPr>
        <w:t>Sybil пенетрација при различитим праговима пријема</w:t>
      </w:r>
    </w:p>
    <w:tbl>
      <w:tblPr>
        <w:tblStyle w:val="92"/>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Change w:id="10371" w:author="Milica Radić" w:date="2026-10-04T01:00:29Z">
          <w:tblPr>
            <w:tblStyle w:val="92"/>
            <w:tblW w:w="86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2708"/>
        <w:gridCol w:w="1957"/>
        <w:gridCol w:w="1054"/>
        <w:gridCol w:w="1054"/>
        <w:gridCol w:w="1074"/>
        <w:tblGridChange w:id="10372">
          <w:tblGrid>
            <w:gridCol w:w="2973"/>
            <w:gridCol w:w="2148"/>
            <w:gridCol w:w="1157"/>
            <w:gridCol w:w="1157"/>
            <w:gridCol w:w="1180"/>
          </w:tblGrid>
        </w:tblGridChange>
      </w:tblGrid>
      <w:tr w14:paraId="4FB4D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373" w:author="Milica Radić" w:date="2026-10-04T01:00:2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blHeader/>
          <w:jc w:val="center"/>
          <w:trPrChange w:id="10373" w:author="Milica Radić" w:date="2026-10-04T01:00:29Z">
            <w:trPr>
              <w:tblHeader/>
              <w:jc w:val="center"/>
            </w:trPr>
          </w:trPrChange>
        </w:trPr>
        <w:tc>
          <w:tcPr>
            <w:tcW w:w="172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374" w:author="Milica Radić" w:date="2026-10-04T01:00:29Z">
              <w:tcPr>
                <w:tcW w:w="29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80FC556">
            <w:pPr>
              <w:jc w:val="center"/>
              <w:rPr>
                <w:b/>
                <w:bCs/>
                <w:sz w:val="20"/>
                <w:szCs w:val="20"/>
                <w:lang w:val="sr-Cyrl-RS"/>
                <w:rPrChange w:id="10375" w:author="Milan Stojkov" w:date="2026-10-02T11:00:00Z">
                  <w:rPr>
                    <w:b/>
                    <w:bCs/>
                    <w:sz w:val="20"/>
                    <w:szCs w:val="20"/>
                  </w:rPr>
                </w:rPrChange>
              </w:rPr>
            </w:pPr>
            <w:ins w:id="10376" w:author="Milica Radić" w:date="2026-10-04T01:00:13Z">
              <w:r>
                <w:rPr>
                  <w:b/>
                  <w:bCs/>
                  <w:sz w:val="20"/>
                  <w:szCs w:val="20"/>
                  <w:lang w:val="sr-Cyrl-RS"/>
                </w:rPr>
                <w:t>М</w:t>
              </w:r>
            </w:ins>
            <w:del w:id="10377" w:author="Milica Radić" w:date="2026-10-04T01:00:12Z">
              <w:r>
                <w:rPr>
                  <w:b/>
                  <w:bCs/>
                  <w:sz w:val="20"/>
                  <w:szCs w:val="20"/>
                  <w:lang w:val="sr-Cyrl-RS"/>
                  <w:rPrChange w:id="10378" w:author="Milan Stojkov" w:date="2026-10-02T11:00:00Z">
                    <w:rPr>
                      <w:b/>
                      <w:bCs/>
                      <w:sz w:val="20"/>
                      <w:szCs w:val="20"/>
                    </w:rPr>
                  </w:rPrChange>
                </w:rPr>
                <w:delText>м</w:delText>
              </w:r>
            </w:del>
            <w:r>
              <w:rPr>
                <w:b/>
                <w:bCs/>
                <w:sz w:val="20"/>
                <w:szCs w:val="20"/>
                <w:lang w:val="sr-Cyrl-RS"/>
                <w:rPrChange w:id="10379" w:author="Milan Stojkov" w:date="2026-10-02T11:00:00Z">
                  <w:rPr>
                    <w:b/>
                    <w:bCs/>
                    <w:sz w:val="20"/>
                    <w:szCs w:val="20"/>
                  </w:rPr>
                </w:rPrChange>
              </w:rPr>
              <w:t>инимална старост</w:t>
            </w:r>
          </w:p>
        </w:tc>
        <w:tc>
          <w:tcPr>
            <w:tcW w:w="124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380" w:author="Milica Radić" w:date="2026-10-04T01:00:29Z">
              <w:tcPr>
                <w:tcW w:w="21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01255DF">
            <w:pPr>
              <w:jc w:val="center"/>
              <w:rPr>
                <w:b/>
                <w:bCs/>
                <w:sz w:val="20"/>
                <w:szCs w:val="20"/>
                <w:lang w:val="sr-Cyrl-RS"/>
                <w:rPrChange w:id="10381" w:author="Milan Stojkov" w:date="2026-10-02T11:00:00Z">
                  <w:rPr>
                    <w:b/>
                    <w:bCs/>
                    <w:sz w:val="20"/>
                    <w:szCs w:val="20"/>
                  </w:rPr>
                </w:rPrChange>
              </w:rPr>
            </w:pPr>
            <w:ins w:id="10382" w:author="Milica Radić" w:date="2026-10-04T01:00:09Z">
              <w:r>
                <w:rPr>
                  <w:b/>
                  <w:bCs/>
                  <w:sz w:val="20"/>
                  <w:szCs w:val="20"/>
                  <w:lang w:val="sr-Cyrl-RS"/>
                </w:rPr>
                <w:t>П</w:t>
              </w:r>
            </w:ins>
            <w:del w:id="10383" w:author="Milica Radić" w:date="2026-10-04T01:00:09Z">
              <w:r>
                <w:rPr>
                  <w:b/>
                  <w:bCs/>
                  <w:sz w:val="20"/>
                  <w:szCs w:val="20"/>
                  <w:lang w:val="sr-Cyrl-RS"/>
                  <w:rPrChange w:id="10384" w:author="Milan Stojkov" w:date="2026-10-02T11:00:00Z">
                    <w:rPr>
                      <w:b/>
                      <w:bCs/>
                      <w:sz w:val="20"/>
                      <w:szCs w:val="20"/>
                    </w:rPr>
                  </w:rPrChange>
                </w:rPr>
                <w:delText>п</w:delText>
              </w:r>
            </w:del>
            <w:r>
              <w:rPr>
                <w:b/>
                <w:bCs/>
                <w:sz w:val="20"/>
                <w:szCs w:val="20"/>
                <w:lang w:val="sr-Cyrl-RS"/>
                <w:rPrChange w:id="10385" w:author="Milan Stojkov" w:date="2026-10-02T11:00:00Z">
                  <w:rPr>
                    <w:b/>
                    <w:bCs/>
                    <w:sz w:val="20"/>
                    <w:szCs w:val="20"/>
                  </w:rPr>
                </w:rPrChange>
              </w:rPr>
              <w:t>раг оцене 0,0</w:t>
            </w:r>
          </w:p>
        </w:tc>
        <w:tc>
          <w:tcPr>
            <w:tcW w:w="67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386" w:author="Milica Radić" w:date="2026-10-04T01:00:29Z">
              <w:tcPr>
                <w:tcW w:w="11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A753FDB">
            <w:pPr>
              <w:jc w:val="center"/>
              <w:rPr>
                <w:b/>
                <w:bCs/>
                <w:sz w:val="20"/>
                <w:szCs w:val="20"/>
                <w:lang w:val="sr-Cyrl-RS"/>
                <w:rPrChange w:id="10387" w:author="Milan Stojkov" w:date="2026-10-02T11:00:00Z">
                  <w:rPr>
                    <w:b/>
                    <w:bCs/>
                    <w:sz w:val="20"/>
                    <w:szCs w:val="20"/>
                  </w:rPr>
                </w:rPrChange>
              </w:rPr>
            </w:pPr>
            <w:r>
              <w:rPr>
                <w:b/>
                <w:bCs/>
                <w:sz w:val="20"/>
                <w:szCs w:val="20"/>
                <w:lang w:val="sr-Cyrl-RS"/>
                <w:rPrChange w:id="10388" w:author="Milan Stojkov" w:date="2026-10-02T11:00:00Z">
                  <w:rPr>
                    <w:b/>
                    <w:bCs/>
                    <w:sz w:val="20"/>
                    <w:szCs w:val="20"/>
                  </w:rPr>
                </w:rPrChange>
              </w:rPr>
              <w:t>0,3</w:t>
            </w:r>
          </w:p>
        </w:tc>
        <w:tc>
          <w:tcPr>
            <w:tcW w:w="67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389" w:author="Milica Radić" w:date="2026-10-04T01:00:29Z">
              <w:tcPr>
                <w:tcW w:w="11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F1F6124">
            <w:pPr>
              <w:jc w:val="center"/>
              <w:rPr>
                <w:b/>
                <w:bCs/>
                <w:sz w:val="20"/>
                <w:szCs w:val="20"/>
                <w:lang w:val="sr-Cyrl-RS"/>
                <w:rPrChange w:id="10390" w:author="Milan Stojkov" w:date="2026-10-02T11:00:00Z">
                  <w:rPr>
                    <w:b/>
                    <w:bCs/>
                    <w:sz w:val="20"/>
                    <w:szCs w:val="20"/>
                  </w:rPr>
                </w:rPrChange>
              </w:rPr>
            </w:pPr>
            <w:r>
              <w:rPr>
                <w:b/>
                <w:bCs/>
                <w:sz w:val="20"/>
                <w:szCs w:val="20"/>
                <w:lang w:val="sr-Cyrl-RS"/>
                <w:rPrChange w:id="10391" w:author="Milan Stojkov" w:date="2026-10-02T11:00:00Z">
                  <w:rPr>
                    <w:b/>
                    <w:bCs/>
                    <w:sz w:val="20"/>
                    <w:szCs w:val="20"/>
                  </w:rPr>
                </w:rPrChange>
              </w:rPr>
              <w:t>0,5</w:t>
            </w:r>
          </w:p>
        </w:tc>
        <w:tc>
          <w:tcPr>
            <w:tcW w:w="6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392" w:author="Milica Radić" w:date="2026-10-04T01:00:29Z">
              <w:tcPr>
                <w:tcW w:w="11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1DE7ED8">
            <w:pPr>
              <w:jc w:val="center"/>
              <w:rPr>
                <w:b/>
                <w:bCs/>
                <w:sz w:val="20"/>
                <w:szCs w:val="20"/>
                <w:lang w:val="sr-Cyrl-RS"/>
                <w:rPrChange w:id="10393" w:author="Milan Stojkov" w:date="2026-10-02T11:00:00Z">
                  <w:rPr>
                    <w:b/>
                    <w:bCs/>
                    <w:sz w:val="20"/>
                    <w:szCs w:val="20"/>
                  </w:rPr>
                </w:rPrChange>
              </w:rPr>
            </w:pPr>
            <w:r>
              <w:rPr>
                <w:b/>
                <w:bCs/>
                <w:sz w:val="20"/>
                <w:szCs w:val="20"/>
                <w:lang w:val="sr-Cyrl-RS"/>
                <w:rPrChange w:id="10394" w:author="Milan Stojkov" w:date="2026-10-02T11:00:00Z">
                  <w:rPr>
                    <w:b/>
                    <w:bCs/>
                    <w:sz w:val="20"/>
                    <w:szCs w:val="20"/>
                  </w:rPr>
                </w:rPrChange>
              </w:rPr>
              <w:t>0,7</w:t>
            </w:r>
          </w:p>
        </w:tc>
      </w:tr>
      <w:tr w14:paraId="24337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395" w:author="Milica Radić" w:date="2026-10-04T01:00:2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0395" w:author="Milica Radić" w:date="2026-10-04T01:00:29Z">
            <w:trPr>
              <w:jc w:val="center"/>
            </w:trPr>
          </w:trPrChange>
        </w:trPr>
        <w:tc>
          <w:tcPr>
            <w:tcW w:w="172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396" w:author="Milica Radić" w:date="2026-10-04T01:00:29Z">
              <w:tcPr>
                <w:tcW w:w="29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70F791F">
            <w:pPr>
              <w:jc w:val="center"/>
              <w:rPr>
                <w:sz w:val="20"/>
                <w:szCs w:val="20"/>
                <w:lang w:val="sr-Cyrl-RS"/>
                <w:rPrChange w:id="10398" w:author="Milan Stojkov" w:date="2026-10-02T11:00:00Z">
                  <w:rPr>
                    <w:sz w:val="20"/>
                    <w:szCs w:val="20"/>
                  </w:rPr>
                </w:rPrChange>
              </w:rPr>
              <w:pPrChange w:id="10397" w:author="Milica Radić" w:date="2026-10-04T01:00:25Z">
                <w:pPr/>
              </w:pPrChange>
            </w:pPr>
            <w:r>
              <w:rPr>
                <w:sz w:val="20"/>
                <w:szCs w:val="20"/>
                <w:lang w:val="sr-Cyrl-RS"/>
                <w:rPrChange w:id="10399" w:author="Milan Stojkov" w:date="2026-10-02T11:00:00Z">
                  <w:rPr>
                    <w:sz w:val="20"/>
                    <w:szCs w:val="20"/>
                  </w:rPr>
                </w:rPrChange>
              </w:rPr>
              <w:t>0</w:t>
            </w:r>
          </w:p>
        </w:tc>
        <w:tc>
          <w:tcPr>
            <w:tcW w:w="124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00" w:author="Milica Radić" w:date="2026-10-04T01:00:29Z">
              <w:tcPr>
                <w:tcW w:w="21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7A68E1A">
            <w:pPr>
              <w:jc w:val="center"/>
              <w:rPr>
                <w:sz w:val="20"/>
                <w:szCs w:val="20"/>
                <w:lang w:val="sr-Cyrl-RS"/>
                <w:rPrChange w:id="10402" w:author="Milan Stojkov" w:date="2026-10-02T11:00:00Z">
                  <w:rPr>
                    <w:sz w:val="20"/>
                    <w:szCs w:val="20"/>
                  </w:rPr>
                </w:rPrChange>
              </w:rPr>
              <w:pPrChange w:id="10401" w:author="Milica Radić" w:date="2026-10-04T01:00:25Z">
                <w:pPr/>
              </w:pPrChange>
            </w:pPr>
            <w:r>
              <w:rPr>
                <w:sz w:val="20"/>
                <w:szCs w:val="20"/>
                <w:lang w:val="sr-Cyrl-RS"/>
                <w:rPrChange w:id="10403" w:author="Milan Stojkov" w:date="2026-10-02T11:00:00Z">
                  <w:rPr>
                    <w:sz w:val="20"/>
                    <w:szCs w:val="20"/>
                  </w:rPr>
                </w:rPrChange>
              </w:rPr>
              <w:t>0,13968</w:t>
            </w:r>
          </w:p>
        </w:tc>
        <w:tc>
          <w:tcPr>
            <w:tcW w:w="67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04" w:author="Milica Radić" w:date="2026-10-04T01:00:29Z">
              <w:tcPr>
                <w:tcW w:w="11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BA64E3E">
            <w:pPr>
              <w:jc w:val="center"/>
              <w:rPr>
                <w:sz w:val="20"/>
                <w:szCs w:val="20"/>
                <w:lang w:val="sr-Cyrl-RS"/>
                <w:rPrChange w:id="10406" w:author="Milan Stojkov" w:date="2026-10-02T11:00:00Z">
                  <w:rPr>
                    <w:sz w:val="20"/>
                    <w:szCs w:val="20"/>
                  </w:rPr>
                </w:rPrChange>
              </w:rPr>
              <w:pPrChange w:id="10405" w:author="Milica Radić" w:date="2026-10-04T01:00:25Z">
                <w:pPr/>
              </w:pPrChange>
            </w:pPr>
            <w:r>
              <w:rPr>
                <w:sz w:val="20"/>
                <w:szCs w:val="20"/>
                <w:lang w:val="sr-Cyrl-RS"/>
                <w:rPrChange w:id="10407" w:author="Milan Stojkov" w:date="2026-10-02T11:00:00Z">
                  <w:rPr>
                    <w:sz w:val="20"/>
                    <w:szCs w:val="20"/>
                  </w:rPr>
                </w:rPrChange>
              </w:rPr>
              <w:t>0,13968</w:t>
            </w:r>
          </w:p>
        </w:tc>
        <w:tc>
          <w:tcPr>
            <w:tcW w:w="67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08" w:author="Milica Radić" w:date="2026-10-04T01:00:29Z">
              <w:tcPr>
                <w:tcW w:w="11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6146F5A">
            <w:pPr>
              <w:jc w:val="center"/>
              <w:rPr>
                <w:sz w:val="20"/>
                <w:szCs w:val="20"/>
                <w:lang w:val="sr-Cyrl-RS"/>
                <w:rPrChange w:id="10410" w:author="Milan Stojkov" w:date="2026-10-02T11:00:00Z">
                  <w:rPr>
                    <w:sz w:val="20"/>
                    <w:szCs w:val="20"/>
                  </w:rPr>
                </w:rPrChange>
              </w:rPr>
              <w:pPrChange w:id="10409" w:author="Milica Radić" w:date="2026-10-04T01:00:25Z">
                <w:pPr/>
              </w:pPrChange>
            </w:pPr>
            <w:r>
              <w:rPr>
                <w:sz w:val="20"/>
                <w:szCs w:val="20"/>
                <w:lang w:val="sr-Cyrl-RS"/>
                <w:rPrChange w:id="10411" w:author="Milan Stojkov" w:date="2026-10-02T11:00:00Z">
                  <w:rPr>
                    <w:sz w:val="20"/>
                    <w:szCs w:val="20"/>
                  </w:rPr>
                </w:rPrChange>
              </w:rPr>
              <w:t>0,09206</w:t>
            </w:r>
          </w:p>
        </w:tc>
        <w:tc>
          <w:tcPr>
            <w:tcW w:w="6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12" w:author="Milica Radić" w:date="2026-10-04T01:00:29Z">
              <w:tcPr>
                <w:tcW w:w="11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9008677">
            <w:pPr>
              <w:jc w:val="center"/>
              <w:rPr>
                <w:sz w:val="20"/>
                <w:szCs w:val="20"/>
                <w:lang w:val="sr-Cyrl-RS"/>
                <w:rPrChange w:id="10414" w:author="Milan Stojkov" w:date="2026-10-02T11:00:00Z">
                  <w:rPr>
                    <w:sz w:val="20"/>
                    <w:szCs w:val="20"/>
                  </w:rPr>
                </w:rPrChange>
              </w:rPr>
              <w:pPrChange w:id="10413" w:author="Milica Radić" w:date="2026-10-04T01:00:25Z">
                <w:pPr/>
              </w:pPrChange>
            </w:pPr>
            <w:r>
              <w:rPr>
                <w:sz w:val="20"/>
                <w:szCs w:val="20"/>
                <w:lang w:val="sr-Cyrl-RS"/>
                <w:rPrChange w:id="10415" w:author="Milan Stojkov" w:date="2026-10-02T11:00:00Z">
                  <w:rPr>
                    <w:sz w:val="20"/>
                    <w:szCs w:val="20"/>
                  </w:rPr>
                </w:rPrChange>
              </w:rPr>
              <w:t>0,00000</w:t>
            </w:r>
          </w:p>
        </w:tc>
      </w:tr>
      <w:tr w14:paraId="08F3C2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416" w:author="Milica Radić" w:date="2026-10-04T01:00:2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0416" w:author="Milica Radić" w:date="2026-10-04T01:00:29Z">
            <w:trPr>
              <w:jc w:val="center"/>
            </w:trPr>
          </w:trPrChange>
        </w:trPr>
        <w:tc>
          <w:tcPr>
            <w:tcW w:w="172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17" w:author="Milica Radić" w:date="2026-10-04T01:00:29Z">
              <w:tcPr>
                <w:tcW w:w="29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60139C2">
            <w:pPr>
              <w:jc w:val="center"/>
              <w:rPr>
                <w:sz w:val="20"/>
                <w:szCs w:val="20"/>
                <w:lang w:val="sr-Cyrl-RS"/>
                <w:rPrChange w:id="10419" w:author="Milan Stojkov" w:date="2026-10-02T11:00:00Z">
                  <w:rPr>
                    <w:sz w:val="20"/>
                    <w:szCs w:val="20"/>
                  </w:rPr>
                </w:rPrChange>
              </w:rPr>
              <w:pPrChange w:id="10418" w:author="Milica Radić" w:date="2026-10-04T01:00:25Z">
                <w:pPr/>
              </w:pPrChange>
            </w:pPr>
            <w:r>
              <w:rPr>
                <w:sz w:val="20"/>
                <w:szCs w:val="20"/>
                <w:lang w:val="sr-Cyrl-RS"/>
                <w:rPrChange w:id="10420" w:author="Milan Stojkov" w:date="2026-10-02T11:00:00Z">
                  <w:rPr>
                    <w:sz w:val="20"/>
                    <w:szCs w:val="20"/>
                  </w:rPr>
                </w:rPrChange>
              </w:rPr>
              <w:t>3</w:t>
            </w:r>
          </w:p>
        </w:tc>
        <w:tc>
          <w:tcPr>
            <w:tcW w:w="124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21" w:author="Milica Radić" w:date="2026-10-04T01:00:29Z">
              <w:tcPr>
                <w:tcW w:w="21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811B41F">
            <w:pPr>
              <w:jc w:val="center"/>
              <w:rPr>
                <w:sz w:val="20"/>
                <w:szCs w:val="20"/>
                <w:lang w:val="sr-Cyrl-RS"/>
                <w:rPrChange w:id="10423" w:author="Milan Stojkov" w:date="2026-10-02T11:00:00Z">
                  <w:rPr>
                    <w:sz w:val="20"/>
                    <w:szCs w:val="20"/>
                  </w:rPr>
                </w:rPrChange>
              </w:rPr>
              <w:pPrChange w:id="10422" w:author="Milica Radić" w:date="2026-10-04T01:00:25Z">
                <w:pPr/>
              </w:pPrChange>
            </w:pPr>
            <w:r>
              <w:rPr>
                <w:sz w:val="20"/>
                <w:szCs w:val="20"/>
                <w:lang w:val="sr-Cyrl-RS"/>
                <w:rPrChange w:id="10424" w:author="Milan Stojkov" w:date="2026-10-02T11:00:00Z">
                  <w:rPr>
                    <w:sz w:val="20"/>
                    <w:szCs w:val="20"/>
                  </w:rPr>
                </w:rPrChange>
              </w:rPr>
              <w:t>0,07619</w:t>
            </w:r>
          </w:p>
        </w:tc>
        <w:tc>
          <w:tcPr>
            <w:tcW w:w="67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25" w:author="Milica Radić" w:date="2026-10-04T01:00:29Z">
              <w:tcPr>
                <w:tcW w:w="11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A37F1A3">
            <w:pPr>
              <w:jc w:val="center"/>
              <w:rPr>
                <w:sz w:val="20"/>
                <w:szCs w:val="20"/>
                <w:lang w:val="sr-Cyrl-RS"/>
                <w:rPrChange w:id="10427" w:author="Milan Stojkov" w:date="2026-10-02T11:00:00Z">
                  <w:rPr>
                    <w:sz w:val="20"/>
                    <w:szCs w:val="20"/>
                  </w:rPr>
                </w:rPrChange>
              </w:rPr>
              <w:pPrChange w:id="10426" w:author="Milica Radić" w:date="2026-10-04T01:00:25Z">
                <w:pPr/>
              </w:pPrChange>
            </w:pPr>
            <w:r>
              <w:rPr>
                <w:sz w:val="20"/>
                <w:szCs w:val="20"/>
                <w:lang w:val="sr-Cyrl-RS"/>
                <w:rPrChange w:id="10428" w:author="Milan Stojkov" w:date="2026-10-02T11:00:00Z">
                  <w:rPr>
                    <w:sz w:val="20"/>
                    <w:szCs w:val="20"/>
                  </w:rPr>
                </w:rPrChange>
              </w:rPr>
              <w:t>0,07619</w:t>
            </w:r>
          </w:p>
        </w:tc>
        <w:tc>
          <w:tcPr>
            <w:tcW w:w="67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29" w:author="Milica Radić" w:date="2026-10-04T01:00:29Z">
              <w:tcPr>
                <w:tcW w:w="11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F3DD508">
            <w:pPr>
              <w:jc w:val="center"/>
              <w:rPr>
                <w:sz w:val="20"/>
                <w:szCs w:val="20"/>
                <w:lang w:val="sr-Cyrl-RS"/>
                <w:rPrChange w:id="10431" w:author="Milan Stojkov" w:date="2026-10-02T11:00:00Z">
                  <w:rPr>
                    <w:sz w:val="20"/>
                    <w:szCs w:val="20"/>
                  </w:rPr>
                </w:rPrChange>
              </w:rPr>
              <w:pPrChange w:id="10430" w:author="Milica Radić" w:date="2026-10-04T01:00:25Z">
                <w:pPr/>
              </w:pPrChange>
            </w:pPr>
            <w:r>
              <w:rPr>
                <w:sz w:val="20"/>
                <w:szCs w:val="20"/>
                <w:lang w:val="sr-Cyrl-RS"/>
                <w:rPrChange w:id="10432" w:author="Milan Stojkov" w:date="2026-10-02T11:00:00Z">
                  <w:rPr>
                    <w:sz w:val="20"/>
                    <w:szCs w:val="20"/>
                  </w:rPr>
                </w:rPrChange>
              </w:rPr>
              <w:t>0,09206</w:t>
            </w:r>
          </w:p>
        </w:tc>
        <w:tc>
          <w:tcPr>
            <w:tcW w:w="6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33" w:author="Milica Radić" w:date="2026-10-04T01:00:29Z">
              <w:tcPr>
                <w:tcW w:w="11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2224D13">
            <w:pPr>
              <w:jc w:val="center"/>
              <w:rPr>
                <w:sz w:val="20"/>
                <w:szCs w:val="20"/>
                <w:lang w:val="sr-Cyrl-RS"/>
                <w:rPrChange w:id="10435" w:author="Milan Stojkov" w:date="2026-10-02T11:00:00Z">
                  <w:rPr>
                    <w:sz w:val="20"/>
                    <w:szCs w:val="20"/>
                  </w:rPr>
                </w:rPrChange>
              </w:rPr>
              <w:pPrChange w:id="10434" w:author="Milica Radić" w:date="2026-10-04T01:00:25Z">
                <w:pPr/>
              </w:pPrChange>
            </w:pPr>
            <w:r>
              <w:rPr>
                <w:sz w:val="20"/>
                <w:szCs w:val="20"/>
                <w:lang w:val="sr-Cyrl-RS"/>
                <w:rPrChange w:id="10436" w:author="Milan Stojkov" w:date="2026-10-02T11:00:00Z">
                  <w:rPr>
                    <w:sz w:val="20"/>
                    <w:szCs w:val="20"/>
                  </w:rPr>
                </w:rPrChange>
              </w:rPr>
              <w:t>0,00000</w:t>
            </w:r>
          </w:p>
        </w:tc>
      </w:tr>
      <w:tr w14:paraId="566E9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437" w:author="Milica Radić" w:date="2026-10-04T01:00:2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0437" w:author="Milica Radić" w:date="2026-10-04T01:00:29Z">
            <w:trPr>
              <w:jc w:val="center"/>
            </w:trPr>
          </w:trPrChange>
        </w:trPr>
        <w:tc>
          <w:tcPr>
            <w:tcW w:w="172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38" w:author="Milica Radić" w:date="2026-10-04T01:00:29Z">
              <w:tcPr>
                <w:tcW w:w="29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A776283">
            <w:pPr>
              <w:jc w:val="center"/>
              <w:rPr>
                <w:sz w:val="20"/>
                <w:szCs w:val="20"/>
                <w:lang w:val="sr-Cyrl-RS"/>
                <w:rPrChange w:id="10440" w:author="Milan Stojkov" w:date="2026-10-02T11:00:00Z">
                  <w:rPr>
                    <w:sz w:val="20"/>
                    <w:szCs w:val="20"/>
                  </w:rPr>
                </w:rPrChange>
              </w:rPr>
              <w:pPrChange w:id="10439" w:author="Milica Radić" w:date="2026-10-04T01:00:25Z">
                <w:pPr/>
              </w:pPrChange>
            </w:pPr>
            <w:r>
              <w:rPr>
                <w:sz w:val="20"/>
                <w:szCs w:val="20"/>
                <w:lang w:val="sr-Cyrl-RS"/>
                <w:rPrChange w:id="10441" w:author="Milan Stojkov" w:date="2026-10-02T11:00:00Z">
                  <w:rPr>
                    <w:sz w:val="20"/>
                    <w:szCs w:val="20"/>
                  </w:rPr>
                </w:rPrChange>
              </w:rPr>
              <w:t>8</w:t>
            </w:r>
          </w:p>
        </w:tc>
        <w:tc>
          <w:tcPr>
            <w:tcW w:w="124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42" w:author="Milica Radić" w:date="2026-10-04T01:00:29Z">
              <w:tcPr>
                <w:tcW w:w="21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10AFFED">
            <w:pPr>
              <w:jc w:val="center"/>
              <w:rPr>
                <w:sz w:val="20"/>
                <w:szCs w:val="20"/>
                <w:lang w:val="sr-Cyrl-RS"/>
                <w:rPrChange w:id="10444" w:author="Milan Stojkov" w:date="2026-10-02T11:00:00Z">
                  <w:rPr>
                    <w:sz w:val="20"/>
                    <w:szCs w:val="20"/>
                  </w:rPr>
                </w:rPrChange>
              </w:rPr>
              <w:pPrChange w:id="10443" w:author="Milica Radić" w:date="2026-10-04T01:00:25Z">
                <w:pPr/>
              </w:pPrChange>
            </w:pPr>
            <w:r>
              <w:rPr>
                <w:sz w:val="20"/>
                <w:szCs w:val="20"/>
                <w:lang w:val="sr-Cyrl-RS"/>
                <w:rPrChange w:id="10445" w:author="Milan Stojkov" w:date="2026-10-02T11:00:00Z">
                  <w:rPr>
                    <w:sz w:val="20"/>
                    <w:szCs w:val="20"/>
                  </w:rPr>
                </w:rPrChange>
              </w:rPr>
              <w:t>0,10476</w:t>
            </w:r>
          </w:p>
        </w:tc>
        <w:tc>
          <w:tcPr>
            <w:tcW w:w="67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46" w:author="Milica Radić" w:date="2026-10-04T01:00:29Z">
              <w:tcPr>
                <w:tcW w:w="11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E08F3C0">
            <w:pPr>
              <w:jc w:val="center"/>
              <w:rPr>
                <w:sz w:val="20"/>
                <w:szCs w:val="20"/>
                <w:lang w:val="sr-Cyrl-RS"/>
                <w:rPrChange w:id="10448" w:author="Milan Stojkov" w:date="2026-10-02T11:00:00Z">
                  <w:rPr>
                    <w:sz w:val="20"/>
                    <w:szCs w:val="20"/>
                  </w:rPr>
                </w:rPrChange>
              </w:rPr>
              <w:pPrChange w:id="10447" w:author="Milica Radić" w:date="2026-10-04T01:00:25Z">
                <w:pPr/>
              </w:pPrChange>
            </w:pPr>
            <w:r>
              <w:rPr>
                <w:sz w:val="20"/>
                <w:szCs w:val="20"/>
                <w:lang w:val="sr-Cyrl-RS"/>
                <w:rPrChange w:id="10449" w:author="Milan Stojkov" w:date="2026-10-02T11:00:00Z">
                  <w:rPr>
                    <w:sz w:val="20"/>
                    <w:szCs w:val="20"/>
                  </w:rPr>
                </w:rPrChange>
              </w:rPr>
              <w:t>0,10476</w:t>
            </w:r>
          </w:p>
        </w:tc>
        <w:tc>
          <w:tcPr>
            <w:tcW w:w="67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50" w:author="Milica Radić" w:date="2026-10-04T01:00:29Z">
              <w:tcPr>
                <w:tcW w:w="11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87BDF9E">
            <w:pPr>
              <w:jc w:val="center"/>
              <w:rPr>
                <w:sz w:val="20"/>
                <w:szCs w:val="20"/>
                <w:lang w:val="sr-Cyrl-RS"/>
                <w:rPrChange w:id="10452" w:author="Milan Stojkov" w:date="2026-10-02T11:00:00Z">
                  <w:rPr>
                    <w:sz w:val="20"/>
                    <w:szCs w:val="20"/>
                  </w:rPr>
                </w:rPrChange>
              </w:rPr>
              <w:pPrChange w:id="10451" w:author="Milica Radić" w:date="2026-10-04T01:00:25Z">
                <w:pPr/>
              </w:pPrChange>
            </w:pPr>
            <w:r>
              <w:rPr>
                <w:sz w:val="20"/>
                <w:szCs w:val="20"/>
                <w:lang w:val="sr-Cyrl-RS"/>
                <w:rPrChange w:id="10453" w:author="Milan Stojkov" w:date="2026-10-02T11:00:00Z">
                  <w:rPr>
                    <w:sz w:val="20"/>
                    <w:szCs w:val="20"/>
                  </w:rPr>
                </w:rPrChange>
              </w:rPr>
              <w:t>0,09206</w:t>
            </w:r>
          </w:p>
        </w:tc>
        <w:tc>
          <w:tcPr>
            <w:tcW w:w="6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54" w:author="Milica Radić" w:date="2026-10-04T01:00:29Z">
              <w:tcPr>
                <w:tcW w:w="11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33EAC8E">
            <w:pPr>
              <w:jc w:val="center"/>
              <w:rPr>
                <w:sz w:val="20"/>
                <w:szCs w:val="20"/>
                <w:lang w:val="sr-Cyrl-RS"/>
                <w:rPrChange w:id="10456" w:author="Milan Stojkov" w:date="2026-10-02T11:00:00Z">
                  <w:rPr>
                    <w:sz w:val="20"/>
                    <w:szCs w:val="20"/>
                  </w:rPr>
                </w:rPrChange>
              </w:rPr>
              <w:pPrChange w:id="10455" w:author="Milica Radić" w:date="2026-10-04T01:00:25Z">
                <w:pPr/>
              </w:pPrChange>
            </w:pPr>
            <w:r>
              <w:rPr>
                <w:sz w:val="20"/>
                <w:szCs w:val="20"/>
                <w:lang w:val="sr-Cyrl-RS"/>
                <w:rPrChange w:id="10457" w:author="Milan Stojkov" w:date="2026-10-02T11:00:00Z">
                  <w:rPr>
                    <w:sz w:val="20"/>
                    <w:szCs w:val="20"/>
                  </w:rPr>
                </w:rPrChange>
              </w:rPr>
              <w:t>0,00000</w:t>
            </w:r>
          </w:p>
        </w:tc>
      </w:tr>
    </w:tbl>
    <w:p w14:paraId="65AC8F06">
      <w:pPr>
        <w:ind w:firstLine="360"/>
        <w:jc w:val="both"/>
        <w:rPr>
          <w:ins w:id="10458" w:author="Milica Radić" w:date="2026-10-04T03:50:58Z"/>
          <w:color w:val="000000"/>
          <w:sz w:val="22"/>
          <w:szCs w:val="22"/>
          <w:lang w:val="sr-Cyrl-RS"/>
        </w:rPr>
      </w:pPr>
    </w:p>
    <w:p w14:paraId="3EBB2BC1">
      <w:pPr>
        <w:ind w:firstLine="360"/>
        <w:jc w:val="both"/>
        <w:rPr>
          <w:ins w:id="10459" w:author="Milica Radić" w:date="2026-10-04T10:20:01Z"/>
          <w:rFonts w:hint="default"/>
          <w:color w:val="000000"/>
          <w:sz w:val="22"/>
          <w:szCs w:val="22"/>
          <w:lang w:val="sr-Cyrl-RS"/>
        </w:rPr>
      </w:pPr>
      <w:del w:id="10460" w:author="Milica Radić" w:date="2026-10-04T10:18:16Z">
        <w:r>
          <w:rPr>
            <w:color w:val="000000"/>
            <w:sz w:val="22"/>
            <w:szCs w:val="22"/>
            <w:lang w:val="sr-Cyrl-RS"/>
            <w:rPrChange w:id="10461" w:author="Milan Stojkov" w:date="2026-10-02T11:00:00Z">
              <w:rPr>
                <w:color w:val="000000"/>
                <w:sz w:val="22"/>
                <w:szCs w:val="22"/>
              </w:rPr>
            </w:rPrChange>
          </w:rPr>
          <w:delText>П</w:delText>
        </w:r>
      </w:del>
      <w:ins w:id="10462" w:author="Milica Radić" w:date="2026-10-04T10:18:14Z">
        <w:r>
          <w:rPr>
            <w:rFonts w:hint="default"/>
            <w:color w:val="000000"/>
            <w:sz w:val="22"/>
            <w:szCs w:val="22"/>
            <w:lang w:val="sr-Cyrl-RS"/>
          </w:rPr>
          <w:t xml:space="preserve">Политика пријема на пенетрацију утиче готово у потпуности преко прага оцене. Код превисоких прагова скуп суседа се практично не мења, јер се нови чворови одбијају </w:t>
        </w:r>
      </w:ins>
      <w:ins w:id="10463" w:author="Milica Radić" w:date="2026-10-04T10:18:19Z">
        <w:r>
          <w:rPr>
            <w:rFonts w:hint="default"/>
            <w:color w:val="000000"/>
            <w:sz w:val="22"/>
            <w:szCs w:val="22"/>
            <w:lang w:val="en-US"/>
          </w:rPr>
          <w:t>-</w:t>
        </w:r>
      </w:ins>
      <w:ins w:id="10464" w:author="Milica Radić" w:date="2026-10-04T10:18:14Z">
        <w:r>
          <w:rPr>
            <w:rFonts w:hint="default"/>
            <w:color w:val="000000"/>
            <w:sz w:val="22"/>
            <w:szCs w:val="22"/>
            <w:lang w:val="sr-Cyrl-RS"/>
          </w:rPr>
          <w:t xml:space="preserve"> и нападачки и честити. Са друге стране, нижи прагови омогућавају већу пенетрацију, пошто чворови лакше испуњавају услов за улазак у скуп суседа.</w:t>
        </w:r>
      </w:ins>
    </w:p>
    <w:p w14:paraId="44F36FE9">
      <w:pPr>
        <w:ind w:firstLine="360"/>
        <w:jc w:val="both"/>
        <w:rPr>
          <w:ins w:id="10465" w:author="Milica Radić" w:date="2026-10-04T10:20:02Z"/>
          <w:rFonts w:hint="default"/>
          <w:color w:val="000000"/>
          <w:sz w:val="22"/>
          <w:szCs w:val="22"/>
          <w:lang w:val="sr-Cyrl-RS"/>
        </w:rPr>
      </w:pPr>
      <w:ins w:id="10466" w:author="Milica Radić" w:date="2026-10-04T10:20:01Z">
        <w:r>
          <w:rPr>
            <w:rFonts w:hint="default"/>
            <w:color w:val="000000"/>
            <w:sz w:val="22"/>
            <w:szCs w:val="22"/>
            <w:lang w:val="sr-Cyrl-RS"/>
          </w:rPr>
          <w:t xml:space="preserve">Даље се анализира када нападачи улазе у </w:t>
        </w:r>
      </w:ins>
      <w:ins w:id="10467" w:author="Milica Radić" w:date="2026-10-04T10:20:01Z">
        <w:r>
          <w:rPr>
            <w:rFonts w:hint="default"/>
            <w:i/>
            <w:iCs/>
            <w:color w:val="000000"/>
            <w:sz w:val="22"/>
            <w:szCs w:val="22"/>
            <w:lang w:val="sr-Cyrl-RS"/>
            <w:rPrChange w:id="10468" w:author="Milica Radić" w:date="2026-10-04T10:20:09Z">
              <w:rPr>
                <w:rFonts w:hint="default"/>
                <w:color w:val="000000"/>
                <w:sz w:val="22"/>
                <w:szCs w:val="22"/>
                <w:lang w:val="sr-Cyrl-RS"/>
              </w:rPr>
            </w:rPrChange>
          </w:rPr>
          <w:t>peer set</w:t>
        </w:r>
      </w:ins>
      <w:ins w:id="10469" w:author="Milica Radić" w:date="2026-10-04T10:20:01Z">
        <w:r>
          <w:rPr>
            <w:rFonts w:hint="default"/>
            <w:color w:val="000000"/>
            <w:sz w:val="22"/>
            <w:szCs w:val="22"/>
            <w:lang w:val="sr-Cyrl-RS"/>
          </w:rPr>
          <w:t>. Табела 7.9 приказује како пенетрација расте кроз рунде, при чему напад постаје активан у једанаестој.</w:t>
        </w:r>
      </w:ins>
    </w:p>
    <w:p w14:paraId="6C7D718F">
      <w:pPr>
        <w:ind w:firstLine="360"/>
        <w:jc w:val="both"/>
        <w:rPr>
          <w:color w:val="000000"/>
          <w:sz w:val="22"/>
          <w:szCs w:val="22"/>
          <w:lang w:val="sr-Cyrl-RS"/>
          <w:rPrChange w:id="10470" w:author="Milan Stojkov" w:date="2026-10-02T11:00:00Z">
            <w:rPr>
              <w:color w:val="000000"/>
              <w:sz w:val="22"/>
              <w:szCs w:val="22"/>
            </w:rPr>
          </w:rPrChange>
        </w:rPr>
      </w:pPr>
      <w:del w:id="10471" w:author="Milica Radić" w:date="2026-10-04T10:18:14Z">
        <w:r>
          <w:rPr>
            <w:color w:val="000000"/>
            <w:sz w:val="22"/>
            <w:szCs w:val="22"/>
            <w:lang w:val="sr-Cyrl-RS"/>
            <w:rPrChange w:id="10472" w:author="Milan Stojkov" w:date="2026-10-02T11:00:00Z">
              <w:rPr>
                <w:color w:val="000000"/>
                <w:sz w:val="22"/>
                <w:szCs w:val="22"/>
              </w:rPr>
            </w:rPrChange>
          </w:rPr>
          <w:delText>олитика пријема на пенетрацију делује готово у потпуности преко прага оцене. Његово подизање на 0,7 своди пенетрацију на нулу, али тада бивају одбијени и честити кандидати, па скуп суседа престаје да се обнавља - реч је о замрзавању мреже, а не о заштити. Структура одбијања то потврђује: при β = 0,3 праг оцене одбија девет десетина свих кандидата, а преостале механизми тек понеког.</w:delText>
        </w:r>
      </w:del>
    </w:p>
    <w:p w14:paraId="237A7D8D">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0473" w:author="Milan Stojkov" w:date="2026-10-02T11:00:00Z">
            <w:rPr>
              <w:i/>
              <w:iCs/>
              <w:color w:val="000000"/>
              <w:sz w:val="20"/>
              <w:szCs w:val="20"/>
            </w:rPr>
          </w:rPrChange>
        </w:rPr>
      </w:pPr>
      <w:r>
        <w:rPr>
          <w:i/>
          <w:iCs/>
          <w:color w:val="000000"/>
          <w:sz w:val="20"/>
          <w:szCs w:val="20"/>
          <w:lang w:val="sr-Cyrl-RS"/>
          <w:rPrChange w:id="10474" w:author="Milan Stojkov" w:date="2026-10-02T11:00:00Z">
            <w:rPr>
              <w:i/>
              <w:iCs/>
              <w:color w:val="000000"/>
              <w:sz w:val="20"/>
              <w:szCs w:val="20"/>
            </w:rPr>
          </w:rPrChange>
        </w:rPr>
        <w:t>Табела 7.9</w:t>
      </w:r>
      <w:ins w:id="10475" w:author="Milica Radić" w:date="2026-10-04T03:48:24Z">
        <w:r>
          <w:rPr>
            <w:rFonts w:hint="default"/>
            <w:i/>
            <w:iCs/>
            <w:color w:val="000000"/>
            <w:sz w:val="20"/>
            <w:szCs w:val="20"/>
            <w:lang w:val="sr-Cyrl-RS"/>
          </w:rPr>
          <w:t xml:space="preserve"> -</w:t>
        </w:r>
      </w:ins>
      <w:ins w:id="10476" w:author="Milica Radić" w:date="2026-10-04T03:48:25Z">
        <w:r>
          <w:rPr>
            <w:rFonts w:hint="default"/>
            <w:i/>
            <w:iCs/>
            <w:color w:val="000000"/>
            <w:sz w:val="20"/>
            <w:szCs w:val="20"/>
            <w:lang w:val="sr-Cyrl-RS"/>
          </w:rPr>
          <w:t xml:space="preserve"> </w:t>
        </w:r>
      </w:ins>
      <w:del w:id="10477" w:author="Milica Radić" w:date="2026-10-04T03:48:23Z">
        <w:r>
          <w:rPr>
            <w:i/>
            <w:iCs/>
            <w:color w:val="000000"/>
            <w:sz w:val="20"/>
            <w:szCs w:val="20"/>
            <w:lang w:val="sr-Cyrl-RS"/>
            <w:rPrChange w:id="10478" w:author="Milan Stojkov" w:date="2026-10-02T11:00:00Z">
              <w:rPr>
                <w:i/>
                <w:iCs/>
                <w:color w:val="000000"/>
                <w:sz w:val="20"/>
                <w:szCs w:val="20"/>
              </w:rPr>
            </w:rPrChange>
          </w:rPr>
          <w:delText>.</w:delText>
        </w:r>
      </w:del>
      <w:r>
        <w:rPr>
          <w:i/>
          <w:iCs/>
          <w:color w:val="000000"/>
          <w:sz w:val="20"/>
          <w:szCs w:val="20"/>
          <w:lang w:val="sr-Cyrl-RS"/>
          <w:rPrChange w:id="10479" w:author="Milan Stojkov" w:date="2026-10-02T11:00:00Z">
            <w:rPr>
              <w:i/>
              <w:iCs/>
              <w:color w:val="000000"/>
              <w:sz w:val="20"/>
              <w:szCs w:val="20"/>
            </w:rPr>
          </w:rPrChange>
        </w:rPr>
        <w:t xml:space="preserve"> Пенетрација кроз рунде, β = 0,3</w:t>
      </w:r>
    </w:p>
    <w:tbl>
      <w:tblPr>
        <w:tblStyle w:val="93"/>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Change w:id="10480" w:author="Milica Radić" w:date="2026-10-04T01:00:38Z">
          <w:tblPr>
            <w:tblStyle w:val="93"/>
            <w:tblW w:w="8609"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1547"/>
        <w:gridCol w:w="813"/>
        <w:gridCol w:w="780"/>
        <w:gridCol w:w="780"/>
        <w:gridCol w:w="780"/>
        <w:gridCol w:w="780"/>
        <w:gridCol w:w="783"/>
        <w:gridCol w:w="783"/>
        <w:gridCol w:w="800"/>
        <w:tblGridChange w:id="10481">
          <w:tblGrid>
            <w:gridCol w:w="1696"/>
            <w:gridCol w:w="892"/>
            <w:gridCol w:w="857"/>
            <w:gridCol w:w="857"/>
            <w:gridCol w:w="857"/>
            <w:gridCol w:w="857"/>
            <w:gridCol w:w="858"/>
            <w:gridCol w:w="858"/>
            <w:gridCol w:w="877"/>
          </w:tblGrid>
        </w:tblGridChange>
      </w:tblGrid>
      <w:tr w14:paraId="3734B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482" w:author="Milica Radić" w:date="2026-10-04T01:00:38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blHeader/>
          <w:trPrChange w:id="10482" w:author="Milica Radić" w:date="2026-10-04T01:00:38Z">
            <w:trPr>
              <w:tblHeader/>
            </w:trPr>
          </w:trPrChange>
        </w:trPr>
        <w:tc>
          <w:tcPr>
            <w:tcW w:w="98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83" w:author="Milica Radić" w:date="2026-10-04T01:00:38Z">
              <w:tcPr>
                <w:tcW w:w="169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D2F54C7">
            <w:pPr>
              <w:jc w:val="center"/>
              <w:rPr>
                <w:b/>
                <w:bCs/>
                <w:sz w:val="20"/>
                <w:szCs w:val="20"/>
                <w:lang w:val="sr-Cyrl-RS"/>
                <w:rPrChange w:id="10484" w:author="Milan Stojkov" w:date="2026-10-02T11:00:00Z">
                  <w:rPr>
                    <w:b/>
                    <w:bCs/>
                    <w:sz w:val="20"/>
                    <w:szCs w:val="20"/>
                  </w:rPr>
                </w:rPrChange>
              </w:rPr>
            </w:pPr>
            <w:ins w:id="10485" w:author="Milica Radić" w:date="2026-10-04T01:00:21Z">
              <w:r>
                <w:rPr>
                  <w:b/>
                  <w:bCs/>
                  <w:sz w:val="20"/>
                  <w:szCs w:val="20"/>
                  <w:lang w:val="sr-Cyrl-RS"/>
                </w:rPr>
                <w:t>С</w:t>
              </w:r>
            </w:ins>
            <w:del w:id="10486" w:author="Milica Radić" w:date="2026-10-04T01:00:20Z">
              <w:r>
                <w:rPr>
                  <w:b/>
                  <w:bCs/>
                  <w:sz w:val="20"/>
                  <w:szCs w:val="20"/>
                  <w:lang w:val="sr-Cyrl-RS"/>
                  <w:rPrChange w:id="10487" w:author="Milan Stojkov" w:date="2026-10-02T11:00:00Z">
                    <w:rPr>
                      <w:b/>
                      <w:bCs/>
                      <w:sz w:val="20"/>
                      <w:szCs w:val="20"/>
                    </w:rPr>
                  </w:rPrChange>
                </w:rPr>
                <w:delText>с</w:delText>
              </w:r>
            </w:del>
            <w:r>
              <w:rPr>
                <w:b/>
                <w:bCs/>
                <w:sz w:val="20"/>
                <w:szCs w:val="20"/>
                <w:lang w:val="sr-Cyrl-RS"/>
                <w:rPrChange w:id="10488" w:author="Milan Stojkov" w:date="2026-10-02T11:00:00Z">
                  <w:rPr>
                    <w:b/>
                    <w:bCs/>
                    <w:sz w:val="20"/>
                    <w:szCs w:val="20"/>
                  </w:rPr>
                </w:rPrChange>
              </w:rPr>
              <w:t>тратегија</w:t>
            </w:r>
          </w:p>
        </w:tc>
        <w:tc>
          <w:tcPr>
            <w:tcW w:w="51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89" w:author="Milica Radić" w:date="2026-10-04T01:00:38Z">
              <w:tcPr>
                <w:tcW w:w="8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BD425DF">
            <w:pPr>
              <w:jc w:val="center"/>
              <w:rPr>
                <w:b/>
                <w:bCs/>
                <w:sz w:val="20"/>
                <w:szCs w:val="20"/>
                <w:lang w:val="sr-Cyrl-RS"/>
                <w:rPrChange w:id="10490" w:author="Milan Stojkov" w:date="2026-10-02T11:00:00Z">
                  <w:rPr>
                    <w:b/>
                    <w:bCs/>
                    <w:sz w:val="20"/>
                    <w:szCs w:val="20"/>
                  </w:rPr>
                </w:rPrChange>
              </w:rPr>
            </w:pPr>
            <w:ins w:id="10491" w:author="Milica Radić" w:date="2026-10-04T01:00:18Z">
              <w:r>
                <w:rPr>
                  <w:b/>
                  <w:bCs/>
                  <w:sz w:val="20"/>
                  <w:szCs w:val="20"/>
                  <w:lang w:val="sr-Cyrl-RS"/>
                </w:rPr>
                <w:t>Р</w:t>
              </w:r>
            </w:ins>
            <w:del w:id="10492" w:author="Milica Radić" w:date="2026-10-04T01:00:18Z">
              <w:r>
                <w:rPr>
                  <w:b/>
                  <w:bCs/>
                  <w:sz w:val="20"/>
                  <w:szCs w:val="20"/>
                  <w:lang w:val="sr-Cyrl-RS"/>
                  <w:rPrChange w:id="10493" w:author="Milan Stojkov" w:date="2026-10-02T11:00:00Z">
                    <w:rPr>
                      <w:b/>
                      <w:bCs/>
                      <w:sz w:val="20"/>
                      <w:szCs w:val="20"/>
                    </w:rPr>
                  </w:rPrChange>
                </w:rPr>
                <w:delText>р</w:delText>
              </w:r>
            </w:del>
            <w:r>
              <w:rPr>
                <w:b/>
                <w:bCs/>
                <w:sz w:val="20"/>
                <w:szCs w:val="20"/>
                <w:lang w:val="sr-Cyrl-RS"/>
                <w:rPrChange w:id="10494" w:author="Milan Stojkov" w:date="2026-10-02T11:00:00Z">
                  <w:rPr>
                    <w:b/>
                    <w:bCs/>
                    <w:sz w:val="20"/>
                    <w:szCs w:val="20"/>
                  </w:rPr>
                </w:rPrChange>
              </w:rPr>
              <w:t>унда 1</w:t>
            </w:r>
          </w:p>
        </w:tc>
        <w:tc>
          <w:tcPr>
            <w:tcW w:w="4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95" w:author="Milica Radić" w:date="2026-10-04T01:00:38Z">
              <w:tcPr>
                <w:tcW w:w="8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4BD8BBD">
            <w:pPr>
              <w:jc w:val="center"/>
              <w:rPr>
                <w:b/>
                <w:bCs/>
                <w:sz w:val="20"/>
                <w:szCs w:val="20"/>
                <w:lang w:val="sr-Cyrl-RS"/>
                <w:rPrChange w:id="10496" w:author="Milan Stojkov" w:date="2026-10-02T11:00:00Z">
                  <w:rPr>
                    <w:b/>
                    <w:bCs/>
                    <w:sz w:val="20"/>
                    <w:szCs w:val="20"/>
                  </w:rPr>
                </w:rPrChange>
              </w:rPr>
            </w:pPr>
            <w:r>
              <w:rPr>
                <w:b/>
                <w:bCs/>
                <w:sz w:val="20"/>
                <w:szCs w:val="20"/>
                <w:lang w:val="sr-Cyrl-RS"/>
                <w:rPrChange w:id="10497" w:author="Milan Stojkov" w:date="2026-10-02T11:00:00Z">
                  <w:rPr>
                    <w:b/>
                    <w:bCs/>
                    <w:sz w:val="20"/>
                    <w:szCs w:val="20"/>
                  </w:rPr>
                </w:rPrChange>
              </w:rPr>
              <w:t>10</w:t>
            </w:r>
          </w:p>
        </w:tc>
        <w:tc>
          <w:tcPr>
            <w:tcW w:w="4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498" w:author="Milica Radić" w:date="2026-10-04T01:00:38Z">
              <w:tcPr>
                <w:tcW w:w="8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6A6C68C">
            <w:pPr>
              <w:jc w:val="center"/>
              <w:rPr>
                <w:b/>
                <w:bCs/>
                <w:sz w:val="20"/>
                <w:szCs w:val="20"/>
                <w:lang w:val="sr-Cyrl-RS"/>
                <w:rPrChange w:id="10499" w:author="Milan Stojkov" w:date="2026-10-02T11:00:00Z">
                  <w:rPr>
                    <w:b/>
                    <w:bCs/>
                    <w:sz w:val="20"/>
                    <w:szCs w:val="20"/>
                  </w:rPr>
                </w:rPrChange>
              </w:rPr>
            </w:pPr>
            <w:r>
              <w:rPr>
                <w:b/>
                <w:bCs/>
                <w:sz w:val="20"/>
                <w:szCs w:val="20"/>
                <w:lang w:val="sr-Cyrl-RS"/>
                <w:rPrChange w:id="10500" w:author="Milan Stojkov" w:date="2026-10-02T11:00:00Z">
                  <w:rPr>
                    <w:b/>
                    <w:bCs/>
                    <w:sz w:val="20"/>
                    <w:szCs w:val="20"/>
                  </w:rPr>
                </w:rPrChange>
              </w:rPr>
              <w:t>11</w:t>
            </w:r>
          </w:p>
        </w:tc>
        <w:tc>
          <w:tcPr>
            <w:tcW w:w="4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01" w:author="Milica Radić" w:date="2026-10-04T01:00:38Z">
              <w:tcPr>
                <w:tcW w:w="8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71BD07C">
            <w:pPr>
              <w:jc w:val="center"/>
              <w:rPr>
                <w:b/>
                <w:bCs/>
                <w:sz w:val="20"/>
                <w:szCs w:val="20"/>
                <w:lang w:val="sr-Cyrl-RS"/>
                <w:rPrChange w:id="10502" w:author="Milan Stojkov" w:date="2026-10-02T11:00:00Z">
                  <w:rPr>
                    <w:b/>
                    <w:bCs/>
                    <w:sz w:val="20"/>
                    <w:szCs w:val="20"/>
                  </w:rPr>
                </w:rPrChange>
              </w:rPr>
            </w:pPr>
            <w:r>
              <w:rPr>
                <w:b/>
                <w:bCs/>
                <w:sz w:val="20"/>
                <w:szCs w:val="20"/>
                <w:lang w:val="sr-Cyrl-RS"/>
                <w:rPrChange w:id="10503" w:author="Milan Stojkov" w:date="2026-10-02T11:00:00Z">
                  <w:rPr>
                    <w:b/>
                    <w:bCs/>
                    <w:sz w:val="20"/>
                    <w:szCs w:val="20"/>
                  </w:rPr>
                </w:rPrChange>
              </w:rPr>
              <w:t>15</w:t>
            </w:r>
          </w:p>
        </w:tc>
        <w:tc>
          <w:tcPr>
            <w:tcW w:w="4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04" w:author="Milica Radić" w:date="2026-10-04T01:00:38Z">
              <w:tcPr>
                <w:tcW w:w="8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11A06E7">
            <w:pPr>
              <w:jc w:val="center"/>
              <w:rPr>
                <w:b/>
                <w:bCs/>
                <w:sz w:val="20"/>
                <w:szCs w:val="20"/>
                <w:lang w:val="sr-Cyrl-RS"/>
                <w:rPrChange w:id="10505" w:author="Milan Stojkov" w:date="2026-10-02T11:00:00Z">
                  <w:rPr>
                    <w:b/>
                    <w:bCs/>
                    <w:sz w:val="20"/>
                    <w:szCs w:val="20"/>
                  </w:rPr>
                </w:rPrChange>
              </w:rPr>
            </w:pPr>
            <w:r>
              <w:rPr>
                <w:b/>
                <w:bCs/>
                <w:sz w:val="20"/>
                <w:szCs w:val="20"/>
                <w:lang w:val="sr-Cyrl-RS"/>
                <w:rPrChange w:id="10506" w:author="Milan Stojkov" w:date="2026-10-02T11:00:00Z">
                  <w:rPr>
                    <w:b/>
                    <w:bCs/>
                    <w:sz w:val="20"/>
                    <w:szCs w:val="20"/>
                  </w:rPr>
                </w:rPrChange>
              </w:rPr>
              <w:t>20</w:t>
            </w:r>
          </w:p>
        </w:tc>
        <w:tc>
          <w:tcPr>
            <w:tcW w:w="49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07" w:author="Milica Radić" w:date="2026-10-04T01:00:38Z">
              <w:tcPr>
                <w:tcW w:w="85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E87AE4D">
            <w:pPr>
              <w:jc w:val="center"/>
              <w:rPr>
                <w:b/>
                <w:bCs/>
                <w:sz w:val="20"/>
                <w:szCs w:val="20"/>
                <w:lang w:val="sr-Cyrl-RS"/>
                <w:rPrChange w:id="10508" w:author="Milan Stojkov" w:date="2026-10-02T11:00:00Z">
                  <w:rPr>
                    <w:b/>
                    <w:bCs/>
                    <w:sz w:val="20"/>
                    <w:szCs w:val="20"/>
                  </w:rPr>
                </w:rPrChange>
              </w:rPr>
            </w:pPr>
            <w:r>
              <w:rPr>
                <w:b/>
                <w:bCs/>
                <w:sz w:val="20"/>
                <w:szCs w:val="20"/>
                <w:lang w:val="sr-Cyrl-RS"/>
                <w:rPrChange w:id="10509" w:author="Milan Stojkov" w:date="2026-10-02T11:00:00Z">
                  <w:rPr>
                    <w:b/>
                    <w:bCs/>
                    <w:sz w:val="20"/>
                    <w:szCs w:val="20"/>
                  </w:rPr>
                </w:rPrChange>
              </w:rPr>
              <w:t>30</w:t>
            </w:r>
          </w:p>
        </w:tc>
        <w:tc>
          <w:tcPr>
            <w:tcW w:w="49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10" w:author="Milica Radić" w:date="2026-10-04T01:00:38Z">
              <w:tcPr>
                <w:tcW w:w="85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6368667">
            <w:pPr>
              <w:jc w:val="center"/>
              <w:rPr>
                <w:b/>
                <w:bCs/>
                <w:sz w:val="20"/>
                <w:szCs w:val="20"/>
                <w:lang w:val="sr-Cyrl-RS"/>
                <w:rPrChange w:id="10511" w:author="Milan Stojkov" w:date="2026-10-02T11:00:00Z">
                  <w:rPr>
                    <w:b/>
                    <w:bCs/>
                    <w:sz w:val="20"/>
                    <w:szCs w:val="20"/>
                  </w:rPr>
                </w:rPrChange>
              </w:rPr>
            </w:pPr>
            <w:r>
              <w:rPr>
                <w:b/>
                <w:bCs/>
                <w:sz w:val="20"/>
                <w:szCs w:val="20"/>
                <w:lang w:val="sr-Cyrl-RS"/>
                <w:rPrChange w:id="10512" w:author="Milan Stojkov" w:date="2026-10-02T11:00:00Z">
                  <w:rPr>
                    <w:b/>
                    <w:bCs/>
                    <w:sz w:val="20"/>
                    <w:szCs w:val="20"/>
                  </w:rPr>
                </w:rPrChange>
              </w:rPr>
              <w:t>40</w:t>
            </w:r>
          </w:p>
        </w:tc>
        <w:tc>
          <w:tcPr>
            <w:tcW w:w="50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13" w:author="Milica Radić" w:date="2026-10-04T01:00:38Z">
              <w:tcPr>
                <w:tcW w:w="87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4CF13BB">
            <w:pPr>
              <w:jc w:val="center"/>
              <w:rPr>
                <w:b/>
                <w:bCs/>
                <w:sz w:val="20"/>
                <w:szCs w:val="20"/>
                <w:lang w:val="sr-Cyrl-RS"/>
                <w:rPrChange w:id="10514" w:author="Milan Stojkov" w:date="2026-10-02T11:00:00Z">
                  <w:rPr>
                    <w:b/>
                    <w:bCs/>
                    <w:sz w:val="20"/>
                    <w:szCs w:val="20"/>
                  </w:rPr>
                </w:rPrChange>
              </w:rPr>
            </w:pPr>
            <w:r>
              <w:rPr>
                <w:b/>
                <w:bCs/>
                <w:sz w:val="20"/>
                <w:szCs w:val="20"/>
                <w:lang w:val="sr-Cyrl-RS"/>
                <w:rPrChange w:id="10515" w:author="Milan Stojkov" w:date="2026-10-02T11:00:00Z">
                  <w:rPr>
                    <w:b/>
                    <w:bCs/>
                    <w:sz w:val="20"/>
                    <w:szCs w:val="20"/>
                  </w:rPr>
                </w:rPrChange>
              </w:rPr>
              <w:t>50</w:t>
            </w:r>
          </w:p>
        </w:tc>
      </w:tr>
      <w:tr w14:paraId="3C69D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516" w:author="Milica Radić" w:date="2026-10-04T01:00:38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rHeight w:val="112" w:hRule="atLeast"/>
          <w:trPrChange w:id="10516" w:author="Milica Radić" w:date="2026-10-04T01:00:38Z">
            <w:trPr>
              <w:trHeight w:val="112" w:hRule="atLeast"/>
            </w:trPr>
          </w:trPrChange>
        </w:trPr>
        <w:tc>
          <w:tcPr>
            <w:tcW w:w="98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17" w:author="Milica Radić" w:date="2026-10-04T01:00:38Z">
              <w:tcPr>
                <w:tcW w:w="169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DA67803">
            <w:pPr>
              <w:jc w:val="center"/>
              <w:rPr>
                <w:sz w:val="20"/>
                <w:szCs w:val="20"/>
                <w:lang w:val="sr-Cyrl-RS"/>
                <w:rPrChange w:id="10519" w:author="Milan Stojkov" w:date="2026-10-02T11:00:00Z">
                  <w:rPr>
                    <w:sz w:val="20"/>
                    <w:szCs w:val="20"/>
                  </w:rPr>
                </w:rPrChange>
              </w:rPr>
              <w:pPrChange w:id="10518" w:author="Milica Radić" w:date="2026-10-04T01:00:32Z">
                <w:pPr/>
              </w:pPrChange>
            </w:pPr>
            <w:r>
              <w:rPr>
                <w:i/>
                <w:iCs/>
                <w:sz w:val="20"/>
                <w:szCs w:val="20"/>
                <w:lang w:val="sr-Cyrl-RS"/>
                <w:rPrChange w:id="10520" w:author="Milan Stojkov" w:date="2026-10-02T11:00:00Z">
                  <w:rPr>
                    <w:i/>
                    <w:iCs/>
                    <w:sz w:val="20"/>
                    <w:szCs w:val="20"/>
                  </w:rPr>
                </w:rPrChange>
              </w:rPr>
              <w:t>Random</w:t>
            </w:r>
          </w:p>
        </w:tc>
        <w:tc>
          <w:tcPr>
            <w:tcW w:w="51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21" w:author="Milica Radić" w:date="2026-10-04T01:00:38Z">
              <w:tcPr>
                <w:tcW w:w="8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65716D4">
            <w:pPr>
              <w:jc w:val="center"/>
              <w:rPr>
                <w:sz w:val="20"/>
                <w:szCs w:val="20"/>
                <w:lang w:val="sr-Cyrl-RS"/>
                <w:rPrChange w:id="10523" w:author="Milan Stojkov" w:date="2026-10-02T11:00:00Z">
                  <w:rPr>
                    <w:sz w:val="20"/>
                    <w:szCs w:val="20"/>
                  </w:rPr>
                </w:rPrChange>
              </w:rPr>
              <w:pPrChange w:id="10522" w:author="Milica Radić" w:date="2026-10-04T01:00:32Z">
                <w:pPr/>
              </w:pPrChange>
            </w:pPr>
            <w:r>
              <w:rPr>
                <w:sz w:val="20"/>
                <w:szCs w:val="20"/>
                <w:lang w:val="sr-Cyrl-RS"/>
                <w:rPrChange w:id="10524" w:author="Milan Stojkov" w:date="2026-10-02T11:00:00Z">
                  <w:rPr>
                    <w:sz w:val="20"/>
                    <w:szCs w:val="20"/>
                  </w:rPr>
                </w:rPrChange>
              </w:rPr>
              <w:t>0,00000</w:t>
            </w:r>
          </w:p>
        </w:tc>
        <w:tc>
          <w:tcPr>
            <w:tcW w:w="4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25" w:author="Milica Radić" w:date="2026-10-04T01:00:38Z">
              <w:tcPr>
                <w:tcW w:w="8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613BA15">
            <w:pPr>
              <w:jc w:val="center"/>
              <w:rPr>
                <w:sz w:val="20"/>
                <w:szCs w:val="20"/>
                <w:lang w:val="sr-Cyrl-RS"/>
                <w:rPrChange w:id="10527" w:author="Milan Stojkov" w:date="2026-10-02T11:00:00Z">
                  <w:rPr>
                    <w:sz w:val="20"/>
                    <w:szCs w:val="20"/>
                  </w:rPr>
                </w:rPrChange>
              </w:rPr>
              <w:pPrChange w:id="10526" w:author="Milica Radić" w:date="2026-10-04T01:00:32Z">
                <w:pPr/>
              </w:pPrChange>
            </w:pPr>
            <w:r>
              <w:rPr>
                <w:sz w:val="20"/>
                <w:szCs w:val="20"/>
                <w:lang w:val="sr-Cyrl-RS"/>
                <w:rPrChange w:id="10528" w:author="Milan Stojkov" w:date="2026-10-02T11:00:00Z">
                  <w:rPr>
                    <w:sz w:val="20"/>
                    <w:szCs w:val="20"/>
                  </w:rPr>
                </w:rPrChange>
              </w:rPr>
              <w:t>0,00000</w:t>
            </w:r>
          </w:p>
        </w:tc>
        <w:tc>
          <w:tcPr>
            <w:tcW w:w="4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29" w:author="Milica Radić" w:date="2026-10-04T01:00:38Z">
              <w:tcPr>
                <w:tcW w:w="8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DD65CDE">
            <w:pPr>
              <w:jc w:val="center"/>
              <w:rPr>
                <w:sz w:val="20"/>
                <w:szCs w:val="20"/>
                <w:lang w:val="sr-Cyrl-RS"/>
                <w:rPrChange w:id="10531" w:author="Milan Stojkov" w:date="2026-10-02T11:00:00Z">
                  <w:rPr>
                    <w:sz w:val="20"/>
                    <w:szCs w:val="20"/>
                  </w:rPr>
                </w:rPrChange>
              </w:rPr>
              <w:pPrChange w:id="10530" w:author="Milica Radić" w:date="2026-10-04T01:00:32Z">
                <w:pPr/>
              </w:pPrChange>
            </w:pPr>
            <w:r>
              <w:rPr>
                <w:sz w:val="20"/>
                <w:szCs w:val="20"/>
                <w:lang w:val="sr-Cyrl-RS"/>
                <w:rPrChange w:id="10532" w:author="Milan Stojkov" w:date="2026-10-02T11:00:00Z">
                  <w:rPr>
                    <w:sz w:val="20"/>
                    <w:szCs w:val="20"/>
                  </w:rPr>
                </w:rPrChange>
              </w:rPr>
              <w:t>0,10873</w:t>
            </w:r>
          </w:p>
        </w:tc>
        <w:tc>
          <w:tcPr>
            <w:tcW w:w="4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33" w:author="Milica Radić" w:date="2026-10-04T01:00:38Z">
              <w:tcPr>
                <w:tcW w:w="8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3B5950D">
            <w:pPr>
              <w:jc w:val="center"/>
              <w:rPr>
                <w:sz w:val="20"/>
                <w:szCs w:val="20"/>
                <w:lang w:val="sr-Cyrl-RS"/>
                <w:rPrChange w:id="10535" w:author="Milan Stojkov" w:date="2026-10-02T11:00:00Z">
                  <w:rPr>
                    <w:sz w:val="20"/>
                    <w:szCs w:val="20"/>
                  </w:rPr>
                </w:rPrChange>
              </w:rPr>
              <w:pPrChange w:id="10534" w:author="Milica Radić" w:date="2026-10-04T01:00:32Z">
                <w:pPr/>
              </w:pPrChange>
            </w:pPr>
            <w:r>
              <w:rPr>
                <w:sz w:val="20"/>
                <w:szCs w:val="20"/>
                <w:lang w:val="sr-Cyrl-RS"/>
                <w:rPrChange w:id="10536" w:author="Milan Stojkov" w:date="2026-10-02T11:00:00Z">
                  <w:rPr>
                    <w:sz w:val="20"/>
                    <w:szCs w:val="20"/>
                  </w:rPr>
                </w:rPrChange>
              </w:rPr>
              <w:t>0,31614</w:t>
            </w:r>
          </w:p>
        </w:tc>
        <w:tc>
          <w:tcPr>
            <w:tcW w:w="4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37" w:author="Milica Radić" w:date="2026-10-04T01:00:38Z">
              <w:tcPr>
                <w:tcW w:w="8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823FCD9">
            <w:pPr>
              <w:jc w:val="center"/>
              <w:rPr>
                <w:sz w:val="20"/>
                <w:szCs w:val="20"/>
                <w:lang w:val="sr-Cyrl-RS"/>
                <w:rPrChange w:id="10539" w:author="Milan Stojkov" w:date="2026-10-02T11:00:00Z">
                  <w:rPr>
                    <w:sz w:val="20"/>
                    <w:szCs w:val="20"/>
                  </w:rPr>
                </w:rPrChange>
              </w:rPr>
              <w:pPrChange w:id="10538" w:author="Milica Radić" w:date="2026-10-04T01:00:32Z">
                <w:pPr/>
              </w:pPrChange>
            </w:pPr>
            <w:r>
              <w:rPr>
                <w:sz w:val="20"/>
                <w:szCs w:val="20"/>
                <w:lang w:val="sr-Cyrl-RS"/>
                <w:rPrChange w:id="10540" w:author="Milan Stojkov" w:date="2026-10-02T11:00:00Z">
                  <w:rPr>
                    <w:sz w:val="20"/>
                    <w:szCs w:val="20"/>
                  </w:rPr>
                </w:rPrChange>
              </w:rPr>
              <w:t>0,41058</w:t>
            </w:r>
          </w:p>
        </w:tc>
        <w:tc>
          <w:tcPr>
            <w:tcW w:w="49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41" w:author="Milica Radić" w:date="2026-10-04T01:00:38Z">
              <w:tcPr>
                <w:tcW w:w="85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7A7E49B">
            <w:pPr>
              <w:jc w:val="center"/>
              <w:rPr>
                <w:sz w:val="20"/>
                <w:szCs w:val="20"/>
                <w:lang w:val="sr-Cyrl-RS"/>
                <w:rPrChange w:id="10543" w:author="Milan Stojkov" w:date="2026-10-02T11:00:00Z">
                  <w:rPr>
                    <w:sz w:val="20"/>
                    <w:szCs w:val="20"/>
                  </w:rPr>
                </w:rPrChange>
              </w:rPr>
              <w:pPrChange w:id="10542" w:author="Milica Radić" w:date="2026-10-04T01:00:32Z">
                <w:pPr/>
              </w:pPrChange>
            </w:pPr>
            <w:r>
              <w:rPr>
                <w:sz w:val="20"/>
                <w:szCs w:val="20"/>
                <w:lang w:val="sr-Cyrl-RS"/>
                <w:rPrChange w:id="10544" w:author="Milan Stojkov" w:date="2026-10-02T11:00:00Z">
                  <w:rPr>
                    <w:sz w:val="20"/>
                    <w:szCs w:val="20"/>
                  </w:rPr>
                </w:rPrChange>
              </w:rPr>
              <w:t>0,49386</w:t>
            </w:r>
          </w:p>
        </w:tc>
        <w:tc>
          <w:tcPr>
            <w:tcW w:w="49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45" w:author="Milica Radić" w:date="2026-10-04T01:00:38Z">
              <w:tcPr>
                <w:tcW w:w="85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EF9C4A1">
            <w:pPr>
              <w:jc w:val="center"/>
              <w:rPr>
                <w:sz w:val="20"/>
                <w:szCs w:val="20"/>
                <w:lang w:val="sr-Cyrl-RS"/>
                <w:rPrChange w:id="10547" w:author="Milan Stojkov" w:date="2026-10-02T11:00:00Z">
                  <w:rPr>
                    <w:sz w:val="20"/>
                    <w:szCs w:val="20"/>
                  </w:rPr>
                </w:rPrChange>
              </w:rPr>
              <w:pPrChange w:id="10546" w:author="Milica Radić" w:date="2026-10-04T01:00:32Z">
                <w:pPr/>
              </w:pPrChange>
            </w:pPr>
            <w:r>
              <w:rPr>
                <w:sz w:val="20"/>
                <w:szCs w:val="20"/>
                <w:lang w:val="sr-Cyrl-RS"/>
                <w:rPrChange w:id="10548" w:author="Milan Stojkov" w:date="2026-10-02T11:00:00Z">
                  <w:rPr>
                    <w:sz w:val="20"/>
                    <w:szCs w:val="20"/>
                  </w:rPr>
                </w:rPrChange>
              </w:rPr>
              <w:t>0,49810</w:t>
            </w:r>
          </w:p>
        </w:tc>
        <w:tc>
          <w:tcPr>
            <w:tcW w:w="50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49" w:author="Milica Radić" w:date="2026-10-04T01:00:38Z">
              <w:tcPr>
                <w:tcW w:w="87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EF948C6">
            <w:pPr>
              <w:jc w:val="center"/>
              <w:rPr>
                <w:sz w:val="20"/>
                <w:szCs w:val="20"/>
                <w:lang w:val="sr-Cyrl-RS"/>
                <w:rPrChange w:id="10551" w:author="Milan Stojkov" w:date="2026-10-02T11:00:00Z">
                  <w:rPr>
                    <w:sz w:val="20"/>
                    <w:szCs w:val="20"/>
                  </w:rPr>
                </w:rPrChange>
              </w:rPr>
              <w:pPrChange w:id="10550" w:author="Milica Radić" w:date="2026-10-04T01:00:32Z">
                <w:pPr/>
              </w:pPrChange>
            </w:pPr>
            <w:r>
              <w:rPr>
                <w:sz w:val="20"/>
                <w:szCs w:val="20"/>
                <w:lang w:val="sr-Cyrl-RS"/>
                <w:rPrChange w:id="10552" w:author="Milan Stojkov" w:date="2026-10-02T11:00:00Z">
                  <w:rPr>
                    <w:sz w:val="20"/>
                    <w:szCs w:val="20"/>
                  </w:rPr>
                </w:rPrChange>
              </w:rPr>
              <w:t>0,50683</w:t>
            </w:r>
          </w:p>
        </w:tc>
      </w:tr>
      <w:tr w14:paraId="24D2A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553" w:author="Milica Radić" w:date="2026-10-04T01:00:38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98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54" w:author="Milica Radić" w:date="2026-10-04T01:00:38Z">
              <w:tcPr>
                <w:tcW w:w="169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271F44E">
            <w:pPr>
              <w:jc w:val="center"/>
              <w:rPr>
                <w:sz w:val="20"/>
                <w:szCs w:val="20"/>
                <w:lang w:val="sr-Cyrl-RS"/>
                <w:rPrChange w:id="10556" w:author="Milan Stojkov" w:date="2026-10-02T11:00:00Z">
                  <w:rPr>
                    <w:sz w:val="20"/>
                    <w:szCs w:val="20"/>
                  </w:rPr>
                </w:rPrChange>
              </w:rPr>
              <w:pPrChange w:id="10555" w:author="Milica Radić" w:date="2026-10-04T01:00:32Z">
                <w:pPr/>
              </w:pPrChange>
            </w:pPr>
            <w:r>
              <w:rPr>
                <w:i/>
                <w:iCs/>
                <w:sz w:val="20"/>
                <w:szCs w:val="20"/>
                <w:lang w:val="sr-Cyrl-RS"/>
                <w:rPrChange w:id="10557" w:author="Milan Stojkov" w:date="2026-10-02T11:00:00Z">
                  <w:rPr>
                    <w:i/>
                    <w:iCs/>
                    <w:sz w:val="20"/>
                    <w:szCs w:val="20"/>
                  </w:rPr>
                </w:rPrChange>
              </w:rPr>
              <w:t>Sybil</w:t>
            </w:r>
            <w:r>
              <w:rPr>
                <w:sz w:val="20"/>
                <w:szCs w:val="20"/>
                <w:lang w:val="sr-Cyrl-RS"/>
                <w:rPrChange w:id="10558" w:author="Milan Stojkov" w:date="2026-10-02T11:00:00Z">
                  <w:rPr>
                    <w:sz w:val="20"/>
                    <w:szCs w:val="20"/>
                  </w:rPr>
                </w:rPrChange>
              </w:rPr>
              <w:t>-отпорна</w:t>
            </w:r>
          </w:p>
        </w:tc>
        <w:tc>
          <w:tcPr>
            <w:tcW w:w="51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59" w:author="Milica Radić" w:date="2026-10-04T01:00:38Z">
              <w:tcPr>
                <w:tcW w:w="8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8B63AB1">
            <w:pPr>
              <w:jc w:val="center"/>
              <w:rPr>
                <w:sz w:val="20"/>
                <w:szCs w:val="20"/>
                <w:lang w:val="sr-Cyrl-RS"/>
                <w:rPrChange w:id="10561" w:author="Milan Stojkov" w:date="2026-10-02T11:00:00Z">
                  <w:rPr>
                    <w:sz w:val="20"/>
                    <w:szCs w:val="20"/>
                  </w:rPr>
                </w:rPrChange>
              </w:rPr>
              <w:pPrChange w:id="10560" w:author="Milica Radić" w:date="2026-10-04T01:00:32Z">
                <w:pPr/>
              </w:pPrChange>
            </w:pPr>
            <w:r>
              <w:rPr>
                <w:sz w:val="20"/>
                <w:szCs w:val="20"/>
                <w:lang w:val="sr-Cyrl-RS"/>
                <w:rPrChange w:id="10562" w:author="Milan Stojkov" w:date="2026-10-02T11:00:00Z">
                  <w:rPr>
                    <w:sz w:val="20"/>
                    <w:szCs w:val="20"/>
                  </w:rPr>
                </w:rPrChange>
              </w:rPr>
              <w:t>0,00000</w:t>
            </w:r>
          </w:p>
        </w:tc>
        <w:tc>
          <w:tcPr>
            <w:tcW w:w="4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63" w:author="Milica Radić" w:date="2026-10-04T01:00:38Z">
              <w:tcPr>
                <w:tcW w:w="8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1F6506B">
            <w:pPr>
              <w:jc w:val="center"/>
              <w:rPr>
                <w:sz w:val="20"/>
                <w:szCs w:val="20"/>
                <w:lang w:val="sr-Cyrl-RS"/>
                <w:rPrChange w:id="10565" w:author="Milan Stojkov" w:date="2026-10-02T11:00:00Z">
                  <w:rPr>
                    <w:sz w:val="20"/>
                    <w:szCs w:val="20"/>
                  </w:rPr>
                </w:rPrChange>
              </w:rPr>
              <w:pPrChange w:id="10564" w:author="Milica Radić" w:date="2026-10-04T01:00:32Z">
                <w:pPr/>
              </w:pPrChange>
            </w:pPr>
            <w:r>
              <w:rPr>
                <w:sz w:val="20"/>
                <w:szCs w:val="20"/>
                <w:lang w:val="sr-Cyrl-RS"/>
                <w:rPrChange w:id="10566" w:author="Milan Stojkov" w:date="2026-10-02T11:00:00Z">
                  <w:rPr>
                    <w:sz w:val="20"/>
                    <w:szCs w:val="20"/>
                  </w:rPr>
                </w:rPrChange>
              </w:rPr>
              <w:t>0,00000</w:t>
            </w:r>
          </w:p>
        </w:tc>
        <w:tc>
          <w:tcPr>
            <w:tcW w:w="4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67" w:author="Milica Radić" w:date="2026-10-04T01:00:38Z">
              <w:tcPr>
                <w:tcW w:w="8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1781AF3">
            <w:pPr>
              <w:jc w:val="center"/>
              <w:rPr>
                <w:sz w:val="20"/>
                <w:szCs w:val="20"/>
                <w:lang w:val="sr-Cyrl-RS"/>
                <w:rPrChange w:id="10569" w:author="Milan Stojkov" w:date="2026-10-02T11:00:00Z">
                  <w:rPr>
                    <w:sz w:val="20"/>
                    <w:szCs w:val="20"/>
                  </w:rPr>
                </w:rPrChange>
              </w:rPr>
              <w:pPrChange w:id="10568" w:author="Milica Radić" w:date="2026-10-04T01:00:32Z">
                <w:pPr/>
              </w:pPrChange>
            </w:pPr>
            <w:r>
              <w:rPr>
                <w:sz w:val="20"/>
                <w:szCs w:val="20"/>
                <w:lang w:val="sr-Cyrl-RS"/>
                <w:rPrChange w:id="10570" w:author="Milan Stojkov" w:date="2026-10-02T11:00:00Z">
                  <w:rPr>
                    <w:sz w:val="20"/>
                    <w:szCs w:val="20"/>
                  </w:rPr>
                </w:rPrChange>
              </w:rPr>
              <w:t>0,00000</w:t>
            </w:r>
          </w:p>
        </w:tc>
        <w:tc>
          <w:tcPr>
            <w:tcW w:w="4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71" w:author="Milica Radić" w:date="2026-10-04T01:00:38Z">
              <w:tcPr>
                <w:tcW w:w="8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7AE9C57">
            <w:pPr>
              <w:jc w:val="center"/>
              <w:rPr>
                <w:sz w:val="20"/>
                <w:szCs w:val="20"/>
                <w:lang w:val="sr-Cyrl-RS"/>
                <w:rPrChange w:id="10573" w:author="Milan Stojkov" w:date="2026-10-02T11:00:00Z">
                  <w:rPr>
                    <w:sz w:val="20"/>
                    <w:szCs w:val="20"/>
                  </w:rPr>
                </w:rPrChange>
              </w:rPr>
              <w:pPrChange w:id="10572" w:author="Milica Radić" w:date="2026-10-04T01:00:32Z">
                <w:pPr/>
              </w:pPrChange>
            </w:pPr>
            <w:r>
              <w:rPr>
                <w:sz w:val="20"/>
                <w:szCs w:val="20"/>
                <w:lang w:val="sr-Cyrl-RS"/>
                <w:rPrChange w:id="10574" w:author="Milan Stojkov" w:date="2026-10-02T11:00:00Z">
                  <w:rPr>
                    <w:sz w:val="20"/>
                    <w:szCs w:val="20"/>
                  </w:rPr>
                </w:rPrChange>
              </w:rPr>
              <w:t>0,00000</w:t>
            </w:r>
          </w:p>
        </w:tc>
        <w:tc>
          <w:tcPr>
            <w:tcW w:w="4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75" w:author="Milica Radić" w:date="2026-10-04T01:00:38Z">
              <w:tcPr>
                <w:tcW w:w="8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0B09B10">
            <w:pPr>
              <w:jc w:val="center"/>
              <w:rPr>
                <w:sz w:val="20"/>
                <w:szCs w:val="20"/>
                <w:lang w:val="sr-Cyrl-RS"/>
                <w:rPrChange w:id="10577" w:author="Milan Stojkov" w:date="2026-10-02T11:00:00Z">
                  <w:rPr>
                    <w:sz w:val="20"/>
                    <w:szCs w:val="20"/>
                  </w:rPr>
                </w:rPrChange>
              </w:rPr>
              <w:pPrChange w:id="10576" w:author="Milica Radić" w:date="2026-10-04T01:00:32Z">
                <w:pPr/>
              </w:pPrChange>
            </w:pPr>
            <w:r>
              <w:rPr>
                <w:sz w:val="20"/>
                <w:szCs w:val="20"/>
                <w:lang w:val="sr-Cyrl-RS"/>
                <w:rPrChange w:id="10578" w:author="Milan Stojkov" w:date="2026-10-02T11:00:00Z">
                  <w:rPr>
                    <w:sz w:val="20"/>
                    <w:szCs w:val="20"/>
                  </w:rPr>
                </w:rPrChange>
              </w:rPr>
              <w:t>0,00000</w:t>
            </w:r>
          </w:p>
        </w:tc>
        <w:tc>
          <w:tcPr>
            <w:tcW w:w="49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79" w:author="Milica Radić" w:date="2026-10-04T01:00:38Z">
              <w:tcPr>
                <w:tcW w:w="85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239660A">
            <w:pPr>
              <w:jc w:val="center"/>
              <w:rPr>
                <w:sz w:val="20"/>
                <w:szCs w:val="20"/>
                <w:lang w:val="sr-Cyrl-RS"/>
                <w:rPrChange w:id="10581" w:author="Milan Stojkov" w:date="2026-10-02T11:00:00Z">
                  <w:rPr>
                    <w:sz w:val="20"/>
                    <w:szCs w:val="20"/>
                  </w:rPr>
                </w:rPrChange>
              </w:rPr>
              <w:pPrChange w:id="10580" w:author="Milica Radić" w:date="2026-10-04T01:00:32Z">
                <w:pPr/>
              </w:pPrChange>
            </w:pPr>
            <w:r>
              <w:rPr>
                <w:sz w:val="20"/>
                <w:szCs w:val="20"/>
                <w:lang w:val="sr-Cyrl-RS"/>
                <w:rPrChange w:id="10582" w:author="Milan Stojkov" w:date="2026-10-02T11:00:00Z">
                  <w:rPr>
                    <w:sz w:val="20"/>
                    <w:szCs w:val="20"/>
                  </w:rPr>
                </w:rPrChange>
              </w:rPr>
              <w:t>0,01825</w:t>
            </w:r>
          </w:p>
        </w:tc>
        <w:tc>
          <w:tcPr>
            <w:tcW w:w="49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83" w:author="Milica Radić" w:date="2026-10-04T01:00:38Z">
              <w:tcPr>
                <w:tcW w:w="85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F0C746F">
            <w:pPr>
              <w:jc w:val="center"/>
              <w:rPr>
                <w:sz w:val="20"/>
                <w:szCs w:val="20"/>
                <w:lang w:val="sr-Cyrl-RS"/>
                <w:rPrChange w:id="10585" w:author="Milan Stojkov" w:date="2026-10-02T11:00:00Z">
                  <w:rPr>
                    <w:sz w:val="20"/>
                    <w:szCs w:val="20"/>
                  </w:rPr>
                </w:rPrChange>
              </w:rPr>
              <w:pPrChange w:id="10584" w:author="Milica Radić" w:date="2026-10-04T01:00:32Z">
                <w:pPr/>
              </w:pPrChange>
            </w:pPr>
            <w:r>
              <w:rPr>
                <w:sz w:val="20"/>
                <w:szCs w:val="20"/>
                <w:lang w:val="sr-Cyrl-RS"/>
                <w:rPrChange w:id="10586" w:author="Milan Stojkov" w:date="2026-10-02T11:00:00Z">
                  <w:rPr>
                    <w:sz w:val="20"/>
                    <w:szCs w:val="20"/>
                  </w:rPr>
                </w:rPrChange>
              </w:rPr>
              <w:t>0,03725</w:t>
            </w:r>
          </w:p>
        </w:tc>
        <w:tc>
          <w:tcPr>
            <w:tcW w:w="50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87" w:author="Milica Radić" w:date="2026-10-04T01:00:38Z">
              <w:tcPr>
                <w:tcW w:w="87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BDBA842">
            <w:pPr>
              <w:jc w:val="center"/>
              <w:rPr>
                <w:sz w:val="20"/>
                <w:szCs w:val="20"/>
                <w:lang w:val="sr-Cyrl-RS"/>
                <w:rPrChange w:id="10589" w:author="Milan Stojkov" w:date="2026-10-02T11:00:00Z">
                  <w:rPr>
                    <w:sz w:val="20"/>
                    <w:szCs w:val="20"/>
                  </w:rPr>
                </w:rPrChange>
              </w:rPr>
              <w:pPrChange w:id="10588" w:author="Milica Radić" w:date="2026-10-04T01:00:32Z">
                <w:pPr/>
              </w:pPrChange>
            </w:pPr>
            <w:r>
              <w:rPr>
                <w:sz w:val="20"/>
                <w:szCs w:val="20"/>
                <w:lang w:val="sr-Cyrl-RS"/>
                <w:rPrChange w:id="10590" w:author="Milan Stojkov" w:date="2026-10-02T11:00:00Z">
                  <w:rPr>
                    <w:sz w:val="20"/>
                    <w:szCs w:val="20"/>
                  </w:rPr>
                </w:rPrChange>
              </w:rPr>
              <w:t>0,06021</w:t>
            </w:r>
          </w:p>
        </w:tc>
      </w:tr>
      <w:tr w14:paraId="4EFDD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0591" w:author="Milica Radić" w:date="2026-10-04T01:00:38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blPrExChange>
        </w:tblPrEx>
        <w:tc>
          <w:tcPr>
            <w:tcW w:w="98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92" w:author="Milica Radić" w:date="2026-10-04T01:00:38Z">
              <w:tcPr>
                <w:tcW w:w="169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18EFC0B">
            <w:pPr>
              <w:jc w:val="center"/>
              <w:rPr>
                <w:sz w:val="20"/>
                <w:szCs w:val="20"/>
                <w:lang w:val="sr-Cyrl-RS"/>
                <w:rPrChange w:id="10594" w:author="Milan Stojkov" w:date="2026-10-02T11:00:00Z">
                  <w:rPr>
                    <w:sz w:val="20"/>
                    <w:szCs w:val="20"/>
                  </w:rPr>
                </w:rPrChange>
              </w:rPr>
              <w:pPrChange w:id="10593" w:author="Milica Radić" w:date="2026-10-04T01:00:32Z">
                <w:pPr/>
              </w:pPrChange>
            </w:pPr>
            <w:r>
              <w:rPr>
                <w:i/>
                <w:iCs/>
                <w:sz w:val="20"/>
                <w:szCs w:val="20"/>
                <w:lang w:val="sr-Cyrl-RS"/>
                <w:rPrChange w:id="10595" w:author="Milan Stojkov" w:date="2026-10-02T11:00:00Z">
                  <w:rPr>
                    <w:i/>
                    <w:iCs/>
                    <w:sz w:val="20"/>
                    <w:szCs w:val="20"/>
                  </w:rPr>
                </w:rPrChange>
              </w:rPr>
              <w:t>Eclipse</w:t>
            </w:r>
            <w:r>
              <w:rPr>
                <w:sz w:val="20"/>
                <w:szCs w:val="20"/>
                <w:lang w:val="sr-Cyrl-RS"/>
                <w:rPrChange w:id="10596" w:author="Milan Stojkov" w:date="2026-10-02T11:00:00Z">
                  <w:rPr>
                    <w:sz w:val="20"/>
                    <w:szCs w:val="20"/>
                  </w:rPr>
                </w:rPrChange>
              </w:rPr>
              <w:t>-отпорна</w:t>
            </w:r>
          </w:p>
        </w:tc>
        <w:tc>
          <w:tcPr>
            <w:tcW w:w="51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597" w:author="Milica Radić" w:date="2026-10-04T01:00:38Z">
              <w:tcPr>
                <w:tcW w:w="8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5680252">
            <w:pPr>
              <w:jc w:val="center"/>
              <w:rPr>
                <w:sz w:val="20"/>
                <w:szCs w:val="20"/>
                <w:lang w:val="sr-Cyrl-RS"/>
                <w:rPrChange w:id="10599" w:author="Milan Stojkov" w:date="2026-10-02T11:00:00Z">
                  <w:rPr>
                    <w:sz w:val="20"/>
                    <w:szCs w:val="20"/>
                  </w:rPr>
                </w:rPrChange>
              </w:rPr>
              <w:pPrChange w:id="10598" w:author="Milica Radić" w:date="2026-10-04T01:00:32Z">
                <w:pPr/>
              </w:pPrChange>
            </w:pPr>
            <w:r>
              <w:rPr>
                <w:sz w:val="20"/>
                <w:szCs w:val="20"/>
                <w:lang w:val="sr-Cyrl-RS"/>
                <w:rPrChange w:id="10600" w:author="Milan Stojkov" w:date="2026-10-02T11:00:00Z">
                  <w:rPr>
                    <w:sz w:val="20"/>
                    <w:szCs w:val="20"/>
                  </w:rPr>
                </w:rPrChange>
              </w:rPr>
              <w:t>0,00000</w:t>
            </w:r>
          </w:p>
        </w:tc>
        <w:tc>
          <w:tcPr>
            <w:tcW w:w="4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601" w:author="Milica Radić" w:date="2026-10-04T01:00:38Z">
              <w:tcPr>
                <w:tcW w:w="8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2DD2D7">
            <w:pPr>
              <w:jc w:val="center"/>
              <w:rPr>
                <w:sz w:val="20"/>
                <w:szCs w:val="20"/>
                <w:lang w:val="sr-Cyrl-RS"/>
                <w:rPrChange w:id="10603" w:author="Milan Stojkov" w:date="2026-10-02T11:00:00Z">
                  <w:rPr>
                    <w:sz w:val="20"/>
                    <w:szCs w:val="20"/>
                  </w:rPr>
                </w:rPrChange>
              </w:rPr>
              <w:pPrChange w:id="10602" w:author="Milica Radić" w:date="2026-10-04T01:00:32Z">
                <w:pPr/>
              </w:pPrChange>
            </w:pPr>
            <w:r>
              <w:rPr>
                <w:sz w:val="20"/>
                <w:szCs w:val="20"/>
                <w:lang w:val="sr-Cyrl-RS"/>
                <w:rPrChange w:id="10604" w:author="Milan Stojkov" w:date="2026-10-02T11:00:00Z">
                  <w:rPr>
                    <w:sz w:val="20"/>
                    <w:szCs w:val="20"/>
                  </w:rPr>
                </w:rPrChange>
              </w:rPr>
              <w:t>0,00000</w:t>
            </w:r>
          </w:p>
        </w:tc>
        <w:tc>
          <w:tcPr>
            <w:tcW w:w="4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605" w:author="Milica Radić" w:date="2026-10-04T01:00:38Z">
              <w:tcPr>
                <w:tcW w:w="8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2FE4DC8">
            <w:pPr>
              <w:jc w:val="center"/>
              <w:rPr>
                <w:sz w:val="20"/>
                <w:szCs w:val="20"/>
                <w:lang w:val="sr-Cyrl-RS"/>
                <w:rPrChange w:id="10607" w:author="Milan Stojkov" w:date="2026-10-02T11:00:00Z">
                  <w:rPr>
                    <w:sz w:val="20"/>
                    <w:szCs w:val="20"/>
                  </w:rPr>
                </w:rPrChange>
              </w:rPr>
              <w:pPrChange w:id="10606" w:author="Milica Radić" w:date="2026-10-04T01:00:32Z">
                <w:pPr/>
              </w:pPrChange>
            </w:pPr>
            <w:r>
              <w:rPr>
                <w:sz w:val="20"/>
                <w:szCs w:val="20"/>
                <w:lang w:val="sr-Cyrl-RS"/>
                <w:rPrChange w:id="10608" w:author="Milan Stojkov" w:date="2026-10-02T11:00:00Z">
                  <w:rPr>
                    <w:sz w:val="20"/>
                    <w:szCs w:val="20"/>
                  </w:rPr>
                </w:rPrChange>
              </w:rPr>
              <w:t>0,00000</w:t>
            </w:r>
          </w:p>
        </w:tc>
        <w:tc>
          <w:tcPr>
            <w:tcW w:w="4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609" w:author="Milica Radić" w:date="2026-10-04T01:00:38Z">
              <w:tcPr>
                <w:tcW w:w="8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0FADD08">
            <w:pPr>
              <w:jc w:val="center"/>
              <w:rPr>
                <w:sz w:val="20"/>
                <w:szCs w:val="20"/>
                <w:lang w:val="sr-Cyrl-RS"/>
                <w:rPrChange w:id="10611" w:author="Milan Stojkov" w:date="2026-10-02T11:00:00Z">
                  <w:rPr>
                    <w:sz w:val="20"/>
                    <w:szCs w:val="20"/>
                  </w:rPr>
                </w:rPrChange>
              </w:rPr>
              <w:pPrChange w:id="10610" w:author="Milica Radić" w:date="2026-10-04T01:00:32Z">
                <w:pPr/>
              </w:pPrChange>
            </w:pPr>
            <w:r>
              <w:rPr>
                <w:sz w:val="20"/>
                <w:szCs w:val="20"/>
                <w:lang w:val="sr-Cyrl-RS"/>
                <w:rPrChange w:id="10612" w:author="Milan Stojkov" w:date="2026-10-02T11:00:00Z">
                  <w:rPr>
                    <w:sz w:val="20"/>
                    <w:szCs w:val="20"/>
                  </w:rPr>
                </w:rPrChange>
              </w:rPr>
              <w:t>0,00000</w:t>
            </w:r>
          </w:p>
        </w:tc>
        <w:tc>
          <w:tcPr>
            <w:tcW w:w="49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613" w:author="Milica Radić" w:date="2026-10-04T01:00:38Z">
              <w:tcPr>
                <w:tcW w:w="8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2FE3A8C">
            <w:pPr>
              <w:jc w:val="center"/>
              <w:rPr>
                <w:sz w:val="20"/>
                <w:szCs w:val="20"/>
                <w:lang w:val="sr-Cyrl-RS"/>
                <w:rPrChange w:id="10615" w:author="Milan Stojkov" w:date="2026-10-02T11:00:00Z">
                  <w:rPr>
                    <w:sz w:val="20"/>
                    <w:szCs w:val="20"/>
                  </w:rPr>
                </w:rPrChange>
              </w:rPr>
              <w:pPrChange w:id="10614" w:author="Milica Radić" w:date="2026-10-04T01:00:32Z">
                <w:pPr/>
              </w:pPrChange>
            </w:pPr>
            <w:r>
              <w:rPr>
                <w:sz w:val="20"/>
                <w:szCs w:val="20"/>
                <w:lang w:val="sr-Cyrl-RS"/>
                <w:rPrChange w:id="10616" w:author="Milan Stojkov" w:date="2026-10-02T11:00:00Z">
                  <w:rPr>
                    <w:sz w:val="20"/>
                    <w:szCs w:val="20"/>
                  </w:rPr>
                </w:rPrChange>
              </w:rPr>
              <w:t>0,00000</w:t>
            </w:r>
          </w:p>
        </w:tc>
        <w:tc>
          <w:tcPr>
            <w:tcW w:w="49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617" w:author="Milica Radić" w:date="2026-10-04T01:00:38Z">
              <w:tcPr>
                <w:tcW w:w="85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E18E101">
            <w:pPr>
              <w:jc w:val="center"/>
              <w:rPr>
                <w:sz w:val="20"/>
                <w:szCs w:val="20"/>
                <w:lang w:val="sr-Cyrl-RS"/>
                <w:rPrChange w:id="10619" w:author="Milan Stojkov" w:date="2026-10-02T11:00:00Z">
                  <w:rPr>
                    <w:sz w:val="20"/>
                    <w:szCs w:val="20"/>
                  </w:rPr>
                </w:rPrChange>
              </w:rPr>
              <w:pPrChange w:id="10618" w:author="Milica Radić" w:date="2026-10-04T01:00:32Z">
                <w:pPr/>
              </w:pPrChange>
            </w:pPr>
            <w:r>
              <w:rPr>
                <w:sz w:val="20"/>
                <w:szCs w:val="20"/>
                <w:lang w:val="sr-Cyrl-RS"/>
                <w:rPrChange w:id="10620" w:author="Milan Stojkov" w:date="2026-10-02T11:00:00Z">
                  <w:rPr>
                    <w:sz w:val="20"/>
                    <w:szCs w:val="20"/>
                  </w:rPr>
                </w:rPrChange>
              </w:rPr>
              <w:t>0,03407</w:t>
            </w:r>
          </w:p>
        </w:tc>
        <w:tc>
          <w:tcPr>
            <w:tcW w:w="49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621" w:author="Milica Radić" w:date="2026-10-04T01:00:38Z">
              <w:tcPr>
                <w:tcW w:w="85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B7CC807">
            <w:pPr>
              <w:jc w:val="center"/>
              <w:rPr>
                <w:sz w:val="20"/>
                <w:szCs w:val="20"/>
                <w:lang w:val="sr-Cyrl-RS"/>
                <w:rPrChange w:id="10623" w:author="Milan Stojkov" w:date="2026-10-02T11:00:00Z">
                  <w:rPr>
                    <w:sz w:val="20"/>
                    <w:szCs w:val="20"/>
                  </w:rPr>
                </w:rPrChange>
              </w:rPr>
              <w:pPrChange w:id="10622" w:author="Milica Radić" w:date="2026-10-04T01:00:32Z">
                <w:pPr/>
              </w:pPrChange>
            </w:pPr>
            <w:r>
              <w:rPr>
                <w:sz w:val="20"/>
                <w:szCs w:val="20"/>
                <w:lang w:val="sr-Cyrl-RS"/>
                <w:rPrChange w:id="10624" w:author="Milan Stojkov" w:date="2026-10-02T11:00:00Z">
                  <w:rPr>
                    <w:sz w:val="20"/>
                    <w:szCs w:val="20"/>
                  </w:rPr>
                </w:rPrChange>
              </w:rPr>
              <w:t>0,05915</w:t>
            </w:r>
          </w:p>
        </w:tc>
        <w:tc>
          <w:tcPr>
            <w:tcW w:w="50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625" w:author="Milica Radić" w:date="2026-10-04T01:00:38Z">
              <w:tcPr>
                <w:tcW w:w="87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D12A2D6">
            <w:pPr>
              <w:jc w:val="center"/>
              <w:rPr>
                <w:sz w:val="20"/>
                <w:szCs w:val="20"/>
                <w:lang w:val="sr-Cyrl-RS"/>
                <w:rPrChange w:id="10627" w:author="Milan Stojkov" w:date="2026-10-02T11:00:00Z">
                  <w:rPr>
                    <w:sz w:val="20"/>
                    <w:szCs w:val="20"/>
                  </w:rPr>
                </w:rPrChange>
              </w:rPr>
              <w:pPrChange w:id="10626" w:author="Milica Radić" w:date="2026-10-04T01:00:32Z">
                <w:pPr/>
              </w:pPrChange>
            </w:pPr>
            <w:r>
              <w:rPr>
                <w:sz w:val="20"/>
                <w:szCs w:val="20"/>
                <w:lang w:val="sr-Cyrl-RS"/>
                <w:rPrChange w:id="10628" w:author="Milan Stojkov" w:date="2026-10-02T11:00:00Z">
                  <w:rPr>
                    <w:sz w:val="20"/>
                    <w:szCs w:val="20"/>
                  </w:rPr>
                </w:rPrChange>
              </w:rPr>
              <w:t>0,08720</w:t>
            </w:r>
          </w:p>
        </w:tc>
      </w:tr>
    </w:tbl>
    <w:p w14:paraId="403315FA">
      <w:pPr>
        <w:ind w:firstLine="360"/>
        <w:jc w:val="both"/>
        <w:rPr>
          <w:ins w:id="10629" w:author="Milica Radić" w:date="2026-10-04T03:54:59Z"/>
          <w:color w:val="000000"/>
          <w:sz w:val="22"/>
          <w:szCs w:val="22"/>
          <w:lang w:val="sr-Cyrl-RS"/>
        </w:rPr>
      </w:pPr>
    </w:p>
    <w:p w14:paraId="7AB99E0B">
      <w:pPr>
        <w:ind w:firstLine="360"/>
        <w:jc w:val="both"/>
        <w:rPr>
          <w:ins w:id="10630" w:author="Milica Radić" w:date="2026-10-04T10:29:22Z"/>
          <w:color w:val="000000"/>
          <w:sz w:val="22"/>
          <w:szCs w:val="22"/>
          <w:lang w:val="sr-Cyrl-RS"/>
        </w:rPr>
      </w:pPr>
      <w:ins w:id="10631" w:author="Milica Radić" w:date="2026-10-04T10:24:21Z">
        <w:r>
          <w:rPr>
            <w:rFonts w:hint="default"/>
            <w:color w:val="000000"/>
            <w:sz w:val="22"/>
            <w:szCs w:val="22"/>
            <w:lang w:val="sr-Cyrl-RS"/>
          </w:rPr>
          <w:t xml:space="preserve">Уз референтну стратегију нападачи улазе одмах, а уз заштитне пенетрација остаје нула све до двадесет пете рунде, јер </w:t>
        </w:r>
      </w:ins>
      <w:ins w:id="10632" w:author="Milica Radić" w:date="2026-10-04T10:25:51Z">
        <w:r>
          <w:rPr>
            <w:rFonts w:hint="default"/>
            <w:color w:val="000000"/>
            <w:sz w:val="22"/>
            <w:szCs w:val="22"/>
            <w:lang w:val="sr-Cyrl-RS"/>
          </w:rPr>
          <w:t xml:space="preserve">до </w:t>
        </w:r>
      </w:ins>
      <w:ins w:id="10633" w:author="Milica Radić" w:date="2026-10-04T10:25:52Z">
        <w:r>
          <w:rPr>
            <w:rFonts w:hint="default"/>
            <w:color w:val="000000"/>
            <w:sz w:val="22"/>
            <w:szCs w:val="22"/>
            <w:lang w:val="sr-Cyrl-RS"/>
          </w:rPr>
          <w:t xml:space="preserve">тада </w:t>
        </w:r>
      </w:ins>
      <w:ins w:id="10634" w:author="Milica Radić" w:date="2026-10-04T10:24:21Z">
        <w:r>
          <w:rPr>
            <w:rFonts w:hint="default"/>
            <w:color w:val="000000"/>
            <w:sz w:val="22"/>
            <w:szCs w:val="22"/>
            <w:lang w:val="sr-Cyrl-RS"/>
          </w:rPr>
          <w:t xml:space="preserve">ниједан нападачки идентитет не достиже </w:t>
        </w:r>
      </w:ins>
      <w:ins w:id="10635" w:author="Milica Radić" w:date="2026-10-04T10:26:00Z">
        <w:r>
          <w:rPr>
            <w:rFonts w:hint="default"/>
            <w:color w:val="000000"/>
            <w:sz w:val="22"/>
            <w:szCs w:val="22"/>
            <w:lang w:val="sr-Cyrl-RS"/>
          </w:rPr>
          <w:t>одго</w:t>
        </w:r>
      </w:ins>
      <w:ins w:id="10636" w:author="Milica Radić" w:date="2026-10-04T10:26:01Z">
        <w:r>
          <w:rPr>
            <w:rFonts w:hint="default"/>
            <w:color w:val="000000"/>
            <w:sz w:val="22"/>
            <w:szCs w:val="22"/>
            <w:lang w:val="sr-Cyrl-RS"/>
          </w:rPr>
          <w:t>вара</w:t>
        </w:r>
      </w:ins>
      <w:ins w:id="10637" w:author="Milica Radić" w:date="2026-10-04T10:26:02Z">
        <w:r>
          <w:rPr>
            <w:rFonts w:hint="default"/>
            <w:color w:val="000000"/>
            <w:sz w:val="22"/>
            <w:szCs w:val="22"/>
            <w:lang w:val="sr-Cyrl-RS"/>
          </w:rPr>
          <w:t>јућ</w:t>
        </w:r>
      </w:ins>
      <w:ins w:id="10638" w:author="Milica Radić" w:date="2026-10-04T10:26:03Z">
        <w:r>
          <w:rPr>
            <w:rFonts w:hint="default"/>
            <w:color w:val="000000"/>
            <w:sz w:val="22"/>
            <w:szCs w:val="22"/>
            <w:lang w:val="sr-Cyrl-RS"/>
          </w:rPr>
          <w:t xml:space="preserve">у </w:t>
        </w:r>
      </w:ins>
      <w:ins w:id="10639" w:author="Milica Radić" w:date="2026-10-04T10:24:21Z">
        <w:r>
          <w:rPr>
            <w:rFonts w:hint="default"/>
            <w:color w:val="000000"/>
            <w:sz w:val="22"/>
            <w:szCs w:val="22"/>
            <w:lang w:val="sr-Cyrl-RS"/>
          </w:rPr>
          <w:t>оцену</w:t>
        </w:r>
      </w:ins>
      <w:ins w:id="10640" w:author="Milica Radić" w:date="2026-10-04T10:24:26Z">
        <w:r>
          <w:rPr>
            <w:rFonts w:hint="default"/>
            <w:color w:val="000000"/>
            <w:sz w:val="22"/>
            <w:szCs w:val="22"/>
            <w:lang w:val="sr-Cyrl-RS"/>
          </w:rPr>
          <w:t xml:space="preserve"> и </w:t>
        </w:r>
      </w:ins>
      <w:ins w:id="10641" w:author="Milica Radić" w:date="2026-10-04T10:24:27Z">
        <w:r>
          <w:rPr>
            <w:rFonts w:hint="default"/>
            <w:color w:val="000000"/>
            <w:sz w:val="22"/>
            <w:szCs w:val="22"/>
            <w:lang w:val="sr-Cyrl-RS"/>
          </w:rPr>
          <w:t>стар</w:t>
        </w:r>
      </w:ins>
      <w:ins w:id="10642" w:author="Milica Radić" w:date="2026-10-04T10:24:28Z">
        <w:r>
          <w:rPr>
            <w:rFonts w:hint="default"/>
            <w:color w:val="000000"/>
            <w:sz w:val="22"/>
            <w:szCs w:val="22"/>
            <w:lang w:val="sr-Cyrl-RS"/>
          </w:rPr>
          <w:t>ост</w:t>
        </w:r>
      </w:ins>
      <w:ins w:id="10643" w:author="Milica Radić" w:date="2026-10-04T10:24:21Z">
        <w:r>
          <w:rPr>
            <w:rFonts w:hint="default"/>
            <w:color w:val="000000"/>
            <w:sz w:val="22"/>
            <w:szCs w:val="22"/>
            <w:lang w:val="sr-Cyrl-RS"/>
          </w:rPr>
          <w:t>.</w:t>
        </w:r>
      </w:ins>
      <w:ins w:id="10644" w:author="Milica Radić" w:date="2026-10-04T10:24:22Z">
        <w:r>
          <w:rPr>
            <w:rFonts w:hint="default"/>
            <w:color w:val="000000"/>
            <w:sz w:val="22"/>
            <w:szCs w:val="22"/>
            <w:lang w:val="en-US"/>
          </w:rPr>
          <w:t xml:space="preserve"> </w:t>
        </w:r>
      </w:ins>
      <w:del w:id="10645" w:author="Milica Radić" w:date="2026-10-04T10:28:03Z">
        <w:r>
          <w:rPr>
            <w:color w:val="000000"/>
            <w:sz w:val="22"/>
            <w:szCs w:val="22"/>
            <w:lang w:val="sr-Cyrl-RS"/>
            <w:rPrChange w:id="10646" w:author="Milan Stojkov" w:date="2026-10-02T11:00:00Z">
              <w:rPr>
                <w:color w:val="000000"/>
                <w:sz w:val="22"/>
                <w:szCs w:val="22"/>
              </w:rPr>
            </w:rPrChange>
          </w:rPr>
          <w:delText xml:space="preserve">Одлагање пријема и доказ о утрошеном ресурсу не смањују број нападача који на крају уђу, него одређују када ће ући. </w:delText>
        </w:r>
      </w:del>
      <w:del w:id="10647" w:author="Milica Radić" w:date="2026-10-04T10:25:03Z">
        <w:r>
          <w:rPr>
            <w:color w:val="000000"/>
            <w:sz w:val="22"/>
            <w:szCs w:val="22"/>
            <w:lang w:val="sr-Cyrl-RS"/>
            <w:rPrChange w:id="10648" w:author="Milan Stojkov" w:date="2026-10-02T11:00:00Z">
              <w:rPr>
                <w:color w:val="000000"/>
                <w:sz w:val="22"/>
                <w:szCs w:val="22"/>
              </w:rPr>
            </w:rPrChange>
          </w:rPr>
          <w:delText>Напад постаје активан у једанаестој рунди</w:delText>
        </w:r>
      </w:del>
      <w:ins w:id="10649" w:author="Milan Stojkov" w:date="2026-10-02T12:23:00Z">
        <w:del w:id="10650" w:author="Milica Radić" w:date="2026-10-04T10:25:03Z">
          <w:r>
            <w:rPr>
              <w:color w:val="000000"/>
              <w:sz w:val="22"/>
              <w:szCs w:val="22"/>
              <w:lang w:val="sr-Cyrl-RS"/>
            </w:rPr>
            <w:delText xml:space="preserve"> -</w:delText>
          </w:r>
        </w:del>
      </w:ins>
      <w:del w:id="10651" w:author="Milica Radić" w:date="2026-10-04T10:25:03Z">
        <w:r>
          <w:rPr>
            <w:color w:val="000000"/>
            <w:sz w:val="22"/>
            <w:szCs w:val="22"/>
            <w:lang w:val="sr-Cyrl-RS"/>
            <w:rPrChange w:id="10652" w:author="Milan Stojkov" w:date="2026-10-02T11:00:00Z">
              <w:rPr>
                <w:color w:val="000000"/>
                <w:sz w:val="22"/>
                <w:szCs w:val="22"/>
              </w:rPr>
            </w:rPrChange>
          </w:rPr>
          <w:delText xml:space="preserve"> уз референтну стратегију нападачи улазе одмах, а уз заштитне пенетрација остаје нула све до двадесет пете, јер ниједан нападачки идентитет не достиже потребну старост и оцену. Старост при томе делује кроз саму оцену, као једна од њене три компоненте.</w:delText>
        </w:r>
      </w:del>
      <w:del w:id="10653" w:author="Milica Radić" w:date="2026-10-04T10:25:06Z">
        <w:r>
          <w:rPr>
            <w:color w:val="000000"/>
            <w:sz w:val="22"/>
            <w:szCs w:val="22"/>
            <w:lang w:val="sr-Cyrl-RS"/>
            <w:rPrChange w:id="10654" w:author="Milan Stojkov" w:date="2026-10-02T11:00:00Z">
              <w:rPr>
                <w:color w:val="000000"/>
                <w:sz w:val="22"/>
                <w:szCs w:val="22"/>
              </w:rPr>
            </w:rPrChange>
          </w:rPr>
          <w:delText xml:space="preserve"> </w:delText>
        </w:r>
      </w:del>
      <w:r>
        <w:rPr>
          <w:color w:val="000000"/>
          <w:sz w:val="22"/>
          <w:szCs w:val="22"/>
          <w:lang w:val="sr-Cyrl-RS"/>
          <w:rPrChange w:id="10655" w:author="Milan Stojkov" w:date="2026-10-02T11:00:00Z">
            <w:rPr>
              <w:color w:val="000000"/>
              <w:sz w:val="22"/>
              <w:szCs w:val="22"/>
            </w:rPr>
          </w:rPrChange>
        </w:rPr>
        <w:t>Доказ о утрошеном ресурсу не одбија ниједног кандидата, јер га сваки нападачки идентитет поседује - нападач га је платио</w:t>
      </w:r>
      <w:ins w:id="10656" w:author="Milan Stojkov" w:date="2026-10-02T12:24:00Z">
        <w:r>
          <w:rPr>
            <w:color w:val="000000"/>
            <w:sz w:val="22"/>
            <w:szCs w:val="22"/>
            <w:lang w:val="sr-Cyrl-RS"/>
          </w:rPr>
          <w:t>. Њ</w:t>
        </w:r>
      </w:ins>
      <w:r>
        <w:rPr>
          <w:color w:val="000000"/>
          <w:sz w:val="22"/>
          <w:szCs w:val="22"/>
          <w:lang w:val="sr-Cyrl-RS"/>
          <w:rPrChange w:id="10657" w:author="Milan Stojkov" w:date="2026-10-02T11:00:00Z">
            <w:rPr>
              <w:color w:val="000000"/>
              <w:sz w:val="22"/>
              <w:szCs w:val="22"/>
            </w:rPr>
          </w:rPrChange>
        </w:rPr>
        <w:t xml:space="preserve">егово дејство огледа се у томе што идентитети настају постепено, чиме се пробој додатно одлаже. </w:t>
      </w:r>
      <w:ins w:id="10658" w:author="Milica Radić" w:date="2026-10-04T10:28:05Z">
        <w:r>
          <w:rPr>
            <w:color w:val="000000"/>
            <w:sz w:val="22"/>
            <w:szCs w:val="22"/>
            <w:lang w:val="sr-Cyrl-RS"/>
          </w:rPr>
          <w:t>Одлагање пријема и доказ о утрошеном ресурсу</w:t>
        </w:r>
      </w:ins>
      <w:ins w:id="10659" w:author="Milica Radić" w:date="2026-10-04T10:28:11Z">
        <w:r>
          <w:rPr>
            <w:rFonts w:hint="default"/>
            <w:color w:val="000000"/>
            <w:sz w:val="22"/>
            <w:szCs w:val="22"/>
            <w:lang w:val="sr-Cyrl-RS"/>
          </w:rPr>
          <w:t xml:space="preserve">, </w:t>
        </w:r>
      </w:ins>
      <w:ins w:id="10660" w:author="Milica Radić" w:date="2026-10-04T10:28:12Z">
        <w:r>
          <w:rPr>
            <w:rFonts w:hint="default"/>
            <w:color w:val="000000"/>
            <w:sz w:val="22"/>
            <w:szCs w:val="22"/>
            <w:lang w:val="sr-Cyrl-RS"/>
          </w:rPr>
          <w:t>дакле</w:t>
        </w:r>
      </w:ins>
      <w:ins w:id="10661" w:author="Milica Radić" w:date="2026-10-04T10:28:19Z">
        <w:r>
          <w:rPr>
            <w:rFonts w:hint="default"/>
            <w:color w:val="000000"/>
            <w:sz w:val="22"/>
            <w:szCs w:val="22"/>
            <w:lang w:val="sr-Cyrl-RS"/>
          </w:rPr>
          <w:t>,</w:t>
        </w:r>
      </w:ins>
      <w:ins w:id="10662" w:author="Milica Radić" w:date="2026-10-04T10:28:58Z">
        <w:r>
          <w:rPr>
            <w:rFonts w:hint="default"/>
            <w:color w:val="000000"/>
            <w:sz w:val="22"/>
            <w:szCs w:val="22"/>
            <w:lang w:val="sr-Cyrl-RS"/>
          </w:rPr>
          <w:t xml:space="preserve"> </w:t>
        </w:r>
      </w:ins>
      <w:ins w:id="10663" w:author="Milica Radić" w:date="2026-10-04T10:28:05Z">
        <w:r>
          <w:rPr>
            <w:color w:val="000000"/>
            <w:sz w:val="22"/>
            <w:szCs w:val="22"/>
            <w:lang w:val="sr-Cyrl-RS"/>
          </w:rPr>
          <w:t xml:space="preserve">не смањују број нападача који на крају уђу, него одређују када ће ући. </w:t>
        </w:r>
      </w:ins>
    </w:p>
    <w:p w14:paraId="10CDE50B">
      <w:pPr>
        <w:ind w:firstLine="360"/>
        <w:jc w:val="both"/>
        <w:rPr>
          <w:color w:val="000000"/>
          <w:sz w:val="22"/>
          <w:szCs w:val="22"/>
          <w:lang w:val="sr-Cyrl-RS"/>
          <w:rPrChange w:id="10664" w:author="Milan Stojkov" w:date="2026-10-02T11:00:00Z">
            <w:rPr>
              <w:color w:val="000000"/>
              <w:sz w:val="22"/>
              <w:szCs w:val="22"/>
            </w:rPr>
          </w:rPrChange>
        </w:rPr>
      </w:pPr>
      <w:ins w:id="10665" w:author="Milica Radić" w:date="2026-10-04T10:31:31Z">
        <w:r>
          <w:rPr>
            <w:rFonts w:hint="default"/>
            <w:color w:val="000000"/>
            <w:sz w:val="22"/>
            <w:szCs w:val="22"/>
            <w:lang w:val="sr-Cyrl-RS"/>
          </w:rPr>
          <w:t xml:space="preserve">Потребно је анализирати и утицај </w:t>
        </w:r>
      </w:ins>
      <w:ins w:id="10666" w:author="Milica Radić" w:date="2026-10-04T10:31:31Z">
        <w:r>
          <w:rPr>
            <w:rFonts w:hint="default"/>
            <w:i/>
            <w:iCs/>
            <w:color w:val="000000"/>
            <w:sz w:val="22"/>
            <w:szCs w:val="22"/>
            <w:lang w:val="sr-Cyrl-RS"/>
            <w:rPrChange w:id="10667" w:author="Milica Radić" w:date="2026-10-04T10:42:22Z">
              <w:rPr>
                <w:rFonts w:hint="default"/>
                <w:color w:val="000000"/>
                <w:sz w:val="22"/>
                <w:szCs w:val="22"/>
                <w:lang w:val="sr-Cyrl-RS"/>
              </w:rPr>
            </w:rPrChange>
          </w:rPr>
          <w:t xml:space="preserve">flooding </w:t>
        </w:r>
      </w:ins>
      <w:ins w:id="10669" w:author="Milica Radić" w:date="2026-10-04T10:31:31Z">
        <w:r>
          <w:rPr>
            <w:rFonts w:hint="default"/>
            <w:color w:val="000000"/>
            <w:sz w:val="22"/>
            <w:szCs w:val="22"/>
            <w:lang w:val="sr-Cyrl-RS"/>
          </w:rPr>
          <w:t>напада. Табела 7.10 приказује пенетрацију и удео одбијених кандидата при том нападу</w:t>
        </w:r>
      </w:ins>
      <w:ins w:id="10670" w:author="Milica Radić" w:date="2026-10-04T10:31:32Z">
        <w:r>
          <w:rPr>
            <w:rFonts w:hint="default"/>
            <w:color w:val="000000"/>
            <w:sz w:val="22"/>
            <w:szCs w:val="22"/>
            <w:lang w:val="sr-Cyrl-RS"/>
          </w:rPr>
          <w:t>.</w:t>
        </w:r>
      </w:ins>
    </w:p>
    <w:p w14:paraId="6E5B253D">
      <w:pPr>
        <w:ind w:firstLine="360"/>
        <w:jc w:val="both"/>
        <w:rPr>
          <w:color w:val="000000"/>
          <w:sz w:val="22"/>
          <w:szCs w:val="22"/>
          <w:lang w:val="sr-Cyrl-RS"/>
          <w:rPrChange w:id="10671" w:author="Milan Stojkov" w:date="2026-10-02T11:00:00Z">
            <w:rPr>
              <w:color w:val="000000"/>
              <w:sz w:val="22"/>
              <w:szCs w:val="22"/>
            </w:rPr>
          </w:rPrChange>
        </w:rPr>
      </w:pPr>
      <w:del w:id="10672" w:author="Milica Radić" w:date="2026-10-04T10:27:36Z">
        <w:r>
          <w:rPr>
            <w:color w:val="000000"/>
            <w:sz w:val="22"/>
            <w:szCs w:val="22"/>
            <w:lang w:val="sr-Cyrl-RS"/>
            <w:rPrChange w:id="10673" w:author="Milan Stojkov" w:date="2026-10-02T11:00:00Z">
              <w:rPr>
                <w:color w:val="000000"/>
                <w:sz w:val="22"/>
                <w:szCs w:val="22"/>
              </w:rPr>
            </w:rPrChange>
          </w:rPr>
          <w:delText>Понашање при различитим уделима злонамерних раздваја две групе стратегија. Уз референтну стратегију пенетрација расте заједно са уделом: када нападач удвостручи број идентитета, он и у скуповима суседа добије приближно двоструко више места, јер ништа не спречава да свака понуда буде прихваћена. Уз заштитне стратегије пенетрација између β = 0,2 и β = 0,3 уопште не расте, будући да у скуп суседа улазе само кандидати који испуне услове, а њихов број не зависи од тога колико их је понуђено.</w:delText>
        </w:r>
      </w:del>
    </w:p>
    <w:p w14:paraId="60D0107B">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0674" w:author="Milan Stojkov" w:date="2026-10-02T11:00:00Z">
            <w:rPr>
              <w:i/>
              <w:iCs/>
              <w:color w:val="000000"/>
              <w:sz w:val="20"/>
              <w:szCs w:val="20"/>
            </w:rPr>
          </w:rPrChange>
        </w:rPr>
      </w:pPr>
      <w:r>
        <w:rPr>
          <w:i/>
          <w:iCs/>
          <w:color w:val="000000"/>
          <w:sz w:val="20"/>
          <w:szCs w:val="20"/>
          <w:lang w:val="sr-Cyrl-RS"/>
          <w:rPrChange w:id="10675" w:author="Milan Stojkov" w:date="2026-10-02T11:00:00Z">
            <w:rPr>
              <w:i/>
              <w:iCs/>
              <w:color w:val="000000"/>
              <w:sz w:val="20"/>
              <w:szCs w:val="20"/>
            </w:rPr>
          </w:rPrChange>
        </w:rPr>
        <w:t>Табела 7.10</w:t>
      </w:r>
      <w:ins w:id="10676" w:author="Milica Radić" w:date="2026-10-04T03:48:44Z">
        <w:r>
          <w:rPr>
            <w:rFonts w:hint="default"/>
            <w:i/>
            <w:iCs/>
            <w:color w:val="000000"/>
            <w:sz w:val="20"/>
            <w:szCs w:val="20"/>
            <w:lang w:val="sr-Cyrl-RS"/>
          </w:rPr>
          <w:t xml:space="preserve"> -</w:t>
        </w:r>
      </w:ins>
      <w:ins w:id="10677" w:author="Milica Radić" w:date="2026-10-04T03:48:45Z">
        <w:r>
          <w:rPr>
            <w:rFonts w:hint="default"/>
            <w:i/>
            <w:iCs/>
            <w:color w:val="000000"/>
            <w:sz w:val="20"/>
            <w:szCs w:val="20"/>
            <w:lang w:val="sr-Cyrl-RS"/>
          </w:rPr>
          <w:t xml:space="preserve"> </w:t>
        </w:r>
      </w:ins>
      <w:del w:id="10678" w:author="Milica Radić" w:date="2026-10-04T03:48:43Z">
        <w:r>
          <w:rPr>
            <w:i/>
            <w:iCs/>
            <w:color w:val="000000"/>
            <w:sz w:val="20"/>
            <w:szCs w:val="20"/>
            <w:lang w:val="sr-Cyrl-RS"/>
            <w:rPrChange w:id="10679" w:author="Milan Stojkov" w:date="2026-10-02T11:00:00Z">
              <w:rPr>
                <w:i/>
                <w:iCs/>
                <w:color w:val="000000"/>
                <w:sz w:val="20"/>
                <w:szCs w:val="20"/>
              </w:rPr>
            </w:rPrChange>
          </w:rPr>
          <w:delText>.</w:delText>
        </w:r>
      </w:del>
      <w:del w:id="10680" w:author="Milica Radić" w:date="2026-10-04T03:48:43Z">
        <w:r>
          <w:rPr>
            <w:i/>
            <w:iCs/>
            <w:color w:val="000000"/>
            <w:sz w:val="20"/>
            <w:szCs w:val="20"/>
            <w:lang w:val="sr-Cyrl-RS"/>
            <w:rPrChange w:id="10681" w:author="Milan Stojkov" w:date="2026-10-02T11:00:00Z">
              <w:rPr>
                <w:i/>
                <w:iCs/>
                <w:color w:val="000000"/>
                <w:sz w:val="20"/>
                <w:szCs w:val="20"/>
              </w:rPr>
            </w:rPrChange>
          </w:rPr>
          <w:delText xml:space="preserve"> </w:delText>
        </w:r>
      </w:del>
      <w:r>
        <w:rPr>
          <w:i/>
          <w:iCs/>
          <w:color w:val="000000"/>
          <w:sz w:val="20"/>
          <w:szCs w:val="20"/>
          <w:lang w:val="sr-Cyrl-RS"/>
          <w:rPrChange w:id="10682" w:author="Milan Stojkov" w:date="2026-10-02T11:00:00Z">
            <w:rPr>
              <w:i/>
              <w:iCs/>
              <w:color w:val="000000"/>
              <w:sz w:val="20"/>
              <w:szCs w:val="20"/>
            </w:rPr>
          </w:rPrChange>
        </w:rPr>
        <w:t>Sybil пенетрација и удео одбијених при flooding-</w:t>
      </w:r>
      <w:r>
        <w:rPr>
          <w:i/>
          <w:iCs/>
          <w:color w:val="000000"/>
          <w:sz w:val="22"/>
          <w:szCs w:val="22"/>
          <w:lang w:val="sr-Cyrl-RS"/>
          <w:rPrChange w:id="10683" w:author="Milan Stojkov" w:date="2026-10-02T11:00:00Z">
            <w:rPr>
              <w:i/>
              <w:iCs/>
              <w:color w:val="000000"/>
              <w:sz w:val="22"/>
              <w:szCs w:val="22"/>
            </w:rPr>
          </w:rPrChange>
        </w:rPr>
        <w:t>у</w:t>
      </w:r>
    </w:p>
    <w:tbl>
      <w:tblPr>
        <w:tblStyle w:val="94"/>
        <w:tblW w:w="4998"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10684" w:author="Milica Radić" w:date="2026-10-04T01:01:33Z">
          <w:tblPr>
            <w:tblStyle w:val="94"/>
            <w:tblW w:w="860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1400"/>
        <w:gridCol w:w="2133"/>
        <w:gridCol w:w="1185"/>
        <w:gridCol w:w="1381"/>
        <w:gridCol w:w="1747"/>
        <w:tblGridChange w:id="10685">
          <w:tblGrid>
            <w:gridCol w:w="1541"/>
            <w:gridCol w:w="2344"/>
            <w:gridCol w:w="1278"/>
            <w:gridCol w:w="1521"/>
            <w:gridCol w:w="1921"/>
          </w:tblGrid>
        </w:tblGridChange>
      </w:tblGrid>
      <w:tr w14:paraId="3ADF07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0686" w:author="Milica Radić" w:date="2026-10-04T01:01:3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trPrChange w:id="10686" w:author="Milica Radić" w:date="2026-10-04T01:01:33Z">
            <w:trPr>
              <w:tblHeader/>
            </w:trPr>
          </w:trPrChange>
        </w:trPr>
        <w:tc>
          <w:tcPr>
            <w:tcW w:w="895" w:type="pct"/>
            <w:tcBorders>
              <w:bottom w:val="single" w:color="000000" w:sz="4" w:space="0"/>
              <w:right w:val="single" w:color="000000" w:sz="4" w:space="0"/>
            </w:tcBorders>
            <w:tcMar>
              <w:top w:w="15" w:type="dxa"/>
              <w:left w:w="15" w:type="dxa"/>
              <w:bottom w:w="15" w:type="dxa"/>
              <w:right w:w="15" w:type="dxa"/>
            </w:tcMar>
            <w:vAlign w:val="center"/>
            <w:tcPrChange w:id="10687" w:author="Milica Radić" w:date="2026-10-04T01:01:33Z">
              <w:tcPr>
                <w:tcW w:w="1541" w:type="dxa"/>
                <w:tcBorders>
                  <w:top w:val="single" w:color="000000" w:sz="4" w:space="0"/>
                  <w:left w:val="nil"/>
                  <w:bottom w:val="single" w:color="000000" w:sz="4" w:space="0"/>
                  <w:right w:val="single" w:color="000000" w:sz="4" w:space="0"/>
                </w:tcBorders>
                <w:tcMar>
                  <w:top w:w="15" w:type="dxa"/>
                  <w:left w:w="15" w:type="dxa"/>
                  <w:bottom w:w="15" w:type="dxa"/>
                  <w:right w:w="15" w:type="dxa"/>
                </w:tcMar>
                <w:vAlign w:val="center"/>
              </w:tcPr>
            </w:tcPrChange>
          </w:tcPr>
          <w:p w14:paraId="29152723">
            <w:pPr>
              <w:jc w:val="center"/>
              <w:rPr>
                <w:b/>
                <w:bCs/>
                <w:sz w:val="20"/>
                <w:szCs w:val="20"/>
                <w:lang w:val="sr-Cyrl-RS"/>
                <w:rPrChange w:id="10688" w:author="Milan Stojkov" w:date="2026-10-02T11:00:00Z">
                  <w:rPr>
                    <w:b/>
                    <w:bCs/>
                    <w:sz w:val="20"/>
                    <w:szCs w:val="20"/>
                  </w:rPr>
                </w:rPrChange>
              </w:rPr>
            </w:pPr>
            <w:del w:id="10689" w:author="Milica Radić" w:date="2026-10-04T01:00:51Z">
              <w:commentRangeStart w:id="15"/>
              <w:r>
                <w:rPr>
                  <w:b/>
                  <w:bCs/>
                  <w:sz w:val="20"/>
                  <w:szCs w:val="20"/>
                  <w:lang w:val="sr-Cyrl-RS"/>
                  <w:rPrChange w:id="10690" w:author="Milan Stojkov" w:date="2026-10-02T11:00:00Z">
                    <w:rPr>
                      <w:b/>
                      <w:bCs/>
                      <w:sz w:val="20"/>
                      <w:szCs w:val="20"/>
                    </w:rPr>
                  </w:rPrChange>
                </w:rPr>
                <w:delText>с</w:delText>
              </w:r>
            </w:del>
            <w:ins w:id="10691" w:author="Milica Radić" w:date="2026-10-04T01:00:52Z">
              <w:r>
                <w:rPr>
                  <w:b/>
                  <w:bCs/>
                  <w:sz w:val="20"/>
                  <w:szCs w:val="20"/>
                  <w:lang w:val="sr-Cyrl-RS"/>
                </w:rPr>
                <w:t>С</w:t>
              </w:r>
            </w:ins>
            <w:r>
              <w:rPr>
                <w:b/>
                <w:bCs/>
                <w:sz w:val="20"/>
                <w:szCs w:val="20"/>
                <w:lang w:val="sr-Cyrl-RS"/>
                <w:rPrChange w:id="10692" w:author="Milan Stojkov" w:date="2026-10-02T11:00:00Z">
                  <w:rPr>
                    <w:b/>
                    <w:bCs/>
                    <w:sz w:val="20"/>
                    <w:szCs w:val="20"/>
                  </w:rPr>
                </w:rPrChange>
              </w:rPr>
              <w:t>тратегија</w:t>
            </w:r>
          </w:p>
        </w:tc>
        <w:tc>
          <w:tcPr>
            <w:tcW w:w="1362"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0693" w:author="Milica Radić" w:date="2026-10-04T01:01:33Z">
              <w:tcPr>
                <w:tcW w:w="23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B8B2522">
            <w:pPr>
              <w:jc w:val="center"/>
              <w:rPr>
                <w:b/>
                <w:bCs/>
                <w:sz w:val="20"/>
                <w:szCs w:val="20"/>
                <w:lang w:val="sr-Cyrl-RS"/>
                <w:rPrChange w:id="10694" w:author="Milan Stojkov" w:date="2026-10-02T11:00:00Z">
                  <w:rPr>
                    <w:b/>
                    <w:bCs/>
                    <w:sz w:val="20"/>
                    <w:szCs w:val="20"/>
                  </w:rPr>
                </w:rPrChange>
              </w:rPr>
            </w:pPr>
            <w:ins w:id="10695" w:author="Milica Radić" w:date="2026-10-04T01:01:05Z">
              <w:r>
                <w:rPr>
                  <w:b/>
                  <w:bCs/>
                  <w:sz w:val="20"/>
                  <w:szCs w:val="20"/>
                  <w:lang w:val="sr-Cyrl-RS"/>
                </w:rPr>
                <w:t>Б</w:t>
              </w:r>
            </w:ins>
            <w:del w:id="10696" w:author="Milica Radić" w:date="2026-10-04T01:01:04Z">
              <w:r>
                <w:rPr>
                  <w:b/>
                  <w:bCs/>
                  <w:sz w:val="20"/>
                  <w:szCs w:val="20"/>
                  <w:lang w:val="sr-Cyrl-RS"/>
                  <w:rPrChange w:id="10697" w:author="Milan Stojkov" w:date="2026-10-02T11:00:00Z">
                    <w:rPr>
                      <w:b/>
                      <w:bCs/>
                      <w:sz w:val="20"/>
                      <w:szCs w:val="20"/>
                    </w:rPr>
                  </w:rPrChange>
                </w:rPr>
                <w:delText>б</w:delText>
              </w:r>
            </w:del>
            <w:r>
              <w:rPr>
                <w:b/>
                <w:bCs/>
                <w:sz w:val="20"/>
                <w:szCs w:val="20"/>
                <w:lang w:val="sr-Cyrl-RS"/>
                <w:rPrChange w:id="10698" w:author="Milan Stojkov" w:date="2026-10-02T11:00:00Z">
                  <w:rPr>
                    <w:b/>
                    <w:bCs/>
                    <w:sz w:val="20"/>
                    <w:szCs w:val="20"/>
                  </w:rPr>
                </w:rPrChange>
              </w:rPr>
              <w:t>рој лажних кандидата</w:t>
            </w:r>
          </w:p>
        </w:tc>
        <w:tc>
          <w:tcPr>
            <w:tcW w:w="742"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0699" w:author="Milica Radić" w:date="2026-10-04T01:01:33Z">
              <w:tcPr>
                <w:tcW w:w="12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41C64C4">
            <w:pPr>
              <w:jc w:val="center"/>
              <w:rPr>
                <w:b/>
                <w:bCs/>
                <w:sz w:val="20"/>
                <w:szCs w:val="20"/>
                <w:lang w:val="sr-Cyrl-RS"/>
                <w:rPrChange w:id="10700" w:author="Milan Stojkov" w:date="2026-10-02T11:00:00Z">
                  <w:rPr>
                    <w:b/>
                    <w:bCs/>
                    <w:sz w:val="20"/>
                    <w:szCs w:val="20"/>
                  </w:rPr>
                </w:rPrChange>
              </w:rPr>
            </w:pPr>
            <w:ins w:id="10701" w:author="Milica Radić" w:date="2026-10-04T01:01:07Z">
              <w:r>
                <w:rPr>
                  <w:b/>
                  <w:bCs/>
                  <w:sz w:val="20"/>
                  <w:szCs w:val="20"/>
                  <w:lang w:val="sr-Cyrl-RS"/>
                </w:rPr>
                <w:t>П</w:t>
              </w:r>
            </w:ins>
            <w:del w:id="10702" w:author="Milica Radić" w:date="2026-10-04T01:01:07Z">
              <w:r>
                <w:rPr>
                  <w:b/>
                  <w:bCs/>
                  <w:sz w:val="20"/>
                  <w:szCs w:val="20"/>
                  <w:lang w:val="sr-Cyrl-RS"/>
                  <w:rPrChange w:id="10703" w:author="Milan Stojkov" w:date="2026-10-02T11:00:00Z">
                    <w:rPr>
                      <w:b/>
                      <w:bCs/>
                      <w:sz w:val="20"/>
                      <w:szCs w:val="20"/>
                    </w:rPr>
                  </w:rPrChange>
                </w:rPr>
                <w:delText>п</w:delText>
              </w:r>
            </w:del>
            <w:r>
              <w:rPr>
                <w:b/>
                <w:bCs/>
                <w:sz w:val="20"/>
                <w:szCs w:val="20"/>
                <w:lang w:val="sr-Cyrl-RS"/>
                <w:rPrChange w:id="10704" w:author="Milan Stojkov" w:date="2026-10-02T11:00:00Z">
                  <w:rPr>
                    <w:b/>
                    <w:bCs/>
                    <w:sz w:val="20"/>
                    <w:szCs w:val="20"/>
                  </w:rPr>
                </w:rPrChange>
              </w:rPr>
              <w:t>енетрација</w:t>
            </w:r>
          </w:p>
        </w:tc>
        <w:tc>
          <w:tcPr>
            <w:tcW w:w="883"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0705" w:author="Milica Radić" w:date="2026-10-04T01:01:33Z">
              <w:tcPr>
                <w:tcW w:w="15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0527DC2">
            <w:pPr>
              <w:jc w:val="center"/>
              <w:rPr>
                <w:b/>
                <w:bCs/>
                <w:sz w:val="20"/>
                <w:szCs w:val="20"/>
                <w:lang w:val="sr-Cyrl-RS"/>
                <w:rPrChange w:id="10706" w:author="Milan Stojkov" w:date="2026-10-02T11:00:00Z">
                  <w:rPr>
                    <w:b/>
                    <w:bCs/>
                    <w:sz w:val="20"/>
                    <w:szCs w:val="20"/>
                  </w:rPr>
                </w:rPrChange>
              </w:rPr>
            </w:pPr>
            <w:ins w:id="10707" w:author="Milica Radić" w:date="2026-10-04T01:01:10Z">
              <w:r>
                <w:rPr>
                  <w:b/>
                  <w:bCs/>
                  <w:sz w:val="20"/>
                  <w:szCs w:val="20"/>
                  <w:lang w:val="sr-Cyrl-RS"/>
                </w:rPr>
                <w:t>У</w:t>
              </w:r>
            </w:ins>
            <w:del w:id="10708" w:author="Milica Radić" w:date="2026-10-04T01:01:10Z">
              <w:r>
                <w:rPr>
                  <w:b/>
                  <w:bCs/>
                  <w:sz w:val="20"/>
                  <w:szCs w:val="20"/>
                  <w:lang w:val="sr-Cyrl-RS"/>
                  <w:rPrChange w:id="10709" w:author="Milan Stojkov" w:date="2026-10-02T11:00:00Z">
                    <w:rPr>
                      <w:b/>
                      <w:bCs/>
                      <w:sz w:val="20"/>
                      <w:szCs w:val="20"/>
                    </w:rPr>
                  </w:rPrChange>
                </w:rPr>
                <w:delText>у</w:delText>
              </w:r>
            </w:del>
            <w:r>
              <w:rPr>
                <w:b/>
                <w:bCs/>
                <w:sz w:val="20"/>
                <w:szCs w:val="20"/>
                <w:lang w:val="sr-Cyrl-RS"/>
                <w:rPrChange w:id="10710" w:author="Milan Stojkov" w:date="2026-10-02T11:00:00Z">
                  <w:rPr>
                    <w:b/>
                    <w:bCs/>
                    <w:sz w:val="20"/>
                    <w:szCs w:val="20"/>
                  </w:rPr>
                </w:rPrChange>
              </w:rPr>
              <w:t>део одбијених</w:t>
            </w:r>
          </w:p>
        </w:tc>
        <w:tc>
          <w:tcPr>
            <w:tcW w:w="1116" w:type="pct"/>
            <w:tcBorders>
              <w:left w:val="single" w:color="000000" w:sz="4" w:space="0"/>
              <w:bottom w:val="single" w:color="000000" w:sz="4" w:space="0"/>
            </w:tcBorders>
            <w:tcMar>
              <w:top w:w="15" w:type="dxa"/>
              <w:left w:w="15" w:type="dxa"/>
              <w:bottom w:w="15" w:type="dxa"/>
              <w:right w:w="15" w:type="dxa"/>
            </w:tcMar>
            <w:vAlign w:val="center"/>
            <w:tcPrChange w:id="10711" w:author="Milica Radić" w:date="2026-10-04T01:01:33Z">
              <w:tcPr>
                <w:tcW w:w="19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7AF4B0E">
            <w:pPr>
              <w:jc w:val="center"/>
              <w:rPr>
                <w:b/>
                <w:bCs/>
                <w:sz w:val="20"/>
                <w:szCs w:val="20"/>
                <w:lang w:val="sr-Cyrl-RS"/>
                <w:rPrChange w:id="10712" w:author="Milan Stojkov" w:date="2026-10-02T11:00:00Z">
                  <w:rPr>
                    <w:b/>
                    <w:bCs/>
                    <w:sz w:val="20"/>
                    <w:szCs w:val="20"/>
                  </w:rPr>
                </w:rPrChange>
              </w:rPr>
            </w:pPr>
            <w:ins w:id="10713" w:author="Milica Radić" w:date="2026-10-04T01:01:13Z">
              <w:r>
                <w:rPr>
                  <w:b/>
                  <w:bCs/>
                  <w:sz w:val="20"/>
                  <w:szCs w:val="20"/>
                  <w:lang w:val="sr-Cyrl-RS"/>
                </w:rPr>
                <w:t>О</w:t>
              </w:r>
            </w:ins>
            <w:del w:id="10714" w:author="Milica Radić" w:date="2026-10-04T01:01:12Z">
              <w:r>
                <w:rPr>
                  <w:b/>
                  <w:bCs/>
                  <w:sz w:val="20"/>
                  <w:szCs w:val="20"/>
                  <w:lang w:val="sr-Cyrl-RS"/>
                  <w:rPrChange w:id="10715" w:author="Milan Stojkov" w:date="2026-10-02T11:00:00Z">
                    <w:rPr>
                      <w:b/>
                      <w:bCs/>
                      <w:sz w:val="20"/>
                      <w:szCs w:val="20"/>
                    </w:rPr>
                  </w:rPrChange>
                </w:rPr>
                <w:delText>о</w:delText>
              </w:r>
            </w:del>
            <w:r>
              <w:rPr>
                <w:b/>
                <w:bCs/>
                <w:sz w:val="20"/>
                <w:szCs w:val="20"/>
                <w:lang w:val="sr-Cyrl-RS"/>
                <w:rPrChange w:id="10716" w:author="Milan Stojkov" w:date="2026-10-02T11:00:00Z">
                  <w:rPr>
                    <w:b/>
                    <w:bCs/>
                    <w:sz w:val="20"/>
                    <w:szCs w:val="20"/>
                  </w:rPr>
                </w:rPrChange>
              </w:rPr>
              <w:t>дбијено на доказу</w:t>
            </w:r>
            <w:commentRangeEnd w:id="15"/>
            <w:r>
              <w:rPr>
                <w:rStyle w:val="12"/>
                <w:b/>
                <w:bCs/>
                <w:sz w:val="20"/>
                <w:szCs w:val="20"/>
                <w:lang w:val="sr-Cyrl-RS"/>
                <w:rPrChange w:id="10717" w:author="Milan Stojkov" w:date="2026-10-02T11:00:00Z">
                  <w:rPr>
                    <w:rStyle w:val="12"/>
                    <w:b/>
                    <w:bCs/>
                    <w:sz w:val="20"/>
                    <w:szCs w:val="20"/>
                  </w:rPr>
                </w:rPrChange>
              </w:rPr>
              <w:commentReference w:id="15"/>
            </w:r>
          </w:p>
        </w:tc>
      </w:tr>
      <w:tr w14:paraId="5CC2A19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0718" w:author="Milica Radić" w:date="2026-10-04T01:01:3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rHeight w:val="90" w:hRule="atLeast"/>
          <w:trPrChange w:id="10718" w:author="Milica Radić" w:date="2026-10-04T01:01:33Z">
            <w:trPr>
              <w:trHeight w:val="90" w:hRule="atLeast"/>
            </w:trPr>
          </w:trPrChange>
        </w:trPr>
        <w:tc>
          <w:tcPr>
            <w:tcW w:w="895"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0719" w:author="Milica Radić" w:date="2026-10-04T01:01:33Z">
              <w:tcPr>
                <w:tcW w:w="154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93BAB74">
            <w:pPr>
              <w:jc w:val="center"/>
              <w:rPr>
                <w:sz w:val="20"/>
                <w:szCs w:val="20"/>
                <w:lang w:val="sr-Cyrl-RS"/>
                <w:rPrChange w:id="10721" w:author="Milan Stojkov" w:date="2026-10-02T11:00:00Z">
                  <w:rPr>
                    <w:sz w:val="20"/>
                    <w:szCs w:val="20"/>
                  </w:rPr>
                </w:rPrChange>
              </w:rPr>
              <w:pPrChange w:id="10720" w:author="Milica Radić" w:date="2026-10-04T01:01:32Z">
                <w:pPr/>
              </w:pPrChange>
            </w:pPr>
            <w:r>
              <w:rPr>
                <w:i/>
                <w:iCs/>
                <w:sz w:val="20"/>
                <w:szCs w:val="20"/>
                <w:lang w:val="sr-Cyrl-RS"/>
                <w:rPrChange w:id="10722" w:author="Milan Stojkov" w:date="2026-10-02T11:00:00Z">
                  <w:rPr>
                    <w:i/>
                    <w:iCs/>
                    <w:sz w:val="20"/>
                    <w:szCs w:val="20"/>
                  </w:rPr>
                </w:rPrChange>
              </w:rPr>
              <w:t>Random</w:t>
            </w:r>
          </w:p>
        </w:tc>
        <w:tc>
          <w:tcPr>
            <w:tcW w:w="136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723" w:author="Milica Radić" w:date="2026-10-04T01:01:33Z">
              <w:tcPr>
                <w:tcW w:w="23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12D4268">
            <w:pPr>
              <w:jc w:val="center"/>
              <w:rPr>
                <w:sz w:val="20"/>
                <w:szCs w:val="20"/>
                <w:lang w:val="sr-Cyrl-RS"/>
                <w:rPrChange w:id="10725" w:author="Milan Stojkov" w:date="2026-10-02T11:00:00Z">
                  <w:rPr>
                    <w:sz w:val="20"/>
                    <w:szCs w:val="20"/>
                  </w:rPr>
                </w:rPrChange>
              </w:rPr>
              <w:pPrChange w:id="10724" w:author="Milica Radić" w:date="2026-10-04T01:01:32Z">
                <w:pPr/>
              </w:pPrChange>
            </w:pPr>
            <w:r>
              <w:rPr>
                <w:sz w:val="20"/>
                <w:szCs w:val="20"/>
                <w:lang w:val="sr-Cyrl-RS"/>
                <w:rPrChange w:id="10726" w:author="Milan Stojkov" w:date="2026-10-02T11:00:00Z">
                  <w:rPr>
                    <w:sz w:val="20"/>
                    <w:szCs w:val="20"/>
                  </w:rPr>
                </w:rPrChange>
              </w:rPr>
              <w:t>0</w:t>
            </w:r>
          </w:p>
        </w:tc>
        <w:tc>
          <w:tcPr>
            <w:tcW w:w="74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727" w:author="Milica Radić" w:date="2026-10-04T01:01:33Z">
              <w:tcPr>
                <w:tcW w:w="12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0594B46">
            <w:pPr>
              <w:jc w:val="center"/>
              <w:rPr>
                <w:sz w:val="20"/>
                <w:szCs w:val="20"/>
                <w:lang w:val="sr-Cyrl-RS"/>
                <w:rPrChange w:id="10729" w:author="Milan Stojkov" w:date="2026-10-02T11:00:00Z">
                  <w:rPr>
                    <w:sz w:val="20"/>
                    <w:szCs w:val="20"/>
                  </w:rPr>
                </w:rPrChange>
              </w:rPr>
              <w:pPrChange w:id="10728" w:author="Milica Radić" w:date="2026-10-04T01:01:32Z">
                <w:pPr/>
              </w:pPrChange>
            </w:pPr>
            <w:r>
              <w:rPr>
                <w:sz w:val="20"/>
                <w:szCs w:val="20"/>
                <w:lang w:val="sr-Cyrl-RS"/>
                <w:rPrChange w:id="10730" w:author="Milan Stojkov" w:date="2026-10-02T11:00:00Z">
                  <w:rPr>
                    <w:sz w:val="20"/>
                    <w:szCs w:val="20"/>
                  </w:rPr>
                </w:rPrChange>
              </w:rPr>
              <w:t>0,33016</w:t>
            </w:r>
          </w:p>
        </w:tc>
        <w:tc>
          <w:tcPr>
            <w:tcW w:w="8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731" w:author="Milica Radić" w:date="2026-10-04T01:01:33Z">
              <w:tcPr>
                <w:tcW w:w="15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CA99ECF">
            <w:pPr>
              <w:jc w:val="center"/>
              <w:rPr>
                <w:sz w:val="20"/>
                <w:szCs w:val="20"/>
                <w:lang w:val="sr-Cyrl-RS"/>
                <w:rPrChange w:id="10733" w:author="Milan Stojkov" w:date="2026-10-02T11:00:00Z">
                  <w:rPr>
                    <w:sz w:val="20"/>
                    <w:szCs w:val="20"/>
                  </w:rPr>
                </w:rPrChange>
              </w:rPr>
              <w:pPrChange w:id="10732" w:author="Milica Radić" w:date="2026-10-04T01:01:32Z">
                <w:pPr/>
              </w:pPrChange>
            </w:pPr>
            <w:r>
              <w:rPr>
                <w:sz w:val="20"/>
                <w:szCs w:val="20"/>
                <w:lang w:val="sr-Cyrl-RS"/>
                <w:rPrChange w:id="10734" w:author="Milan Stojkov" w:date="2026-10-02T11:00:00Z">
                  <w:rPr>
                    <w:sz w:val="20"/>
                    <w:szCs w:val="20"/>
                  </w:rPr>
                </w:rPrChange>
              </w:rPr>
              <w:t>0,00000</w:t>
            </w:r>
          </w:p>
        </w:tc>
        <w:tc>
          <w:tcPr>
            <w:tcW w:w="1116"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0735" w:author="Milica Radić" w:date="2026-10-04T01:01:33Z">
              <w:tcPr>
                <w:tcW w:w="19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23E57FE">
            <w:pPr>
              <w:jc w:val="center"/>
              <w:rPr>
                <w:sz w:val="20"/>
                <w:szCs w:val="20"/>
                <w:lang w:val="sr-Cyrl-RS"/>
                <w:rPrChange w:id="10737" w:author="Milan Stojkov" w:date="2026-10-02T11:00:00Z">
                  <w:rPr>
                    <w:sz w:val="20"/>
                    <w:szCs w:val="20"/>
                  </w:rPr>
                </w:rPrChange>
              </w:rPr>
              <w:pPrChange w:id="10736" w:author="Milica Radić" w:date="2026-10-04T01:01:32Z">
                <w:pPr/>
              </w:pPrChange>
            </w:pPr>
            <w:r>
              <w:rPr>
                <w:sz w:val="20"/>
                <w:szCs w:val="20"/>
                <w:lang w:val="sr-Cyrl-RS"/>
                <w:rPrChange w:id="10738" w:author="Milan Stojkov" w:date="2026-10-02T11:00:00Z">
                  <w:rPr>
                    <w:sz w:val="20"/>
                    <w:szCs w:val="20"/>
                  </w:rPr>
                </w:rPrChange>
              </w:rPr>
              <w:t>—</w:t>
            </w:r>
          </w:p>
        </w:tc>
      </w:tr>
      <w:tr w14:paraId="063E15A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0739" w:author="Milica Radić" w:date="2026-10-04T01:01:3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895"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0740" w:author="Milica Radić" w:date="2026-10-04T01:01:33Z">
              <w:tcPr>
                <w:tcW w:w="154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1BDCA24">
            <w:pPr>
              <w:jc w:val="center"/>
              <w:rPr>
                <w:sz w:val="20"/>
                <w:szCs w:val="20"/>
                <w:lang w:val="sr-Cyrl-RS"/>
                <w:rPrChange w:id="10742" w:author="Milan Stojkov" w:date="2026-10-02T11:00:00Z">
                  <w:rPr>
                    <w:sz w:val="20"/>
                    <w:szCs w:val="20"/>
                  </w:rPr>
                </w:rPrChange>
              </w:rPr>
              <w:pPrChange w:id="10741" w:author="Milica Radić" w:date="2026-10-04T01:01:32Z">
                <w:pPr/>
              </w:pPrChange>
            </w:pPr>
            <w:r>
              <w:rPr>
                <w:i/>
                <w:iCs/>
                <w:sz w:val="20"/>
                <w:szCs w:val="20"/>
                <w:lang w:val="sr-Cyrl-RS"/>
                <w:rPrChange w:id="10743" w:author="Milan Stojkov" w:date="2026-10-02T11:00:00Z">
                  <w:rPr>
                    <w:i/>
                    <w:iCs/>
                    <w:sz w:val="20"/>
                    <w:szCs w:val="20"/>
                  </w:rPr>
                </w:rPrChange>
              </w:rPr>
              <w:t>Random</w:t>
            </w:r>
          </w:p>
        </w:tc>
        <w:tc>
          <w:tcPr>
            <w:tcW w:w="136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744" w:author="Milica Radić" w:date="2026-10-04T01:01:33Z">
              <w:tcPr>
                <w:tcW w:w="23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90087F7">
            <w:pPr>
              <w:jc w:val="center"/>
              <w:rPr>
                <w:sz w:val="20"/>
                <w:szCs w:val="20"/>
                <w:lang w:val="sr-Cyrl-RS"/>
                <w:rPrChange w:id="10746" w:author="Milan Stojkov" w:date="2026-10-02T11:00:00Z">
                  <w:rPr>
                    <w:sz w:val="20"/>
                    <w:szCs w:val="20"/>
                  </w:rPr>
                </w:rPrChange>
              </w:rPr>
              <w:pPrChange w:id="10745" w:author="Milica Radić" w:date="2026-10-04T01:01:32Z">
                <w:pPr/>
              </w:pPrChange>
            </w:pPr>
            <w:r>
              <w:rPr>
                <w:sz w:val="20"/>
                <w:szCs w:val="20"/>
                <w:lang w:val="sr-Cyrl-RS"/>
                <w:rPrChange w:id="10747" w:author="Milan Stojkov" w:date="2026-10-02T11:00:00Z">
                  <w:rPr>
                    <w:sz w:val="20"/>
                    <w:szCs w:val="20"/>
                  </w:rPr>
                </w:rPrChange>
              </w:rPr>
              <w:t>10</w:t>
            </w:r>
          </w:p>
        </w:tc>
        <w:tc>
          <w:tcPr>
            <w:tcW w:w="74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748" w:author="Milica Radić" w:date="2026-10-04T01:01:33Z">
              <w:tcPr>
                <w:tcW w:w="12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46CF41D">
            <w:pPr>
              <w:jc w:val="center"/>
              <w:rPr>
                <w:sz w:val="20"/>
                <w:szCs w:val="20"/>
                <w:lang w:val="sr-Cyrl-RS"/>
                <w:rPrChange w:id="10750" w:author="Milan Stojkov" w:date="2026-10-02T11:00:00Z">
                  <w:rPr>
                    <w:sz w:val="20"/>
                    <w:szCs w:val="20"/>
                  </w:rPr>
                </w:rPrChange>
              </w:rPr>
              <w:pPrChange w:id="10749" w:author="Milica Radić" w:date="2026-10-04T01:01:32Z">
                <w:pPr/>
              </w:pPrChange>
            </w:pPr>
            <w:r>
              <w:rPr>
                <w:sz w:val="20"/>
                <w:szCs w:val="20"/>
                <w:lang w:val="sr-Cyrl-RS"/>
                <w:rPrChange w:id="10751" w:author="Milan Stojkov" w:date="2026-10-02T11:00:00Z">
                  <w:rPr>
                    <w:sz w:val="20"/>
                    <w:szCs w:val="20"/>
                  </w:rPr>
                </w:rPrChange>
              </w:rPr>
              <w:t>0,27619</w:t>
            </w:r>
          </w:p>
        </w:tc>
        <w:tc>
          <w:tcPr>
            <w:tcW w:w="8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752" w:author="Milica Radić" w:date="2026-10-04T01:01:33Z">
              <w:tcPr>
                <w:tcW w:w="15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2DDA6CB">
            <w:pPr>
              <w:jc w:val="center"/>
              <w:rPr>
                <w:sz w:val="20"/>
                <w:szCs w:val="20"/>
                <w:lang w:val="sr-Cyrl-RS"/>
                <w:rPrChange w:id="10754" w:author="Milan Stojkov" w:date="2026-10-02T11:00:00Z">
                  <w:rPr>
                    <w:sz w:val="20"/>
                    <w:szCs w:val="20"/>
                  </w:rPr>
                </w:rPrChange>
              </w:rPr>
              <w:pPrChange w:id="10753" w:author="Milica Radić" w:date="2026-10-04T01:01:32Z">
                <w:pPr/>
              </w:pPrChange>
            </w:pPr>
            <w:r>
              <w:rPr>
                <w:sz w:val="20"/>
                <w:szCs w:val="20"/>
                <w:lang w:val="sr-Cyrl-RS"/>
                <w:rPrChange w:id="10755" w:author="Milan Stojkov" w:date="2026-10-02T11:00:00Z">
                  <w:rPr>
                    <w:sz w:val="20"/>
                    <w:szCs w:val="20"/>
                  </w:rPr>
                </w:rPrChange>
              </w:rPr>
              <w:t>0,00000</w:t>
            </w:r>
          </w:p>
        </w:tc>
        <w:tc>
          <w:tcPr>
            <w:tcW w:w="1116"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0756" w:author="Milica Radić" w:date="2026-10-04T01:01:33Z">
              <w:tcPr>
                <w:tcW w:w="19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C54A4AB">
            <w:pPr>
              <w:jc w:val="center"/>
              <w:rPr>
                <w:sz w:val="20"/>
                <w:szCs w:val="20"/>
                <w:lang w:val="sr-Cyrl-RS"/>
                <w:rPrChange w:id="10758" w:author="Milan Stojkov" w:date="2026-10-02T11:00:00Z">
                  <w:rPr>
                    <w:sz w:val="20"/>
                    <w:szCs w:val="20"/>
                  </w:rPr>
                </w:rPrChange>
              </w:rPr>
              <w:pPrChange w:id="10757" w:author="Milica Radić" w:date="2026-10-04T01:01:32Z">
                <w:pPr/>
              </w:pPrChange>
            </w:pPr>
            <w:r>
              <w:rPr>
                <w:sz w:val="20"/>
                <w:szCs w:val="20"/>
                <w:lang w:val="sr-Cyrl-RS"/>
                <w:rPrChange w:id="10759" w:author="Milan Stojkov" w:date="2026-10-02T11:00:00Z">
                  <w:rPr>
                    <w:sz w:val="20"/>
                    <w:szCs w:val="20"/>
                  </w:rPr>
                </w:rPrChange>
              </w:rPr>
              <w:t>—</w:t>
            </w:r>
          </w:p>
        </w:tc>
      </w:tr>
      <w:tr w14:paraId="122E1AF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0760" w:author="Milica Radić" w:date="2026-10-04T01:01:3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895"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0761" w:author="Milica Radić" w:date="2026-10-04T01:01:33Z">
              <w:tcPr>
                <w:tcW w:w="154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6D27ADF">
            <w:pPr>
              <w:jc w:val="center"/>
              <w:rPr>
                <w:sz w:val="20"/>
                <w:szCs w:val="20"/>
                <w:lang w:val="sr-Cyrl-RS"/>
                <w:rPrChange w:id="10763" w:author="Milan Stojkov" w:date="2026-10-02T11:00:00Z">
                  <w:rPr>
                    <w:sz w:val="20"/>
                    <w:szCs w:val="20"/>
                  </w:rPr>
                </w:rPrChange>
              </w:rPr>
              <w:pPrChange w:id="10762" w:author="Milica Radić" w:date="2026-10-04T01:01:32Z">
                <w:pPr/>
              </w:pPrChange>
            </w:pPr>
            <w:r>
              <w:rPr>
                <w:i/>
                <w:iCs/>
                <w:sz w:val="20"/>
                <w:szCs w:val="20"/>
                <w:lang w:val="sr-Cyrl-RS"/>
                <w:rPrChange w:id="10764" w:author="Milan Stojkov" w:date="2026-10-02T11:00:00Z">
                  <w:rPr>
                    <w:i/>
                    <w:iCs/>
                    <w:sz w:val="20"/>
                    <w:szCs w:val="20"/>
                  </w:rPr>
                </w:rPrChange>
              </w:rPr>
              <w:t>Random</w:t>
            </w:r>
          </w:p>
        </w:tc>
        <w:tc>
          <w:tcPr>
            <w:tcW w:w="136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765" w:author="Milica Radić" w:date="2026-10-04T01:01:33Z">
              <w:tcPr>
                <w:tcW w:w="23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3C07B81">
            <w:pPr>
              <w:jc w:val="center"/>
              <w:rPr>
                <w:sz w:val="20"/>
                <w:szCs w:val="20"/>
                <w:lang w:val="sr-Cyrl-RS"/>
                <w:rPrChange w:id="10767" w:author="Milan Stojkov" w:date="2026-10-02T11:00:00Z">
                  <w:rPr>
                    <w:sz w:val="20"/>
                    <w:szCs w:val="20"/>
                  </w:rPr>
                </w:rPrChange>
              </w:rPr>
              <w:pPrChange w:id="10766" w:author="Milica Radić" w:date="2026-10-04T01:01:32Z">
                <w:pPr/>
              </w:pPrChange>
            </w:pPr>
            <w:r>
              <w:rPr>
                <w:sz w:val="20"/>
                <w:szCs w:val="20"/>
                <w:lang w:val="sr-Cyrl-RS"/>
                <w:rPrChange w:id="10768" w:author="Milan Stojkov" w:date="2026-10-02T11:00:00Z">
                  <w:rPr>
                    <w:sz w:val="20"/>
                    <w:szCs w:val="20"/>
                  </w:rPr>
                </w:rPrChange>
              </w:rPr>
              <w:t>25</w:t>
            </w:r>
          </w:p>
        </w:tc>
        <w:tc>
          <w:tcPr>
            <w:tcW w:w="74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769" w:author="Milica Radić" w:date="2026-10-04T01:01:33Z">
              <w:tcPr>
                <w:tcW w:w="12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A4ECA13">
            <w:pPr>
              <w:jc w:val="center"/>
              <w:rPr>
                <w:sz w:val="20"/>
                <w:szCs w:val="20"/>
                <w:lang w:val="sr-Cyrl-RS"/>
                <w:rPrChange w:id="10771" w:author="Milan Stojkov" w:date="2026-10-02T11:00:00Z">
                  <w:rPr>
                    <w:sz w:val="20"/>
                    <w:szCs w:val="20"/>
                  </w:rPr>
                </w:rPrChange>
              </w:rPr>
              <w:pPrChange w:id="10770" w:author="Milica Radić" w:date="2026-10-04T01:01:32Z">
                <w:pPr/>
              </w:pPrChange>
            </w:pPr>
            <w:r>
              <w:rPr>
                <w:sz w:val="20"/>
                <w:szCs w:val="20"/>
                <w:lang w:val="sr-Cyrl-RS"/>
                <w:rPrChange w:id="10772" w:author="Milan Stojkov" w:date="2026-10-02T11:00:00Z">
                  <w:rPr>
                    <w:sz w:val="20"/>
                    <w:szCs w:val="20"/>
                  </w:rPr>
                </w:rPrChange>
              </w:rPr>
              <w:t>0,21270</w:t>
            </w:r>
          </w:p>
        </w:tc>
        <w:tc>
          <w:tcPr>
            <w:tcW w:w="8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773" w:author="Milica Radić" w:date="2026-10-04T01:01:33Z">
              <w:tcPr>
                <w:tcW w:w="15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BAAF5F3">
            <w:pPr>
              <w:jc w:val="center"/>
              <w:rPr>
                <w:sz w:val="20"/>
                <w:szCs w:val="20"/>
                <w:lang w:val="sr-Cyrl-RS"/>
                <w:rPrChange w:id="10775" w:author="Milan Stojkov" w:date="2026-10-02T11:00:00Z">
                  <w:rPr>
                    <w:sz w:val="20"/>
                    <w:szCs w:val="20"/>
                  </w:rPr>
                </w:rPrChange>
              </w:rPr>
              <w:pPrChange w:id="10774" w:author="Milica Radić" w:date="2026-10-04T01:01:32Z">
                <w:pPr/>
              </w:pPrChange>
            </w:pPr>
            <w:r>
              <w:rPr>
                <w:sz w:val="20"/>
                <w:szCs w:val="20"/>
                <w:lang w:val="sr-Cyrl-RS"/>
                <w:rPrChange w:id="10776" w:author="Milan Stojkov" w:date="2026-10-02T11:00:00Z">
                  <w:rPr>
                    <w:sz w:val="20"/>
                    <w:szCs w:val="20"/>
                  </w:rPr>
                </w:rPrChange>
              </w:rPr>
              <w:t>0,00000</w:t>
            </w:r>
          </w:p>
        </w:tc>
        <w:tc>
          <w:tcPr>
            <w:tcW w:w="1116"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0777" w:author="Milica Radić" w:date="2026-10-04T01:01:33Z">
              <w:tcPr>
                <w:tcW w:w="19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8AA23D9">
            <w:pPr>
              <w:jc w:val="center"/>
              <w:rPr>
                <w:sz w:val="20"/>
                <w:szCs w:val="20"/>
                <w:lang w:val="sr-Cyrl-RS"/>
                <w:rPrChange w:id="10779" w:author="Milan Stojkov" w:date="2026-10-02T11:00:00Z">
                  <w:rPr>
                    <w:sz w:val="20"/>
                    <w:szCs w:val="20"/>
                  </w:rPr>
                </w:rPrChange>
              </w:rPr>
              <w:pPrChange w:id="10778" w:author="Milica Radić" w:date="2026-10-04T01:01:32Z">
                <w:pPr/>
              </w:pPrChange>
            </w:pPr>
            <w:r>
              <w:rPr>
                <w:sz w:val="20"/>
                <w:szCs w:val="20"/>
                <w:lang w:val="sr-Cyrl-RS"/>
                <w:rPrChange w:id="10780" w:author="Milan Stojkov" w:date="2026-10-02T11:00:00Z">
                  <w:rPr>
                    <w:sz w:val="20"/>
                    <w:szCs w:val="20"/>
                  </w:rPr>
                </w:rPrChange>
              </w:rPr>
              <w:t>—</w:t>
            </w:r>
          </w:p>
        </w:tc>
      </w:tr>
      <w:tr w14:paraId="590C310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0781" w:author="Milica Radić" w:date="2026-10-04T01:01:3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895"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0782" w:author="Milica Radić" w:date="2026-10-04T01:01:33Z">
              <w:tcPr>
                <w:tcW w:w="154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DCE4FFA">
            <w:pPr>
              <w:jc w:val="center"/>
              <w:rPr>
                <w:sz w:val="20"/>
                <w:szCs w:val="20"/>
                <w:lang w:val="sr-Cyrl-RS"/>
                <w:rPrChange w:id="10784" w:author="Milan Stojkov" w:date="2026-10-02T11:00:00Z">
                  <w:rPr>
                    <w:sz w:val="20"/>
                    <w:szCs w:val="20"/>
                  </w:rPr>
                </w:rPrChange>
              </w:rPr>
              <w:pPrChange w:id="10783" w:author="Milica Radić" w:date="2026-10-04T01:01:32Z">
                <w:pPr/>
              </w:pPrChange>
            </w:pPr>
            <w:r>
              <w:rPr>
                <w:i/>
                <w:iCs/>
                <w:sz w:val="20"/>
                <w:szCs w:val="20"/>
                <w:lang w:val="sr-Cyrl-RS"/>
                <w:rPrChange w:id="10785" w:author="Milan Stojkov" w:date="2026-10-02T11:00:00Z">
                  <w:rPr>
                    <w:i/>
                    <w:iCs/>
                    <w:sz w:val="20"/>
                    <w:szCs w:val="20"/>
                  </w:rPr>
                </w:rPrChange>
              </w:rPr>
              <w:t>Random</w:t>
            </w:r>
          </w:p>
        </w:tc>
        <w:tc>
          <w:tcPr>
            <w:tcW w:w="136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786" w:author="Milica Radić" w:date="2026-10-04T01:01:33Z">
              <w:tcPr>
                <w:tcW w:w="23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EDEEB28">
            <w:pPr>
              <w:jc w:val="center"/>
              <w:rPr>
                <w:sz w:val="20"/>
                <w:szCs w:val="20"/>
                <w:lang w:val="sr-Cyrl-RS"/>
                <w:rPrChange w:id="10788" w:author="Milan Stojkov" w:date="2026-10-02T11:00:00Z">
                  <w:rPr>
                    <w:sz w:val="20"/>
                    <w:szCs w:val="20"/>
                  </w:rPr>
                </w:rPrChange>
              </w:rPr>
              <w:pPrChange w:id="10787" w:author="Milica Radić" w:date="2026-10-04T01:01:32Z">
                <w:pPr/>
              </w:pPrChange>
            </w:pPr>
            <w:r>
              <w:rPr>
                <w:sz w:val="20"/>
                <w:szCs w:val="20"/>
                <w:lang w:val="sr-Cyrl-RS"/>
                <w:rPrChange w:id="10789" w:author="Milan Stojkov" w:date="2026-10-02T11:00:00Z">
                  <w:rPr>
                    <w:sz w:val="20"/>
                    <w:szCs w:val="20"/>
                  </w:rPr>
                </w:rPrChange>
              </w:rPr>
              <w:t>50</w:t>
            </w:r>
          </w:p>
        </w:tc>
        <w:tc>
          <w:tcPr>
            <w:tcW w:w="74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790" w:author="Milica Radić" w:date="2026-10-04T01:01:33Z">
              <w:tcPr>
                <w:tcW w:w="12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8F0465C">
            <w:pPr>
              <w:jc w:val="center"/>
              <w:rPr>
                <w:sz w:val="20"/>
                <w:szCs w:val="20"/>
                <w:lang w:val="sr-Cyrl-RS"/>
                <w:rPrChange w:id="10792" w:author="Milan Stojkov" w:date="2026-10-02T11:00:00Z">
                  <w:rPr>
                    <w:sz w:val="20"/>
                    <w:szCs w:val="20"/>
                  </w:rPr>
                </w:rPrChange>
              </w:rPr>
              <w:pPrChange w:id="10791" w:author="Milica Radić" w:date="2026-10-04T01:01:32Z">
                <w:pPr/>
              </w:pPrChange>
            </w:pPr>
            <w:r>
              <w:rPr>
                <w:sz w:val="20"/>
                <w:szCs w:val="20"/>
                <w:lang w:val="sr-Cyrl-RS"/>
                <w:rPrChange w:id="10793" w:author="Milan Stojkov" w:date="2026-10-02T11:00:00Z">
                  <w:rPr>
                    <w:sz w:val="20"/>
                    <w:szCs w:val="20"/>
                  </w:rPr>
                </w:rPrChange>
              </w:rPr>
              <w:t>0,14286</w:t>
            </w:r>
          </w:p>
        </w:tc>
        <w:tc>
          <w:tcPr>
            <w:tcW w:w="8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794" w:author="Milica Radić" w:date="2026-10-04T01:01:33Z">
              <w:tcPr>
                <w:tcW w:w="15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4C7EF53">
            <w:pPr>
              <w:jc w:val="center"/>
              <w:rPr>
                <w:sz w:val="20"/>
                <w:szCs w:val="20"/>
                <w:lang w:val="sr-Cyrl-RS"/>
                <w:rPrChange w:id="10796" w:author="Milan Stojkov" w:date="2026-10-02T11:00:00Z">
                  <w:rPr>
                    <w:sz w:val="20"/>
                    <w:szCs w:val="20"/>
                  </w:rPr>
                </w:rPrChange>
              </w:rPr>
              <w:pPrChange w:id="10795" w:author="Milica Radić" w:date="2026-10-04T01:01:32Z">
                <w:pPr/>
              </w:pPrChange>
            </w:pPr>
            <w:r>
              <w:rPr>
                <w:sz w:val="20"/>
                <w:szCs w:val="20"/>
                <w:lang w:val="sr-Cyrl-RS"/>
                <w:rPrChange w:id="10797" w:author="Milan Stojkov" w:date="2026-10-02T11:00:00Z">
                  <w:rPr>
                    <w:sz w:val="20"/>
                    <w:szCs w:val="20"/>
                  </w:rPr>
                </w:rPrChange>
              </w:rPr>
              <w:t>0,00000</w:t>
            </w:r>
          </w:p>
        </w:tc>
        <w:tc>
          <w:tcPr>
            <w:tcW w:w="1116"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0798" w:author="Milica Radić" w:date="2026-10-04T01:01:33Z">
              <w:tcPr>
                <w:tcW w:w="19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534E39A">
            <w:pPr>
              <w:jc w:val="center"/>
              <w:rPr>
                <w:sz w:val="20"/>
                <w:szCs w:val="20"/>
                <w:lang w:val="sr-Cyrl-RS"/>
                <w:rPrChange w:id="10800" w:author="Milan Stojkov" w:date="2026-10-02T11:00:00Z">
                  <w:rPr>
                    <w:sz w:val="20"/>
                    <w:szCs w:val="20"/>
                  </w:rPr>
                </w:rPrChange>
              </w:rPr>
              <w:pPrChange w:id="10799" w:author="Milica Radić" w:date="2026-10-04T01:01:32Z">
                <w:pPr/>
              </w:pPrChange>
            </w:pPr>
            <w:r>
              <w:rPr>
                <w:sz w:val="20"/>
                <w:szCs w:val="20"/>
                <w:lang w:val="sr-Cyrl-RS"/>
                <w:rPrChange w:id="10801" w:author="Milan Stojkov" w:date="2026-10-02T11:00:00Z">
                  <w:rPr>
                    <w:sz w:val="20"/>
                    <w:szCs w:val="20"/>
                  </w:rPr>
                </w:rPrChange>
              </w:rPr>
              <w:t>—</w:t>
            </w:r>
          </w:p>
        </w:tc>
      </w:tr>
      <w:tr w14:paraId="3F5685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0802" w:author="Milica Radić" w:date="2026-10-04T01:01:3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895"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0803" w:author="Milica Radić" w:date="2026-10-04T01:01:33Z">
              <w:tcPr>
                <w:tcW w:w="154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3C0FE0E">
            <w:pPr>
              <w:jc w:val="center"/>
              <w:rPr>
                <w:sz w:val="20"/>
                <w:szCs w:val="20"/>
                <w:lang w:val="sr-Cyrl-RS"/>
                <w:rPrChange w:id="10805" w:author="Milan Stojkov" w:date="2026-10-02T11:00:00Z">
                  <w:rPr>
                    <w:sz w:val="20"/>
                    <w:szCs w:val="20"/>
                  </w:rPr>
                </w:rPrChange>
              </w:rPr>
              <w:pPrChange w:id="10804" w:author="Milica Radić" w:date="2026-10-04T01:01:32Z">
                <w:pPr/>
              </w:pPrChange>
            </w:pPr>
            <w:r>
              <w:rPr>
                <w:i/>
                <w:iCs/>
                <w:sz w:val="20"/>
                <w:szCs w:val="20"/>
                <w:lang w:val="sr-Cyrl-RS"/>
                <w:rPrChange w:id="10806" w:author="Milan Stojkov" w:date="2026-10-02T11:00:00Z">
                  <w:rPr>
                    <w:i/>
                    <w:iCs/>
                    <w:sz w:val="20"/>
                    <w:szCs w:val="20"/>
                  </w:rPr>
                </w:rPrChange>
              </w:rPr>
              <w:t>Sybil</w:t>
            </w:r>
            <w:r>
              <w:rPr>
                <w:sz w:val="20"/>
                <w:szCs w:val="20"/>
                <w:lang w:val="sr-Cyrl-RS"/>
                <w:rPrChange w:id="10807" w:author="Milan Stojkov" w:date="2026-10-02T11:00:00Z">
                  <w:rPr>
                    <w:sz w:val="20"/>
                    <w:szCs w:val="20"/>
                  </w:rPr>
                </w:rPrChange>
              </w:rPr>
              <w:t>-отпорна</w:t>
            </w:r>
          </w:p>
        </w:tc>
        <w:tc>
          <w:tcPr>
            <w:tcW w:w="136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808" w:author="Milica Radić" w:date="2026-10-04T01:01:33Z">
              <w:tcPr>
                <w:tcW w:w="23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DDF413E">
            <w:pPr>
              <w:jc w:val="center"/>
              <w:rPr>
                <w:sz w:val="20"/>
                <w:szCs w:val="20"/>
                <w:lang w:val="sr-Cyrl-RS"/>
                <w:rPrChange w:id="10810" w:author="Milan Stojkov" w:date="2026-10-02T11:00:00Z">
                  <w:rPr>
                    <w:sz w:val="20"/>
                    <w:szCs w:val="20"/>
                  </w:rPr>
                </w:rPrChange>
              </w:rPr>
              <w:pPrChange w:id="10809" w:author="Milica Radić" w:date="2026-10-04T01:01:32Z">
                <w:pPr/>
              </w:pPrChange>
            </w:pPr>
            <w:r>
              <w:rPr>
                <w:sz w:val="20"/>
                <w:szCs w:val="20"/>
                <w:lang w:val="sr-Cyrl-RS"/>
                <w:rPrChange w:id="10811" w:author="Milan Stojkov" w:date="2026-10-02T11:00:00Z">
                  <w:rPr>
                    <w:sz w:val="20"/>
                    <w:szCs w:val="20"/>
                  </w:rPr>
                </w:rPrChange>
              </w:rPr>
              <w:t>0</w:t>
            </w:r>
          </w:p>
        </w:tc>
        <w:tc>
          <w:tcPr>
            <w:tcW w:w="74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812" w:author="Milica Radić" w:date="2026-10-04T01:01:33Z">
              <w:tcPr>
                <w:tcW w:w="12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8D6BF6A">
            <w:pPr>
              <w:jc w:val="center"/>
              <w:rPr>
                <w:sz w:val="20"/>
                <w:szCs w:val="20"/>
                <w:lang w:val="sr-Cyrl-RS"/>
                <w:rPrChange w:id="10814" w:author="Milan Stojkov" w:date="2026-10-02T11:00:00Z">
                  <w:rPr>
                    <w:sz w:val="20"/>
                    <w:szCs w:val="20"/>
                  </w:rPr>
                </w:rPrChange>
              </w:rPr>
              <w:pPrChange w:id="10813" w:author="Milica Radić" w:date="2026-10-04T01:01:32Z">
                <w:pPr/>
              </w:pPrChange>
            </w:pPr>
            <w:r>
              <w:rPr>
                <w:sz w:val="20"/>
                <w:szCs w:val="20"/>
                <w:lang w:val="sr-Cyrl-RS"/>
                <w:rPrChange w:id="10815" w:author="Milan Stojkov" w:date="2026-10-02T11:00:00Z">
                  <w:rPr>
                    <w:sz w:val="20"/>
                    <w:szCs w:val="20"/>
                  </w:rPr>
                </w:rPrChange>
              </w:rPr>
              <w:t>0,12063</w:t>
            </w:r>
          </w:p>
        </w:tc>
        <w:tc>
          <w:tcPr>
            <w:tcW w:w="8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816" w:author="Milica Radić" w:date="2026-10-04T01:01:33Z">
              <w:tcPr>
                <w:tcW w:w="15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17A21D2">
            <w:pPr>
              <w:jc w:val="center"/>
              <w:rPr>
                <w:sz w:val="20"/>
                <w:szCs w:val="20"/>
                <w:lang w:val="sr-Cyrl-RS"/>
                <w:rPrChange w:id="10818" w:author="Milan Stojkov" w:date="2026-10-02T11:00:00Z">
                  <w:rPr>
                    <w:sz w:val="20"/>
                    <w:szCs w:val="20"/>
                  </w:rPr>
                </w:rPrChange>
              </w:rPr>
              <w:pPrChange w:id="10817" w:author="Milica Radić" w:date="2026-10-04T01:01:32Z">
                <w:pPr/>
              </w:pPrChange>
            </w:pPr>
            <w:r>
              <w:rPr>
                <w:sz w:val="20"/>
                <w:szCs w:val="20"/>
                <w:lang w:val="sr-Cyrl-RS"/>
                <w:rPrChange w:id="10819" w:author="Milan Stojkov" w:date="2026-10-02T11:00:00Z">
                  <w:rPr>
                    <w:sz w:val="20"/>
                    <w:szCs w:val="20"/>
                  </w:rPr>
                </w:rPrChange>
              </w:rPr>
              <w:t>0,92492</w:t>
            </w:r>
          </w:p>
        </w:tc>
        <w:tc>
          <w:tcPr>
            <w:tcW w:w="1116"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0820" w:author="Milica Radić" w:date="2026-10-04T01:01:33Z">
              <w:tcPr>
                <w:tcW w:w="19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57046BD">
            <w:pPr>
              <w:jc w:val="center"/>
              <w:rPr>
                <w:sz w:val="20"/>
                <w:szCs w:val="20"/>
                <w:lang w:val="sr-Cyrl-RS"/>
                <w:rPrChange w:id="10822" w:author="Milan Stojkov" w:date="2026-10-02T11:00:00Z">
                  <w:rPr>
                    <w:sz w:val="20"/>
                    <w:szCs w:val="20"/>
                  </w:rPr>
                </w:rPrChange>
              </w:rPr>
              <w:pPrChange w:id="10821" w:author="Milica Radić" w:date="2026-10-04T01:01:32Z">
                <w:pPr/>
              </w:pPrChange>
            </w:pPr>
            <w:r>
              <w:rPr>
                <w:sz w:val="20"/>
                <w:szCs w:val="20"/>
                <w:lang w:val="sr-Cyrl-RS"/>
                <w:rPrChange w:id="10823" w:author="Milan Stojkov" w:date="2026-10-02T11:00:00Z">
                  <w:rPr>
                    <w:sz w:val="20"/>
                    <w:szCs w:val="20"/>
                  </w:rPr>
                </w:rPrChange>
              </w:rPr>
              <w:t>0,00000</w:t>
            </w:r>
          </w:p>
        </w:tc>
      </w:tr>
      <w:tr w14:paraId="7AA8AB0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0824" w:author="Milica Radić" w:date="2026-10-04T01:01:3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895"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0825" w:author="Milica Radić" w:date="2026-10-04T01:01:33Z">
              <w:tcPr>
                <w:tcW w:w="154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53EB707">
            <w:pPr>
              <w:jc w:val="center"/>
              <w:rPr>
                <w:sz w:val="20"/>
                <w:szCs w:val="20"/>
                <w:lang w:val="sr-Cyrl-RS"/>
                <w:rPrChange w:id="10827" w:author="Milan Stojkov" w:date="2026-10-02T11:00:00Z">
                  <w:rPr>
                    <w:sz w:val="20"/>
                    <w:szCs w:val="20"/>
                  </w:rPr>
                </w:rPrChange>
              </w:rPr>
              <w:pPrChange w:id="10826" w:author="Milica Radić" w:date="2026-10-04T01:01:32Z">
                <w:pPr/>
              </w:pPrChange>
            </w:pPr>
            <w:r>
              <w:rPr>
                <w:i/>
                <w:iCs/>
                <w:sz w:val="20"/>
                <w:szCs w:val="20"/>
                <w:lang w:val="sr-Cyrl-RS"/>
                <w:rPrChange w:id="10828" w:author="Milan Stojkov" w:date="2026-10-02T11:00:00Z">
                  <w:rPr>
                    <w:i/>
                    <w:iCs/>
                    <w:sz w:val="20"/>
                    <w:szCs w:val="20"/>
                  </w:rPr>
                </w:rPrChange>
              </w:rPr>
              <w:t>Sybil</w:t>
            </w:r>
            <w:r>
              <w:rPr>
                <w:sz w:val="20"/>
                <w:szCs w:val="20"/>
                <w:lang w:val="sr-Cyrl-RS"/>
                <w:rPrChange w:id="10829" w:author="Milan Stojkov" w:date="2026-10-02T11:00:00Z">
                  <w:rPr>
                    <w:sz w:val="20"/>
                    <w:szCs w:val="20"/>
                  </w:rPr>
                </w:rPrChange>
              </w:rPr>
              <w:t>-отпорна</w:t>
            </w:r>
          </w:p>
        </w:tc>
        <w:tc>
          <w:tcPr>
            <w:tcW w:w="136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830" w:author="Milica Radić" w:date="2026-10-04T01:01:33Z">
              <w:tcPr>
                <w:tcW w:w="23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200788A">
            <w:pPr>
              <w:jc w:val="center"/>
              <w:rPr>
                <w:sz w:val="20"/>
                <w:szCs w:val="20"/>
                <w:lang w:val="sr-Cyrl-RS"/>
                <w:rPrChange w:id="10832" w:author="Milan Stojkov" w:date="2026-10-02T11:00:00Z">
                  <w:rPr>
                    <w:sz w:val="20"/>
                    <w:szCs w:val="20"/>
                  </w:rPr>
                </w:rPrChange>
              </w:rPr>
              <w:pPrChange w:id="10831" w:author="Milica Radić" w:date="2026-10-04T01:01:32Z">
                <w:pPr/>
              </w:pPrChange>
            </w:pPr>
            <w:r>
              <w:rPr>
                <w:sz w:val="20"/>
                <w:szCs w:val="20"/>
                <w:lang w:val="sr-Cyrl-RS"/>
                <w:rPrChange w:id="10833" w:author="Milan Stojkov" w:date="2026-10-02T11:00:00Z">
                  <w:rPr>
                    <w:sz w:val="20"/>
                    <w:szCs w:val="20"/>
                  </w:rPr>
                </w:rPrChange>
              </w:rPr>
              <w:t>10</w:t>
            </w:r>
          </w:p>
        </w:tc>
        <w:tc>
          <w:tcPr>
            <w:tcW w:w="74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834" w:author="Milica Radić" w:date="2026-10-04T01:01:33Z">
              <w:tcPr>
                <w:tcW w:w="12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71CF64F">
            <w:pPr>
              <w:jc w:val="center"/>
              <w:rPr>
                <w:sz w:val="20"/>
                <w:szCs w:val="20"/>
                <w:lang w:val="sr-Cyrl-RS"/>
                <w:rPrChange w:id="10836" w:author="Milan Stojkov" w:date="2026-10-02T11:00:00Z">
                  <w:rPr>
                    <w:sz w:val="20"/>
                    <w:szCs w:val="20"/>
                  </w:rPr>
                </w:rPrChange>
              </w:rPr>
              <w:pPrChange w:id="10835" w:author="Milica Radić" w:date="2026-10-04T01:01:32Z">
                <w:pPr/>
              </w:pPrChange>
            </w:pPr>
            <w:r>
              <w:rPr>
                <w:sz w:val="20"/>
                <w:szCs w:val="20"/>
                <w:lang w:val="sr-Cyrl-RS"/>
                <w:rPrChange w:id="10837" w:author="Milan Stojkov" w:date="2026-10-02T11:00:00Z">
                  <w:rPr>
                    <w:sz w:val="20"/>
                    <w:szCs w:val="20"/>
                  </w:rPr>
                </w:rPrChange>
              </w:rPr>
              <w:t>0,14286</w:t>
            </w:r>
          </w:p>
        </w:tc>
        <w:tc>
          <w:tcPr>
            <w:tcW w:w="8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838" w:author="Milica Radić" w:date="2026-10-04T01:01:33Z">
              <w:tcPr>
                <w:tcW w:w="15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D222D09">
            <w:pPr>
              <w:jc w:val="center"/>
              <w:rPr>
                <w:sz w:val="20"/>
                <w:szCs w:val="20"/>
                <w:lang w:val="sr-Cyrl-RS"/>
                <w:rPrChange w:id="10840" w:author="Milan Stojkov" w:date="2026-10-02T11:00:00Z">
                  <w:rPr>
                    <w:sz w:val="20"/>
                    <w:szCs w:val="20"/>
                  </w:rPr>
                </w:rPrChange>
              </w:rPr>
              <w:pPrChange w:id="10839" w:author="Milica Radić" w:date="2026-10-04T01:01:32Z">
                <w:pPr/>
              </w:pPrChange>
            </w:pPr>
            <w:r>
              <w:rPr>
                <w:sz w:val="20"/>
                <w:szCs w:val="20"/>
                <w:lang w:val="sr-Cyrl-RS"/>
                <w:rPrChange w:id="10841" w:author="Milan Stojkov" w:date="2026-10-02T11:00:00Z">
                  <w:rPr>
                    <w:sz w:val="20"/>
                    <w:szCs w:val="20"/>
                  </w:rPr>
                </w:rPrChange>
              </w:rPr>
              <w:t>0,97453</w:t>
            </w:r>
          </w:p>
        </w:tc>
        <w:tc>
          <w:tcPr>
            <w:tcW w:w="1116"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0842" w:author="Milica Radić" w:date="2026-10-04T01:01:33Z">
              <w:tcPr>
                <w:tcW w:w="19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326982D">
            <w:pPr>
              <w:jc w:val="center"/>
              <w:rPr>
                <w:sz w:val="20"/>
                <w:szCs w:val="20"/>
                <w:lang w:val="sr-Cyrl-RS"/>
                <w:rPrChange w:id="10844" w:author="Milan Stojkov" w:date="2026-10-02T11:00:00Z">
                  <w:rPr>
                    <w:sz w:val="20"/>
                    <w:szCs w:val="20"/>
                  </w:rPr>
                </w:rPrChange>
              </w:rPr>
              <w:pPrChange w:id="10843" w:author="Milica Radić" w:date="2026-10-04T01:01:32Z">
                <w:pPr/>
              </w:pPrChange>
            </w:pPr>
            <w:r>
              <w:rPr>
                <w:sz w:val="20"/>
                <w:szCs w:val="20"/>
                <w:lang w:val="sr-Cyrl-RS"/>
                <w:rPrChange w:id="10845" w:author="Milan Stojkov" w:date="2026-10-02T11:00:00Z">
                  <w:rPr>
                    <w:sz w:val="20"/>
                    <w:szCs w:val="20"/>
                  </w:rPr>
                </w:rPrChange>
              </w:rPr>
              <w:t>0,67138</w:t>
            </w:r>
          </w:p>
        </w:tc>
      </w:tr>
      <w:tr w14:paraId="39B52DF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0846" w:author="Milica Radić" w:date="2026-10-04T01:01:3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895"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0847" w:author="Milica Radić" w:date="2026-10-04T01:01:33Z">
              <w:tcPr>
                <w:tcW w:w="154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3B5D342">
            <w:pPr>
              <w:jc w:val="center"/>
              <w:rPr>
                <w:sz w:val="20"/>
                <w:szCs w:val="20"/>
                <w:lang w:val="sr-Cyrl-RS"/>
                <w:rPrChange w:id="10849" w:author="Milan Stojkov" w:date="2026-10-02T11:00:00Z">
                  <w:rPr>
                    <w:sz w:val="20"/>
                    <w:szCs w:val="20"/>
                  </w:rPr>
                </w:rPrChange>
              </w:rPr>
              <w:pPrChange w:id="10848" w:author="Milica Radić" w:date="2026-10-04T01:01:32Z">
                <w:pPr/>
              </w:pPrChange>
            </w:pPr>
            <w:r>
              <w:rPr>
                <w:i/>
                <w:iCs/>
                <w:sz w:val="20"/>
                <w:szCs w:val="20"/>
                <w:lang w:val="sr-Cyrl-RS"/>
                <w:rPrChange w:id="10850" w:author="Milan Stojkov" w:date="2026-10-02T11:00:00Z">
                  <w:rPr>
                    <w:i/>
                    <w:iCs/>
                    <w:sz w:val="20"/>
                    <w:szCs w:val="20"/>
                  </w:rPr>
                </w:rPrChange>
              </w:rPr>
              <w:t>Sybil</w:t>
            </w:r>
            <w:r>
              <w:rPr>
                <w:sz w:val="20"/>
                <w:szCs w:val="20"/>
                <w:lang w:val="sr-Cyrl-RS"/>
                <w:rPrChange w:id="10851" w:author="Milan Stojkov" w:date="2026-10-02T11:00:00Z">
                  <w:rPr>
                    <w:sz w:val="20"/>
                    <w:szCs w:val="20"/>
                  </w:rPr>
                </w:rPrChange>
              </w:rPr>
              <w:t>-отпорна</w:t>
            </w:r>
          </w:p>
        </w:tc>
        <w:tc>
          <w:tcPr>
            <w:tcW w:w="136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852" w:author="Milica Radić" w:date="2026-10-04T01:01:33Z">
              <w:tcPr>
                <w:tcW w:w="23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1765FDE">
            <w:pPr>
              <w:jc w:val="center"/>
              <w:rPr>
                <w:sz w:val="20"/>
                <w:szCs w:val="20"/>
                <w:lang w:val="sr-Cyrl-RS"/>
                <w:rPrChange w:id="10854" w:author="Milan Stojkov" w:date="2026-10-02T11:00:00Z">
                  <w:rPr>
                    <w:sz w:val="20"/>
                    <w:szCs w:val="20"/>
                  </w:rPr>
                </w:rPrChange>
              </w:rPr>
              <w:pPrChange w:id="10853" w:author="Milica Radić" w:date="2026-10-04T01:01:32Z">
                <w:pPr/>
              </w:pPrChange>
            </w:pPr>
            <w:r>
              <w:rPr>
                <w:sz w:val="20"/>
                <w:szCs w:val="20"/>
                <w:lang w:val="sr-Cyrl-RS"/>
                <w:rPrChange w:id="10855" w:author="Milan Stojkov" w:date="2026-10-02T11:00:00Z">
                  <w:rPr>
                    <w:sz w:val="20"/>
                    <w:szCs w:val="20"/>
                  </w:rPr>
                </w:rPrChange>
              </w:rPr>
              <w:t>25</w:t>
            </w:r>
          </w:p>
        </w:tc>
        <w:tc>
          <w:tcPr>
            <w:tcW w:w="74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856" w:author="Milica Radić" w:date="2026-10-04T01:01:33Z">
              <w:tcPr>
                <w:tcW w:w="12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548C023">
            <w:pPr>
              <w:jc w:val="center"/>
              <w:rPr>
                <w:sz w:val="20"/>
                <w:szCs w:val="20"/>
                <w:lang w:val="sr-Cyrl-RS"/>
                <w:rPrChange w:id="10858" w:author="Milan Stojkov" w:date="2026-10-02T11:00:00Z">
                  <w:rPr>
                    <w:sz w:val="20"/>
                    <w:szCs w:val="20"/>
                  </w:rPr>
                </w:rPrChange>
              </w:rPr>
              <w:pPrChange w:id="10857" w:author="Milica Radić" w:date="2026-10-04T01:01:32Z">
                <w:pPr/>
              </w:pPrChange>
            </w:pPr>
            <w:r>
              <w:rPr>
                <w:sz w:val="20"/>
                <w:szCs w:val="20"/>
                <w:lang w:val="sr-Cyrl-RS"/>
                <w:rPrChange w:id="10859" w:author="Milan Stojkov" w:date="2026-10-02T11:00:00Z">
                  <w:rPr>
                    <w:sz w:val="20"/>
                    <w:szCs w:val="20"/>
                  </w:rPr>
                </w:rPrChange>
              </w:rPr>
              <w:t>0,10159</w:t>
            </w:r>
          </w:p>
        </w:tc>
        <w:tc>
          <w:tcPr>
            <w:tcW w:w="8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860" w:author="Milica Radić" w:date="2026-10-04T01:01:33Z">
              <w:tcPr>
                <w:tcW w:w="15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FFB531">
            <w:pPr>
              <w:jc w:val="center"/>
              <w:rPr>
                <w:sz w:val="20"/>
                <w:szCs w:val="20"/>
                <w:lang w:val="sr-Cyrl-RS"/>
                <w:rPrChange w:id="10862" w:author="Milan Stojkov" w:date="2026-10-02T11:00:00Z">
                  <w:rPr>
                    <w:sz w:val="20"/>
                    <w:szCs w:val="20"/>
                  </w:rPr>
                </w:rPrChange>
              </w:rPr>
              <w:pPrChange w:id="10861" w:author="Milica Radić" w:date="2026-10-04T01:01:32Z">
                <w:pPr/>
              </w:pPrChange>
            </w:pPr>
            <w:r>
              <w:rPr>
                <w:sz w:val="20"/>
                <w:szCs w:val="20"/>
                <w:lang w:val="sr-Cyrl-RS"/>
                <w:rPrChange w:id="10863" w:author="Milan Stojkov" w:date="2026-10-02T11:00:00Z">
                  <w:rPr>
                    <w:sz w:val="20"/>
                    <w:szCs w:val="20"/>
                  </w:rPr>
                </w:rPrChange>
              </w:rPr>
              <w:t>0,98717</w:t>
            </w:r>
          </w:p>
        </w:tc>
        <w:tc>
          <w:tcPr>
            <w:tcW w:w="1116"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0864" w:author="Milica Radić" w:date="2026-10-04T01:01:33Z">
              <w:tcPr>
                <w:tcW w:w="19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6D6CE4D">
            <w:pPr>
              <w:jc w:val="center"/>
              <w:rPr>
                <w:sz w:val="20"/>
                <w:szCs w:val="20"/>
                <w:lang w:val="sr-Cyrl-RS"/>
                <w:rPrChange w:id="10866" w:author="Milan Stojkov" w:date="2026-10-02T11:00:00Z">
                  <w:rPr>
                    <w:sz w:val="20"/>
                    <w:szCs w:val="20"/>
                  </w:rPr>
                </w:rPrChange>
              </w:rPr>
              <w:pPrChange w:id="10865" w:author="Milica Radić" w:date="2026-10-04T01:01:32Z">
                <w:pPr/>
              </w:pPrChange>
            </w:pPr>
            <w:r>
              <w:rPr>
                <w:sz w:val="20"/>
                <w:szCs w:val="20"/>
                <w:lang w:val="sr-Cyrl-RS"/>
                <w:rPrChange w:id="10867" w:author="Milan Stojkov" w:date="2026-10-02T11:00:00Z">
                  <w:rPr>
                    <w:sz w:val="20"/>
                    <w:szCs w:val="20"/>
                  </w:rPr>
                </w:rPrChange>
              </w:rPr>
              <w:t>0,83664</w:t>
            </w:r>
          </w:p>
        </w:tc>
      </w:tr>
      <w:tr w14:paraId="630C65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0868" w:author="Milica Radić" w:date="2026-10-04T01:01:3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895"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0869" w:author="Milica Radić" w:date="2026-10-04T01:01:33Z">
              <w:tcPr>
                <w:tcW w:w="154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6B186AA">
            <w:pPr>
              <w:jc w:val="center"/>
              <w:rPr>
                <w:sz w:val="20"/>
                <w:szCs w:val="20"/>
                <w:lang w:val="sr-Cyrl-RS"/>
                <w:rPrChange w:id="10871" w:author="Milan Stojkov" w:date="2026-10-02T11:00:00Z">
                  <w:rPr>
                    <w:sz w:val="20"/>
                    <w:szCs w:val="20"/>
                  </w:rPr>
                </w:rPrChange>
              </w:rPr>
              <w:pPrChange w:id="10870" w:author="Milica Radić" w:date="2026-10-04T01:01:32Z">
                <w:pPr/>
              </w:pPrChange>
            </w:pPr>
            <w:r>
              <w:rPr>
                <w:i/>
                <w:iCs/>
                <w:sz w:val="20"/>
                <w:szCs w:val="20"/>
                <w:lang w:val="sr-Cyrl-RS"/>
                <w:rPrChange w:id="10872" w:author="Milan Stojkov" w:date="2026-10-02T11:00:00Z">
                  <w:rPr>
                    <w:i/>
                    <w:iCs/>
                    <w:sz w:val="20"/>
                    <w:szCs w:val="20"/>
                  </w:rPr>
                </w:rPrChange>
              </w:rPr>
              <w:t>Sybil</w:t>
            </w:r>
            <w:r>
              <w:rPr>
                <w:sz w:val="20"/>
                <w:szCs w:val="20"/>
                <w:lang w:val="sr-Cyrl-RS"/>
                <w:rPrChange w:id="10873" w:author="Milan Stojkov" w:date="2026-10-02T11:00:00Z">
                  <w:rPr>
                    <w:sz w:val="20"/>
                    <w:szCs w:val="20"/>
                  </w:rPr>
                </w:rPrChange>
              </w:rPr>
              <w:t>-отпорна</w:t>
            </w:r>
          </w:p>
        </w:tc>
        <w:tc>
          <w:tcPr>
            <w:tcW w:w="136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874" w:author="Milica Radić" w:date="2026-10-04T01:01:33Z">
              <w:tcPr>
                <w:tcW w:w="23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3882677">
            <w:pPr>
              <w:jc w:val="center"/>
              <w:rPr>
                <w:sz w:val="20"/>
                <w:szCs w:val="20"/>
                <w:lang w:val="sr-Cyrl-RS"/>
                <w:rPrChange w:id="10876" w:author="Milan Stojkov" w:date="2026-10-02T11:00:00Z">
                  <w:rPr>
                    <w:sz w:val="20"/>
                    <w:szCs w:val="20"/>
                  </w:rPr>
                </w:rPrChange>
              </w:rPr>
              <w:pPrChange w:id="10875" w:author="Milica Radić" w:date="2026-10-04T01:01:32Z">
                <w:pPr/>
              </w:pPrChange>
            </w:pPr>
            <w:r>
              <w:rPr>
                <w:sz w:val="20"/>
                <w:szCs w:val="20"/>
                <w:lang w:val="sr-Cyrl-RS"/>
                <w:rPrChange w:id="10877" w:author="Milan Stojkov" w:date="2026-10-02T11:00:00Z">
                  <w:rPr>
                    <w:sz w:val="20"/>
                    <w:szCs w:val="20"/>
                  </w:rPr>
                </w:rPrChange>
              </w:rPr>
              <w:t>50</w:t>
            </w:r>
          </w:p>
        </w:tc>
        <w:tc>
          <w:tcPr>
            <w:tcW w:w="74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878" w:author="Milica Radić" w:date="2026-10-04T01:01:33Z">
              <w:tcPr>
                <w:tcW w:w="12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9385CB3">
            <w:pPr>
              <w:jc w:val="center"/>
              <w:rPr>
                <w:sz w:val="20"/>
                <w:szCs w:val="20"/>
                <w:lang w:val="sr-Cyrl-RS"/>
                <w:rPrChange w:id="10880" w:author="Milan Stojkov" w:date="2026-10-02T11:00:00Z">
                  <w:rPr>
                    <w:sz w:val="20"/>
                    <w:szCs w:val="20"/>
                  </w:rPr>
                </w:rPrChange>
              </w:rPr>
              <w:pPrChange w:id="10879" w:author="Milica Radić" w:date="2026-10-04T01:01:32Z">
                <w:pPr/>
              </w:pPrChange>
            </w:pPr>
            <w:r>
              <w:rPr>
                <w:sz w:val="20"/>
                <w:szCs w:val="20"/>
                <w:lang w:val="sr-Cyrl-RS"/>
                <w:rPrChange w:id="10881" w:author="Milan Stojkov" w:date="2026-10-02T11:00:00Z">
                  <w:rPr>
                    <w:sz w:val="20"/>
                    <w:szCs w:val="20"/>
                  </w:rPr>
                </w:rPrChange>
              </w:rPr>
              <w:t>0,11746</w:t>
            </w:r>
          </w:p>
        </w:tc>
        <w:tc>
          <w:tcPr>
            <w:tcW w:w="8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882" w:author="Milica Radić" w:date="2026-10-04T01:01:33Z">
              <w:tcPr>
                <w:tcW w:w="15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2492515">
            <w:pPr>
              <w:jc w:val="center"/>
              <w:rPr>
                <w:sz w:val="20"/>
                <w:szCs w:val="20"/>
                <w:lang w:val="sr-Cyrl-RS"/>
                <w:rPrChange w:id="10884" w:author="Milan Stojkov" w:date="2026-10-02T11:00:00Z">
                  <w:rPr>
                    <w:sz w:val="20"/>
                    <w:szCs w:val="20"/>
                  </w:rPr>
                </w:rPrChange>
              </w:rPr>
              <w:pPrChange w:id="10883" w:author="Milica Radić" w:date="2026-10-04T01:01:32Z">
                <w:pPr/>
              </w:pPrChange>
            </w:pPr>
            <w:r>
              <w:rPr>
                <w:sz w:val="20"/>
                <w:szCs w:val="20"/>
                <w:lang w:val="sr-Cyrl-RS"/>
                <w:rPrChange w:id="10885" w:author="Milan Stojkov" w:date="2026-10-02T11:00:00Z">
                  <w:rPr>
                    <w:sz w:val="20"/>
                    <w:szCs w:val="20"/>
                  </w:rPr>
                </w:rPrChange>
              </w:rPr>
              <w:t>0,99295</w:t>
            </w:r>
          </w:p>
        </w:tc>
        <w:tc>
          <w:tcPr>
            <w:tcW w:w="1116"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0886" w:author="Milica Radić" w:date="2026-10-04T01:01:33Z">
              <w:tcPr>
                <w:tcW w:w="19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B20593E">
            <w:pPr>
              <w:jc w:val="center"/>
              <w:rPr>
                <w:sz w:val="20"/>
                <w:szCs w:val="20"/>
                <w:lang w:val="sr-Cyrl-RS"/>
                <w:rPrChange w:id="10888" w:author="Milan Stojkov" w:date="2026-10-02T11:00:00Z">
                  <w:rPr>
                    <w:sz w:val="20"/>
                    <w:szCs w:val="20"/>
                  </w:rPr>
                </w:rPrChange>
              </w:rPr>
              <w:pPrChange w:id="10887" w:author="Milica Radić" w:date="2026-10-04T01:01:32Z">
                <w:pPr/>
              </w:pPrChange>
            </w:pPr>
            <w:r>
              <w:rPr>
                <w:sz w:val="20"/>
                <w:szCs w:val="20"/>
                <w:lang w:val="sr-Cyrl-RS"/>
                <w:rPrChange w:id="10889" w:author="Milan Stojkov" w:date="2026-10-02T11:00:00Z">
                  <w:rPr>
                    <w:sz w:val="20"/>
                    <w:szCs w:val="20"/>
                  </w:rPr>
                </w:rPrChange>
              </w:rPr>
              <w:t>0,91141</w:t>
            </w:r>
          </w:p>
        </w:tc>
      </w:tr>
      <w:tr w14:paraId="4BF1693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0890" w:author="Milica Radić" w:date="2026-10-04T01:01:3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895"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0891" w:author="Milica Radić" w:date="2026-10-04T01:01:33Z">
              <w:tcPr>
                <w:tcW w:w="154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D9938FC">
            <w:pPr>
              <w:jc w:val="center"/>
              <w:rPr>
                <w:sz w:val="20"/>
                <w:szCs w:val="20"/>
                <w:lang w:val="sr-Cyrl-RS"/>
                <w:rPrChange w:id="10893" w:author="Milan Stojkov" w:date="2026-10-02T11:00:00Z">
                  <w:rPr>
                    <w:sz w:val="20"/>
                    <w:szCs w:val="20"/>
                  </w:rPr>
                </w:rPrChange>
              </w:rPr>
              <w:pPrChange w:id="10892" w:author="Milica Radić" w:date="2026-10-04T01:01:32Z">
                <w:pPr/>
              </w:pPrChange>
            </w:pPr>
            <w:r>
              <w:rPr>
                <w:i/>
                <w:iCs/>
                <w:sz w:val="20"/>
                <w:szCs w:val="20"/>
                <w:lang w:val="sr-Cyrl-RS"/>
                <w:rPrChange w:id="10894" w:author="Milan Stojkov" w:date="2026-10-02T11:00:00Z">
                  <w:rPr>
                    <w:i/>
                    <w:iCs/>
                    <w:sz w:val="20"/>
                    <w:szCs w:val="20"/>
                  </w:rPr>
                </w:rPrChange>
              </w:rPr>
              <w:t>Eclipse</w:t>
            </w:r>
            <w:r>
              <w:rPr>
                <w:sz w:val="20"/>
                <w:szCs w:val="20"/>
                <w:lang w:val="sr-Cyrl-RS"/>
                <w:rPrChange w:id="10895" w:author="Milan Stojkov" w:date="2026-10-02T11:00:00Z">
                  <w:rPr>
                    <w:sz w:val="20"/>
                    <w:szCs w:val="20"/>
                  </w:rPr>
                </w:rPrChange>
              </w:rPr>
              <w:t>-отпорна</w:t>
            </w:r>
          </w:p>
        </w:tc>
        <w:tc>
          <w:tcPr>
            <w:tcW w:w="136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896" w:author="Milica Radić" w:date="2026-10-04T01:01:33Z">
              <w:tcPr>
                <w:tcW w:w="23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A2C0F17">
            <w:pPr>
              <w:jc w:val="center"/>
              <w:rPr>
                <w:sz w:val="20"/>
                <w:szCs w:val="20"/>
                <w:lang w:val="sr-Cyrl-RS"/>
                <w:rPrChange w:id="10898" w:author="Milan Stojkov" w:date="2026-10-02T11:00:00Z">
                  <w:rPr>
                    <w:sz w:val="20"/>
                    <w:szCs w:val="20"/>
                  </w:rPr>
                </w:rPrChange>
              </w:rPr>
              <w:pPrChange w:id="10897" w:author="Milica Radić" w:date="2026-10-04T01:01:32Z">
                <w:pPr/>
              </w:pPrChange>
            </w:pPr>
            <w:r>
              <w:rPr>
                <w:sz w:val="20"/>
                <w:szCs w:val="20"/>
                <w:lang w:val="sr-Cyrl-RS"/>
                <w:rPrChange w:id="10899" w:author="Milan Stojkov" w:date="2026-10-02T11:00:00Z">
                  <w:rPr>
                    <w:sz w:val="20"/>
                    <w:szCs w:val="20"/>
                  </w:rPr>
                </w:rPrChange>
              </w:rPr>
              <w:t>0</w:t>
            </w:r>
          </w:p>
        </w:tc>
        <w:tc>
          <w:tcPr>
            <w:tcW w:w="74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900" w:author="Milica Radić" w:date="2026-10-04T01:01:33Z">
              <w:tcPr>
                <w:tcW w:w="12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74B9C6D">
            <w:pPr>
              <w:jc w:val="center"/>
              <w:rPr>
                <w:sz w:val="20"/>
                <w:szCs w:val="20"/>
                <w:lang w:val="sr-Cyrl-RS"/>
                <w:rPrChange w:id="10902" w:author="Milan Stojkov" w:date="2026-10-02T11:00:00Z">
                  <w:rPr>
                    <w:sz w:val="20"/>
                    <w:szCs w:val="20"/>
                  </w:rPr>
                </w:rPrChange>
              </w:rPr>
              <w:pPrChange w:id="10901" w:author="Milica Radić" w:date="2026-10-04T01:01:32Z">
                <w:pPr/>
              </w:pPrChange>
            </w:pPr>
            <w:r>
              <w:rPr>
                <w:sz w:val="20"/>
                <w:szCs w:val="20"/>
                <w:lang w:val="sr-Cyrl-RS"/>
                <w:rPrChange w:id="10903" w:author="Milan Stojkov" w:date="2026-10-02T11:00:00Z">
                  <w:rPr>
                    <w:sz w:val="20"/>
                    <w:szCs w:val="20"/>
                  </w:rPr>
                </w:rPrChange>
              </w:rPr>
              <w:t>0,13651</w:t>
            </w:r>
          </w:p>
        </w:tc>
        <w:tc>
          <w:tcPr>
            <w:tcW w:w="8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904" w:author="Milica Radić" w:date="2026-10-04T01:01:33Z">
              <w:tcPr>
                <w:tcW w:w="15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ABCEED8">
            <w:pPr>
              <w:jc w:val="center"/>
              <w:rPr>
                <w:sz w:val="20"/>
                <w:szCs w:val="20"/>
                <w:lang w:val="sr-Cyrl-RS"/>
                <w:rPrChange w:id="10906" w:author="Milan Stojkov" w:date="2026-10-02T11:00:00Z">
                  <w:rPr>
                    <w:sz w:val="20"/>
                    <w:szCs w:val="20"/>
                  </w:rPr>
                </w:rPrChange>
              </w:rPr>
              <w:pPrChange w:id="10905" w:author="Milica Radić" w:date="2026-10-04T01:01:32Z">
                <w:pPr/>
              </w:pPrChange>
            </w:pPr>
            <w:r>
              <w:rPr>
                <w:sz w:val="20"/>
                <w:szCs w:val="20"/>
                <w:lang w:val="sr-Cyrl-RS"/>
                <w:rPrChange w:id="10907" w:author="Milan Stojkov" w:date="2026-10-02T11:00:00Z">
                  <w:rPr>
                    <w:sz w:val="20"/>
                    <w:szCs w:val="20"/>
                  </w:rPr>
                </w:rPrChange>
              </w:rPr>
              <w:t>0,93081</w:t>
            </w:r>
          </w:p>
        </w:tc>
        <w:tc>
          <w:tcPr>
            <w:tcW w:w="1116"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0908" w:author="Milica Radić" w:date="2026-10-04T01:01:33Z">
              <w:tcPr>
                <w:tcW w:w="19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D23A804">
            <w:pPr>
              <w:jc w:val="center"/>
              <w:rPr>
                <w:sz w:val="20"/>
                <w:szCs w:val="20"/>
                <w:lang w:val="sr-Cyrl-RS"/>
                <w:rPrChange w:id="10910" w:author="Milan Stojkov" w:date="2026-10-02T11:00:00Z">
                  <w:rPr>
                    <w:sz w:val="20"/>
                    <w:szCs w:val="20"/>
                  </w:rPr>
                </w:rPrChange>
              </w:rPr>
              <w:pPrChange w:id="10909" w:author="Milica Radić" w:date="2026-10-04T01:01:32Z">
                <w:pPr/>
              </w:pPrChange>
            </w:pPr>
            <w:r>
              <w:rPr>
                <w:sz w:val="20"/>
                <w:szCs w:val="20"/>
                <w:lang w:val="sr-Cyrl-RS"/>
                <w:rPrChange w:id="10911" w:author="Milan Stojkov" w:date="2026-10-02T11:00:00Z">
                  <w:rPr>
                    <w:sz w:val="20"/>
                    <w:szCs w:val="20"/>
                  </w:rPr>
                </w:rPrChange>
              </w:rPr>
              <w:t>0,00000</w:t>
            </w:r>
          </w:p>
        </w:tc>
      </w:tr>
      <w:tr w14:paraId="3E03345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0912" w:author="Milica Radić" w:date="2026-10-04T01:01:3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895"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0913" w:author="Milica Radić" w:date="2026-10-04T01:01:33Z">
              <w:tcPr>
                <w:tcW w:w="154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75EFD17">
            <w:pPr>
              <w:jc w:val="center"/>
              <w:rPr>
                <w:sz w:val="20"/>
                <w:szCs w:val="20"/>
                <w:lang w:val="sr-Cyrl-RS"/>
                <w:rPrChange w:id="10915" w:author="Milan Stojkov" w:date="2026-10-02T11:00:00Z">
                  <w:rPr>
                    <w:sz w:val="20"/>
                    <w:szCs w:val="20"/>
                  </w:rPr>
                </w:rPrChange>
              </w:rPr>
              <w:pPrChange w:id="10914" w:author="Milica Radić" w:date="2026-10-04T01:01:32Z">
                <w:pPr/>
              </w:pPrChange>
            </w:pPr>
            <w:r>
              <w:rPr>
                <w:i/>
                <w:iCs/>
                <w:sz w:val="20"/>
                <w:szCs w:val="20"/>
                <w:lang w:val="sr-Cyrl-RS"/>
                <w:rPrChange w:id="10916" w:author="Milan Stojkov" w:date="2026-10-02T11:00:00Z">
                  <w:rPr>
                    <w:i/>
                    <w:iCs/>
                    <w:sz w:val="20"/>
                    <w:szCs w:val="20"/>
                  </w:rPr>
                </w:rPrChange>
              </w:rPr>
              <w:t>Eclipse</w:t>
            </w:r>
            <w:r>
              <w:rPr>
                <w:sz w:val="20"/>
                <w:szCs w:val="20"/>
                <w:lang w:val="sr-Cyrl-RS"/>
                <w:rPrChange w:id="10917" w:author="Milan Stojkov" w:date="2026-10-02T11:00:00Z">
                  <w:rPr>
                    <w:sz w:val="20"/>
                    <w:szCs w:val="20"/>
                  </w:rPr>
                </w:rPrChange>
              </w:rPr>
              <w:t>-отпорна</w:t>
            </w:r>
          </w:p>
        </w:tc>
        <w:tc>
          <w:tcPr>
            <w:tcW w:w="136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918" w:author="Milica Radić" w:date="2026-10-04T01:01:33Z">
              <w:tcPr>
                <w:tcW w:w="23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2200A1C">
            <w:pPr>
              <w:jc w:val="center"/>
              <w:rPr>
                <w:sz w:val="20"/>
                <w:szCs w:val="20"/>
                <w:lang w:val="sr-Cyrl-RS"/>
                <w:rPrChange w:id="10920" w:author="Milan Stojkov" w:date="2026-10-02T11:00:00Z">
                  <w:rPr>
                    <w:sz w:val="20"/>
                    <w:szCs w:val="20"/>
                  </w:rPr>
                </w:rPrChange>
              </w:rPr>
              <w:pPrChange w:id="10919" w:author="Milica Radić" w:date="2026-10-04T01:01:32Z">
                <w:pPr/>
              </w:pPrChange>
            </w:pPr>
            <w:r>
              <w:rPr>
                <w:sz w:val="20"/>
                <w:szCs w:val="20"/>
                <w:lang w:val="sr-Cyrl-RS"/>
                <w:rPrChange w:id="10921" w:author="Milan Stojkov" w:date="2026-10-02T11:00:00Z">
                  <w:rPr>
                    <w:sz w:val="20"/>
                    <w:szCs w:val="20"/>
                  </w:rPr>
                </w:rPrChange>
              </w:rPr>
              <w:t>10</w:t>
            </w:r>
          </w:p>
        </w:tc>
        <w:tc>
          <w:tcPr>
            <w:tcW w:w="74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922" w:author="Milica Radić" w:date="2026-10-04T01:01:33Z">
              <w:tcPr>
                <w:tcW w:w="12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230BB34">
            <w:pPr>
              <w:jc w:val="center"/>
              <w:rPr>
                <w:sz w:val="20"/>
                <w:szCs w:val="20"/>
                <w:lang w:val="sr-Cyrl-RS"/>
                <w:rPrChange w:id="10924" w:author="Milan Stojkov" w:date="2026-10-02T11:00:00Z">
                  <w:rPr>
                    <w:sz w:val="20"/>
                    <w:szCs w:val="20"/>
                  </w:rPr>
                </w:rPrChange>
              </w:rPr>
              <w:pPrChange w:id="10923" w:author="Milica Radić" w:date="2026-10-04T01:01:32Z">
                <w:pPr/>
              </w:pPrChange>
            </w:pPr>
            <w:r>
              <w:rPr>
                <w:sz w:val="20"/>
                <w:szCs w:val="20"/>
                <w:lang w:val="sr-Cyrl-RS"/>
                <w:rPrChange w:id="10925" w:author="Milan Stojkov" w:date="2026-10-02T11:00:00Z">
                  <w:rPr>
                    <w:sz w:val="20"/>
                    <w:szCs w:val="20"/>
                  </w:rPr>
                </w:rPrChange>
              </w:rPr>
              <w:t>0,13333</w:t>
            </w:r>
          </w:p>
        </w:tc>
        <w:tc>
          <w:tcPr>
            <w:tcW w:w="8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926" w:author="Milica Radić" w:date="2026-10-04T01:01:33Z">
              <w:tcPr>
                <w:tcW w:w="15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8A6401">
            <w:pPr>
              <w:jc w:val="center"/>
              <w:rPr>
                <w:sz w:val="20"/>
                <w:szCs w:val="20"/>
                <w:lang w:val="sr-Cyrl-RS"/>
                <w:rPrChange w:id="10928" w:author="Milan Stojkov" w:date="2026-10-02T11:00:00Z">
                  <w:rPr>
                    <w:sz w:val="20"/>
                    <w:szCs w:val="20"/>
                  </w:rPr>
                </w:rPrChange>
              </w:rPr>
              <w:pPrChange w:id="10927" w:author="Milica Radić" w:date="2026-10-04T01:01:32Z">
                <w:pPr/>
              </w:pPrChange>
            </w:pPr>
            <w:r>
              <w:rPr>
                <w:sz w:val="20"/>
                <w:szCs w:val="20"/>
                <w:lang w:val="sr-Cyrl-RS"/>
                <w:rPrChange w:id="10929" w:author="Milan Stojkov" w:date="2026-10-02T11:00:00Z">
                  <w:rPr>
                    <w:sz w:val="20"/>
                    <w:szCs w:val="20"/>
                  </w:rPr>
                </w:rPrChange>
              </w:rPr>
              <w:t>0,97546</w:t>
            </w:r>
          </w:p>
        </w:tc>
        <w:tc>
          <w:tcPr>
            <w:tcW w:w="1116"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0930" w:author="Milica Radić" w:date="2026-10-04T01:01:33Z">
              <w:tcPr>
                <w:tcW w:w="19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22B30FD">
            <w:pPr>
              <w:jc w:val="center"/>
              <w:rPr>
                <w:sz w:val="20"/>
                <w:szCs w:val="20"/>
                <w:lang w:val="sr-Cyrl-RS"/>
                <w:rPrChange w:id="10932" w:author="Milan Stojkov" w:date="2026-10-02T11:00:00Z">
                  <w:rPr>
                    <w:sz w:val="20"/>
                    <w:szCs w:val="20"/>
                  </w:rPr>
                </w:rPrChange>
              </w:rPr>
              <w:pPrChange w:id="10931" w:author="Milica Radić" w:date="2026-10-04T01:01:32Z">
                <w:pPr/>
              </w:pPrChange>
            </w:pPr>
            <w:r>
              <w:rPr>
                <w:sz w:val="20"/>
                <w:szCs w:val="20"/>
                <w:lang w:val="sr-Cyrl-RS"/>
                <w:rPrChange w:id="10933" w:author="Milan Stojkov" w:date="2026-10-02T11:00:00Z">
                  <w:rPr>
                    <w:sz w:val="20"/>
                    <w:szCs w:val="20"/>
                  </w:rPr>
                </w:rPrChange>
              </w:rPr>
              <w:t>0,67063</w:t>
            </w:r>
          </w:p>
        </w:tc>
      </w:tr>
      <w:tr w14:paraId="0F95173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0934" w:author="Milica Radić" w:date="2026-10-04T01:01:3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895"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0935" w:author="Milica Radić" w:date="2026-10-04T01:01:33Z">
              <w:tcPr>
                <w:tcW w:w="154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BFC1D64">
            <w:pPr>
              <w:jc w:val="center"/>
              <w:rPr>
                <w:sz w:val="20"/>
                <w:szCs w:val="20"/>
                <w:lang w:val="sr-Cyrl-RS"/>
                <w:rPrChange w:id="10937" w:author="Milan Stojkov" w:date="2026-10-02T11:00:00Z">
                  <w:rPr>
                    <w:sz w:val="20"/>
                    <w:szCs w:val="20"/>
                  </w:rPr>
                </w:rPrChange>
              </w:rPr>
              <w:pPrChange w:id="10936" w:author="Milica Radić" w:date="2026-10-04T01:01:32Z">
                <w:pPr/>
              </w:pPrChange>
            </w:pPr>
            <w:r>
              <w:rPr>
                <w:i/>
                <w:iCs/>
                <w:sz w:val="20"/>
                <w:szCs w:val="20"/>
                <w:lang w:val="sr-Cyrl-RS"/>
                <w:rPrChange w:id="10938" w:author="Milan Stojkov" w:date="2026-10-02T11:00:00Z">
                  <w:rPr>
                    <w:i/>
                    <w:iCs/>
                    <w:sz w:val="20"/>
                    <w:szCs w:val="20"/>
                  </w:rPr>
                </w:rPrChange>
              </w:rPr>
              <w:t>Eclipse</w:t>
            </w:r>
            <w:r>
              <w:rPr>
                <w:sz w:val="20"/>
                <w:szCs w:val="20"/>
                <w:lang w:val="sr-Cyrl-RS"/>
                <w:rPrChange w:id="10939" w:author="Milan Stojkov" w:date="2026-10-02T11:00:00Z">
                  <w:rPr>
                    <w:sz w:val="20"/>
                    <w:szCs w:val="20"/>
                  </w:rPr>
                </w:rPrChange>
              </w:rPr>
              <w:t>-отпорна</w:t>
            </w:r>
          </w:p>
        </w:tc>
        <w:tc>
          <w:tcPr>
            <w:tcW w:w="136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940" w:author="Milica Radić" w:date="2026-10-04T01:01:33Z">
              <w:tcPr>
                <w:tcW w:w="23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2003DC0">
            <w:pPr>
              <w:jc w:val="center"/>
              <w:rPr>
                <w:sz w:val="20"/>
                <w:szCs w:val="20"/>
                <w:lang w:val="sr-Cyrl-RS"/>
                <w:rPrChange w:id="10942" w:author="Milan Stojkov" w:date="2026-10-02T11:00:00Z">
                  <w:rPr>
                    <w:sz w:val="20"/>
                    <w:szCs w:val="20"/>
                  </w:rPr>
                </w:rPrChange>
              </w:rPr>
              <w:pPrChange w:id="10941" w:author="Milica Radić" w:date="2026-10-04T01:01:32Z">
                <w:pPr/>
              </w:pPrChange>
            </w:pPr>
            <w:r>
              <w:rPr>
                <w:sz w:val="20"/>
                <w:szCs w:val="20"/>
                <w:lang w:val="sr-Cyrl-RS"/>
                <w:rPrChange w:id="10943" w:author="Milan Stojkov" w:date="2026-10-02T11:00:00Z">
                  <w:rPr>
                    <w:sz w:val="20"/>
                    <w:szCs w:val="20"/>
                  </w:rPr>
                </w:rPrChange>
              </w:rPr>
              <w:t>25</w:t>
            </w:r>
          </w:p>
        </w:tc>
        <w:tc>
          <w:tcPr>
            <w:tcW w:w="74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944" w:author="Milica Radić" w:date="2026-10-04T01:01:33Z">
              <w:tcPr>
                <w:tcW w:w="12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E4DBFF9">
            <w:pPr>
              <w:jc w:val="center"/>
              <w:rPr>
                <w:sz w:val="20"/>
                <w:szCs w:val="20"/>
                <w:lang w:val="sr-Cyrl-RS"/>
                <w:rPrChange w:id="10946" w:author="Milan Stojkov" w:date="2026-10-02T11:00:00Z">
                  <w:rPr>
                    <w:sz w:val="20"/>
                    <w:szCs w:val="20"/>
                  </w:rPr>
                </w:rPrChange>
              </w:rPr>
              <w:pPrChange w:id="10945" w:author="Milica Radić" w:date="2026-10-04T01:01:32Z">
                <w:pPr/>
              </w:pPrChange>
            </w:pPr>
            <w:r>
              <w:rPr>
                <w:sz w:val="20"/>
                <w:szCs w:val="20"/>
                <w:lang w:val="sr-Cyrl-RS"/>
                <w:rPrChange w:id="10947" w:author="Milan Stojkov" w:date="2026-10-02T11:00:00Z">
                  <w:rPr>
                    <w:sz w:val="20"/>
                    <w:szCs w:val="20"/>
                  </w:rPr>
                </w:rPrChange>
              </w:rPr>
              <w:t>0,13968</w:t>
            </w:r>
          </w:p>
        </w:tc>
        <w:tc>
          <w:tcPr>
            <w:tcW w:w="8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0948" w:author="Milica Radić" w:date="2026-10-04T01:01:33Z">
              <w:tcPr>
                <w:tcW w:w="15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7CA8967">
            <w:pPr>
              <w:jc w:val="center"/>
              <w:rPr>
                <w:sz w:val="20"/>
                <w:szCs w:val="20"/>
                <w:lang w:val="sr-Cyrl-RS"/>
                <w:rPrChange w:id="10950" w:author="Milan Stojkov" w:date="2026-10-02T11:00:00Z">
                  <w:rPr>
                    <w:sz w:val="20"/>
                    <w:szCs w:val="20"/>
                  </w:rPr>
                </w:rPrChange>
              </w:rPr>
              <w:pPrChange w:id="10949" w:author="Milica Radić" w:date="2026-10-04T01:01:32Z">
                <w:pPr/>
              </w:pPrChange>
            </w:pPr>
            <w:r>
              <w:rPr>
                <w:sz w:val="20"/>
                <w:szCs w:val="20"/>
                <w:lang w:val="sr-Cyrl-RS"/>
                <w:rPrChange w:id="10951" w:author="Milan Stojkov" w:date="2026-10-02T11:00:00Z">
                  <w:rPr>
                    <w:sz w:val="20"/>
                    <w:szCs w:val="20"/>
                  </w:rPr>
                </w:rPrChange>
              </w:rPr>
              <w:t>0,98734</w:t>
            </w:r>
          </w:p>
        </w:tc>
        <w:tc>
          <w:tcPr>
            <w:tcW w:w="1116"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0952" w:author="Milica Radić" w:date="2026-10-04T01:01:33Z">
              <w:tcPr>
                <w:tcW w:w="19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005F501">
            <w:pPr>
              <w:jc w:val="center"/>
              <w:rPr>
                <w:sz w:val="20"/>
                <w:szCs w:val="20"/>
                <w:lang w:val="sr-Cyrl-RS"/>
                <w:rPrChange w:id="10954" w:author="Milan Stojkov" w:date="2026-10-02T11:00:00Z">
                  <w:rPr>
                    <w:sz w:val="20"/>
                    <w:szCs w:val="20"/>
                  </w:rPr>
                </w:rPrChange>
              </w:rPr>
              <w:pPrChange w:id="10953" w:author="Milica Radić" w:date="2026-10-04T01:01:32Z">
                <w:pPr/>
              </w:pPrChange>
            </w:pPr>
            <w:r>
              <w:rPr>
                <w:sz w:val="20"/>
                <w:szCs w:val="20"/>
                <w:lang w:val="sr-Cyrl-RS"/>
                <w:rPrChange w:id="10955" w:author="Milan Stojkov" w:date="2026-10-02T11:00:00Z">
                  <w:rPr>
                    <w:sz w:val="20"/>
                    <w:szCs w:val="20"/>
                  </w:rPr>
                </w:rPrChange>
              </w:rPr>
              <w:t>0,83605</w:t>
            </w:r>
          </w:p>
        </w:tc>
      </w:tr>
      <w:tr w14:paraId="2C3313B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0956" w:author="Milica Radić" w:date="2026-10-04T01:01:3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895" w:type="pct"/>
            <w:tcBorders>
              <w:top w:val="single" w:color="000000" w:sz="4" w:space="0"/>
              <w:right w:val="single" w:color="000000" w:sz="4" w:space="0"/>
            </w:tcBorders>
            <w:tcMar>
              <w:top w:w="15" w:type="dxa"/>
              <w:left w:w="15" w:type="dxa"/>
              <w:bottom w:w="15" w:type="dxa"/>
              <w:right w:w="15" w:type="dxa"/>
            </w:tcMar>
            <w:vAlign w:val="center"/>
            <w:tcPrChange w:id="10957" w:author="Milica Radić" w:date="2026-10-04T01:01:33Z">
              <w:tcPr>
                <w:tcW w:w="154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5A9138A">
            <w:pPr>
              <w:jc w:val="center"/>
              <w:rPr>
                <w:sz w:val="20"/>
                <w:szCs w:val="20"/>
                <w:lang w:val="sr-Cyrl-RS"/>
                <w:rPrChange w:id="10959" w:author="Milan Stojkov" w:date="2026-10-02T11:00:00Z">
                  <w:rPr>
                    <w:sz w:val="20"/>
                    <w:szCs w:val="20"/>
                  </w:rPr>
                </w:rPrChange>
              </w:rPr>
              <w:pPrChange w:id="10958" w:author="Milica Radić" w:date="2026-10-04T01:01:32Z">
                <w:pPr/>
              </w:pPrChange>
            </w:pPr>
            <w:r>
              <w:rPr>
                <w:i/>
                <w:iCs/>
                <w:sz w:val="20"/>
                <w:szCs w:val="20"/>
                <w:lang w:val="sr-Cyrl-RS"/>
                <w:rPrChange w:id="10960" w:author="Milan Stojkov" w:date="2026-10-02T11:00:00Z">
                  <w:rPr>
                    <w:i/>
                    <w:iCs/>
                    <w:sz w:val="20"/>
                    <w:szCs w:val="20"/>
                  </w:rPr>
                </w:rPrChange>
              </w:rPr>
              <w:t>Eclipse</w:t>
            </w:r>
            <w:r>
              <w:rPr>
                <w:sz w:val="20"/>
                <w:szCs w:val="20"/>
                <w:lang w:val="sr-Cyrl-RS"/>
                <w:rPrChange w:id="10961" w:author="Milan Stojkov" w:date="2026-10-02T11:00:00Z">
                  <w:rPr>
                    <w:sz w:val="20"/>
                    <w:szCs w:val="20"/>
                  </w:rPr>
                </w:rPrChange>
              </w:rPr>
              <w:t>-отпорна</w:t>
            </w:r>
          </w:p>
        </w:tc>
        <w:tc>
          <w:tcPr>
            <w:tcW w:w="1362"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0962" w:author="Milica Radić" w:date="2026-10-04T01:01:33Z">
              <w:tcPr>
                <w:tcW w:w="23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5F7E8F">
            <w:pPr>
              <w:jc w:val="center"/>
              <w:rPr>
                <w:sz w:val="20"/>
                <w:szCs w:val="20"/>
                <w:lang w:val="sr-Cyrl-RS"/>
                <w:rPrChange w:id="10964" w:author="Milan Stojkov" w:date="2026-10-02T11:00:00Z">
                  <w:rPr>
                    <w:sz w:val="20"/>
                    <w:szCs w:val="20"/>
                  </w:rPr>
                </w:rPrChange>
              </w:rPr>
              <w:pPrChange w:id="10963" w:author="Milica Radić" w:date="2026-10-04T01:01:32Z">
                <w:pPr/>
              </w:pPrChange>
            </w:pPr>
            <w:r>
              <w:rPr>
                <w:sz w:val="20"/>
                <w:szCs w:val="20"/>
                <w:lang w:val="sr-Cyrl-RS"/>
                <w:rPrChange w:id="10965" w:author="Milan Stojkov" w:date="2026-10-02T11:00:00Z">
                  <w:rPr>
                    <w:sz w:val="20"/>
                    <w:szCs w:val="20"/>
                  </w:rPr>
                </w:rPrChange>
              </w:rPr>
              <w:t>50</w:t>
            </w:r>
          </w:p>
        </w:tc>
        <w:tc>
          <w:tcPr>
            <w:tcW w:w="742"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0966" w:author="Milica Radić" w:date="2026-10-04T01:01:33Z">
              <w:tcPr>
                <w:tcW w:w="12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486FD3B">
            <w:pPr>
              <w:jc w:val="center"/>
              <w:rPr>
                <w:sz w:val="20"/>
                <w:szCs w:val="20"/>
                <w:lang w:val="sr-Cyrl-RS"/>
                <w:rPrChange w:id="10968" w:author="Milan Stojkov" w:date="2026-10-02T11:00:00Z">
                  <w:rPr>
                    <w:sz w:val="20"/>
                    <w:szCs w:val="20"/>
                  </w:rPr>
                </w:rPrChange>
              </w:rPr>
              <w:pPrChange w:id="10967" w:author="Milica Radić" w:date="2026-10-04T01:01:32Z">
                <w:pPr/>
              </w:pPrChange>
            </w:pPr>
            <w:r>
              <w:rPr>
                <w:sz w:val="20"/>
                <w:szCs w:val="20"/>
                <w:lang w:val="sr-Cyrl-RS"/>
                <w:rPrChange w:id="10969" w:author="Milan Stojkov" w:date="2026-10-02T11:00:00Z">
                  <w:rPr>
                    <w:sz w:val="20"/>
                    <w:szCs w:val="20"/>
                  </w:rPr>
                </w:rPrChange>
              </w:rPr>
              <w:t>0,14921</w:t>
            </w:r>
          </w:p>
        </w:tc>
        <w:tc>
          <w:tcPr>
            <w:tcW w:w="883"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0970" w:author="Milica Radić" w:date="2026-10-04T01:01:33Z">
              <w:tcPr>
                <w:tcW w:w="15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9AD8CA4">
            <w:pPr>
              <w:jc w:val="center"/>
              <w:rPr>
                <w:sz w:val="20"/>
                <w:szCs w:val="20"/>
                <w:lang w:val="sr-Cyrl-RS"/>
                <w:rPrChange w:id="10972" w:author="Milan Stojkov" w:date="2026-10-02T11:00:00Z">
                  <w:rPr>
                    <w:sz w:val="20"/>
                    <w:szCs w:val="20"/>
                  </w:rPr>
                </w:rPrChange>
              </w:rPr>
              <w:pPrChange w:id="10971" w:author="Milica Radić" w:date="2026-10-04T01:01:32Z">
                <w:pPr/>
              </w:pPrChange>
            </w:pPr>
            <w:r>
              <w:rPr>
                <w:sz w:val="20"/>
                <w:szCs w:val="20"/>
                <w:lang w:val="sr-Cyrl-RS"/>
                <w:rPrChange w:id="10973" w:author="Milan Stojkov" w:date="2026-10-02T11:00:00Z">
                  <w:rPr>
                    <w:sz w:val="20"/>
                    <w:szCs w:val="20"/>
                  </w:rPr>
                </w:rPrChange>
              </w:rPr>
              <w:t>0,99334</w:t>
            </w:r>
          </w:p>
        </w:tc>
        <w:tc>
          <w:tcPr>
            <w:tcW w:w="1116" w:type="pct"/>
            <w:tcBorders>
              <w:top w:val="single" w:color="000000" w:sz="4" w:space="0"/>
              <w:left w:val="single" w:color="000000" w:sz="4" w:space="0"/>
            </w:tcBorders>
            <w:tcMar>
              <w:top w:w="15" w:type="dxa"/>
              <w:left w:w="15" w:type="dxa"/>
              <w:bottom w:w="15" w:type="dxa"/>
              <w:right w:w="15" w:type="dxa"/>
            </w:tcMar>
            <w:vAlign w:val="center"/>
            <w:tcPrChange w:id="10974" w:author="Milica Radić" w:date="2026-10-04T01:01:33Z">
              <w:tcPr>
                <w:tcW w:w="19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1F918A3">
            <w:pPr>
              <w:jc w:val="center"/>
              <w:rPr>
                <w:sz w:val="20"/>
                <w:szCs w:val="20"/>
                <w:lang w:val="sr-Cyrl-RS"/>
                <w:rPrChange w:id="10976" w:author="Milan Stojkov" w:date="2026-10-02T11:00:00Z">
                  <w:rPr>
                    <w:sz w:val="20"/>
                    <w:szCs w:val="20"/>
                  </w:rPr>
                </w:rPrChange>
              </w:rPr>
              <w:pPrChange w:id="10975" w:author="Milica Radić" w:date="2026-10-04T01:01:32Z">
                <w:pPr/>
              </w:pPrChange>
            </w:pPr>
            <w:r>
              <w:rPr>
                <w:sz w:val="20"/>
                <w:szCs w:val="20"/>
                <w:lang w:val="sr-Cyrl-RS"/>
                <w:rPrChange w:id="10977" w:author="Milan Stojkov" w:date="2026-10-02T11:00:00Z">
                  <w:rPr>
                    <w:sz w:val="20"/>
                    <w:szCs w:val="20"/>
                  </w:rPr>
                </w:rPrChange>
              </w:rPr>
              <w:t>0,91025</w:t>
            </w:r>
          </w:p>
        </w:tc>
      </w:tr>
    </w:tbl>
    <w:p w14:paraId="66A3E86D">
      <w:pPr>
        <w:ind w:firstLine="360"/>
        <w:jc w:val="both"/>
        <w:rPr>
          <w:ins w:id="10978" w:author="Milica Radić" w:date="2026-10-04T03:48:50Z"/>
          <w:i/>
          <w:iCs/>
          <w:color w:val="000000"/>
          <w:sz w:val="22"/>
          <w:szCs w:val="22"/>
          <w:lang w:val="sr-Cyrl-RS"/>
        </w:rPr>
      </w:pPr>
    </w:p>
    <w:p w14:paraId="3E88EA10">
      <w:pPr>
        <w:ind w:firstLine="360"/>
        <w:jc w:val="both"/>
        <w:rPr>
          <w:color w:val="000000"/>
          <w:sz w:val="22"/>
          <w:szCs w:val="22"/>
          <w:lang w:val="sr-Cyrl-RS"/>
          <w:rPrChange w:id="10979" w:author="Milan Stojkov" w:date="2026-10-02T11:00:00Z">
            <w:rPr>
              <w:color w:val="000000"/>
              <w:sz w:val="22"/>
              <w:szCs w:val="22"/>
            </w:rPr>
          </w:rPrChange>
        </w:rPr>
      </w:pPr>
      <w:r>
        <w:rPr>
          <w:i/>
          <w:iCs/>
          <w:color w:val="000000"/>
          <w:sz w:val="22"/>
          <w:szCs w:val="22"/>
          <w:lang w:val="sr-Cyrl-RS"/>
          <w:rPrChange w:id="10980" w:author="Milan Stojkov" w:date="2026-10-02T11:00:00Z">
            <w:rPr>
              <w:i/>
              <w:iCs/>
              <w:color w:val="000000"/>
              <w:sz w:val="22"/>
              <w:szCs w:val="22"/>
            </w:rPr>
          </w:rPrChange>
        </w:rPr>
        <w:t>Flooding</w:t>
      </w:r>
      <w:r>
        <w:rPr>
          <w:color w:val="000000"/>
          <w:sz w:val="22"/>
          <w:szCs w:val="22"/>
          <w:lang w:val="sr-Cyrl-RS"/>
          <w:rPrChange w:id="10981" w:author="Milan Stojkov" w:date="2026-10-02T11:00:00Z">
            <w:rPr>
              <w:color w:val="000000"/>
              <w:sz w:val="22"/>
              <w:szCs w:val="22"/>
            </w:rPr>
          </w:rPrChange>
        </w:rPr>
        <w:t>, најзад, не отвара пут стварним нападачима. Уз заштитне стратегије лажни идентитети немају важећи доказ и падају на првој провери, па се пенетрација не мења, а расте једино удео одбијених, са 0,92 на 0,99 - што је трошак а не рањивост.</w:t>
      </w:r>
    </w:p>
    <w:p w14:paraId="25884EB1">
      <w:pPr>
        <w:pStyle w:val="3"/>
        <w:ind w:left="0" w:firstLine="0"/>
        <w:rPr>
          <w:lang w:val="sr-Cyrl-RS"/>
          <w:rPrChange w:id="10982" w:author="Milan Stojkov" w:date="2026-10-02T11:00:00Z">
            <w:rPr/>
          </w:rPrChange>
        </w:rPr>
      </w:pPr>
      <w:bookmarkStart w:id="104" w:name="_Toc8514"/>
      <w:bookmarkStart w:id="105" w:name="_Toc7565"/>
      <w:r>
        <w:rPr>
          <w:rFonts w:ascii="Times New Roman" w:hAnsi="Times New Roman" w:eastAsia="Times New Roman" w:cs="Times New Roman"/>
          <w:color w:val="000000"/>
          <w:lang w:val="sr-Cyrl-RS"/>
          <w:rPrChange w:id="10983" w:author="Milan Stojkov" w:date="2026-10-02T11:00:00Z">
            <w:rPr>
              <w:rFonts w:ascii="Times New Roman" w:hAnsi="Times New Roman" w:eastAsia="Times New Roman" w:cs="Times New Roman"/>
              <w:color w:val="000000"/>
            </w:rPr>
          </w:rPrChange>
        </w:rPr>
        <w:t xml:space="preserve">7.4. Анализа </w:t>
      </w:r>
      <w:r>
        <w:rPr>
          <w:rFonts w:ascii="Times New Roman" w:hAnsi="Times New Roman" w:eastAsia="Times New Roman" w:cs="Times New Roman"/>
          <w:i/>
          <w:iCs/>
          <w:color w:val="000000"/>
          <w:lang w:val="sr-Cyrl-RS"/>
          <w:rPrChange w:id="10984" w:author="Milan Stojkov" w:date="2026-10-02T11:00:00Z">
            <w:rPr>
              <w:rFonts w:ascii="Times New Roman" w:hAnsi="Times New Roman" w:eastAsia="Times New Roman" w:cs="Times New Roman"/>
              <w:i/>
              <w:iCs/>
              <w:color w:val="000000"/>
            </w:rPr>
          </w:rPrChange>
        </w:rPr>
        <w:t xml:space="preserve">Eclipse </w:t>
      </w:r>
      <w:r>
        <w:rPr>
          <w:rFonts w:ascii="Times New Roman" w:hAnsi="Times New Roman" w:eastAsia="Times New Roman" w:cs="Times New Roman"/>
          <w:color w:val="000000"/>
          <w:lang w:val="sr-Cyrl-RS"/>
          <w:rPrChange w:id="10985" w:author="Milan Stojkov" w:date="2026-10-02T11:00:00Z">
            <w:rPr>
              <w:rFonts w:ascii="Times New Roman" w:hAnsi="Times New Roman" w:eastAsia="Times New Roman" w:cs="Times New Roman"/>
              <w:color w:val="000000"/>
            </w:rPr>
          </w:rPrChange>
        </w:rPr>
        <w:t>отпорности</w:t>
      </w:r>
      <w:bookmarkEnd w:id="104"/>
      <w:bookmarkEnd w:id="105"/>
    </w:p>
    <w:p w14:paraId="236FECCB">
      <w:pPr>
        <w:ind w:firstLine="360"/>
        <w:jc w:val="both"/>
        <w:rPr>
          <w:ins w:id="10986" w:author="Milica Radić" w:date="2026-10-04T10:49:13Z"/>
          <w:rFonts w:hint="default"/>
          <w:color w:val="000000"/>
          <w:sz w:val="22"/>
          <w:szCs w:val="22"/>
          <w:lang w:val="sr-Cyrl-RS"/>
        </w:rPr>
      </w:pPr>
      <w:ins w:id="10987" w:author="Milica Radić" w:date="2026-10-04T10:49:07Z">
        <w:r>
          <w:rPr>
            <w:rFonts w:hint="default"/>
            <w:color w:val="000000"/>
            <w:sz w:val="22"/>
            <w:szCs w:val="22"/>
            <w:lang w:val="sr-Cyrl-RS"/>
          </w:rPr>
          <w:t xml:space="preserve">Чвор се сматра изолованим када у његовом скупу суседа не преостане ниједан </w:t>
        </w:r>
      </w:ins>
      <w:ins w:id="10988" w:author="Milica Radić" w:date="2026-10-04T13:21:55Z">
        <w:r>
          <w:rPr>
            <w:rFonts w:hint="default"/>
            <w:color w:val="000000"/>
            <w:sz w:val="22"/>
            <w:szCs w:val="22"/>
            <w:lang w:val="sr-Cyrl-RS"/>
          </w:rPr>
          <w:t>л</w:t>
        </w:r>
      </w:ins>
      <w:ins w:id="10989" w:author="Milica Radić" w:date="2026-10-04T13:21:56Z">
        <w:r>
          <w:rPr>
            <w:rFonts w:hint="default"/>
            <w:color w:val="000000"/>
            <w:sz w:val="22"/>
            <w:szCs w:val="22"/>
            <w:lang w:val="sr-Cyrl-RS"/>
          </w:rPr>
          <w:t>егити</w:t>
        </w:r>
      </w:ins>
      <w:ins w:id="10990" w:author="Milica Radić" w:date="2026-10-04T13:21:57Z">
        <w:r>
          <w:rPr>
            <w:rFonts w:hint="default"/>
            <w:color w:val="000000"/>
            <w:sz w:val="22"/>
            <w:szCs w:val="22"/>
            <w:lang w:val="sr-Cyrl-RS"/>
          </w:rPr>
          <w:t xml:space="preserve">ман </w:t>
        </w:r>
      </w:ins>
      <w:ins w:id="10991" w:author="Milica Radić" w:date="2026-10-04T10:49:07Z">
        <w:r>
          <w:rPr>
            <w:rFonts w:hint="default"/>
            <w:color w:val="000000"/>
            <w:sz w:val="22"/>
            <w:szCs w:val="22"/>
            <w:lang w:val="sr-Cyrl-RS"/>
          </w:rPr>
          <w:t xml:space="preserve">сусед. Потпуна изолација захтева да нападач располаже са најмање K = 7 идентитета, колико износи величина скупа суседа. Табела 7.11 показује у којим конфигурацијама је </w:t>
        </w:r>
      </w:ins>
      <w:ins w:id="10992" w:author="Milica Radić" w:date="2026-10-04T10:50:31Z">
        <w:r>
          <w:rPr>
            <w:rFonts w:hint="default"/>
            <w:color w:val="000000"/>
            <w:sz w:val="22"/>
            <w:szCs w:val="22"/>
            <w:lang w:val="sr-Cyrl-RS"/>
          </w:rPr>
          <w:t>то</w:t>
        </w:r>
      </w:ins>
      <w:ins w:id="10993" w:author="Milica Radić" w:date="2026-10-04T10:50:32Z">
        <w:r>
          <w:rPr>
            <w:rFonts w:hint="default"/>
            <w:color w:val="000000"/>
            <w:sz w:val="22"/>
            <w:szCs w:val="22"/>
            <w:lang w:val="sr-Cyrl-RS"/>
          </w:rPr>
          <w:t xml:space="preserve"> у</w:t>
        </w:r>
      </w:ins>
      <w:ins w:id="10994" w:author="Milica Radić" w:date="2026-10-04T10:50:33Z">
        <w:r>
          <w:rPr>
            <w:rFonts w:hint="default"/>
            <w:color w:val="000000"/>
            <w:sz w:val="22"/>
            <w:szCs w:val="22"/>
            <w:lang w:val="sr-Cyrl-RS"/>
          </w:rPr>
          <w:t>опш</w:t>
        </w:r>
      </w:ins>
      <w:ins w:id="10995" w:author="Milica Radić" w:date="2026-10-04T10:50:34Z">
        <w:r>
          <w:rPr>
            <w:rFonts w:hint="default"/>
            <w:color w:val="000000"/>
            <w:sz w:val="22"/>
            <w:szCs w:val="22"/>
            <w:lang w:val="sr-Cyrl-RS"/>
          </w:rPr>
          <w:t>те</w:t>
        </w:r>
      </w:ins>
      <w:ins w:id="10996" w:author="Milica Radić" w:date="2026-10-04T10:50:35Z">
        <w:r>
          <w:rPr>
            <w:rFonts w:hint="default"/>
            <w:color w:val="000000"/>
            <w:sz w:val="22"/>
            <w:szCs w:val="22"/>
            <w:lang w:val="sr-Cyrl-RS"/>
          </w:rPr>
          <w:t xml:space="preserve"> мо</w:t>
        </w:r>
      </w:ins>
      <w:ins w:id="10997" w:author="Milica Radić" w:date="2026-10-04T10:50:36Z">
        <w:r>
          <w:rPr>
            <w:rFonts w:hint="default"/>
            <w:color w:val="000000"/>
            <w:sz w:val="22"/>
            <w:szCs w:val="22"/>
            <w:lang w:val="sr-Cyrl-RS"/>
          </w:rPr>
          <w:t>гу</w:t>
        </w:r>
      </w:ins>
      <w:ins w:id="10998" w:author="Milica Radić" w:date="2026-10-04T10:50:37Z">
        <w:r>
          <w:rPr>
            <w:rFonts w:hint="default"/>
            <w:color w:val="000000"/>
            <w:sz w:val="22"/>
            <w:szCs w:val="22"/>
            <w:lang w:val="sr-Cyrl-RS"/>
          </w:rPr>
          <w:t>ћ</w:t>
        </w:r>
      </w:ins>
      <w:ins w:id="10999" w:author="Milica Radić" w:date="2026-10-04T10:50:38Z">
        <w:r>
          <w:rPr>
            <w:rFonts w:hint="default"/>
            <w:color w:val="000000"/>
            <w:sz w:val="22"/>
            <w:szCs w:val="22"/>
            <w:lang w:val="sr-Cyrl-RS"/>
          </w:rPr>
          <w:t>е</w:t>
        </w:r>
      </w:ins>
      <w:ins w:id="11000" w:author="Milica Radić" w:date="2026-10-04T10:49:07Z">
        <w:r>
          <w:rPr>
            <w:rFonts w:hint="default"/>
            <w:color w:val="000000"/>
            <w:sz w:val="22"/>
            <w:szCs w:val="22"/>
            <w:lang w:val="sr-Cyrl-RS"/>
          </w:rPr>
          <w:t>.</w:t>
        </w:r>
      </w:ins>
    </w:p>
    <w:p w14:paraId="623F27D3">
      <w:pPr>
        <w:ind w:firstLine="360"/>
        <w:jc w:val="both"/>
        <w:rPr>
          <w:color w:val="000000"/>
          <w:sz w:val="22"/>
          <w:szCs w:val="22"/>
          <w:lang w:val="sr-Cyrl-RS"/>
          <w:rPrChange w:id="11001" w:author="Milan Stojkov" w:date="2026-10-02T11:00:00Z">
            <w:rPr>
              <w:color w:val="000000"/>
              <w:sz w:val="22"/>
              <w:szCs w:val="22"/>
            </w:rPr>
          </w:rPrChange>
        </w:rPr>
      </w:pPr>
      <w:del w:id="11002" w:author="Milica Radić" w:date="2026-10-04T10:49:07Z">
        <w:r>
          <w:rPr>
            <w:color w:val="000000"/>
            <w:sz w:val="22"/>
            <w:szCs w:val="22"/>
            <w:lang w:val="sr-Cyrl-RS"/>
            <w:rPrChange w:id="11003" w:author="Milan Stojkov" w:date="2026-10-02T11:00:00Z">
              <w:rPr>
                <w:color w:val="000000"/>
                <w:sz w:val="22"/>
                <w:szCs w:val="22"/>
              </w:rPr>
            </w:rPrChange>
          </w:rPr>
          <w:delText>Потпуна изолација чвора захтева да нападач располаже са најмање K = 7 идентитета, колико износи величина скупа суседа.</w:delText>
        </w:r>
      </w:del>
    </w:p>
    <w:p w14:paraId="18BD5CF9">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1005" w:author="Milan Stojkov" w:date="2026-10-02T11:00:00Z">
            <w:rPr>
              <w:i/>
              <w:iCs/>
              <w:color w:val="000000"/>
              <w:sz w:val="20"/>
              <w:szCs w:val="20"/>
            </w:rPr>
          </w:rPrChange>
        </w:rPr>
      </w:pPr>
      <w:r>
        <w:rPr>
          <w:i/>
          <w:iCs/>
          <w:color w:val="000000"/>
          <w:sz w:val="20"/>
          <w:szCs w:val="20"/>
          <w:lang w:val="sr-Cyrl-RS"/>
          <w:rPrChange w:id="11006" w:author="Milan Stojkov" w:date="2026-10-02T11:00:00Z">
            <w:rPr>
              <w:i/>
              <w:iCs/>
              <w:color w:val="000000"/>
              <w:sz w:val="20"/>
              <w:szCs w:val="20"/>
            </w:rPr>
          </w:rPrChange>
        </w:rPr>
        <w:t>Табела 7.11. Број злонамерних учесника у односу на величину скупа суседа</w:t>
      </w:r>
    </w:p>
    <w:tbl>
      <w:tblPr>
        <w:tblStyle w:val="95"/>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Change w:id="11007" w:author="Milica Radić" w:date="2026-10-04T01:02:19Z">
          <w:tblPr>
            <w:tblStyle w:val="95"/>
            <w:tblW w:w="86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631"/>
        <w:gridCol w:w="2537"/>
        <w:gridCol w:w="2324"/>
        <w:gridCol w:w="2355"/>
        <w:tblGridChange w:id="11008">
          <w:tblGrid>
            <w:gridCol w:w="693"/>
            <w:gridCol w:w="2786"/>
            <w:gridCol w:w="2551"/>
            <w:gridCol w:w="2585"/>
          </w:tblGrid>
        </w:tblGridChange>
      </w:tblGrid>
      <w:tr w14:paraId="18287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1009" w:author="Milica Radić" w:date="2026-10-04T01:02:1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blHeader/>
          <w:jc w:val="center"/>
          <w:trPrChange w:id="11009" w:author="Milica Radić" w:date="2026-10-04T01:02:19Z">
            <w:trPr>
              <w:tblHeader/>
              <w:jc w:val="center"/>
            </w:trPr>
          </w:trPrChange>
        </w:trPr>
        <w:tc>
          <w:tcPr>
            <w:tcW w:w="40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010" w:author="Milica Radić" w:date="2026-10-04T01:02:19Z">
              <w:tcPr>
                <w:tcW w:w="69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3A47F38">
            <w:pPr>
              <w:jc w:val="center"/>
              <w:rPr>
                <w:b/>
                <w:bCs/>
                <w:sz w:val="22"/>
                <w:szCs w:val="22"/>
                <w:lang w:val="sr-Cyrl-RS"/>
                <w:rPrChange w:id="11011" w:author="Milan Stojkov" w:date="2026-10-02T11:00:00Z">
                  <w:rPr>
                    <w:b/>
                    <w:bCs/>
                    <w:sz w:val="22"/>
                    <w:szCs w:val="22"/>
                  </w:rPr>
                </w:rPrChange>
              </w:rPr>
            </w:pPr>
            <w:r>
              <w:rPr>
                <w:b/>
                <w:bCs/>
                <w:sz w:val="22"/>
                <w:szCs w:val="22"/>
                <w:lang w:val="sr-Cyrl-RS"/>
                <w:rPrChange w:id="11012" w:author="Milan Stojkov" w:date="2026-10-02T11:00:00Z">
                  <w:rPr>
                    <w:b/>
                    <w:bCs/>
                    <w:sz w:val="22"/>
                    <w:szCs w:val="22"/>
                  </w:rPr>
                </w:rPrChange>
              </w:rPr>
              <w:t>N</w:t>
            </w:r>
          </w:p>
        </w:tc>
        <w:tc>
          <w:tcPr>
            <w:tcW w:w="161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013" w:author="Milica Radić" w:date="2026-10-04T01:02:19Z">
              <w:tcPr>
                <w:tcW w:w="278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8B15B1D">
            <w:pPr>
              <w:jc w:val="center"/>
              <w:rPr>
                <w:b/>
                <w:bCs/>
                <w:sz w:val="22"/>
                <w:szCs w:val="22"/>
                <w:lang w:val="sr-Cyrl-RS"/>
                <w:rPrChange w:id="11014" w:author="Milan Stojkov" w:date="2026-10-02T11:00:00Z">
                  <w:rPr>
                    <w:b/>
                    <w:bCs/>
                    <w:sz w:val="22"/>
                    <w:szCs w:val="22"/>
                  </w:rPr>
                </w:rPrChange>
              </w:rPr>
            </w:pPr>
            <w:r>
              <w:rPr>
                <w:b/>
                <w:bCs/>
                <w:sz w:val="22"/>
                <w:szCs w:val="22"/>
                <w:lang w:val="sr-Cyrl-RS"/>
                <w:rPrChange w:id="11015" w:author="Milan Stojkov" w:date="2026-10-02T11:00:00Z">
                  <w:rPr>
                    <w:b/>
                    <w:bCs/>
                    <w:sz w:val="22"/>
                    <w:szCs w:val="22"/>
                  </w:rPr>
                </w:rPrChange>
              </w:rPr>
              <w:t>β = 0,3</w:t>
            </w:r>
          </w:p>
        </w:tc>
        <w:tc>
          <w:tcPr>
            <w:tcW w:w="148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016" w:author="Milica Radić" w:date="2026-10-04T01:02:19Z">
              <w:tcPr>
                <w:tcW w:w="255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7014438">
            <w:pPr>
              <w:jc w:val="center"/>
              <w:rPr>
                <w:b/>
                <w:bCs/>
                <w:sz w:val="22"/>
                <w:szCs w:val="22"/>
                <w:lang w:val="sr-Cyrl-RS"/>
                <w:rPrChange w:id="11017" w:author="Milan Stojkov" w:date="2026-10-02T11:00:00Z">
                  <w:rPr>
                    <w:b/>
                    <w:bCs/>
                    <w:sz w:val="22"/>
                    <w:szCs w:val="22"/>
                  </w:rPr>
                </w:rPrChange>
              </w:rPr>
            </w:pPr>
            <w:r>
              <w:rPr>
                <w:b/>
                <w:bCs/>
                <w:sz w:val="22"/>
                <w:szCs w:val="22"/>
                <w:lang w:val="sr-Cyrl-RS"/>
                <w:rPrChange w:id="11018" w:author="Milan Stojkov" w:date="2026-10-02T11:00:00Z">
                  <w:rPr>
                    <w:b/>
                    <w:bCs/>
                    <w:sz w:val="22"/>
                    <w:szCs w:val="22"/>
                  </w:rPr>
                </w:rPrChange>
              </w:rPr>
              <w:t>β = 0,4</w:t>
            </w:r>
          </w:p>
        </w:tc>
        <w:tc>
          <w:tcPr>
            <w:tcW w:w="150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019" w:author="Milica Radić" w:date="2026-10-04T01:02:19Z">
              <w:tcPr>
                <w:tcW w:w="25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6A30CA1">
            <w:pPr>
              <w:jc w:val="center"/>
              <w:rPr>
                <w:b/>
                <w:bCs/>
                <w:sz w:val="22"/>
                <w:szCs w:val="22"/>
                <w:lang w:val="sr-Cyrl-RS"/>
                <w:rPrChange w:id="11020" w:author="Milan Stojkov" w:date="2026-10-02T11:00:00Z">
                  <w:rPr>
                    <w:b/>
                    <w:bCs/>
                    <w:sz w:val="22"/>
                    <w:szCs w:val="22"/>
                  </w:rPr>
                </w:rPrChange>
              </w:rPr>
            </w:pPr>
            <w:r>
              <w:rPr>
                <w:b/>
                <w:bCs/>
                <w:sz w:val="22"/>
                <w:szCs w:val="22"/>
                <w:lang w:val="sr-Cyrl-RS"/>
                <w:rPrChange w:id="11021" w:author="Milan Stojkov" w:date="2026-10-02T11:00:00Z">
                  <w:rPr>
                    <w:b/>
                    <w:bCs/>
                    <w:sz w:val="22"/>
                    <w:szCs w:val="22"/>
                  </w:rPr>
                </w:rPrChange>
              </w:rPr>
              <w:t>β = 0,5</w:t>
            </w:r>
          </w:p>
        </w:tc>
      </w:tr>
      <w:tr w14:paraId="148AE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1022" w:author="Milica Radić" w:date="2026-10-04T01:02:1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1022" w:author="Milica Radić" w:date="2026-10-04T01:02:19Z">
            <w:trPr>
              <w:jc w:val="center"/>
            </w:trPr>
          </w:trPrChange>
        </w:trPr>
        <w:tc>
          <w:tcPr>
            <w:tcW w:w="40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023" w:author="Milica Radić" w:date="2026-10-04T01:02:19Z">
              <w:tcPr>
                <w:tcW w:w="69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3BA6A2E">
            <w:pPr>
              <w:jc w:val="center"/>
              <w:rPr>
                <w:sz w:val="22"/>
                <w:szCs w:val="22"/>
                <w:lang w:val="sr-Cyrl-RS"/>
                <w:rPrChange w:id="11025" w:author="Milan Stojkov" w:date="2026-10-02T11:00:00Z">
                  <w:rPr>
                    <w:sz w:val="22"/>
                    <w:szCs w:val="22"/>
                  </w:rPr>
                </w:rPrChange>
              </w:rPr>
              <w:pPrChange w:id="11024" w:author="Milica Radić" w:date="2026-10-04T01:01:44Z">
                <w:pPr/>
              </w:pPrChange>
            </w:pPr>
            <w:r>
              <w:rPr>
                <w:sz w:val="22"/>
                <w:szCs w:val="22"/>
                <w:lang w:val="sr-Cyrl-RS"/>
                <w:rPrChange w:id="11026" w:author="Milan Stojkov" w:date="2026-10-02T11:00:00Z">
                  <w:rPr>
                    <w:sz w:val="22"/>
                    <w:szCs w:val="22"/>
                  </w:rPr>
                </w:rPrChange>
              </w:rPr>
              <w:t>10</w:t>
            </w:r>
          </w:p>
        </w:tc>
        <w:tc>
          <w:tcPr>
            <w:tcW w:w="161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027" w:author="Milica Radić" w:date="2026-10-04T01:02:19Z">
              <w:tcPr>
                <w:tcW w:w="278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1884619">
            <w:pPr>
              <w:jc w:val="center"/>
              <w:rPr>
                <w:sz w:val="22"/>
                <w:szCs w:val="22"/>
                <w:lang w:val="sr-Cyrl-RS"/>
                <w:rPrChange w:id="11029" w:author="Milan Stojkov" w:date="2026-10-02T11:00:00Z">
                  <w:rPr>
                    <w:sz w:val="22"/>
                    <w:szCs w:val="22"/>
                  </w:rPr>
                </w:rPrChange>
              </w:rPr>
              <w:pPrChange w:id="11028" w:author="Milica Radić" w:date="2026-10-04T01:01:44Z">
                <w:pPr/>
              </w:pPrChange>
            </w:pPr>
            <w:r>
              <w:rPr>
                <w:sz w:val="22"/>
                <w:szCs w:val="22"/>
                <w:lang w:val="sr-Cyrl-RS"/>
                <w:rPrChange w:id="11030" w:author="Milan Stojkov" w:date="2026-10-02T11:00:00Z">
                  <w:rPr>
                    <w:sz w:val="22"/>
                    <w:szCs w:val="22"/>
                  </w:rPr>
                </w:rPrChange>
              </w:rPr>
              <w:t>4 (немогуће)</w:t>
            </w:r>
          </w:p>
        </w:tc>
        <w:tc>
          <w:tcPr>
            <w:tcW w:w="148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031" w:author="Milica Radić" w:date="2026-10-04T01:02:19Z">
              <w:tcPr>
                <w:tcW w:w="255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3F5E953">
            <w:pPr>
              <w:jc w:val="center"/>
              <w:rPr>
                <w:sz w:val="22"/>
                <w:szCs w:val="22"/>
                <w:lang w:val="sr-Cyrl-RS"/>
                <w:rPrChange w:id="11033" w:author="Milan Stojkov" w:date="2026-10-02T11:00:00Z">
                  <w:rPr>
                    <w:sz w:val="22"/>
                    <w:szCs w:val="22"/>
                  </w:rPr>
                </w:rPrChange>
              </w:rPr>
              <w:pPrChange w:id="11032" w:author="Milica Radić" w:date="2026-10-04T01:01:44Z">
                <w:pPr/>
              </w:pPrChange>
            </w:pPr>
            <w:r>
              <w:rPr>
                <w:sz w:val="22"/>
                <w:szCs w:val="22"/>
                <w:lang w:val="sr-Cyrl-RS"/>
                <w:rPrChange w:id="11034" w:author="Milan Stojkov" w:date="2026-10-02T11:00:00Z">
                  <w:rPr>
                    <w:sz w:val="22"/>
                    <w:szCs w:val="22"/>
                  </w:rPr>
                </w:rPrChange>
              </w:rPr>
              <w:t>7 (могуће)</w:t>
            </w:r>
          </w:p>
        </w:tc>
        <w:tc>
          <w:tcPr>
            <w:tcW w:w="150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035" w:author="Milica Radić" w:date="2026-10-04T01:02:19Z">
              <w:tcPr>
                <w:tcW w:w="25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C04F07D">
            <w:pPr>
              <w:jc w:val="center"/>
              <w:rPr>
                <w:sz w:val="22"/>
                <w:szCs w:val="22"/>
                <w:lang w:val="sr-Cyrl-RS"/>
                <w:rPrChange w:id="11037" w:author="Milan Stojkov" w:date="2026-10-02T11:00:00Z">
                  <w:rPr>
                    <w:sz w:val="22"/>
                    <w:szCs w:val="22"/>
                  </w:rPr>
                </w:rPrChange>
              </w:rPr>
              <w:pPrChange w:id="11036" w:author="Milica Radić" w:date="2026-10-04T01:01:44Z">
                <w:pPr/>
              </w:pPrChange>
            </w:pPr>
            <w:r>
              <w:rPr>
                <w:sz w:val="22"/>
                <w:szCs w:val="22"/>
                <w:lang w:val="sr-Cyrl-RS"/>
                <w:rPrChange w:id="11038" w:author="Milan Stojkov" w:date="2026-10-02T11:00:00Z">
                  <w:rPr>
                    <w:sz w:val="22"/>
                    <w:szCs w:val="22"/>
                  </w:rPr>
                </w:rPrChange>
              </w:rPr>
              <w:t>10 (могуће)</w:t>
            </w:r>
          </w:p>
        </w:tc>
      </w:tr>
      <w:tr w14:paraId="35D096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1039" w:author="Milica Radić" w:date="2026-10-04T01:02:1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1039" w:author="Milica Radić" w:date="2026-10-04T01:02:19Z">
            <w:trPr>
              <w:jc w:val="center"/>
            </w:trPr>
          </w:trPrChange>
        </w:trPr>
        <w:tc>
          <w:tcPr>
            <w:tcW w:w="40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040" w:author="Milica Radić" w:date="2026-10-04T01:02:19Z">
              <w:tcPr>
                <w:tcW w:w="69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EDFCA68">
            <w:pPr>
              <w:jc w:val="center"/>
              <w:rPr>
                <w:sz w:val="22"/>
                <w:szCs w:val="22"/>
                <w:lang w:val="sr-Cyrl-RS"/>
                <w:rPrChange w:id="11042" w:author="Milan Stojkov" w:date="2026-10-02T11:00:00Z">
                  <w:rPr>
                    <w:sz w:val="22"/>
                    <w:szCs w:val="22"/>
                  </w:rPr>
                </w:rPrChange>
              </w:rPr>
              <w:pPrChange w:id="11041" w:author="Milica Radić" w:date="2026-10-04T01:01:44Z">
                <w:pPr/>
              </w:pPrChange>
            </w:pPr>
            <w:r>
              <w:rPr>
                <w:sz w:val="22"/>
                <w:szCs w:val="22"/>
                <w:lang w:val="sr-Cyrl-RS"/>
                <w:rPrChange w:id="11043" w:author="Milan Stojkov" w:date="2026-10-02T11:00:00Z">
                  <w:rPr>
                    <w:sz w:val="22"/>
                    <w:szCs w:val="22"/>
                  </w:rPr>
                </w:rPrChange>
              </w:rPr>
              <w:t>15</w:t>
            </w:r>
          </w:p>
        </w:tc>
        <w:tc>
          <w:tcPr>
            <w:tcW w:w="161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044" w:author="Milica Radić" w:date="2026-10-04T01:02:19Z">
              <w:tcPr>
                <w:tcW w:w="278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A64C3C2">
            <w:pPr>
              <w:jc w:val="center"/>
              <w:rPr>
                <w:sz w:val="22"/>
                <w:szCs w:val="22"/>
                <w:lang w:val="sr-Cyrl-RS"/>
                <w:rPrChange w:id="11046" w:author="Milan Stojkov" w:date="2026-10-02T11:00:00Z">
                  <w:rPr>
                    <w:sz w:val="22"/>
                    <w:szCs w:val="22"/>
                  </w:rPr>
                </w:rPrChange>
              </w:rPr>
              <w:pPrChange w:id="11045" w:author="Milica Radić" w:date="2026-10-04T01:01:44Z">
                <w:pPr/>
              </w:pPrChange>
            </w:pPr>
            <w:r>
              <w:rPr>
                <w:sz w:val="22"/>
                <w:szCs w:val="22"/>
                <w:lang w:val="sr-Cyrl-RS"/>
                <w:rPrChange w:id="11047" w:author="Milan Stojkov" w:date="2026-10-02T11:00:00Z">
                  <w:rPr>
                    <w:sz w:val="22"/>
                    <w:szCs w:val="22"/>
                  </w:rPr>
                </w:rPrChange>
              </w:rPr>
              <w:t>6 (немогуће)</w:t>
            </w:r>
          </w:p>
        </w:tc>
        <w:tc>
          <w:tcPr>
            <w:tcW w:w="148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048" w:author="Milica Radić" w:date="2026-10-04T01:02:19Z">
              <w:tcPr>
                <w:tcW w:w="255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6B6CA5B">
            <w:pPr>
              <w:jc w:val="center"/>
              <w:rPr>
                <w:sz w:val="22"/>
                <w:szCs w:val="22"/>
                <w:lang w:val="sr-Cyrl-RS"/>
                <w:rPrChange w:id="11050" w:author="Milan Stojkov" w:date="2026-10-02T11:00:00Z">
                  <w:rPr>
                    <w:sz w:val="22"/>
                    <w:szCs w:val="22"/>
                  </w:rPr>
                </w:rPrChange>
              </w:rPr>
              <w:pPrChange w:id="11049" w:author="Milica Radić" w:date="2026-10-04T01:01:44Z">
                <w:pPr/>
              </w:pPrChange>
            </w:pPr>
            <w:r>
              <w:rPr>
                <w:sz w:val="22"/>
                <w:szCs w:val="22"/>
                <w:lang w:val="sr-Cyrl-RS"/>
                <w:rPrChange w:id="11051" w:author="Milan Stojkov" w:date="2026-10-02T11:00:00Z">
                  <w:rPr>
                    <w:sz w:val="22"/>
                    <w:szCs w:val="22"/>
                  </w:rPr>
                </w:rPrChange>
              </w:rPr>
              <w:t>10 (могуће)</w:t>
            </w:r>
          </w:p>
        </w:tc>
        <w:tc>
          <w:tcPr>
            <w:tcW w:w="150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052" w:author="Milica Radić" w:date="2026-10-04T01:02:19Z">
              <w:tcPr>
                <w:tcW w:w="25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D7DFFF2">
            <w:pPr>
              <w:jc w:val="center"/>
              <w:rPr>
                <w:sz w:val="22"/>
                <w:szCs w:val="22"/>
                <w:lang w:val="sr-Cyrl-RS"/>
                <w:rPrChange w:id="11054" w:author="Milan Stojkov" w:date="2026-10-02T11:00:00Z">
                  <w:rPr>
                    <w:sz w:val="22"/>
                    <w:szCs w:val="22"/>
                  </w:rPr>
                </w:rPrChange>
              </w:rPr>
              <w:pPrChange w:id="11053" w:author="Milica Radić" w:date="2026-10-04T01:01:44Z">
                <w:pPr/>
              </w:pPrChange>
            </w:pPr>
            <w:r>
              <w:rPr>
                <w:sz w:val="22"/>
                <w:szCs w:val="22"/>
                <w:lang w:val="sr-Cyrl-RS"/>
                <w:rPrChange w:id="11055" w:author="Milan Stojkov" w:date="2026-10-02T11:00:00Z">
                  <w:rPr>
                    <w:sz w:val="22"/>
                    <w:szCs w:val="22"/>
                  </w:rPr>
                </w:rPrChange>
              </w:rPr>
              <w:t>15 (могуће)</w:t>
            </w:r>
          </w:p>
        </w:tc>
      </w:tr>
      <w:tr w14:paraId="5E75B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1056" w:author="Milica Radić" w:date="2026-10-04T01:02:1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1056" w:author="Milica Radić" w:date="2026-10-04T01:02:19Z">
            <w:trPr>
              <w:jc w:val="center"/>
            </w:trPr>
          </w:trPrChange>
        </w:trPr>
        <w:tc>
          <w:tcPr>
            <w:tcW w:w="40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057" w:author="Milica Radić" w:date="2026-10-04T01:02:19Z">
              <w:tcPr>
                <w:tcW w:w="69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E1EC73F">
            <w:pPr>
              <w:jc w:val="center"/>
              <w:rPr>
                <w:sz w:val="22"/>
                <w:szCs w:val="22"/>
                <w:lang w:val="sr-Cyrl-RS"/>
                <w:rPrChange w:id="11059" w:author="Milan Stojkov" w:date="2026-10-02T11:00:00Z">
                  <w:rPr>
                    <w:sz w:val="22"/>
                    <w:szCs w:val="22"/>
                  </w:rPr>
                </w:rPrChange>
              </w:rPr>
              <w:pPrChange w:id="11058" w:author="Milica Radić" w:date="2026-10-04T01:01:44Z">
                <w:pPr/>
              </w:pPrChange>
            </w:pPr>
            <w:r>
              <w:rPr>
                <w:sz w:val="22"/>
                <w:szCs w:val="22"/>
                <w:lang w:val="sr-Cyrl-RS"/>
                <w:rPrChange w:id="11060" w:author="Milan Stojkov" w:date="2026-10-02T11:00:00Z">
                  <w:rPr>
                    <w:sz w:val="22"/>
                    <w:szCs w:val="22"/>
                  </w:rPr>
                </w:rPrChange>
              </w:rPr>
              <w:t>20</w:t>
            </w:r>
          </w:p>
        </w:tc>
        <w:tc>
          <w:tcPr>
            <w:tcW w:w="161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061" w:author="Milica Radić" w:date="2026-10-04T01:02:19Z">
              <w:tcPr>
                <w:tcW w:w="278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DCE6F84">
            <w:pPr>
              <w:jc w:val="center"/>
              <w:rPr>
                <w:sz w:val="22"/>
                <w:szCs w:val="22"/>
                <w:lang w:val="sr-Cyrl-RS"/>
                <w:rPrChange w:id="11063" w:author="Milan Stojkov" w:date="2026-10-02T11:00:00Z">
                  <w:rPr>
                    <w:sz w:val="22"/>
                    <w:szCs w:val="22"/>
                  </w:rPr>
                </w:rPrChange>
              </w:rPr>
              <w:pPrChange w:id="11062" w:author="Milica Radić" w:date="2026-10-04T01:01:44Z">
                <w:pPr/>
              </w:pPrChange>
            </w:pPr>
            <w:r>
              <w:rPr>
                <w:sz w:val="22"/>
                <w:szCs w:val="22"/>
                <w:lang w:val="sr-Cyrl-RS"/>
                <w:rPrChange w:id="11064" w:author="Milan Stojkov" w:date="2026-10-02T11:00:00Z">
                  <w:rPr>
                    <w:sz w:val="22"/>
                    <w:szCs w:val="22"/>
                  </w:rPr>
                </w:rPrChange>
              </w:rPr>
              <w:t>9 (могуће)</w:t>
            </w:r>
          </w:p>
        </w:tc>
        <w:tc>
          <w:tcPr>
            <w:tcW w:w="148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065" w:author="Milica Radić" w:date="2026-10-04T01:02:19Z">
              <w:tcPr>
                <w:tcW w:w="255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398D434">
            <w:pPr>
              <w:jc w:val="center"/>
              <w:rPr>
                <w:sz w:val="22"/>
                <w:szCs w:val="22"/>
                <w:lang w:val="sr-Cyrl-RS"/>
                <w:rPrChange w:id="11067" w:author="Milan Stojkov" w:date="2026-10-02T11:00:00Z">
                  <w:rPr>
                    <w:sz w:val="22"/>
                    <w:szCs w:val="22"/>
                  </w:rPr>
                </w:rPrChange>
              </w:rPr>
              <w:pPrChange w:id="11066" w:author="Milica Radić" w:date="2026-10-04T01:01:44Z">
                <w:pPr/>
              </w:pPrChange>
            </w:pPr>
            <w:r>
              <w:rPr>
                <w:sz w:val="22"/>
                <w:szCs w:val="22"/>
                <w:lang w:val="sr-Cyrl-RS"/>
                <w:rPrChange w:id="11068" w:author="Milan Stojkov" w:date="2026-10-02T11:00:00Z">
                  <w:rPr>
                    <w:sz w:val="22"/>
                    <w:szCs w:val="22"/>
                  </w:rPr>
                </w:rPrChange>
              </w:rPr>
              <w:t>13 (могуће)</w:t>
            </w:r>
          </w:p>
        </w:tc>
        <w:tc>
          <w:tcPr>
            <w:tcW w:w="150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069" w:author="Milica Radić" w:date="2026-10-04T01:02:19Z">
              <w:tcPr>
                <w:tcW w:w="25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91179AC">
            <w:pPr>
              <w:jc w:val="center"/>
              <w:rPr>
                <w:sz w:val="22"/>
                <w:szCs w:val="22"/>
                <w:lang w:val="sr-Cyrl-RS"/>
                <w:rPrChange w:id="11071" w:author="Milan Stojkov" w:date="2026-10-02T11:00:00Z">
                  <w:rPr>
                    <w:sz w:val="22"/>
                    <w:szCs w:val="22"/>
                  </w:rPr>
                </w:rPrChange>
              </w:rPr>
              <w:pPrChange w:id="11070" w:author="Milica Radić" w:date="2026-10-04T01:01:44Z">
                <w:pPr/>
              </w:pPrChange>
            </w:pPr>
            <w:r>
              <w:rPr>
                <w:sz w:val="22"/>
                <w:szCs w:val="22"/>
                <w:lang w:val="sr-Cyrl-RS"/>
                <w:rPrChange w:id="11072" w:author="Milan Stojkov" w:date="2026-10-02T11:00:00Z">
                  <w:rPr>
                    <w:sz w:val="22"/>
                    <w:szCs w:val="22"/>
                  </w:rPr>
                </w:rPrChange>
              </w:rPr>
              <w:t>20 (могуће)</w:t>
            </w:r>
          </w:p>
        </w:tc>
      </w:tr>
    </w:tbl>
    <w:p w14:paraId="5B795B69">
      <w:pPr>
        <w:ind w:firstLine="360"/>
        <w:jc w:val="both"/>
        <w:rPr>
          <w:ins w:id="11073" w:author="Milica Radić" w:date="2026-10-04T03:48:55Z"/>
          <w:color w:val="000000"/>
          <w:sz w:val="22"/>
          <w:szCs w:val="22"/>
          <w:lang w:val="sr-Cyrl-RS"/>
        </w:rPr>
      </w:pPr>
    </w:p>
    <w:p w14:paraId="6CCC6746">
      <w:pPr>
        <w:ind w:firstLine="360"/>
        <w:jc w:val="both"/>
        <w:rPr>
          <w:ins w:id="11074" w:author="Milica Radić" w:date="2026-10-04T11:12:45Z"/>
          <w:rFonts w:hint="default"/>
          <w:color w:val="000000"/>
          <w:sz w:val="22"/>
          <w:szCs w:val="22"/>
          <w:lang w:val="sr-Cyrl-RS"/>
        </w:rPr>
      </w:pPr>
      <w:del w:id="11075" w:author="Milica Radić" w:date="2026-10-04T10:56:54Z">
        <w:r>
          <w:rPr>
            <w:color w:val="000000"/>
            <w:sz w:val="22"/>
            <w:szCs w:val="22"/>
            <w:lang w:val="sr-Cyrl-RS"/>
            <w:rPrChange w:id="11076" w:author="Milan Stojkov" w:date="2026-10-02T11:00:00Z">
              <w:rPr>
                <w:color w:val="000000"/>
                <w:sz w:val="22"/>
                <w:szCs w:val="22"/>
              </w:rPr>
            </w:rPrChange>
          </w:rPr>
          <w:delText>При уделу од 0,3 изолација је структурно немогућа у мрежама од десет и петнаест чворова, па удео изолованих у њима износи нулу независно од примењене стратегије. Због тога је овај напад испитан и у засебном сценарију, са уделима до 0,5.</w:delText>
        </w:r>
      </w:del>
      <w:ins w:id="11078" w:author="Milica Radić" w:date="2026-10-04T10:56:51Z">
        <w:r>
          <w:rPr>
            <w:rFonts w:hint="default"/>
            <w:color w:val="000000"/>
            <w:sz w:val="22"/>
            <w:szCs w:val="22"/>
            <w:lang w:val="sr-Cyrl-RS"/>
          </w:rPr>
          <w:t>При уделу од 0,3 изолација је у мањим мрежама немогућа. Због тога се напад испитује и у допунским сценаријима, са повећаним уделом нападача, чији резултати следе у табели 7.12.</w:t>
        </w:r>
      </w:ins>
    </w:p>
    <w:p w14:paraId="097325C2">
      <w:pPr>
        <w:ind w:firstLine="360"/>
        <w:jc w:val="both"/>
        <w:rPr>
          <w:color w:val="000000"/>
          <w:sz w:val="22"/>
          <w:szCs w:val="22"/>
          <w:lang w:val="sr-Cyrl-RS"/>
          <w:rPrChange w:id="11079" w:author="Milan Stojkov" w:date="2026-10-02T11:00:00Z">
            <w:rPr>
              <w:color w:val="000000"/>
              <w:sz w:val="22"/>
              <w:szCs w:val="22"/>
            </w:rPr>
          </w:rPrChange>
        </w:rPr>
      </w:pPr>
    </w:p>
    <w:p w14:paraId="6E43DFEA">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1080" w:author="Milan Stojkov" w:date="2026-10-02T11:00:00Z">
            <w:rPr>
              <w:i/>
              <w:iCs/>
              <w:color w:val="000000"/>
              <w:sz w:val="20"/>
              <w:szCs w:val="20"/>
            </w:rPr>
          </w:rPrChange>
        </w:rPr>
      </w:pPr>
      <w:r>
        <w:rPr>
          <w:i/>
          <w:iCs/>
          <w:color w:val="000000"/>
          <w:sz w:val="20"/>
          <w:szCs w:val="20"/>
          <w:lang w:val="sr-Cyrl-RS"/>
          <w:rPrChange w:id="11081" w:author="Milan Stojkov" w:date="2026-10-02T11:00:00Z">
            <w:rPr>
              <w:i/>
              <w:iCs/>
              <w:color w:val="000000"/>
              <w:sz w:val="20"/>
              <w:szCs w:val="20"/>
            </w:rPr>
          </w:rPrChange>
        </w:rPr>
        <w:t>Табела 7.12. Удео изолованих чворова при циљаном нападу</w:t>
      </w:r>
    </w:p>
    <w:tbl>
      <w:tblPr>
        <w:tblStyle w:val="96"/>
        <w:tblW w:w="4998"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11082" w:author="Milica Radić" w:date="2026-10-04T01:02:22Z">
          <w:tblPr>
            <w:tblStyle w:val="96"/>
            <w:tblW w:w="86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2070"/>
        <w:gridCol w:w="1821"/>
        <w:gridCol w:w="1967"/>
        <w:gridCol w:w="1988"/>
        <w:tblGridChange w:id="11083">
          <w:tblGrid>
            <w:gridCol w:w="2270"/>
            <w:gridCol w:w="1998"/>
            <w:gridCol w:w="2157"/>
            <w:gridCol w:w="2180"/>
          </w:tblGrid>
        </w:tblGridChange>
      </w:tblGrid>
      <w:tr w14:paraId="75EF413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084" w:author="Milica Radić" w:date="2026-10-04T01:02:2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jc w:val="center"/>
          <w:trPrChange w:id="11084" w:author="Milica Radić" w:date="2026-10-04T01:02:22Z">
            <w:trPr>
              <w:tblHeader/>
              <w:jc w:val="center"/>
            </w:trPr>
          </w:trPrChange>
        </w:trPr>
        <w:tc>
          <w:tcPr>
            <w:tcW w:w="1318" w:type="pct"/>
            <w:tcBorders>
              <w:bottom w:val="single" w:color="000000" w:sz="4" w:space="0"/>
              <w:right w:val="single" w:color="000000" w:sz="4" w:space="0"/>
            </w:tcBorders>
            <w:tcMar>
              <w:top w:w="15" w:type="dxa"/>
              <w:left w:w="15" w:type="dxa"/>
              <w:bottom w:w="15" w:type="dxa"/>
              <w:right w:w="15" w:type="dxa"/>
            </w:tcMar>
            <w:vAlign w:val="center"/>
            <w:tcPrChange w:id="11085" w:author="Milica Radić" w:date="2026-10-04T01:02:22Z">
              <w:tcPr>
                <w:tcW w:w="2270" w:type="dxa"/>
                <w:tcBorders>
                  <w:bottom w:val="single" w:color="000000" w:sz="4" w:space="0"/>
                  <w:right w:val="single" w:color="000000" w:sz="4" w:space="0"/>
                </w:tcBorders>
                <w:tcMar>
                  <w:top w:w="15" w:type="dxa"/>
                  <w:left w:w="15" w:type="dxa"/>
                  <w:bottom w:w="15" w:type="dxa"/>
                  <w:right w:w="15" w:type="dxa"/>
                </w:tcMar>
                <w:vAlign w:val="center"/>
              </w:tcPr>
            </w:tcPrChange>
          </w:tcPr>
          <w:p w14:paraId="3CF1F8A3">
            <w:pPr>
              <w:jc w:val="center"/>
              <w:rPr>
                <w:b/>
                <w:bCs/>
                <w:sz w:val="20"/>
                <w:szCs w:val="20"/>
                <w:lang w:val="sr-Cyrl-RS"/>
                <w:rPrChange w:id="11086" w:author="Milan Stojkov" w:date="2026-10-02T11:00:00Z">
                  <w:rPr>
                    <w:b/>
                    <w:bCs/>
                    <w:sz w:val="20"/>
                    <w:szCs w:val="20"/>
                  </w:rPr>
                </w:rPrChange>
              </w:rPr>
            </w:pPr>
            <w:ins w:id="11087" w:author="Milica Radić" w:date="2026-10-04T01:01:55Z">
              <w:r>
                <w:rPr>
                  <w:b/>
                  <w:bCs/>
                  <w:sz w:val="20"/>
                  <w:szCs w:val="20"/>
                  <w:lang w:val="sr-Cyrl-RS"/>
                </w:rPr>
                <w:t>С</w:t>
              </w:r>
            </w:ins>
            <w:del w:id="11088" w:author="Milica Radić" w:date="2026-10-04T01:01:55Z">
              <w:r>
                <w:rPr>
                  <w:b/>
                  <w:bCs/>
                  <w:sz w:val="20"/>
                  <w:szCs w:val="20"/>
                  <w:lang w:val="sr-Cyrl-RS"/>
                  <w:rPrChange w:id="11089" w:author="Milan Stojkov" w:date="2026-10-02T11:00:00Z">
                    <w:rPr>
                      <w:b/>
                      <w:bCs/>
                      <w:sz w:val="20"/>
                      <w:szCs w:val="20"/>
                    </w:rPr>
                  </w:rPrChange>
                </w:rPr>
                <w:delText>с</w:delText>
              </w:r>
            </w:del>
            <w:r>
              <w:rPr>
                <w:b/>
                <w:bCs/>
                <w:sz w:val="20"/>
                <w:szCs w:val="20"/>
                <w:lang w:val="sr-Cyrl-RS"/>
                <w:rPrChange w:id="11090" w:author="Milan Stojkov" w:date="2026-10-02T11:00:00Z">
                  <w:rPr>
                    <w:b/>
                    <w:bCs/>
                    <w:sz w:val="20"/>
                    <w:szCs w:val="20"/>
                  </w:rPr>
                </w:rPrChange>
              </w:rPr>
              <w:t>тратегија</w:t>
            </w:r>
          </w:p>
        </w:tc>
        <w:tc>
          <w:tcPr>
            <w:tcW w:w="1160"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1091" w:author="Milica Radić" w:date="2026-10-04T01:02:22Z">
              <w:tcPr>
                <w:tcW w:w="1998"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9DC5CF5">
            <w:pPr>
              <w:jc w:val="center"/>
              <w:rPr>
                <w:b/>
                <w:bCs/>
                <w:sz w:val="20"/>
                <w:szCs w:val="20"/>
                <w:lang w:val="sr-Cyrl-RS"/>
                <w:rPrChange w:id="11092" w:author="Milan Stojkov" w:date="2026-10-02T11:00:00Z">
                  <w:rPr>
                    <w:b/>
                    <w:bCs/>
                    <w:sz w:val="20"/>
                    <w:szCs w:val="20"/>
                  </w:rPr>
                </w:rPrChange>
              </w:rPr>
            </w:pPr>
            <w:r>
              <w:rPr>
                <w:b/>
                <w:bCs/>
                <w:sz w:val="20"/>
                <w:szCs w:val="20"/>
                <w:lang w:val="sr-Cyrl-RS"/>
                <w:rPrChange w:id="11093" w:author="Milan Stojkov" w:date="2026-10-02T11:00:00Z">
                  <w:rPr>
                    <w:b/>
                    <w:bCs/>
                    <w:sz w:val="20"/>
                    <w:szCs w:val="20"/>
                  </w:rPr>
                </w:rPrChange>
              </w:rPr>
              <w:t>β = 0,3</w:t>
            </w:r>
          </w:p>
        </w:tc>
        <w:tc>
          <w:tcPr>
            <w:tcW w:w="1253"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1094" w:author="Milica Radić" w:date="2026-10-04T01:02:22Z">
              <w:tcPr>
                <w:tcW w:w="2157"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5E6F162">
            <w:pPr>
              <w:jc w:val="center"/>
              <w:rPr>
                <w:b/>
                <w:bCs/>
                <w:sz w:val="20"/>
                <w:szCs w:val="20"/>
                <w:lang w:val="sr-Cyrl-RS"/>
                <w:rPrChange w:id="11095" w:author="Milan Stojkov" w:date="2026-10-02T11:00:00Z">
                  <w:rPr>
                    <w:b/>
                    <w:bCs/>
                    <w:sz w:val="20"/>
                    <w:szCs w:val="20"/>
                  </w:rPr>
                </w:rPrChange>
              </w:rPr>
            </w:pPr>
            <w:r>
              <w:rPr>
                <w:b/>
                <w:bCs/>
                <w:sz w:val="20"/>
                <w:szCs w:val="20"/>
                <w:lang w:val="sr-Cyrl-RS"/>
                <w:rPrChange w:id="11096" w:author="Milan Stojkov" w:date="2026-10-02T11:00:00Z">
                  <w:rPr>
                    <w:b/>
                    <w:bCs/>
                    <w:sz w:val="20"/>
                    <w:szCs w:val="20"/>
                  </w:rPr>
                </w:rPrChange>
              </w:rPr>
              <w:t>β = 0,4</w:t>
            </w:r>
          </w:p>
        </w:tc>
        <w:tc>
          <w:tcPr>
            <w:tcW w:w="1266" w:type="pct"/>
            <w:tcBorders>
              <w:left w:val="single" w:color="000000" w:sz="4" w:space="0"/>
              <w:bottom w:val="single" w:color="000000" w:sz="4" w:space="0"/>
            </w:tcBorders>
            <w:tcMar>
              <w:top w:w="15" w:type="dxa"/>
              <w:left w:w="15" w:type="dxa"/>
              <w:bottom w:w="15" w:type="dxa"/>
              <w:right w:w="15" w:type="dxa"/>
            </w:tcMar>
            <w:vAlign w:val="center"/>
            <w:tcPrChange w:id="11097" w:author="Milica Radić" w:date="2026-10-04T01:02:22Z">
              <w:tcPr>
                <w:tcW w:w="2180" w:type="dxa"/>
                <w:tcBorders>
                  <w:left w:val="single" w:color="000000" w:sz="4" w:space="0"/>
                  <w:bottom w:val="single" w:color="000000" w:sz="4" w:space="0"/>
                </w:tcBorders>
                <w:tcMar>
                  <w:top w:w="15" w:type="dxa"/>
                  <w:left w:w="15" w:type="dxa"/>
                  <w:bottom w:w="15" w:type="dxa"/>
                  <w:right w:w="15" w:type="dxa"/>
                </w:tcMar>
                <w:vAlign w:val="center"/>
              </w:tcPr>
            </w:tcPrChange>
          </w:tcPr>
          <w:p w14:paraId="07C6EFEE">
            <w:pPr>
              <w:jc w:val="center"/>
              <w:rPr>
                <w:b/>
                <w:bCs/>
                <w:sz w:val="20"/>
                <w:szCs w:val="20"/>
                <w:lang w:val="sr-Cyrl-RS"/>
                <w:rPrChange w:id="11098" w:author="Milan Stojkov" w:date="2026-10-02T11:00:00Z">
                  <w:rPr>
                    <w:b/>
                    <w:bCs/>
                    <w:sz w:val="20"/>
                    <w:szCs w:val="20"/>
                  </w:rPr>
                </w:rPrChange>
              </w:rPr>
            </w:pPr>
            <w:r>
              <w:rPr>
                <w:b/>
                <w:bCs/>
                <w:sz w:val="20"/>
                <w:szCs w:val="20"/>
                <w:lang w:val="sr-Cyrl-RS"/>
                <w:rPrChange w:id="11099" w:author="Milan Stojkov" w:date="2026-10-02T11:00:00Z">
                  <w:rPr>
                    <w:b/>
                    <w:bCs/>
                    <w:sz w:val="20"/>
                    <w:szCs w:val="20"/>
                  </w:rPr>
                </w:rPrChange>
              </w:rPr>
              <w:t>β = 0,5</w:t>
            </w:r>
          </w:p>
        </w:tc>
      </w:tr>
      <w:tr w14:paraId="371DF3F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100" w:author="Milica Radić" w:date="2026-10-04T01:02:2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11100" w:author="Milica Radić" w:date="2026-10-04T01:02:22Z">
            <w:trPr>
              <w:jc w:val="center"/>
            </w:trPr>
          </w:trPrChange>
        </w:trPr>
        <w:tc>
          <w:tcPr>
            <w:tcW w:w="131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1101" w:author="Milica Radić" w:date="2026-10-04T01:02:22Z">
              <w:tcPr>
                <w:tcW w:w="227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6A4FCCB">
            <w:pPr>
              <w:jc w:val="center"/>
              <w:rPr>
                <w:sz w:val="20"/>
                <w:szCs w:val="20"/>
                <w:lang w:val="sr-Cyrl-RS"/>
                <w:rPrChange w:id="11103" w:author="Milan Stojkov" w:date="2026-10-02T11:00:00Z">
                  <w:rPr>
                    <w:sz w:val="20"/>
                    <w:szCs w:val="20"/>
                  </w:rPr>
                </w:rPrChange>
              </w:rPr>
              <w:pPrChange w:id="11102" w:author="Milica Radić" w:date="2026-10-04T01:01:51Z">
                <w:pPr/>
              </w:pPrChange>
            </w:pPr>
            <w:r>
              <w:rPr>
                <w:i/>
                <w:iCs/>
                <w:sz w:val="20"/>
                <w:szCs w:val="20"/>
                <w:lang w:val="sr-Cyrl-RS"/>
                <w:rPrChange w:id="11104" w:author="Milan Stojkov" w:date="2026-10-02T11:00:00Z">
                  <w:rPr>
                    <w:i/>
                    <w:iCs/>
                    <w:sz w:val="20"/>
                    <w:szCs w:val="20"/>
                  </w:rPr>
                </w:rPrChange>
              </w:rPr>
              <w:t>Random</w:t>
            </w:r>
          </w:p>
        </w:tc>
        <w:tc>
          <w:tcPr>
            <w:tcW w:w="116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105" w:author="Milica Radić" w:date="2026-10-04T01:02:22Z">
              <w:tcPr>
                <w:tcW w:w="199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282EBA9">
            <w:pPr>
              <w:jc w:val="center"/>
              <w:rPr>
                <w:sz w:val="20"/>
                <w:szCs w:val="20"/>
                <w:lang w:val="sr-Cyrl-RS"/>
                <w:rPrChange w:id="11107" w:author="Milan Stojkov" w:date="2026-10-02T11:00:00Z">
                  <w:rPr>
                    <w:sz w:val="20"/>
                    <w:szCs w:val="20"/>
                  </w:rPr>
                </w:rPrChange>
              </w:rPr>
              <w:pPrChange w:id="11106" w:author="Milica Radić" w:date="2026-10-04T01:01:51Z">
                <w:pPr/>
              </w:pPrChange>
            </w:pPr>
            <w:r>
              <w:rPr>
                <w:sz w:val="20"/>
                <w:szCs w:val="20"/>
                <w:lang w:val="sr-Cyrl-RS"/>
                <w:rPrChange w:id="11108" w:author="Milan Stojkov" w:date="2026-10-02T11:00:00Z">
                  <w:rPr>
                    <w:sz w:val="20"/>
                    <w:szCs w:val="20"/>
                  </w:rPr>
                </w:rPrChange>
              </w:rPr>
              <w:t>99/225 (0,440)</w:t>
            </w:r>
          </w:p>
        </w:tc>
        <w:tc>
          <w:tcPr>
            <w:tcW w:w="125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109" w:author="Milica Radić" w:date="2026-10-04T01:02:22Z">
              <w:tcPr>
                <w:tcW w:w="21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3978C3B">
            <w:pPr>
              <w:jc w:val="center"/>
              <w:rPr>
                <w:sz w:val="20"/>
                <w:szCs w:val="20"/>
                <w:lang w:val="sr-Cyrl-RS"/>
                <w:rPrChange w:id="11111" w:author="Milan Stojkov" w:date="2026-10-02T11:00:00Z">
                  <w:rPr>
                    <w:sz w:val="20"/>
                    <w:szCs w:val="20"/>
                  </w:rPr>
                </w:rPrChange>
              </w:rPr>
              <w:pPrChange w:id="11110" w:author="Milica Radić" w:date="2026-10-04T01:01:51Z">
                <w:pPr/>
              </w:pPrChange>
            </w:pPr>
            <w:r>
              <w:rPr>
                <w:sz w:val="20"/>
                <w:szCs w:val="20"/>
                <w:lang w:val="sr-Cyrl-RS"/>
                <w:rPrChange w:id="11112" w:author="Milan Stojkov" w:date="2026-10-02T11:00:00Z">
                  <w:rPr>
                    <w:sz w:val="20"/>
                    <w:szCs w:val="20"/>
                  </w:rPr>
                </w:rPrChange>
              </w:rPr>
              <w:t>222/225 (0,987)</w:t>
            </w:r>
          </w:p>
        </w:tc>
        <w:tc>
          <w:tcPr>
            <w:tcW w:w="1266"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1113" w:author="Milica Radić" w:date="2026-10-04T01:02:22Z">
              <w:tcPr>
                <w:tcW w:w="2180"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47EBAB78">
            <w:pPr>
              <w:jc w:val="center"/>
              <w:rPr>
                <w:sz w:val="20"/>
                <w:szCs w:val="20"/>
                <w:lang w:val="sr-Cyrl-RS"/>
                <w:rPrChange w:id="11115" w:author="Milan Stojkov" w:date="2026-10-02T11:00:00Z">
                  <w:rPr>
                    <w:sz w:val="20"/>
                    <w:szCs w:val="20"/>
                  </w:rPr>
                </w:rPrChange>
              </w:rPr>
              <w:pPrChange w:id="11114" w:author="Milica Radić" w:date="2026-10-04T01:01:51Z">
                <w:pPr/>
              </w:pPrChange>
            </w:pPr>
            <w:r>
              <w:rPr>
                <w:sz w:val="20"/>
                <w:szCs w:val="20"/>
                <w:lang w:val="sr-Cyrl-RS"/>
                <w:rPrChange w:id="11116" w:author="Milan Stojkov" w:date="2026-10-02T11:00:00Z">
                  <w:rPr>
                    <w:sz w:val="20"/>
                    <w:szCs w:val="20"/>
                  </w:rPr>
                </w:rPrChange>
              </w:rPr>
              <w:t>223/225 (0,991)</w:t>
            </w:r>
          </w:p>
        </w:tc>
      </w:tr>
      <w:tr w14:paraId="03A532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117" w:author="Milica Radić" w:date="2026-10-04T01:02:2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11117" w:author="Milica Radić" w:date="2026-10-04T01:02:22Z">
            <w:trPr>
              <w:jc w:val="center"/>
            </w:trPr>
          </w:trPrChange>
        </w:trPr>
        <w:tc>
          <w:tcPr>
            <w:tcW w:w="131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1118" w:author="Milica Radić" w:date="2026-10-04T01:02:22Z">
              <w:tcPr>
                <w:tcW w:w="227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325D8C6">
            <w:pPr>
              <w:jc w:val="center"/>
              <w:rPr>
                <w:sz w:val="20"/>
                <w:szCs w:val="20"/>
                <w:lang w:val="sr-Cyrl-RS"/>
                <w:rPrChange w:id="11120" w:author="Milan Stojkov" w:date="2026-10-02T11:00:00Z">
                  <w:rPr>
                    <w:sz w:val="20"/>
                    <w:szCs w:val="20"/>
                  </w:rPr>
                </w:rPrChange>
              </w:rPr>
              <w:pPrChange w:id="11119" w:author="Milica Radić" w:date="2026-10-04T01:01:51Z">
                <w:pPr/>
              </w:pPrChange>
            </w:pPr>
            <w:r>
              <w:rPr>
                <w:i/>
                <w:iCs/>
                <w:sz w:val="20"/>
                <w:szCs w:val="20"/>
                <w:lang w:val="sr-Cyrl-RS"/>
                <w:rPrChange w:id="11121" w:author="Milan Stojkov" w:date="2026-10-02T11:00:00Z">
                  <w:rPr>
                    <w:i/>
                    <w:iCs/>
                    <w:sz w:val="20"/>
                    <w:szCs w:val="20"/>
                  </w:rPr>
                </w:rPrChange>
              </w:rPr>
              <w:t>Sybil</w:t>
            </w:r>
            <w:r>
              <w:rPr>
                <w:sz w:val="20"/>
                <w:szCs w:val="20"/>
                <w:lang w:val="sr-Cyrl-RS"/>
                <w:rPrChange w:id="11122" w:author="Milan Stojkov" w:date="2026-10-02T11:00:00Z">
                  <w:rPr>
                    <w:sz w:val="20"/>
                    <w:szCs w:val="20"/>
                  </w:rPr>
                </w:rPrChange>
              </w:rPr>
              <w:t>-отпорна</w:t>
            </w:r>
          </w:p>
        </w:tc>
        <w:tc>
          <w:tcPr>
            <w:tcW w:w="116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123" w:author="Milica Radić" w:date="2026-10-04T01:02:22Z">
              <w:tcPr>
                <w:tcW w:w="199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DF9EFAF">
            <w:pPr>
              <w:jc w:val="center"/>
              <w:rPr>
                <w:sz w:val="20"/>
                <w:szCs w:val="20"/>
                <w:lang w:val="sr-Cyrl-RS"/>
                <w:rPrChange w:id="11125" w:author="Milan Stojkov" w:date="2026-10-02T11:00:00Z">
                  <w:rPr>
                    <w:sz w:val="20"/>
                    <w:szCs w:val="20"/>
                  </w:rPr>
                </w:rPrChange>
              </w:rPr>
              <w:pPrChange w:id="11124" w:author="Milica Radić" w:date="2026-10-04T01:01:51Z">
                <w:pPr/>
              </w:pPrChange>
            </w:pPr>
            <w:r>
              <w:rPr>
                <w:sz w:val="20"/>
                <w:szCs w:val="20"/>
                <w:lang w:val="sr-Cyrl-RS"/>
                <w:rPrChange w:id="11126" w:author="Milan Stojkov" w:date="2026-10-02T11:00:00Z">
                  <w:rPr>
                    <w:sz w:val="20"/>
                    <w:szCs w:val="20"/>
                  </w:rPr>
                </w:rPrChange>
              </w:rPr>
              <w:t>0/225 (0,000)</w:t>
            </w:r>
          </w:p>
        </w:tc>
        <w:tc>
          <w:tcPr>
            <w:tcW w:w="125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127" w:author="Milica Radić" w:date="2026-10-04T01:02:22Z">
              <w:tcPr>
                <w:tcW w:w="215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86CD88D">
            <w:pPr>
              <w:jc w:val="center"/>
              <w:rPr>
                <w:sz w:val="20"/>
                <w:szCs w:val="20"/>
                <w:lang w:val="sr-Cyrl-RS"/>
                <w:rPrChange w:id="11129" w:author="Milan Stojkov" w:date="2026-10-02T11:00:00Z">
                  <w:rPr>
                    <w:sz w:val="20"/>
                    <w:szCs w:val="20"/>
                  </w:rPr>
                </w:rPrChange>
              </w:rPr>
              <w:pPrChange w:id="11128" w:author="Milica Radić" w:date="2026-10-04T01:01:51Z">
                <w:pPr/>
              </w:pPrChange>
            </w:pPr>
            <w:r>
              <w:rPr>
                <w:sz w:val="20"/>
                <w:szCs w:val="20"/>
                <w:lang w:val="sr-Cyrl-RS"/>
                <w:rPrChange w:id="11130" w:author="Milan Stojkov" w:date="2026-10-02T11:00:00Z">
                  <w:rPr>
                    <w:sz w:val="20"/>
                    <w:szCs w:val="20"/>
                  </w:rPr>
                </w:rPrChange>
              </w:rPr>
              <w:t>0/225 (0,000)</w:t>
            </w:r>
          </w:p>
        </w:tc>
        <w:tc>
          <w:tcPr>
            <w:tcW w:w="1266"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1131" w:author="Milica Radić" w:date="2026-10-04T01:02:22Z">
              <w:tcPr>
                <w:tcW w:w="2180"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32BC7A1B">
            <w:pPr>
              <w:jc w:val="center"/>
              <w:rPr>
                <w:sz w:val="20"/>
                <w:szCs w:val="20"/>
                <w:lang w:val="sr-Cyrl-RS"/>
                <w:rPrChange w:id="11133" w:author="Milan Stojkov" w:date="2026-10-02T11:00:00Z">
                  <w:rPr>
                    <w:sz w:val="20"/>
                    <w:szCs w:val="20"/>
                  </w:rPr>
                </w:rPrChange>
              </w:rPr>
              <w:pPrChange w:id="11132" w:author="Milica Radić" w:date="2026-10-04T01:01:51Z">
                <w:pPr/>
              </w:pPrChange>
            </w:pPr>
            <w:r>
              <w:rPr>
                <w:sz w:val="20"/>
                <w:szCs w:val="20"/>
                <w:lang w:val="sr-Cyrl-RS"/>
                <w:rPrChange w:id="11134" w:author="Milan Stojkov" w:date="2026-10-02T11:00:00Z">
                  <w:rPr>
                    <w:sz w:val="20"/>
                    <w:szCs w:val="20"/>
                  </w:rPr>
                </w:rPrChange>
              </w:rPr>
              <w:t>0/225 (0,000)</w:t>
            </w:r>
          </w:p>
        </w:tc>
      </w:tr>
      <w:tr w14:paraId="5332A7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135" w:author="Milica Radić" w:date="2026-10-04T01:02:2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11135" w:author="Milica Radić" w:date="2026-10-04T01:02:22Z">
            <w:trPr>
              <w:jc w:val="center"/>
            </w:trPr>
          </w:trPrChange>
        </w:trPr>
        <w:tc>
          <w:tcPr>
            <w:tcW w:w="1318" w:type="pct"/>
            <w:tcBorders>
              <w:top w:val="single" w:color="000000" w:sz="4" w:space="0"/>
              <w:right w:val="single" w:color="000000" w:sz="4" w:space="0"/>
            </w:tcBorders>
            <w:tcMar>
              <w:top w:w="15" w:type="dxa"/>
              <w:left w:w="15" w:type="dxa"/>
              <w:bottom w:w="15" w:type="dxa"/>
              <w:right w:w="15" w:type="dxa"/>
            </w:tcMar>
            <w:vAlign w:val="center"/>
            <w:tcPrChange w:id="11136" w:author="Milica Radić" w:date="2026-10-04T01:02:22Z">
              <w:tcPr>
                <w:tcW w:w="2270" w:type="dxa"/>
                <w:tcBorders>
                  <w:top w:val="single" w:color="000000" w:sz="4" w:space="0"/>
                  <w:right w:val="single" w:color="000000" w:sz="4" w:space="0"/>
                </w:tcBorders>
                <w:tcMar>
                  <w:top w:w="15" w:type="dxa"/>
                  <w:left w:w="15" w:type="dxa"/>
                  <w:bottom w:w="15" w:type="dxa"/>
                  <w:right w:w="15" w:type="dxa"/>
                </w:tcMar>
                <w:vAlign w:val="center"/>
              </w:tcPr>
            </w:tcPrChange>
          </w:tcPr>
          <w:p w14:paraId="73889628">
            <w:pPr>
              <w:jc w:val="center"/>
              <w:rPr>
                <w:sz w:val="20"/>
                <w:szCs w:val="20"/>
                <w:lang w:val="sr-Cyrl-RS"/>
                <w:rPrChange w:id="11138" w:author="Milan Stojkov" w:date="2026-10-02T11:00:00Z">
                  <w:rPr>
                    <w:sz w:val="20"/>
                    <w:szCs w:val="20"/>
                  </w:rPr>
                </w:rPrChange>
              </w:rPr>
              <w:pPrChange w:id="11137" w:author="Milica Radić" w:date="2026-10-04T01:01:51Z">
                <w:pPr/>
              </w:pPrChange>
            </w:pPr>
            <w:r>
              <w:rPr>
                <w:i/>
                <w:iCs/>
                <w:sz w:val="20"/>
                <w:szCs w:val="20"/>
                <w:lang w:val="sr-Cyrl-RS"/>
                <w:rPrChange w:id="11139" w:author="Milan Stojkov" w:date="2026-10-02T11:00:00Z">
                  <w:rPr>
                    <w:i/>
                    <w:iCs/>
                    <w:sz w:val="20"/>
                    <w:szCs w:val="20"/>
                  </w:rPr>
                </w:rPrChange>
              </w:rPr>
              <w:t>Eclipse</w:t>
            </w:r>
            <w:r>
              <w:rPr>
                <w:sz w:val="20"/>
                <w:szCs w:val="20"/>
                <w:lang w:val="sr-Cyrl-RS"/>
                <w:rPrChange w:id="11140" w:author="Milan Stojkov" w:date="2026-10-02T11:00:00Z">
                  <w:rPr>
                    <w:sz w:val="20"/>
                    <w:szCs w:val="20"/>
                  </w:rPr>
                </w:rPrChange>
              </w:rPr>
              <w:t>-отпорна</w:t>
            </w:r>
          </w:p>
        </w:tc>
        <w:tc>
          <w:tcPr>
            <w:tcW w:w="1160"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1141" w:author="Milica Radić" w:date="2026-10-04T01:02:22Z">
              <w:tcPr>
                <w:tcW w:w="1998"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59F56DF9">
            <w:pPr>
              <w:jc w:val="center"/>
              <w:rPr>
                <w:sz w:val="20"/>
                <w:szCs w:val="20"/>
                <w:lang w:val="sr-Cyrl-RS"/>
                <w:rPrChange w:id="11143" w:author="Milan Stojkov" w:date="2026-10-02T11:00:00Z">
                  <w:rPr>
                    <w:sz w:val="20"/>
                    <w:szCs w:val="20"/>
                  </w:rPr>
                </w:rPrChange>
              </w:rPr>
              <w:pPrChange w:id="11142" w:author="Milica Radić" w:date="2026-10-04T01:01:51Z">
                <w:pPr/>
              </w:pPrChange>
            </w:pPr>
            <w:r>
              <w:rPr>
                <w:sz w:val="20"/>
                <w:szCs w:val="20"/>
                <w:lang w:val="sr-Cyrl-RS"/>
                <w:rPrChange w:id="11144" w:author="Milan Stojkov" w:date="2026-10-02T11:00:00Z">
                  <w:rPr>
                    <w:sz w:val="20"/>
                    <w:szCs w:val="20"/>
                  </w:rPr>
                </w:rPrChange>
              </w:rPr>
              <w:t>0/225 (0,000)</w:t>
            </w:r>
          </w:p>
        </w:tc>
        <w:tc>
          <w:tcPr>
            <w:tcW w:w="1253"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1145" w:author="Milica Radić" w:date="2026-10-04T01:02:22Z">
              <w:tcPr>
                <w:tcW w:w="2157"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3788C399">
            <w:pPr>
              <w:jc w:val="center"/>
              <w:rPr>
                <w:sz w:val="20"/>
                <w:szCs w:val="20"/>
                <w:lang w:val="sr-Cyrl-RS"/>
                <w:rPrChange w:id="11147" w:author="Milan Stojkov" w:date="2026-10-02T11:00:00Z">
                  <w:rPr>
                    <w:sz w:val="20"/>
                    <w:szCs w:val="20"/>
                  </w:rPr>
                </w:rPrChange>
              </w:rPr>
              <w:pPrChange w:id="11146" w:author="Milica Radić" w:date="2026-10-04T01:01:51Z">
                <w:pPr/>
              </w:pPrChange>
            </w:pPr>
            <w:r>
              <w:rPr>
                <w:sz w:val="20"/>
                <w:szCs w:val="20"/>
                <w:lang w:val="sr-Cyrl-RS"/>
                <w:rPrChange w:id="11148" w:author="Milan Stojkov" w:date="2026-10-02T11:00:00Z">
                  <w:rPr>
                    <w:sz w:val="20"/>
                    <w:szCs w:val="20"/>
                  </w:rPr>
                </w:rPrChange>
              </w:rPr>
              <w:t>0/225 (0,000)</w:t>
            </w:r>
          </w:p>
        </w:tc>
        <w:tc>
          <w:tcPr>
            <w:tcW w:w="1266" w:type="pct"/>
            <w:tcBorders>
              <w:top w:val="single" w:color="000000" w:sz="4" w:space="0"/>
              <w:left w:val="single" w:color="000000" w:sz="4" w:space="0"/>
            </w:tcBorders>
            <w:tcMar>
              <w:top w:w="15" w:type="dxa"/>
              <w:left w:w="15" w:type="dxa"/>
              <w:bottom w:w="15" w:type="dxa"/>
              <w:right w:w="15" w:type="dxa"/>
            </w:tcMar>
            <w:vAlign w:val="center"/>
            <w:tcPrChange w:id="11149" w:author="Milica Radić" w:date="2026-10-04T01:02:22Z">
              <w:tcPr>
                <w:tcW w:w="2180" w:type="dxa"/>
                <w:tcBorders>
                  <w:top w:val="single" w:color="000000" w:sz="4" w:space="0"/>
                  <w:left w:val="single" w:color="000000" w:sz="4" w:space="0"/>
                </w:tcBorders>
                <w:tcMar>
                  <w:top w:w="15" w:type="dxa"/>
                  <w:left w:w="15" w:type="dxa"/>
                  <w:bottom w:w="15" w:type="dxa"/>
                  <w:right w:w="15" w:type="dxa"/>
                </w:tcMar>
                <w:vAlign w:val="center"/>
              </w:tcPr>
            </w:tcPrChange>
          </w:tcPr>
          <w:p w14:paraId="14C48BC4">
            <w:pPr>
              <w:jc w:val="center"/>
              <w:rPr>
                <w:sz w:val="20"/>
                <w:szCs w:val="20"/>
                <w:lang w:val="sr-Cyrl-RS"/>
                <w:rPrChange w:id="11151" w:author="Milan Stojkov" w:date="2026-10-02T11:00:00Z">
                  <w:rPr>
                    <w:sz w:val="20"/>
                    <w:szCs w:val="20"/>
                  </w:rPr>
                </w:rPrChange>
              </w:rPr>
              <w:pPrChange w:id="11150" w:author="Milica Radić" w:date="2026-10-04T01:01:51Z">
                <w:pPr/>
              </w:pPrChange>
            </w:pPr>
            <w:r>
              <w:rPr>
                <w:sz w:val="20"/>
                <w:szCs w:val="20"/>
                <w:lang w:val="sr-Cyrl-RS"/>
                <w:rPrChange w:id="11152" w:author="Milan Stojkov" w:date="2026-10-02T11:00:00Z">
                  <w:rPr>
                    <w:sz w:val="20"/>
                    <w:szCs w:val="20"/>
                  </w:rPr>
                </w:rPrChange>
              </w:rPr>
              <w:t>0/225 (0,000)</w:t>
            </w:r>
          </w:p>
        </w:tc>
      </w:tr>
    </w:tbl>
    <w:p w14:paraId="6FD2D7BE">
      <w:pPr>
        <w:ind w:firstLine="360"/>
        <w:jc w:val="both"/>
        <w:rPr>
          <w:ins w:id="11153" w:author="Milica Radić" w:date="2026-10-04T11:12:46Z"/>
          <w:color w:val="000000"/>
          <w:sz w:val="22"/>
          <w:szCs w:val="22"/>
          <w:lang w:val="sr-Cyrl-RS"/>
        </w:rPr>
      </w:pPr>
    </w:p>
    <w:p w14:paraId="3449B4C1">
      <w:pPr>
        <w:ind w:firstLine="360"/>
        <w:jc w:val="both"/>
        <w:rPr>
          <w:ins w:id="11154" w:author="Milica Radić" w:date="2026-10-04T11:17:36Z"/>
          <w:color w:val="000000"/>
          <w:sz w:val="22"/>
          <w:szCs w:val="22"/>
          <w:lang w:val="sr-Cyrl-RS"/>
        </w:rPr>
      </w:pPr>
      <w:ins w:id="11155" w:author="Milica Radić" w:date="2026-10-04T11:17:35Z">
        <w:r>
          <w:rPr>
            <w:rFonts w:hint="default"/>
            <w:color w:val="000000"/>
            <w:sz w:val="22"/>
            <w:szCs w:val="22"/>
            <w:lang w:val="sr-Cyrl-RS"/>
          </w:rPr>
          <w:t xml:space="preserve">Уз референтну стратегију нападач при уделу од 0,4 изолује практично све изабране жртве. Заштитне стратегије изолацију спречавају у потпуности. Треба напоменути да то успева и </w:t>
        </w:r>
      </w:ins>
      <w:ins w:id="11156" w:author="Milica Radić" w:date="2026-10-04T11:17:35Z">
        <w:r>
          <w:rPr>
            <w:rFonts w:hint="default"/>
            <w:i/>
            <w:iCs/>
            <w:color w:val="000000"/>
            <w:sz w:val="22"/>
            <w:szCs w:val="22"/>
            <w:lang w:val="sr-Cyrl-RS"/>
            <w:rPrChange w:id="11157" w:author="Milica Radić" w:date="2026-10-04T11:19:34Z">
              <w:rPr>
                <w:rFonts w:hint="default"/>
                <w:color w:val="000000"/>
                <w:sz w:val="22"/>
                <w:szCs w:val="22"/>
                <w:lang w:val="sr-Cyrl-RS"/>
              </w:rPr>
            </w:rPrChange>
          </w:rPr>
          <w:t>Sybil</w:t>
        </w:r>
      </w:ins>
      <w:ins w:id="11159" w:author="Milica Radić" w:date="2026-10-04T11:17:35Z">
        <w:r>
          <w:rPr>
            <w:rFonts w:hint="default"/>
            <w:color w:val="000000"/>
            <w:sz w:val="22"/>
            <w:szCs w:val="22"/>
            <w:lang w:val="sr-Cyrl-RS"/>
          </w:rPr>
          <w:t xml:space="preserve">-отпорна стратегија, која не примењује ограничење разноврсности. Разлог је то што уз њу изузетно мали број чворова уопште успе да уђе у </w:t>
        </w:r>
      </w:ins>
      <w:ins w:id="11160" w:author="Milica Radić" w:date="2026-10-04T11:17:35Z">
        <w:r>
          <w:rPr>
            <w:rFonts w:hint="default"/>
            <w:i/>
            <w:iCs/>
            <w:color w:val="000000"/>
            <w:sz w:val="22"/>
            <w:szCs w:val="22"/>
            <w:lang w:val="sr-Cyrl-RS"/>
            <w:rPrChange w:id="11161" w:author="Milica Radić" w:date="2026-10-04T11:18:22Z">
              <w:rPr>
                <w:rFonts w:hint="default"/>
                <w:color w:val="000000"/>
                <w:sz w:val="22"/>
                <w:szCs w:val="22"/>
                <w:lang w:val="sr-Cyrl-RS"/>
              </w:rPr>
            </w:rPrChange>
          </w:rPr>
          <w:t>peer set,</w:t>
        </w:r>
      </w:ins>
      <w:ins w:id="11163" w:author="Milica Radić" w:date="2026-10-04T11:17:35Z">
        <w:r>
          <w:rPr>
            <w:rFonts w:hint="default"/>
            <w:color w:val="000000"/>
            <w:sz w:val="22"/>
            <w:szCs w:val="22"/>
            <w:lang w:val="sr-Cyrl-RS"/>
          </w:rPr>
          <w:t xml:space="preserve"> па до изолације не може ни да дође.</w:t>
        </w:r>
      </w:ins>
      <w:del w:id="11164" w:author="Milica Radić" w:date="2026-10-04T11:17:35Z">
        <w:r>
          <w:rPr>
            <w:color w:val="000000"/>
            <w:sz w:val="22"/>
            <w:szCs w:val="22"/>
            <w:lang w:val="sr-Cyrl-RS"/>
            <w:rPrChange w:id="11165" w:author="Milan Stojkov" w:date="2026-10-02T11:00:00Z">
              <w:rPr>
                <w:color w:val="000000"/>
                <w:sz w:val="22"/>
                <w:szCs w:val="22"/>
              </w:rPr>
            </w:rPrChange>
          </w:rPr>
          <w:delText xml:space="preserve">Уз референтну стратегију нападач при уделу од 0,4 изолује практично све изабране жртве, док обе заштитне стратегије изолацију спречавају у потпуности, при сваком испитаном уделу. Значајно је да то постиже и </w:delText>
        </w:r>
      </w:del>
      <w:del w:id="11167" w:author="Milica Radić" w:date="2026-10-04T11:17:35Z">
        <w:r>
          <w:rPr>
            <w:i/>
            <w:iCs/>
            <w:color w:val="000000"/>
            <w:sz w:val="22"/>
            <w:szCs w:val="22"/>
            <w:lang w:val="sr-Cyrl-RS"/>
            <w:rPrChange w:id="11168" w:author="Milan Stojkov" w:date="2026-10-02T11:00:00Z">
              <w:rPr>
                <w:i/>
                <w:iCs/>
                <w:color w:val="000000"/>
                <w:sz w:val="22"/>
                <w:szCs w:val="22"/>
              </w:rPr>
            </w:rPrChange>
          </w:rPr>
          <w:delText>Sybil</w:delText>
        </w:r>
      </w:del>
      <w:del w:id="11170" w:author="Milica Radić" w:date="2026-10-04T11:17:35Z">
        <w:r>
          <w:rPr>
            <w:color w:val="000000"/>
            <w:sz w:val="22"/>
            <w:szCs w:val="22"/>
            <w:lang w:val="sr-Cyrl-RS"/>
            <w:rPrChange w:id="11171" w:author="Milan Stojkov" w:date="2026-10-02T11:00:00Z">
              <w:rPr>
                <w:color w:val="000000"/>
                <w:sz w:val="22"/>
                <w:szCs w:val="22"/>
              </w:rPr>
            </w:rPrChange>
          </w:rPr>
          <w:delText xml:space="preserve">-отпорна стратегија, која ограничење </w:delText>
        </w:r>
      </w:del>
      <w:del w:id="11173" w:author="Milica Radić" w:date="2026-10-04T11:17:35Z">
        <w:r>
          <w:rPr>
            <w:color w:val="000000"/>
            <w:sz w:val="22"/>
            <w:szCs w:val="22"/>
            <w:lang w:val="sr-Cyrl-RS"/>
            <w:rPrChange w:id="11174" w:author="Milan Stojkov" w:date="2026-10-02T11:00:00Z">
              <w:rPr>
                <w:color w:val="000000"/>
                <w:sz w:val="22"/>
                <w:szCs w:val="22"/>
              </w:rPr>
            </w:rPrChange>
          </w:rPr>
          <w:delText>разноврсности не примењује: она нападача држи на једном суседу по чвору, па до потпуног заузимања никада ни не дође.</w:delText>
        </w:r>
      </w:del>
    </w:p>
    <w:p w14:paraId="7A5EB9CF">
      <w:pPr>
        <w:ind w:firstLine="360"/>
        <w:jc w:val="both"/>
        <w:rPr>
          <w:ins w:id="11176" w:author="Milica Radić" w:date="2026-10-04T11:19:28Z"/>
          <w:rFonts w:hint="default"/>
          <w:color w:val="000000"/>
          <w:sz w:val="22"/>
          <w:szCs w:val="22"/>
          <w:lang w:val="sr-Cyrl-RS"/>
        </w:rPr>
      </w:pPr>
      <w:ins w:id="11177" w:author="Milica Radić" w:date="2026-10-04T11:19:27Z">
        <w:r>
          <w:rPr>
            <w:rFonts w:hint="default"/>
            <w:color w:val="000000"/>
            <w:sz w:val="22"/>
            <w:szCs w:val="22"/>
            <w:lang w:val="sr-Cyrl-RS"/>
          </w:rPr>
          <w:t xml:space="preserve">Потребно је анализирати и </w:t>
        </w:r>
      </w:ins>
      <w:ins w:id="11178" w:author="Milica Radić" w:date="2026-10-04T13:23:09Z">
        <w:r>
          <w:rPr>
            <w:rFonts w:hint="default"/>
            <w:color w:val="000000"/>
            <w:sz w:val="22"/>
            <w:szCs w:val="22"/>
            <w:lang w:val="sr-Cyrl-RS"/>
          </w:rPr>
          <w:t>број</w:t>
        </w:r>
      </w:ins>
      <w:ins w:id="11179" w:author="Milica Radić" w:date="2026-10-04T13:23:10Z">
        <w:r>
          <w:rPr>
            <w:rFonts w:hint="default"/>
            <w:color w:val="000000"/>
            <w:sz w:val="22"/>
            <w:szCs w:val="22"/>
            <w:lang w:val="sr-Cyrl-RS"/>
          </w:rPr>
          <w:t xml:space="preserve"> ч</w:t>
        </w:r>
      </w:ins>
      <w:ins w:id="11180" w:author="Milica Radić" w:date="2026-10-04T13:23:11Z">
        <w:r>
          <w:rPr>
            <w:rFonts w:hint="default"/>
            <w:color w:val="000000"/>
            <w:sz w:val="22"/>
            <w:szCs w:val="22"/>
            <w:lang w:val="sr-Cyrl-RS"/>
          </w:rPr>
          <w:t>ес</w:t>
        </w:r>
      </w:ins>
      <w:ins w:id="11181" w:author="Milica Radić" w:date="2026-10-04T13:23:12Z">
        <w:r>
          <w:rPr>
            <w:rFonts w:hint="default"/>
            <w:color w:val="000000"/>
            <w:sz w:val="22"/>
            <w:szCs w:val="22"/>
            <w:lang w:val="sr-Cyrl-RS"/>
          </w:rPr>
          <w:t>титих</w:t>
        </w:r>
      </w:ins>
      <w:ins w:id="11182" w:author="Milica Radić" w:date="2026-10-04T13:23:13Z">
        <w:r>
          <w:rPr>
            <w:rFonts w:hint="default"/>
            <w:color w:val="000000"/>
            <w:sz w:val="22"/>
            <w:szCs w:val="22"/>
            <w:lang w:val="sr-Cyrl-RS"/>
          </w:rPr>
          <w:t xml:space="preserve"> </w:t>
        </w:r>
      </w:ins>
      <w:ins w:id="11183" w:author="Milica Radić" w:date="2026-10-04T13:23:14Z">
        <w:r>
          <w:rPr>
            <w:rFonts w:hint="default"/>
            <w:color w:val="000000"/>
            <w:sz w:val="22"/>
            <w:szCs w:val="22"/>
            <w:lang w:val="sr-Cyrl-RS"/>
          </w:rPr>
          <w:t>ч</w:t>
        </w:r>
      </w:ins>
      <w:ins w:id="11184" w:author="Milica Radić" w:date="2026-10-04T13:23:15Z">
        <w:r>
          <w:rPr>
            <w:rFonts w:hint="default"/>
            <w:color w:val="000000"/>
            <w:sz w:val="22"/>
            <w:szCs w:val="22"/>
            <w:lang w:val="sr-Cyrl-RS"/>
          </w:rPr>
          <w:t>ворова</w:t>
        </w:r>
      </w:ins>
      <w:ins w:id="11185" w:author="Milica Radić" w:date="2026-10-04T13:23:16Z">
        <w:r>
          <w:rPr>
            <w:rFonts w:hint="default"/>
            <w:color w:val="000000"/>
            <w:sz w:val="22"/>
            <w:szCs w:val="22"/>
            <w:lang w:val="sr-Cyrl-RS"/>
          </w:rPr>
          <w:t xml:space="preserve"> </w:t>
        </w:r>
      </w:ins>
      <w:ins w:id="11186" w:author="Milica Radić" w:date="2026-10-04T13:23:33Z">
        <w:r>
          <w:rPr>
            <w:rFonts w:hint="default"/>
            <w:color w:val="000000"/>
            <w:sz w:val="22"/>
            <w:szCs w:val="22"/>
            <w:lang w:val="sr-Cyrl-RS"/>
          </w:rPr>
          <w:t>жр</w:t>
        </w:r>
      </w:ins>
      <w:ins w:id="11187" w:author="Milica Radić" w:date="2026-10-04T13:23:34Z">
        <w:r>
          <w:rPr>
            <w:rFonts w:hint="default"/>
            <w:color w:val="000000"/>
            <w:sz w:val="22"/>
            <w:szCs w:val="22"/>
            <w:lang w:val="sr-Cyrl-RS"/>
          </w:rPr>
          <w:t xml:space="preserve">тве </w:t>
        </w:r>
      </w:ins>
      <w:ins w:id="11188" w:author="Milica Radić" w:date="2026-10-04T13:23:35Z">
        <w:r>
          <w:rPr>
            <w:rFonts w:hint="default"/>
            <w:color w:val="000000"/>
            <w:sz w:val="22"/>
            <w:szCs w:val="22"/>
            <w:lang w:val="sr-Cyrl-RS"/>
          </w:rPr>
          <w:t xml:space="preserve">напада </w:t>
        </w:r>
      </w:ins>
      <w:ins w:id="11189" w:author="Milica Radić" w:date="2026-10-04T11:19:27Z">
        <w:r>
          <w:rPr>
            <w:rFonts w:hint="default"/>
            <w:color w:val="000000"/>
            <w:sz w:val="22"/>
            <w:szCs w:val="22"/>
            <w:lang w:val="sr-Cyrl-RS"/>
          </w:rPr>
          <w:t>кроз рунде, што приказује табела 7.13.</w:t>
        </w:r>
      </w:ins>
    </w:p>
    <w:p w14:paraId="3FD7B875">
      <w:pPr>
        <w:ind w:firstLine="360"/>
        <w:jc w:val="both"/>
        <w:rPr>
          <w:color w:val="000000"/>
          <w:sz w:val="22"/>
          <w:szCs w:val="22"/>
          <w:lang w:val="sr-Cyrl-RS"/>
          <w:rPrChange w:id="11190" w:author="Milan Stojkov" w:date="2026-10-02T11:00:00Z">
            <w:rPr>
              <w:color w:val="000000"/>
              <w:sz w:val="22"/>
              <w:szCs w:val="22"/>
            </w:rPr>
          </w:rPrChange>
        </w:rPr>
      </w:pPr>
    </w:p>
    <w:p w14:paraId="4792B138">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1191" w:author="Milan Stojkov" w:date="2026-10-02T11:00:00Z">
            <w:rPr>
              <w:i/>
              <w:iCs/>
              <w:color w:val="000000"/>
              <w:sz w:val="20"/>
              <w:szCs w:val="20"/>
            </w:rPr>
          </w:rPrChange>
        </w:rPr>
      </w:pPr>
      <w:r>
        <w:rPr>
          <w:i/>
          <w:iCs/>
          <w:color w:val="000000"/>
          <w:sz w:val="20"/>
          <w:szCs w:val="20"/>
          <w:lang w:val="sr-Cyrl-RS"/>
          <w:rPrChange w:id="11192" w:author="Milan Stojkov" w:date="2026-10-02T11:00:00Z">
            <w:rPr>
              <w:i/>
              <w:iCs/>
              <w:color w:val="000000"/>
              <w:sz w:val="20"/>
              <w:szCs w:val="20"/>
            </w:rPr>
          </w:rPrChange>
        </w:rPr>
        <w:t>Табела 7.13. Број честитих суседа жртве кроз рунде, β = 0,3</w:t>
      </w:r>
    </w:p>
    <w:tbl>
      <w:tblPr>
        <w:tblStyle w:val="97"/>
        <w:tblW w:w="4997"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11193" w:author="Milica Radić" w:date="2026-10-04T01:02:32Z">
          <w:tblPr>
            <w:tblStyle w:val="97"/>
            <w:tblW w:w="86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2594"/>
        <w:gridCol w:w="592"/>
        <w:gridCol w:w="1543"/>
        <w:gridCol w:w="772"/>
        <w:gridCol w:w="772"/>
        <w:gridCol w:w="772"/>
        <w:gridCol w:w="799"/>
        <w:tblGridChange w:id="11194">
          <w:tblGrid>
            <w:gridCol w:w="2841"/>
            <w:gridCol w:w="650"/>
            <w:gridCol w:w="1692"/>
            <w:gridCol w:w="848"/>
            <w:gridCol w:w="848"/>
            <w:gridCol w:w="848"/>
            <w:gridCol w:w="877"/>
          </w:tblGrid>
        </w:tblGridChange>
      </w:tblGrid>
      <w:tr w14:paraId="2956A4F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195" w:author="Milica Radić" w:date="2026-10-04T01:02:3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jc w:val="center"/>
          <w:trPrChange w:id="11195" w:author="Milica Radić" w:date="2026-10-04T01:02:32Z">
            <w:trPr>
              <w:tblHeader/>
              <w:jc w:val="center"/>
            </w:trPr>
          </w:trPrChange>
        </w:trPr>
        <w:tc>
          <w:tcPr>
            <w:tcW w:w="1653" w:type="pct"/>
            <w:tcBorders>
              <w:bottom w:val="single" w:color="000000" w:sz="4" w:space="0"/>
              <w:right w:val="single" w:color="000000" w:sz="4" w:space="0"/>
            </w:tcBorders>
            <w:tcMar>
              <w:top w:w="15" w:type="dxa"/>
              <w:left w:w="15" w:type="dxa"/>
              <w:bottom w:w="15" w:type="dxa"/>
              <w:right w:w="15" w:type="dxa"/>
            </w:tcMar>
            <w:vAlign w:val="center"/>
            <w:tcPrChange w:id="11196" w:author="Milica Radić" w:date="2026-10-04T01:02:32Z">
              <w:tcPr>
                <w:tcW w:w="2842" w:type="dxa"/>
                <w:tcBorders>
                  <w:bottom w:val="single" w:color="000000" w:sz="4" w:space="0"/>
                  <w:right w:val="single" w:color="000000" w:sz="4" w:space="0"/>
                </w:tcBorders>
                <w:tcMar>
                  <w:top w:w="15" w:type="dxa"/>
                  <w:left w:w="15" w:type="dxa"/>
                  <w:bottom w:w="15" w:type="dxa"/>
                  <w:right w:w="15" w:type="dxa"/>
                </w:tcMar>
                <w:vAlign w:val="center"/>
              </w:tcPr>
            </w:tcPrChange>
          </w:tcPr>
          <w:p w14:paraId="61A59DFD">
            <w:pPr>
              <w:jc w:val="center"/>
              <w:rPr>
                <w:b/>
                <w:bCs/>
                <w:sz w:val="20"/>
                <w:szCs w:val="20"/>
                <w:lang w:val="sr-Cyrl-RS"/>
                <w:rPrChange w:id="11197" w:author="Milan Stojkov" w:date="2026-10-02T11:00:00Z">
                  <w:rPr>
                    <w:b/>
                    <w:bCs/>
                    <w:sz w:val="20"/>
                    <w:szCs w:val="20"/>
                  </w:rPr>
                </w:rPrChange>
              </w:rPr>
            </w:pPr>
            <w:ins w:id="11198" w:author="Milica Radić" w:date="2026-10-04T01:01:58Z">
              <w:r>
                <w:rPr>
                  <w:b/>
                  <w:bCs/>
                  <w:sz w:val="20"/>
                  <w:szCs w:val="20"/>
                  <w:lang w:val="sr-Cyrl-RS"/>
                </w:rPr>
                <w:t>С</w:t>
              </w:r>
            </w:ins>
            <w:del w:id="11199" w:author="Milica Radić" w:date="2026-10-04T01:01:58Z">
              <w:r>
                <w:rPr>
                  <w:b/>
                  <w:bCs/>
                  <w:sz w:val="20"/>
                  <w:szCs w:val="20"/>
                  <w:lang w:val="sr-Cyrl-RS"/>
                  <w:rPrChange w:id="11200" w:author="Milan Stojkov" w:date="2026-10-02T11:00:00Z">
                    <w:rPr>
                      <w:b/>
                      <w:bCs/>
                      <w:sz w:val="20"/>
                      <w:szCs w:val="20"/>
                    </w:rPr>
                  </w:rPrChange>
                </w:rPr>
                <w:delText>с</w:delText>
              </w:r>
            </w:del>
            <w:r>
              <w:rPr>
                <w:b/>
                <w:bCs/>
                <w:sz w:val="20"/>
                <w:szCs w:val="20"/>
                <w:lang w:val="sr-Cyrl-RS"/>
                <w:rPrChange w:id="11201" w:author="Milan Stojkov" w:date="2026-10-02T11:00:00Z">
                  <w:rPr>
                    <w:b/>
                    <w:bCs/>
                    <w:sz w:val="20"/>
                    <w:szCs w:val="20"/>
                  </w:rPr>
                </w:rPrChange>
              </w:rPr>
              <w:t>тратегија</w:t>
            </w:r>
          </w:p>
        </w:tc>
        <w:tc>
          <w:tcPr>
            <w:tcW w:w="377"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1202" w:author="Milica Radić" w:date="2026-10-04T01:02:32Z">
              <w:tcPr>
                <w:tcW w:w="650"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9AADB49">
            <w:pPr>
              <w:jc w:val="center"/>
              <w:rPr>
                <w:b/>
                <w:bCs/>
                <w:sz w:val="20"/>
                <w:szCs w:val="20"/>
                <w:lang w:val="sr-Cyrl-RS"/>
                <w:rPrChange w:id="11203" w:author="Milan Stojkov" w:date="2026-10-02T11:00:00Z">
                  <w:rPr>
                    <w:b/>
                    <w:bCs/>
                    <w:sz w:val="20"/>
                    <w:szCs w:val="20"/>
                  </w:rPr>
                </w:rPrChange>
              </w:rPr>
            </w:pPr>
            <w:r>
              <w:rPr>
                <w:b/>
                <w:bCs/>
                <w:sz w:val="20"/>
                <w:szCs w:val="20"/>
                <w:lang w:val="sr-Cyrl-RS"/>
                <w:rPrChange w:id="11204" w:author="Milan Stojkov" w:date="2026-10-02T11:00:00Z">
                  <w:rPr>
                    <w:b/>
                    <w:bCs/>
                    <w:sz w:val="20"/>
                    <w:szCs w:val="20"/>
                  </w:rPr>
                </w:rPrChange>
              </w:rPr>
              <w:t>β</w:t>
            </w:r>
          </w:p>
        </w:tc>
        <w:tc>
          <w:tcPr>
            <w:tcW w:w="983"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1205" w:author="Milica Radić" w:date="2026-10-04T01:02:32Z">
              <w:tcPr>
                <w:tcW w:w="1692"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AAB5A56">
            <w:pPr>
              <w:jc w:val="center"/>
              <w:rPr>
                <w:b/>
                <w:bCs/>
                <w:sz w:val="20"/>
                <w:szCs w:val="20"/>
                <w:lang w:val="sr-Cyrl-RS"/>
                <w:rPrChange w:id="11206" w:author="Milan Stojkov" w:date="2026-10-02T11:00:00Z">
                  <w:rPr>
                    <w:b/>
                    <w:bCs/>
                    <w:sz w:val="20"/>
                    <w:szCs w:val="20"/>
                  </w:rPr>
                </w:rPrChange>
              </w:rPr>
            </w:pPr>
            <w:ins w:id="11207" w:author="Milica Radić" w:date="2026-10-04T01:02:08Z">
              <w:r>
                <w:rPr>
                  <w:b/>
                  <w:bCs/>
                  <w:sz w:val="20"/>
                  <w:szCs w:val="20"/>
                  <w:lang w:val="sr-Cyrl-RS"/>
                </w:rPr>
                <w:t>Р</w:t>
              </w:r>
            </w:ins>
            <w:del w:id="11208" w:author="Milica Radić" w:date="2026-10-04T01:02:07Z">
              <w:r>
                <w:rPr>
                  <w:b/>
                  <w:bCs/>
                  <w:sz w:val="20"/>
                  <w:szCs w:val="20"/>
                  <w:lang w:val="sr-Cyrl-RS"/>
                  <w:rPrChange w:id="11209" w:author="Milan Stojkov" w:date="2026-10-02T11:00:00Z">
                    <w:rPr>
                      <w:b/>
                      <w:bCs/>
                      <w:sz w:val="20"/>
                      <w:szCs w:val="20"/>
                    </w:rPr>
                  </w:rPrChange>
                </w:rPr>
                <w:delText>р</w:delText>
              </w:r>
            </w:del>
            <w:r>
              <w:rPr>
                <w:b/>
                <w:bCs/>
                <w:sz w:val="20"/>
                <w:szCs w:val="20"/>
                <w:lang w:val="sr-Cyrl-RS"/>
                <w:rPrChange w:id="11210" w:author="Milan Stojkov" w:date="2026-10-02T11:00:00Z">
                  <w:rPr>
                    <w:b/>
                    <w:bCs/>
                    <w:sz w:val="20"/>
                    <w:szCs w:val="20"/>
                  </w:rPr>
                </w:rPrChange>
              </w:rPr>
              <w:t>унда 11</w:t>
            </w:r>
          </w:p>
        </w:tc>
        <w:tc>
          <w:tcPr>
            <w:tcW w:w="492"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1211" w:author="Milica Radić" w:date="2026-10-04T01:02:32Z">
              <w:tcPr>
                <w:tcW w:w="848"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AB54E6A">
            <w:pPr>
              <w:jc w:val="center"/>
              <w:rPr>
                <w:b/>
                <w:bCs/>
                <w:sz w:val="20"/>
                <w:szCs w:val="20"/>
                <w:lang w:val="sr-Cyrl-RS"/>
                <w:rPrChange w:id="11212" w:author="Milan Stojkov" w:date="2026-10-02T11:00:00Z">
                  <w:rPr>
                    <w:b/>
                    <w:bCs/>
                    <w:sz w:val="20"/>
                    <w:szCs w:val="20"/>
                  </w:rPr>
                </w:rPrChange>
              </w:rPr>
            </w:pPr>
            <w:r>
              <w:rPr>
                <w:b/>
                <w:bCs/>
                <w:sz w:val="20"/>
                <w:szCs w:val="20"/>
                <w:lang w:val="sr-Cyrl-RS"/>
                <w:rPrChange w:id="11213" w:author="Milan Stojkov" w:date="2026-10-02T11:00:00Z">
                  <w:rPr>
                    <w:b/>
                    <w:bCs/>
                    <w:sz w:val="20"/>
                    <w:szCs w:val="20"/>
                  </w:rPr>
                </w:rPrChange>
              </w:rPr>
              <w:t>15</w:t>
            </w:r>
          </w:p>
        </w:tc>
        <w:tc>
          <w:tcPr>
            <w:tcW w:w="492"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1214" w:author="Milica Radić" w:date="2026-10-04T01:02:32Z">
              <w:tcPr>
                <w:tcW w:w="848"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88E02B0">
            <w:pPr>
              <w:jc w:val="center"/>
              <w:rPr>
                <w:b/>
                <w:bCs/>
                <w:sz w:val="20"/>
                <w:szCs w:val="20"/>
                <w:lang w:val="sr-Cyrl-RS"/>
                <w:rPrChange w:id="11215" w:author="Milan Stojkov" w:date="2026-10-02T11:00:00Z">
                  <w:rPr>
                    <w:b/>
                    <w:bCs/>
                    <w:sz w:val="20"/>
                    <w:szCs w:val="20"/>
                  </w:rPr>
                </w:rPrChange>
              </w:rPr>
            </w:pPr>
            <w:r>
              <w:rPr>
                <w:b/>
                <w:bCs/>
                <w:sz w:val="20"/>
                <w:szCs w:val="20"/>
                <w:lang w:val="sr-Cyrl-RS"/>
                <w:rPrChange w:id="11216" w:author="Milan Stojkov" w:date="2026-10-02T11:00:00Z">
                  <w:rPr>
                    <w:b/>
                    <w:bCs/>
                    <w:sz w:val="20"/>
                    <w:szCs w:val="20"/>
                  </w:rPr>
                </w:rPrChange>
              </w:rPr>
              <w:t>20</w:t>
            </w:r>
          </w:p>
        </w:tc>
        <w:tc>
          <w:tcPr>
            <w:tcW w:w="492"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1217" w:author="Milica Radić" w:date="2026-10-04T01:02:32Z">
              <w:tcPr>
                <w:tcW w:w="848"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B09ED08">
            <w:pPr>
              <w:jc w:val="center"/>
              <w:rPr>
                <w:b/>
                <w:bCs/>
                <w:sz w:val="20"/>
                <w:szCs w:val="20"/>
                <w:lang w:val="sr-Cyrl-RS"/>
                <w:rPrChange w:id="11218" w:author="Milan Stojkov" w:date="2026-10-02T11:00:00Z">
                  <w:rPr>
                    <w:b/>
                    <w:bCs/>
                    <w:sz w:val="20"/>
                    <w:szCs w:val="20"/>
                  </w:rPr>
                </w:rPrChange>
              </w:rPr>
            </w:pPr>
            <w:r>
              <w:rPr>
                <w:b/>
                <w:bCs/>
                <w:sz w:val="20"/>
                <w:szCs w:val="20"/>
                <w:lang w:val="sr-Cyrl-RS"/>
                <w:rPrChange w:id="11219" w:author="Milan Stojkov" w:date="2026-10-02T11:00:00Z">
                  <w:rPr>
                    <w:b/>
                    <w:bCs/>
                    <w:sz w:val="20"/>
                    <w:szCs w:val="20"/>
                  </w:rPr>
                </w:rPrChange>
              </w:rPr>
              <w:t>30</w:t>
            </w:r>
          </w:p>
        </w:tc>
        <w:tc>
          <w:tcPr>
            <w:tcW w:w="509" w:type="pct"/>
            <w:tcBorders>
              <w:left w:val="single" w:color="000000" w:sz="4" w:space="0"/>
              <w:bottom w:val="single" w:color="000000" w:sz="4" w:space="0"/>
            </w:tcBorders>
            <w:tcMar>
              <w:top w:w="15" w:type="dxa"/>
              <w:left w:w="15" w:type="dxa"/>
              <w:bottom w:w="15" w:type="dxa"/>
              <w:right w:w="15" w:type="dxa"/>
            </w:tcMar>
            <w:vAlign w:val="center"/>
            <w:tcPrChange w:id="11220" w:author="Milica Radić" w:date="2026-10-04T01:02:32Z">
              <w:tcPr>
                <w:tcW w:w="877" w:type="dxa"/>
                <w:tcBorders>
                  <w:left w:val="single" w:color="000000" w:sz="4" w:space="0"/>
                  <w:bottom w:val="single" w:color="000000" w:sz="4" w:space="0"/>
                </w:tcBorders>
                <w:tcMar>
                  <w:top w:w="15" w:type="dxa"/>
                  <w:left w:w="15" w:type="dxa"/>
                  <w:bottom w:w="15" w:type="dxa"/>
                  <w:right w:w="15" w:type="dxa"/>
                </w:tcMar>
                <w:vAlign w:val="center"/>
              </w:tcPr>
            </w:tcPrChange>
          </w:tcPr>
          <w:p w14:paraId="26D7369B">
            <w:pPr>
              <w:jc w:val="center"/>
              <w:rPr>
                <w:b/>
                <w:bCs/>
                <w:sz w:val="20"/>
                <w:szCs w:val="20"/>
                <w:lang w:val="sr-Cyrl-RS"/>
                <w:rPrChange w:id="11221" w:author="Milan Stojkov" w:date="2026-10-02T11:00:00Z">
                  <w:rPr>
                    <w:b/>
                    <w:bCs/>
                    <w:sz w:val="20"/>
                    <w:szCs w:val="20"/>
                  </w:rPr>
                </w:rPrChange>
              </w:rPr>
            </w:pPr>
            <w:r>
              <w:rPr>
                <w:b/>
                <w:bCs/>
                <w:sz w:val="20"/>
                <w:szCs w:val="20"/>
                <w:lang w:val="sr-Cyrl-RS"/>
                <w:rPrChange w:id="11222" w:author="Milan Stojkov" w:date="2026-10-02T11:00:00Z">
                  <w:rPr>
                    <w:b/>
                    <w:bCs/>
                    <w:sz w:val="20"/>
                    <w:szCs w:val="20"/>
                  </w:rPr>
                </w:rPrChange>
              </w:rPr>
              <w:t>50</w:t>
            </w:r>
          </w:p>
        </w:tc>
      </w:tr>
      <w:tr w14:paraId="259F24D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223" w:author="Milica Radić" w:date="2026-10-04T01:02:3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11223" w:author="Milica Radić" w:date="2026-10-04T01:02:32Z">
            <w:trPr>
              <w:jc w:val="center"/>
            </w:trPr>
          </w:trPrChange>
        </w:trPr>
        <w:tc>
          <w:tcPr>
            <w:tcW w:w="165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1224" w:author="Milica Radić" w:date="2026-10-04T01:02:32Z">
              <w:tcPr>
                <w:tcW w:w="2842"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C03443C">
            <w:pPr>
              <w:jc w:val="center"/>
              <w:rPr>
                <w:sz w:val="20"/>
                <w:szCs w:val="20"/>
                <w:lang w:val="sr-Cyrl-RS"/>
                <w:rPrChange w:id="11226" w:author="Milan Stojkov" w:date="2026-10-02T11:00:00Z">
                  <w:rPr>
                    <w:sz w:val="20"/>
                    <w:szCs w:val="20"/>
                  </w:rPr>
                </w:rPrChange>
              </w:rPr>
              <w:pPrChange w:id="11225" w:author="Milica Radić" w:date="2026-10-04T01:02:03Z">
                <w:pPr/>
              </w:pPrChange>
            </w:pPr>
            <w:r>
              <w:rPr>
                <w:i/>
                <w:iCs/>
                <w:sz w:val="20"/>
                <w:szCs w:val="20"/>
                <w:lang w:val="sr-Cyrl-RS"/>
                <w:rPrChange w:id="11227" w:author="Milan Stojkov" w:date="2026-10-02T11:00:00Z">
                  <w:rPr>
                    <w:i/>
                    <w:iCs/>
                    <w:sz w:val="20"/>
                    <w:szCs w:val="20"/>
                  </w:rPr>
                </w:rPrChange>
              </w:rPr>
              <w:t>Random</w:t>
            </w:r>
          </w:p>
        </w:tc>
        <w:tc>
          <w:tcPr>
            <w:tcW w:w="3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228" w:author="Milica Radić" w:date="2026-10-04T01:02:32Z">
              <w:tcPr>
                <w:tcW w:w="6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45DADF4">
            <w:pPr>
              <w:jc w:val="center"/>
              <w:rPr>
                <w:sz w:val="20"/>
                <w:szCs w:val="20"/>
                <w:lang w:val="sr-Cyrl-RS"/>
                <w:rPrChange w:id="11230" w:author="Milan Stojkov" w:date="2026-10-02T11:00:00Z">
                  <w:rPr>
                    <w:sz w:val="20"/>
                    <w:szCs w:val="20"/>
                  </w:rPr>
                </w:rPrChange>
              </w:rPr>
              <w:pPrChange w:id="11229" w:author="Milica Radić" w:date="2026-10-04T01:02:03Z">
                <w:pPr/>
              </w:pPrChange>
            </w:pPr>
            <w:r>
              <w:rPr>
                <w:sz w:val="20"/>
                <w:szCs w:val="20"/>
                <w:lang w:val="sr-Cyrl-RS"/>
                <w:rPrChange w:id="11231" w:author="Milan Stojkov" w:date="2026-10-02T11:00:00Z">
                  <w:rPr>
                    <w:sz w:val="20"/>
                    <w:szCs w:val="20"/>
                  </w:rPr>
                </w:rPrChange>
              </w:rPr>
              <w:t>0,3</w:t>
            </w:r>
          </w:p>
        </w:tc>
        <w:tc>
          <w:tcPr>
            <w:tcW w:w="9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232" w:author="Milica Radić" w:date="2026-10-04T01:02:32Z">
              <w:tcPr>
                <w:tcW w:w="16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8E742BB">
            <w:pPr>
              <w:jc w:val="center"/>
              <w:rPr>
                <w:sz w:val="20"/>
                <w:szCs w:val="20"/>
                <w:lang w:val="sr-Cyrl-RS"/>
                <w:rPrChange w:id="11234" w:author="Milan Stojkov" w:date="2026-10-02T11:00:00Z">
                  <w:rPr>
                    <w:sz w:val="20"/>
                    <w:szCs w:val="20"/>
                  </w:rPr>
                </w:rPrChange>
              </w:rPr>
              <w:pPrChange w:id="11233" w:author="Milica Radić" w:date="2026-10-04T01:02:03Z">
                <w:pPr/>
              </w:pPrChange>
            </w:pPr>
            <w:r>
              <w:rPr>
                <w:sz w:val="20"/>
                <w:szCs w:val="20"/>
                <w:lang w:val="sr-Cyrl-RS"/>
                <w:rPrChange w:id="11235" w:author="Milan Stojkov" w:date="2026-10-02T11:00:00Z">
                  <w:rPr>
                    <w:sz w:val="20"/>
                    <w:szCs w:val="20"/>
                  </w:rPr>
                </w:rPrChange>
              </w:rPr>
              <w:t>4,35</w:t>
            </w:r>
          </w:p>
        </w:tc>
        <w:tc>
          <w:tcPr>
            <w:tcW w:w="49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236" w:author="Milica Radić" w:date="2026-10-04T01:02:32Z">
              <w:tcPr>
                <w:tcW w:w="8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AF7D8A7">
            <w:pPr>
              <w:jc w:val="center"/>
              <w:rPr>
                <w:sz w:val="20"/>
                <w:szCs w:val="20"/>
                <w:lang w:val="sr-Cyrl-RS"/>
                <w:rPrChange w:id="11238" w:author="Milan Stojkov" w:date="2026-10-02T11:00:00Z">
                  <w:rPr>
                    <w:sz w:val="20"/>
                    <w:szCs w:val="20"/>
                  </w:rPr>
                </w:rPrChange>
              </w:rPr>
              <w:pPrChange w:id="11237" w:author="Milica Radić" w:date="2026-10-04T01:02:03Z">
                <w:pPr/>
              </w:pPrChange>
            </w:pPr>
            <w:r>
              <w:rPr>
                <w:sz w:val="20"/>
                <w:szCs w:val="20"/>
                <w:lang w:val="sr-Cyrl-RS"/>
                <w:rPrChange w:id="11239" w:author="Milan Stojkov" w:date="2026-10-02T11:00:00Z">
                  <w:rPr>
                    <w:sz w:val="20"/>
                    <w:szCs w:val="20"/>
                  </w:rPr>
                </w:rPrChange>
              </w:rPr>
              <w:t>2,37</w:t>
            </w:r>
          </w:p>
        </w:tc>
        <w:tc>
          <w:tcPr>
            <w:tcW w:w="49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240" w:author="Milica Radić" w:date="2026-10-04T01:02:32Z">
              <w:tcPr>
                <w:tcW w:w="8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13F348B">
            <w:pPr>
              <w:jc w:val="center"/>
              <w:rPr>
                <w:sz w:val="20"/>
                <w:szCs w:val="20"/>
                <w:lang w:val="sr-Cyrl-RS"/>
                <w:rPrChange w:id="11242" w:author="Milan Stojkov" w:date="2026-10-02T11:00:00Z">
                  <w:rPr>
                    <w:sz w:val="20"/>
                    <w:szCs w:val="20"/>
                  </w:rPr>
                </w:rPrChange>
              </w:rPr>
              <w:pPrChange w:id="11241" w:author="Milica Radić" w:date="2026-10-04T01:02:03Z">
                <w:pPr/>
              </w:pPrChange>
            </w:pPr>
            <w:r>
              <w:rPr>
                <w:sz w:val="20"/>
                <w:szCs w:val="20"/>
                <w:lang w:val="sr-Cyrl-RS"/>
                <w:rPrChange w:id="11243" w:author="Milan Stojkov" w:date="2026-10-02T11:00:00Z">
                  <w:rPr>
                    <w:sz w:val="20"/>
                    <w:szCs w:val="20"/>
                  </w:rPr>
                </w:rPrChange>
              </w:rPr>
              <w:t>1,46</w:t>
            </w:r>
          </w:p>
        </w:tc>
        <w:tc>
          <w:tcPr>
            <w:tcW w:w="49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244" w:author="Milica Radić" w:date="2026-10-04T01:02:32Z">
              <w:tcPr>
                <w:tcW w:w="8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0CF82F9">
            <w:pPr>
              <w:jc w:val="center"/>
              <w:rPr>
                <w:sz w:val="20"/>
                <w:szCs w:val="20"/>
                <w:lang w:val="sr-Cyrl-RS"/>
                <w:rPrChange w:id="11246" w:author="Milan Stojkov" w:date="2026-10-02T11:00:00Z">
                  <w:rPr>
                    <w:sz w:val="20"/>
                    <w:szCs w:val="20"/>
                  </w:rPr>
                </w:rPrChange>
              </w:rPr>
              <w:pPrChange w:id="11245" w:author="Milica Radić" w:date="2026-10-04T01:02:03Z">
                <w:pPr/>
              </w:pPrChange>
            </w:pPr>
            <w:r>
              <w:rPr>
                <w:sz w:val="20"/>
                <w:szCs w:val="20"/>
                <w:lang w:val="sr-Cyrl-RS"/>
                <w:rPrChange w:id="11247" w:author="Milan Stojkov" w:date="2026-10-02T11:00:00Z">
                  <w:rPr>
                    <w:sz w:val="20"/>
                    <w:szCs w:val="20"/>
                  </w:rPr>
                </w:rPrChange>
              </w:rPr>
              <w:t>1,11</w:t>
            </w:r>
          </w:p>
        </w:tc>
        <w:tc>
          <w:tcPr>
            <w:tcW w:w="509"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1248" w:author="Milica Radić" w:date="2026-10-04T01:02:32Z">
              <w:tcPr>
                <w:tcW w:w="87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3E0796E">
            <w:pPr>
              <w:jc w:val="center"/>
              <w:rPr>
                <w:sz w:val="20"/>
                <w:szCs w:val="20"/>
                <w:lang w:val="sr-Cyrl-RS"/>
                <w:rPrChange w:id="11250" w:author="Milan Stojkov" w:date="2026-10-02T11:00:00Z">
                  <w:rPr>
                    <w:sz w:val="20"/>
                    <w:szCs w:val="20"/>
                  </w:rPr>
                </w:rPrChange>
              </w:rPr>
              <w:pPrChange w:id="11249" w:author="Milica Radić" w:date="2026-10-04T01:02:03Z">
                <w:pPr/>
              </w:pPrChange>
            </w:pPr>
            <w:r>
              <w:rPr>
                <w:sz w:val="20"/>
                <w:szCs w:val="20"/>
                <w:lang w:val="sr-Cyrl-RS"/>
                <w:rPrChange w:id="11251" w:author="Milan Stojkov" w:date="2026-10-02T11:00:00Z">
                  <w:rPr>
                    <w:sz w:val="20"/>
                    <w:szCs w:val="20"/>
                  </w:rPr>
                </w:rPrChange>
              </w:rPr>
              <w:t>1,00</w:t>
            </w:r>
          </w:p>
        </w:tc>
      </w:tr>
      <w:tr w14:paraId="129FAB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252" w:author="Milica Radić" w:date="2026-10-04T01:02:3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11252" w:author="Milica Radić" w:date="2026-10-04T01:02:32Z">
            <w:trPr>
              <w:jc w:val="center"/>
            </w:trPr>
          </w:trPrChange>
        </w:trPr>
        <w:tc>
          <w:tcPr>
            <w:tcW w:w="165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1253" w:author="Milica Radić" w:date="2026-10-04T01:02:32Z">
              <w:tcPr>
                <w:tcW w:w="2842"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5540DB6">
            <w:pPr>
              <w:jc w:val="center"/>
              <w:rPr>
                <w:sz w:val="20"/>
                <w:szCs w:val="20"/>
                <w:lang w:val="sr-Cyrl-RS"/>
                <w:rPrChange w:id="11255" w:author="Milan Stojkov" w:date="2026-10-02T11:00:00Z">
                  <w:rPr>
                    <w:sz w:val="20"/>
                    <w:szCs w:val="20"/>
                  </w:rPr>
                </w:rPrChange>
              </w:rPr>
              <w:pPrChange w:id="11254" w:author="Milica Radić" w:date="2026-10-04T01:02:03Z">
                <w:pPr/>
              </w:pPrChange>
            </w:pPr>
            <w:r>
              <w:rPr>
                <w:i/>
                <w:iCs/>
                <w:sz w:val="20"/>
                <w:szCs w:val="20"/>
                <w:lang w:val="sr-Cyrl-RS"/>
                <w:rPrChange w:id="11256" w:author="Milan Stojkov" w:date="2026-10-02T11:00:00Z">
                  <w:rPr>
                    <w:i/>
                    <w:iCs/>
                    <w:sz w:val="20"/>
                    <w:szCs w:val="20"/>
                  </w:rPr>
                </w:rPrChange>
              </w:rPr>
              <w:t>Random</w:t>
            </w:r>
          </w:p>
        </w:tc>
        <w:tc>
          <w:tcPr>
            <w:tcW w:w="3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257" w:author="Milica Radić" w:date="2026-10-04T01:02:32Z">
              <w:tcPr>
                <w:tcW w:w="6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49EEA43">
            <w:pPr>
              <w:jc w:val="center"/>
              <w:rPr>
                <w:sz w:val="20"/>
                <w:szCs w:val="20"/>
                <w:lang w:val="sr-Cyrl-RS"/>
                <w:rPrChange w:id="11259" w:author="Milan Stojkov" w:date="2026-10-02T11:00:00Z">
                  <w:rPr>
                    <w:sz w:val="20"/>
                    <w:szCs w:val="20"/>
                  </w:rPr>
                </w:rPrChange>
              </w:rPr>
              <w:pPrChange w:id="11258" w:author="Milica Radić" w:date="2026-10-04T01:02:03Z">
                <w:pPr/>
              </w:pPrChange>
            </w:pPr>
            <w:r>
              <w:rPr>
                <w:sz w:val="20"/>
                <w:szCs w:val="20"/>
                <w:lang w:val="sr-Cyrl-RS"/>
                <w:rPrChange w:id="11260" w:author="Milan Stojkov" w:date="2026-10-02T11:00:00Z">
                  <w:rPr>
                    <w:sz w:val="20"/>
                    <w:szCs w:val="20"/>
                  </w:rPr>
                </w:rPrChange>
              </w:rPr>
              <w:t>0,4</w:t>
            </w:r>
          </w:p>
        </w:tc>
        <w:tc>
          <w:tcPr>
            <w:tcW w:w="9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261" w:author="Milica Radić" w:date="2026-10-04T01:02:32Z">
              <w:tcPr>
                <w:tcW w:w="16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F8E02CD">
            <w:pPr>
              <w:jc w:val="center"/>
              <w:rPr>
                <w:sz w:val="20"/>
                <w:szCs w:val="20"/>
                <w:lang w:val="sr-Cyrl-RS"/>
                <w:rPrChange w:id="11263" w:author="Milan Stojkov" w:date="2026-10-02T11:00:00Z">
                  <w:rPr>
                    <w:sz w:val="20"/>
                    <w:szCs w:val="20"/>
                  </w:rPr>
                </w:rPrChange>
              </w:rPr>
              <w:pPrChange w:id="11262" w:author="Milica Radić" w:date="2026-10-04T01:02:03Z">
                <w:pPr/>
              </w:pPrChange>
            </w:pPr>
            <w:r>
              <w:rPr>
                <w:sz w:val="20"/>
                <w:szCs w:val="20"/>
                <w:lang w:val="sr-Cyrl-RS"/>
                <w:rPrChange w:id="11264" w:author="Milan Stojkov" w:date="2026-10-02T11:00:00Z">
                  <w:rPr>
                    <w:sz w:val="20"/>
                    <w:szCs w:val="20"/>
                  </w:rPr>
                </w:rPrChange>
              </w:rPr>
              <w:t>3,80</w:t>
            </w:r>
          </w:p>
        </w:tc>
        <w:tc>
          <w:tcPr>
            <w:tcW w:w="49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265" w:author="Milica Radić" w:date="2026-10-04T01:02:32Z">
              <w:tcPr>
                <w:tcW w:w="8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60E52FB">
            <w:pPr>
              <w:jc w:val="center"/>
              <w:rPr>
                <w:sz w:val="20"/>
                <w:szCs w:val="20"/>
                <w:lang w:val="sr-Cyrl-RS"/>
                <w:rPrChange w:id="11267" w:author="Milan Stojkov" w:date="2026-10-02T11:00:00Z">
                  <w:rPr>
                    <w:sz w:val="20"/>
                    <w:szCs w:val="20"/>
                  </w:rPr>
                </w:rPrChange>
              </w:rPr>
              <w:pPrChange w:id="11266" w:author="Milica Radić" w:date="2026-10-04T01:02:03Z">
                <w:pPr/>
              </w:pPrChange>
            </w:pPr>
            <w:r>
              <w:rPr>
                <w:sz w:val="20"/>
                <w:szCs w:val="20"/>
                <w:lang w:val="sr-Cyrl-RS"/>
                <w:rPrChange w:id="11268" w:author="Milan Stojkov" w:date="2026-10-02T11:00:00Z">
                  <w:rPr>
                    <w:sz w:val="20"/>
                    <w:szCs w:val="20"/>
                  </w:rPr>
                </w:rPrChange>
              </w:rPr>
              <w:t>1,60</w:t>
            </w:r>
          </w:p>
        </w:tc>
        <w:tc>
          <w:tcPr>
            <w:tcW w:w="49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269" w:author="Milica Radić" w:date="2026-10-04T01:02:32Z">
              <w:tcPr>
                <w:tcW w:w="8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E923F3A">
            <w:pPr>
              <w:jc w:val="center"/>
              <w:rPr>
                <w:sz w:val="20"/>
                <w:szCs w:val="20"/>
                <w:lang w:val="sr-Cyrl-RS"/>
                <w:rPrChange w:id="11271" w:author="Milan Stojkov" w:date="2026-10-02T11:00:00Z">
                  <w:rPr>
                    <w:sz w:val="20"/>
                    <w:szCs w:val="20"/>
                  </w:rPr>
                </w:rPrChange>
              </w:rPr>
              <w:pPrChange w:id="11270" w:author="Milica Radić" w:date="2026-10-04T01:02:03Z">
                <w:pPr/>
              </w:pPrChange>
            </w:pPr>
            <w:r>
              <w:rPr>
                <w:sz w:val="20"/>
                <w:szCs w:val="20"/>
                <w:lang w:val="sr-Cyrl-RS"/>
                <w:rPrChange w:id="11272" w:author="Milan Stojkov" w:date="2026-10-02T11:00:00Z">
                  <w:rPr>
                    <w:sz w:val="20"/>
                    <w:szCs w:val="20"/>
                  </w:rPr>
                </w:rPrChange>
              </w:rPr>
              <w:t>0,71</w:t>
            </w:r>
          </w:p>
        </w:tc>
        <w:tc>
          <w:tcPr>
            <w:tcW w:w="49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273" w:author="Milica Radić" w:date="2026-10-04T01:02:32Z">
              <w:tcPr>
                <w:tcW w:w="8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B9057F5">
            <w:pPr>
              <w:jc w:val="center"/>
              <w:rPr>
                <w:sz w:val="20"/>
                <w:szCs w:val="20"/>
                <w:lang w:val="sr-Cyrl-RS"/>
                <w:rPrChange w:id="11275" w:author="Milan Stojkov" w:date="2026-10-02T11:00:00Z">
                  <w:rPr>
                    <w:sz w:val="20"/>
                    <w:szCs w:val="20"/>
                  </w:rPr>
                </w:rPrChange>
              </w:rPr>
              <w:pPrChange w:id="11274" w:author="Milica Radić" w:date="2026-10-04T01:02:03Z">
                <w:pPr/>
              </w:pPrChange>
            </w:pPr>
            <w:r>
              <w:rPr>
                <w:sz w:val="20"/>
                <w:szCs w:val="20"/>
                <w:lang w:val="sr-Cyrl-RS"/>
                <w:rPrChange w:id="11276" w:author="Milan Stojkov" w:date="2026-10-02T11:00:00Z">
                  <w:rPr>
                    <w:sz w:val="20"/>
                    <w:szCs w:val="20"/>
                  </w:rPr>
                </w:rPrChange>
              </w:rPr>
              <w:t>0,14</w:t>
            </w:r>
          </w:p>
        </w:tc>
        <w:tc>
          <w:tcPr>
            <w:tcW w:w="509"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1277" w:author="Milica Radić" w:date="2026-10-04T01:02:32Z">
              <w:tcPr>
                <w:tcW w:w="87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B8B1B36">
            <w:pPr>
              <w:jc w:val="center"/>
              <w:rPr>
                <w:sz w:val="20"/>
                <w:szCs w:val="20"/>
                <w:lang w:val="sr-Cyrl-RS"/>
                <w:rPrChange w:id="11279" w:author="Milan Stojkov" w:date="2026-10-02T11:00:00Z">
                  <w:rPr>
                    <w:sz w:val="20"/>
                    <w:szCs w:val="20"/>
                  </w:rPr>
                </w:rPrChange>
              </w:rPr>
              <w:pPrChange w:id="11278" w:author="Milica Radić" w:date="2026-10-04T01:02:03Z">
                <w:pPr/>
              </w:pPrChange>
            </w:pPr>
            <w:r>
              <w:rPr>
                <w:sz w:val="20"/>
                <w:szCs w:val="20"/>
                <w:lang w:val="sr-Cyrl-RS"/>
                <w:rPrChange w:id="11280" w:author="Milan Stojkov" w:date="2026-10-02T11:00:00Z">
                  <w:rPr>
                    <w:sz w:val="20"/>
                    <w:szCs w:val="20"/>
                  </w:rPr>
                </w:rPrChange>
              </w:rPr>
              <w:t>0,03</w:t>
            </w:r>
          </w:p>
        </w:tc>
      </w:tr>
      <w:tr w14:paraId="56C7AB9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281" w:author="Milica Radić" w:date="2026-10-04T01:02:3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11281" w:author="Milica Radić" w:date="2026-10-04T01:02:32Z">
            <w:trPr>
              <w:jc w:val="center"/>
            </w:trPr>
          </w:trPrChange>
        </w:trPr>
        <w:tc>
          <w:tcPr>
            <w:tcW w:w="165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1282" w:author="Milica Radić" w:date="2026-10-04T01:02:32Z">
              <w:tcPr>
                <w:tcW w:w="2842"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2909DBE">
            <w:pPr>
              <w:jc w:val="center"/>
              <w:rPr>
                <w:sz w:val="20"/>
                <w:szCs w:val="20"/>
                <w:lang w:val="sr-Cyrl-RS"/>
                <w:rPrChange w:id="11284" w:author="Milan Stojkov" w:date="2026-10-02T11:00:00Z">
                  <w:rPr>
                    <w:sz w:val="20"/>
                    <w:szCs w:val="20"/>
                  </w:rPr>
                </w:rPrChange>
              </w:rPr>
              <w:pPrChange w:id="11283" w:author="Milica Radić" w:date="2026-10-04T01:02:03Z">
                <w:pPr/>
              </w:pPrChange>
            </w:pPr>
            <w:r>
              <w:rPr>
                <w:i/>
                <w:iCs/>
                <w:sz w:val="20"/>
                <w:szCs w:val="20"/>
                <w:lang w:val="sr-Cyrl-RS"/>
                <w:rPrChange w:id="11285" w:author="Milan Stojkov" w:date="2026-10-02T11:00:00Z">
                  <w:rPr>
                    <w:i/>
                    <w:iCs/>
                    <w:sz w:val="20"/>
                    <w:szCs w:val="20"/>
                  </w:rPr>
                </w:rPrChange>
              </w:rPr>
              <w:t>Random</w:t>
            </w:r>
          </w:p>
        </w:tc>
        <w:tc>
          <w:tcPr>
            <w:tcW w:w="3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286" w:author="Milica Radić" w:date="2026-10-04T01:02:32Z">
              <w:tcPr>
                <w:tcW w:w="6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10049CE">
            <w:pPr>
              <w:jc w:val="center"/>
              <w:rPr>
                <w:sz w:val="20"/>
                <w:szCs w:val="20"/>
                <w:lang w:val="sr-Cyrl-RS"/>
                <w:rPrChange w:id="11288" w:author="Milan Stojkov" w:date="2026-10-02T11:00:00Z">
                  <w:rPr>
                    <w:sz w:val="20"/>
                    <w:szCs w:val="20"/>
                  </w:rPr>
                </w:rPrChange>
              </w:rPr>
              <w:pPrChange w:id="11287" w:author="Milica Radić" w:date="2026-10-04T01:02:03Z">
                <w:pPr/>
              </w:pPrChange>
            </w:pPr>
            <w:r>
              <w:rPr>
                <w:sz w:val="20"/>
                <w:szCs w:val="20"/>
                <w:lang w:val="sr-Cyrl-RS"/>
                <w:rPrChange w:id="11289" w:author="Milan Stojkov" w:date="2026-10-02T11:00:00Z">
                  <w:rPr>
                    <w:sz w:val="20"/>
                    <w:szCs w:val="20"/>
                  </w:rPr>
                </w:rPrChange>
              </w:rPr>
              <w:t>0,5</w:t>
            </w:r>
          </w:p>
        </w:tc>
        <w:tc>
          <w:tcPr>
            <w:tcW w:w="9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290" w:author="Milica Radić" w:date="2026-10-04T01:02:32Z">
              <w:tcPr>
                <w:tcW w:w="16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31C3E21">
            <w:pPr>
              <w:jc w:val="center"/>
              <w:rPr>
                <w:sz w:val="20"/>
                <w:szCs w:val="20"/>
                <w:lang w:val="sr-Cyrl-RS"/>
                <w:rPrChange w:id="11292" w:author="Milan Stojkov" w:date="2026-10-02T11:00:00Z">
                  <w:rPr>
                    <w:sz w:val="20"/>
                    <w:szCs w:val="20"/>
                  </w:rPr>
                </w:rPrChange>
              </w:rPr>
              <w:pPrChange w:id="11291" w:author="Milica Radić" w:date="2026-10-04T01:02:03Z">
                <w:pPr/>
              </w:pPrChange>
            </w:pPr>
            <w:r>
              <w:rPr>
                <w:sz w:val="20"/>
                <w:szCs w:val="20"/>
                <w:lang w:val="sr-Cyrl-RS"/>
                <w:rPrChange w:id="11293" w:author="Milan Stojkov" w:date="2026-10-02T11:00:00Z">
                  <w:rPr>
                    <w:sz w:val="20"/>
                    <w:szCs w:val="20"/>
                  </w:rPr>
                </w:rPrChange>
              </w:rPr>
              <w:t>3,31</w:t>
            </w:r>
          </w:p>
        </w:tc>
        <w:tc>
          <w:tcPr>
            <w:tcW w:w="49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294" w:author="Milica Radić" w:date="2026-10-04T01:02:32Z">
              <w:tcPr>
                <w:tcW w:w="8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D8826BE">
            <w:pPr>
              <w:jc w:val="center"/>
              <w:rPr>
                <w:sz w:val="20"/>
                <w:szCs w:val="20"/>
                <w:lang w:val="sr-Cyrl-RS"/>
                <w:rPrChange w:id="11296" w:author="Milan Stojkov" w:date="2026-10-02T11:00:00Z">
                  <w:rPr>
                    <w:sz w:val="20"/>
                    <w:szCs w:val="20"/>
                  </w:rPr>
                </w:rPrChange>
              </w:rPr>
              <w:pPrChange w:id="11295" w:author="Milica Radić" w:date="2026-10-04T01:02:03Z">
                <w:pPr/>
              </w:pPrChange>
            </w:pPr>
            <w:r>
              <w:rPr>
                <w:sz w:val="20"/>
                <w:szCs w:val="20"/>
                <w:lang w:val="sr-Cyrl-RS"/>
                <w:rPrChange w:id="11297" w:author="Milan Stojkov" w:date="2026-10-02T11:00:00Z">
                  <w:rPr>
                    <w:sz w:val="20"/>
                    <w:szCs w:val="20"/>
                  </w:rPr>
                </w:rPrChange>
              </w:rPr>
              <w:t>0,92</w:t>
            </w:r>
          </w:p>
        </w:tc>
        <w:tc>
          <w:tcPr>
            <w:tcW w:w="49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298" w:author="Milica Radić" w:date="2026-10-04T01:02:32Z">
              <w:tcPr>
                <w:tcW w:w="8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B432E0D">
            <w:pPr>
              <w:jc w:val="center"/>
              <w:rPr>
                <w:sz w:val="20"/>
                <w:szCs w:val="20"/>
                <w:lang w:val="sr-Cyrl-RS"/>
                <w:rPrChange w:id="11300" w:author="Milan Stojkov" w:date="2026-10-02T11:00:00Z">
                  <w:rPr>
                    <w:sz w:val="20"/>
                    <w:szCs w:val="20"/>
                  </w:rPr>
                </w:rPrChange>
              </w:rPr>
              <w:pPrChange w:id="11299" w:author="Milica Radić" w:date="2026-10-04T01:02:03Z">
                <w:pPr/>
              </w:pPrChange>
            </w:pPr>
            <w:r>
              <w:rPr>
                <w:sz w:val="20"/>
                <w:szCs w:val="20"/>
                <w:lang w:val="sr-Cyrl-RS"/>
                <w:rPrChange w:id="11301" w:author="Milan Stojkov" w:date="2026-10-02T11:00:00Z">
                  <w:rPr>
                    <w:sz w:val="20"/>
                    <w:szCs w:val="20"/>
                  </w:rPr>
                </w:rPrChange>
              </w:rPr>
              <w:t>0,42</w:t>
            </w:r>
          </w:p>
        </w:tc>
        <w:tc>
          <w:tcPr>
            <w:tcW w:w="49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302" w:author="Milica Radić" w:date="2026-10-04T01:02:32Z">
              <w:tcPr>
                <w:tcW w:w="8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B4A7932">
            <w:pPr>
              <w:jc w:val="center"/>
              <w:rPr>
                <w:sz w:val="20"/>
                <w:szCs w:val="20"/>
                <w:lang w:val="sr-Cyrl-RS"/>
                <w:rPrChange w:id="11304" w:author="Milan Stojkov" w:date="2026-10-02T11:00:00Z">
                  <w:rPr>
                    <w:sz w:val="20"/>
                    <w:szCs w:val="20"/>
                  </w:rPr>
                </w:rPrChange>
              </w:rPr>
              <w:pPrChange w:id="11303" w:author="Milica Radić" w:date="2026-10-04T01:02:03Z">
                <w:pPr/>
              </w:pPrChange>
            </w:pPr>
            <w:r>
              <w:rPr>
                <w:sz w:val="20"/>
                <w:szCs w:val="20"/>
                <w:lang w:val="sr-Cyrl-RS"/>
                <w:rPrChange w:id="11305" w:author="Milan Stojkov" w:date="2026-10-02T11:00:00Z">
                  <w:rPr>
                    <w:sz w:val="20"/>
                    <w:szCs w:val="20"/>
                  </w:rPr>
                </w:rPrChange>
              </w:rPr>
              <w:t>0,12</w:t>
            </w:r>
          </w:p>
        </w:tc>
        <w:tc>
          <w:tcPr>
            <w:tcW w:w="509"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1306" w:author="Milica Radić" w:date="2026-10-04T01:02:32Z">
              <w:tcPr>
                <w:tcW w:w="87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03185027">
            <w:pPr>
              <w:jc w:val="center"/>
              <w:rPr>
                <w:sz w:val="20"/>
                <w:szCs w:val="20"/>
                <w:lang w:val="sr-Cyrl-RS"/>
                <w:rPrChange w:id="11308" w:author="Milan Stojkov" w:date="2026-10-02T11:00:00Z">
                  <w:rPr>
                    <w:sz w:val="20"/>
                    <w:szCs w:val="20"/>
                  </w:rPr>
                </w:rPrChange>
              </w:rPr>
              <w:pPrChange w:id="11307" w:author="Milica Radić" w:date="2026-10-04T01:02:03Z">
                <w:pPr/>
              </w:pPrChange>
            </w:pPr>
            <w:r>
              <w:rPr>
                <w:sz w:val="20"/>
                <w:szCs w:val="20"/>
                <w:lang w:val="sr-Cyrl-RS"/>
                <w:rPrChange w:id="11309" w:author="Milan Stojkov" w:date="2026-10-02T11:00:00Z">
                  <w:rPr>
                    <w:sz w:val="20"/>
                    <w:szCs w:val="20"/>
                  </w:rPr>
                </w:rPrChange>
              </w:rPr>
              <w:t>0,03</w:t>
            </w:r>
          </w:p>
        </w:tc>
      </w:tr>
      <w:tr w14:paraId="63718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310" w:author="Milica Radić" w:date="2026-10-04T01:02:3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11310" w:author="Milica Radić" w:date="2026-10-04T01:02:32Z">
            <w:trPr>
              <w:jc w:val="center"/>
            </w:trPr>
          </w:trPrChange>
        </w:trPr>
        <w:tc>
          <w:tcPr>
            <w:tcW w:w="165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1311" w:author="Milica Radić" w:date="2026-10-04T01:02:32Z">
              <w:tcPr>
                <w:tcW w:w="2842"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50F1F12">
            <w:pPr>
              <w:jc w:val="center"/>
              <w:rPr>
                <w:sz w:val="20"/>
                <w:szCs w:val="20"/>
                <w:lang w:val="sr-Cyrl-RS"/>
                <w:rPrChange w:id="11313" w:author="Milan Stojkov" w:date="2026-10-02T11:00:00Z">
                  <w:rPr>
                    <w:sz w:val="20"/>
                    <w:szCs w:val="20"/>
                  </w:rPr>
                </w:rPrChange>
              </w:rPr>
              <w:pPrChange w:id="11312" w:author="Milica Radić" w:date="2026-10-04T01:02:03Z">
                <w:pPr/>
              </w:pPrChange>
            </w:pPr>
            <w:r>
              <w:rPr>
                <w:i/>
                <w:iCs/>
                <w:sz w:val="20"/>
                <w:szCs w:val="20"/>
                <w:lang w:val="sr-Cyrl-RS"/>
                <w:rPrChange w:id="11314" w:author="Milan Stojkov" w:date="2026-10-02T11:00:00Z">
                  <w:rPr>
                    <w:i/>
                    <w:iCs/>
                    <w:sz w:val="20"/>
                    <w:szCs w:val="20"/>
                  </w:rPr>
                </w:rPrChange>
              </w:rPr>
              <w:t>Sybil</w:t>
            </w:r>
            <w:r>
              <w:rPr>
                <w:sz w:val="20"/>
                <w:szCs w:val="20"/>
                <w:lang w:val="sr-Cyrl-RS"/>
                <w:rPrChange w:id="11315" w:author="Milan Stojkov" w:date="2026-10-02T11:00:00Z">
                  <w:rPr>
                    <w:sz w:val="20"/>
                    <w:szCs w:val="20"/>
                  </w:rPr>
                </w:rPrChange>
              </w:rPr>
              <w:t>-отпорна</w:t>
            </w:r>
          </w:p>
        </w:tc>
        <w:tc>
          <w:tcPr>
            <w:tcW w:w="37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316" w:author="Milica Radić" w:date="2026-10-04T01:02:32Z">
              <w:tcPr>
                <w:tcW w:w="6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027C423">
            <w:pPr>
              <w:jc w:val="center"/>
              <w:rPr>
                <w:sz w:val="20"/>
                <w:szCs w:val="20"/>
                <w:lang w:val="sr-Cyrl-RS"/>
                <w:rPrChange w:id="11318" w:author="Milan Stojkov" w:date="2026-10-02T11:00:00Z">
                  <w:rPr>
                    <w:sz w:val="20"/>
                    <w:szCs w:val="20"/>
                  </w:rPr>
                </w:rPrChange>
              </w:rPr>
              <w:pPrChange w:id="11317" w:author="Milica Radić" w:date="2026-10-04T01:02:03Z">
                <w:pPr/>
              </w:pPrChange>
            </w:pPr>
            <w:r>
              <w:rPr>
                <w:sz w:val="20"/>
                <w:szCs w:val="20"/>
                <w:lang w:val="sr-Cyrl-RS"/>
                <w:rPrChange w:id="11319" w:author="Milan Stojkov" w:date="2026-10-02T11:00:00Z">
                  <w:rPr>
                    <w:sz w:val="20"/>
                    <w:szCs w:val="20"/>
                  </w:rPr>
                </w:rPrChange>
              </w:rPr>
              <w:t>0,3</w:t>
            </w:r>
          </w:p>
        </w:tc>
        <w:tc>
          <w:tcPr>
            <w:tcW w:w="9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320" w:author="Milica Radić" w:date="2026-10-04T01:02:32Z">
              <w:tcPr>
                <w:tcW w:w="16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09C614F">
            <w:pPr>
              <w:jc w:val="center"/>
              <w:rPr>
                <w:sz w:val="20"/>
                <w:szCs w:val="20"/>
                <w:lang w:val="sr-Cyrl-RS"/>
                <w:rPrChange w:id="11322" w:author="Milan Stojkov" w:date="2026-10-02T11:00:00Z">
                  <w:rPr>
                    <w:sz w:val="20"/>
                    <w:szCs w:val="20"/>
                  </w:rPr>
                </w:rPrChange>
              </w:rPr>
              <w:pPrChange w:id="11321" w:author="Milica Radić" w:date="2026-10-04T01:02:03Z">
                <w:pPr/>
              </w:pPrChange>
            </w:pPr>
            <w:r>
              <w:rPr>
                <w:sz w:val="20"/>
                <w:szCs w:val="20"/>
                <w:lang w:val="sr-Cyrl-RS"/>
                <w:rPrChange w:id="11323" w:author="Milan Stojkov" w:date="2026-10-02T11:00:00Z">
                  <w:rPr>
                    <w:sz w:val="20"/>
                    <w:szCs w:val="20"/>
                  </w:rPr>
                </w:rPrChange>
              </w:rPr>
              <w:t>7,00</w:t>
            </w:r>
          </w:p>
        </w:tc>
        <w:tc>
          <w:tcPr>
            <w:tcW w:w="49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324" w:author="Milica Radić" w:date="2026-10-04T01:02:32Z">
              <w:tcPr>
                <w:tcW w:w="8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A4DF16F">
            <w:pPr>
              <w:jc w:val="center"/>
              <w:rPr>
                <w:sz w:val="20"/>
                <w:szCs w:val="20"/>
                <w:lang w:val="sr-Cyrl-RS"/>
                <w:rPrChange w:id="11326" w:author="Milan Stojkov" w:date="2026-10-02T11:00:00Z">
                  <w:rPr>
                    <w:sz w:val="20"/>
                    <w:szCs w:val="20"/>
                  </w:rPr>
                </w:rPrChange>
              </w:rPr>
              <w:pPrChange w:id="11325" w:author="Milica Radić" w:date="2026-10-04T01:02:03Z">
                <w:pPr/>
              </w:pPrChange>
            </w:pPr>
            <w:r>
              <w:rPr>
                <w:sz w:val="20"/>
                <w:szCs w:val="20"/>
                <w:lang w:val="sr-Cyrl-RS"/>
                <w:rPrChange w:id="11327" w:author="Milan Stojkov" w:date="2026-10-02T11:00:00Z">
                  <w:rPr>
                    <w:sz w:val="20"/>
                    <w:szCs w:val="20"/>
                  </w:rPr>
                </w:rPrChange>
              </w:rPr>
              <w:t>7,00</w:t>
            </w:r>
          </w:p>
        </w:tc>
        <w:tc>
          <w:tcPr>
            <w:tcW w:w="49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328" w:author="Milica Radić" w:date="2026-10-04T01:02:32Z">
              <w:tcPr>
                <w:tcW w:w="8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B341215">
            <w:pPr>
              <w:jc w:val="center"/>
              <w:rPr>
                <w:sz w:val="20"/>
                <w:szCs w:val="20"/>
                <w:lang w:val="sr-Cyrl-RS"/>
                <w:rPrChange w:id="11330" w:author="Milan Stojkov" w:date="2026-10-02T11:00:00Z">
                  <w:rPr>
                    <w:sz w:val="20"/>
                    <w:szCs w:val="20"/>
                  </w:rPr>
                </w:rPrChange>
              </w:rPr>
              <w:pPrChange w:id="11329" w:author="Milica Radić" w:date="2026-10-04T01:02:03Z">
                <w:pPr/>
              </w:pPrChange>
            </w:pPr>
            <w:r>
              <w:rPr>
                <w:sz w:val="20"/>
                <w:szCs w:val="20"/>
                <w:lang w:val="sr-Cyrl-RS"/>
                <w:rPrChange w:id="11331" w:author="Milan Stojkov" w:date="2026-10-02T11:00:00Z">
                  <w:rPr>
                    <w:sz w:val="20"/>
                    <w:szCs w:val="20"/>
                  </w:rPr>
                </w:rPrChange>
              </w:rPr>
              <w:t>7,00</w:t>
            </w:r>
          </w:p>
        </w:tc>
        <w:tc>
          <w:tcPr>
            <w:tcW w:w="49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332" w:author="Milica Radić" w:date="2026-10-04T01:02:32Z">
              <w:tcPr>
                <w:tcW w:w="84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7A6728B">
            <w:pPr>
              <w:jc w:val="center"/>
              <w:rPr>
                <w:sz w:val="20"/>
                <w:szCs w:val="20"/>
                <w:lang w:val="sr-Cyrl-RS"/>
                <w:rPrChange w:id="11334" w:author="Milan Stojkov" w:date="2026-10-02T11:00:00Z">
                  <w:rPr>
                    <w:sz w:val="20"/>
                    <w:szCs w:val="20"/>
                  </w:rPr>
                </w:rPrChange>
              </w:rPr>
              <w:pPrChange w:id="11333" w:author="Milica Radić" w:date="2026-10-04T01:02:03Z">
                <w:pPr/>
              </w:pPrChange>
            </w:pPr>
            <w:r>
              <w:rPr>
                <w:sz w:val="20"/>
                <w:szCs w:val="20"/>
                <w:lang w:val="sr-Cyrl-RS"/>
                <w:rPrChange w:id="11335" w:author="Milan Stojkov" w:date="2026-10-02T11:00:00Z">
                  <w:rPr>
                    <w:sz w:val="20"/>
                    <w:szCs w:val="20"/>
                  </w:rPr>
                </w:rPrChange>
              </w:rPr>
              <w:t>6,00</w:t>
            </w:r>
          </w:p>
        </w:tc>
        <w:tc>
          <w:tcPr>
            <w:tcW w:w="509"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1336" w:author="Milica Radić" w:date="2026-10-04T01:02:32Z">
              <w:tcPr>
                <w:tcW w:w="877"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784F9D8">
            <w:pPr>
              <w:jc w:val="center"/>
              <w:rPr>
                <w:sz w:val="20"/>
                <w:szCs w:val="20"/>
                <w:lang w:val="sr-Cyrl-RS"/>
                <w:rPrChange w:id="11338" w:author="Milan Stojkov" w:date="2026-10-02T11:00:00Z">
                  <w:rPr>
                    <w:sz w:val="20"/>
                    <w:szCs w:val="20"/>
                  </w:rPr>
                </w:rPrChange>
              </w:rPr>
              <w:pPrChange w:id="11337" w:author="Milica Radić" w:date="2026-10-04T01:02:03Z">
                <w:pPr/>
              </w:pPrChange>
            </w:pPr>
            <w:r>
              <w:rPr>
                <w:sz w:val="20"/>
                <w:szCs w:val="20"/>
                <w:lang w:val="sr-Cyrl-RS"/>
                <w:rPrChange w:id="11339" w:author="Milan Stojkov" w:date="2026-10-02T11:00:00Z">
                  <w:rPr>
                    <w:sz w:val="20"/>
                    <w:szCs w:val="20"/>
                  </w:rPr>
                </w:rPrChange>
              </w:rPr>
              <w:t>5,00</w:t>
            </w:r>
          </w:p>
        </w:tc>
      </w:tr>
      <w:tr w14:paraId="204E312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340" w:author="Milica Radić" w:date="2026-10-04T01:02:3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11340" w:author="Milica Radić" w:date="2026-10-04T01:02:32Z">
            <w:trPr>
              <w:jc w:val="center"/>
            </w:trPr>
          </w:trPrChange>
        </w:trPr>
        <w:tc>
          <w:tcPr>
            <w:tcW w:w="1653" w:type="pct"/>
            <w:tcBorders>
              <w:top w:val="single" w:color="000000" w:sz="4" w:space="0"/>
              <w:right w:val="single" w:color="000000" w:sz="4" w:space="0"/>
            </w:tcBorders>
            <w:tcMar>
              <w:top w:w="15" w:type="dxa"/>
              <w:left w:w="15" w:type="dxa"/>
              <w:bottom w:w="15" w:type="dxa"/>
              <w:right w:w="15" w:type="dxa"/>
            </w:tcMar>
            <w:vAlign w:val="center"/>
            <w:tcPrChange w:id="11341" w:author="Milica Radić" w:date="2026-10-04T01:02:32Z">
              <w:tcPr>
                <w:tcW w:w="2842" w:type="dxa"/>
                <w:tcBorders>
                  <w:top w:val="single" w:color="000000" w:sz="4" w:space="0"/>
                  <w:right w:val="single" w:color="000000" w:sz="4" w:space="0"/>
                </w:tcBorders>
                <w:tcMar>
                  <w:top w:w="15" w:type="dxa"/>
                  <w:left w:w="15" w:type="dxa"/>
                  <w:bottom w:w="15" w:type="dxa"/>
                  <w:right w:w="15" w:type="dxa"/>
                </w:tcMar>
                <w:vAlign w:val="center"/>
              </w:tcPr>
            </w:tcPrChange>
          </w:tcPr>
          <w:p w14:paraId="1483CCE6">
            <w:pPr>
              <w:jc w:val="center"/>
              <w:rPr>
                <w:sz w:val="20"/>
                <w:szCs w:val="20"/>
                <w:lang w:val="sr-Cyrl-RS"/>
                <w:rPrChange w:id="11343" w:author="Milan Stojkov" w:date="2026-10-02T11:00:00Z">
                  <w:rPr>
                    <w:sz w:val="20"/>
                    <w:szCs w:val="20"/>
                  </w:rPr>
                </w:rPrChange>
              </w:rPr>
              <w:pPrChange w:id="11342" w:author="Milica Radić" w:date="2026-10-04T01:02:03Z">
                <w:pPr/>
              </w:pPrChange>
            </w:pPr>
            <w:r>
              <w:rPr>
                <w:i/>
                <w:iCs/>
                <w:sz w:val="20"/>
                <w:szCs w:val="20"/>
                <w:lang w:val="sr-Cyrl-RS"/>
                <w:rPrChange w:id="11344" w:author="Milan Stojkov" w:date="2026-10-02T11:00:00Z">
                  <w:rPr>
                    <w:i/>
                    <w:iCs/>
                    <w:sz w:val="20"/>
                    <w:szCs w:val="20"/>
                  </w:rPr>
                </w:rPrChange>
              </w:rPr>
              <w:t>Eclipse</w:t>
            </w:r>
            <w:r>
              <w:rPr>
                <w:sz w:val="20"/>
                <w:szCs w:val="20"/>
                <w:lang w:val="sr-Cyrl-RS"/>
                <w:rPrChange w:id="11345" w:author="Milan Stojkov" w:date="2026-10-02T11:00:00Z">
                  <w:rPr>
                    <w:sz w:val="20"/>
                    <w:szCs w:val="20"/>
                  </w:rPr>
                </w:rPrChange>
              </w:rPr>
              <w:t>-отпорна</w:t>
            </w:r>
          </w:p>
        </w:tc>
        <w:tc>
          <w:tcPr>
            <w:tcW w:w="377"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1346" w:author="Milica Radić" w:date="2026-10-04T01:02:32Z">
              <w:tcPr>
                <w:tcW w:w="650"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1F5862C2">
            <w:pPr>
              <w:jc w:val="center"/>
              <w:rPr>
                <w:sz w:val="20"/>
                <w:szCs w:val="20"/>
                <w:lang w:val="sr-Cyrl-RS"/>
                <w:rPrChange w:id="11348" w:author="Milan Stojkov" w:date="2026-10-02T11:00:00Z">
                  <w:rPr>
                    <w:sz w:val="20"/>
                    <w:szCs w:val="20"/>
                  </w:rPr>
                </w:rPrChange>
              </w:rPr>
              <w:pPrChange w:id="11347" w:author="Milica Radić" w:date="2026-10-04T01:02:03Z">
                <w:pPr/>
              </w:pPrChange>
            </w:pPr>
            <w:r>
              <w:rPr>
                <w:sz w:val="20"/>
                <w:szCs w:val="20"/>
                <w:lang w:val="sr-Cyrl-RS"/>
                <w:rPrChange w:id="11349" w:author="Milan Stojkov" w:date="2026-10-02T11:00:00Z">
                  <w:rPr>
                    <w:sz w:val="20"/>
                    <w:szCs w:val="20"/>
                  </w:rPr>
                </w:rPrChange>
              </w:rPr>
              <w:t>0,3</w:t>
            </w:r>
          </w:p>
        </w:tc>
        <w:tc>
          <w:tcPr>
            <w:tcW w:w="983"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1350" w:author="Milica Radić" w:date="2026-10-04T01:02:32Z">
              <w:tcPr>
                <w:tcW w:w="169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1CD15FBB">
            <w:pPr>
              <w:jc w:val="center"/>
              <w:rPr>
                <w:sz w:val="20"/>
                <w:szCs w:val="20"/>
                <w:lang w:val="sr-Cyrl-RS"/>
                <w:rPrChange w:id="11352" w:author="Milan Stojkov" w:date="2026-10-02T11:00:00Z">
                  <w:rPr>
                    <w:sz w:val="20"/>
                    <w:szCs w:val="20"/>
                  </w:rPr>
                </w:rPrChange>
              </w:rPr>
              <w:pPrChange w:id="11351" w:author="Milica Radić" w:date="2026-10-04T01:02:03Z">
                <w:pPr/>
              </w:pPrChange>
            </w:pPr>
            <w:r>
              <w:rPr>
                <w:sz w:val="20"/>
                <w:szCs w:val="20"/>
                <w:lang w:val="sr-Cyrl-RS"/>
                <w:rPrChange w:id="11353" w:author="Milan Stojkov" w:date="2026-10-02T11:00:00Z">
                  <w:rPr>
                    <w:sz w:val="20"/>
                    <w:szCs w:val="20"/>
                  </w:rPr>
                </w:rPrChange>
              </w:rPr>
              <w:t>7,00</w:t>
            </w:r>
          </w:p>
        </w:tc>
        <w:tc>
          <w:tcPr>
            <w:tcW w:w="492"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1354" w:author="Milica Radić" w:date="2026-10-04T01:02:32Z">
              <w:tcPr>
                <w:tcW w:w="848"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275245B4">
            <w:pPr>
              <w:jc w:val="center"/>
              <w:rPr>
                <w:sz w:val="20"/>
                <w:szCs w:val="20"/>
                <w:lang w:val="sr-Cyrl-RS"/>
                <w:rPrChange w:id="11356" w:author="Milan Stojkov" w:date="2026-10-02T11:00:00Z">
                  <w:rPr>
                    <w:sz w:val="20"/>
                    <w:szCs w:val="20"/>
                  </w:rPr>
                </w:rPrChange>
              </w:rPr>
              <w:pPrChange w:id="11355" w:author="Milica Radić" w:date="2026-10-04T01:02:03Z">
                <w:pPr/>
              </w:pPrChange>
            </w:pPr>
            <w:r>
              <w:rPr>
                <w:sz w:val="20"/>
                <w:szCs w:val="20"/>
                <w:lang w:val="sr-Cyrl-RS"/>
                <w:rPrChange w:id="11357" w:author="Milan Stojkov" w:date="2026-10-02T11:00:00Z">
                  <w:rPr>
                    <w:sz w:val="20"/>
                    <w:szCs w:val="20"/>
                  </w:rPr>
                </w:rPrChange>
              </w:rPr>
              <w:t>7,00</w:t>
            </w:r>
          </w:p>
        </w:tc>
        <w:tc>
          <w:tcPr>
            <w:tcW w:w="492"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1358" w:author="Milica Radić" w:date="2026-10-04T01:02:32Z">
              <w:tcPr>
                <w:tcW w:w="848"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1A48C9C8">
            <w:pPr>
              <w:jc w:val="center"/>
              <w:rPr>
                <w:sz w:val="20"/>
                <w:szCs w:val="20"/>
                <w:lang w:val="sr-Cyrl-RS"/>
                <w:rPrChange w:id="11360" w:author="Milan Stojkov" w:date="2026-10-02T11:00:00Z">
                  <w:rPr>
                    <w:sz w:val="20"/>
                    <w:szCs w:val="20"/>
                  </w:rPr>
                </w:rPrChange>
              </w:rPr>
              <w:pPrChange w:id="11359" w:author="Milica Radić" w:date="2026-10-04T01:02:03Z">
                <w:pPr/>
              </w:pPrChange>
            </w:pPr>
            <w:r>
              <w:rPr>
                <w:sz w:val="20"/>
                <w:szCs w:val="20"/>
                <w:lang w:val="sr-Cyrl-RS"/>
                <w:rPrChange w:id="11361" w:author="Milan Stojkov" w:date="2026-10-02T11:00:00Z">
                  <w:rPr>
                    <w:sz w:val="20"/>
                    <w:szCs w:val="20"/>
                  </w:rPr>
                </w:rPrChange>
              </w:rPr>
              <w:t>7,00</w:t>
            </w:r>
          </w:p>
        </w:tc>
        <w:tc>
          <w:tcPr>
            <w:tcW w:w="492"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1362" w:author="Milica Radić" w:date="2026-10-04T01:02:32Z">
              <w:tcPr>
                <w:tcW w:w="848"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7571CAC1">
            <w:pPr>
              <w:jc w:val="center"/>
              <w:rPr>
                <w:sz w:val="20"/>
                <w:szCs w:val="20"/>
                <w:lang w:val="sr-Cyrl-RS"/>
                <w:rPrChange w:id="11364" w:author="Milan Stojkov" w:date="2026-10-02T11:00:00Z">
                  <w:rPr>
                    <w:sz w:val="20"/>
                    <w:szCs w:val="20"/>
                  </w:rPr>
                </w:rPrChange>
              </w:rPr>
              <w:pPrChange w:id="11363" w:author="Milica Radić" w:date="2026-10-04T01:02:03Z">
                <w:pPr/>
              </w:pPrChange>
            </w:pPr>
            <w:r>
              <w:rPr>
                <w:sz w:val="20"/>
                <w:szCs w:val="20"/>
                <w:lang w:val="sr-Cyrl-RS"/>
                <w:rPrChange w:id="11365" w:author="Milan Stojkov" w:date="2026-10-02T11:00:00Z">
                  <w:rPr>
                    <w:sz w:val="20"/>
                    <w:szCs w:val="20"/>
                  </w:rPr>
                </w:rPrChange>
              </w:rPr>
              <w:t>6,00</w:t>
            </w:r>
          </w:p>
        </w:tc>
        <w:tc>
          <w:tcPr>
            <w:tcW w:w="509" w:type="pct"/>
            <w:tcBorders>
              <w:top w:val="single" w:color="000000" w:sz="4" w:space="0"/>
              <w:left w:val="single" w:color="000000" w:sz="4" w:space="0"/>
            </w:tcBorders>
            <w:tcMar>
              <w:top w:w="15" w:type="dxa"/>
              <w:left w:w="15" w:type="dxa"/>
              <w:bottom w:w="15" w:type="dxa"/>
              <w:right w:w="15" w:type="dxa"/>
            </w:tcMar>
            <w:vAlign w:val="center"/>
            <w:tcPrChange w:id="11366" w:author="Milica Radić" w:date="2026-10-04T01:02:32Z">
              <w:tcPr>
                <w:tcW w:w="877" w:type="dxa"/>
                <w:tcBorders>
                  <w:top w:val="single" w:color="000000" w:sz="4" w:space="0"/>
                  <w:left w:val="single" w:color="000000" w:sz="4" w:space="0"/>
                </w:tcBorders>
                <w:tcMar>
                  <w:top w:w="15" w:type="dxa"/>
                  <w:left w:w="15" w:type="dxa"/>
                  <w:bottom w:w="15" w:type="dxa"/>
                  <w:right w:w="15" w:type="dxa"/>
                </w:tcMar>
                <w:vAlign w:val="center"/>
              </w:tcPr>
            </w:tcPrChange>
          </w:tcPr>
          <w:p w14:paraId="297C4ACC">
            <w:pPr>
              <w:jc w:val="center"/>
              <w:rPr>
                <w:sz w:val="20"/>
                <w:szCs w:val="20"/>
                <w:lang w:val="sr-Cyrl-RS"/>
                <w:rPrChange w:id="11368" w:author="Milan Stojkov" w:date="2026-10-02T11:00:00Z">
                  <w:rPr>
                    <w:sz w:val="20"/>
                    <w:szCs w:val="20"/>
                  </w:rPr>
                </w:rPrChange>
              </w:rPr>
              <w:pPrChange w:id="11367" w:author="Milica Radić" w:date="2026-10-04T01:02:03Z">
                <w:pPr/>
              </w:pPrChange>
            </w:pPr>
            <w:r>
              <w:rPr>
                <w:sz w:val="20"/>
                <w:szCs w:val="20"/>
                <w:lang w:val="sr-Cyrl-RS"/>
                <w:rPrChange w:id="11369" w:author="Milan Stojkov" w:date="2026-10-02T11:00:00Z">
                  <w:rPr>
                    <w:sz w:val="20"/>
                    <w:szCs w:val="20"/>
                  </w:rPr>
                </w:rPrChange>
              </w:rPr>
              <w:t>5,05</w:t>
            </w:r>
          </w:p>
        </w:tc>
      </w:tr>
    </w:tbl>
    <w:p w14:paraId="7EBFE6F2">
      <w:pPr>
        <w:ind w:firstLine="360"/>
        <w:jc w:val="both"/>
        <w:rPr>
          <w:ins w:id="11370" w:author="Milica Radić" w:date="2026-10-04T03:55:10Z"/>
          <w:color w:val="000000"/>
          <w:sz w:val="22"/>
          <w:szCs w:val="22"/>
          <w:lang w:val="sr-Cyrl-RS"/>
        </w:rPr>
      </w:pPr>
    </w:p>
    <w:p w14:paraId="3B2A19F6">
      <w:pPr>
        <w:ind w:firstLine="360"/>
        <w:jc w:val="both"/>
        <w:rPr>
          <w:ins w:id="11372" w:author="Milica Radić" w:date="2026-10-04T11:34:28Z"/>
          <w:color w:val="000000"/>
          <w:sz w:val="22"/>
          <w:szCs w:val="22"/>
          <w:lang w:val="sr-Cyrl-RS"/>
        </w:rPr>
        <w:pPrChange w:id="11371" w:author="Milica Radić" w:date="2026-10-04T13:59:15Z">
          <w:pPr>
            <w:ind w:firstLine="360"/>
            <w:jc w:val="both"/>
          </w:pPr>
        </w:pPrChange>
      </w:pPr>
      <w:ins w:id="11373" w:author="Milica Radić" w:date="2026-10-04T11:20:55Z">
        <w:r>
          <w:rPr>
            <w:rFonts w:hint="default"/>
            <w:color w:val="000000"/>
            <w:sz w:val="22"/>
            <w:szCs w:val="22"/>
            <w:lang w:val="sr-Cyrl-RS"/>
          </w:rPr>
          <w:t>Уз референтну стратегију</w:t>
        </w:r>
      </w:ins>
      <w:del w:id="11374" w:author="Milica Radić" w:date="2026-10-04T11:20:55Z">
        <w:r>
          <w:rPr>
            <w:color w:val="000000"/>
            <w:sz w:val="22"/>
            <w:szCs w:val="22"/>
            <w:lang w:val="sr-Cyrl-RS"/>
            <w:rPrChange w:id="11375" w:author="Milan Stojkov" w:date="2026-10-02T11:00:00Z">
              <w:rPr>
                <w:color w:val="000000"/>
                <w:sz w:val="22"/>
                <w:szCs w:val="22"/>
              </w:rPr>
            </w:rPrChange>
          </w:rPr>
          <w:delText>Разградња је код референтне стратегије тренутна:</w:delText>
        </w:r>
      </w:del>
      <w:r>
        <w:rPr>
          <w:color w:val="000000"/>
          <w:sz w:val="22"/>
          <w:szCs w:val="22"/>
          <w:lang w:val="sr-Cyrl-RS"/>
          <w:rPrChange w:id="11377" w:author="Milan Stojkov" w:date="2026-10-02T11:00:00Z">
            <w:rPr>
              <w:color w:val="000000"/>
              <w:sz w:val="22"/>
              <w:szCs w:val="22"/>
            </w:rPr>
          </w:rPrChange>
        </w:rPr>
        <w:t xml:space="preserve"> жртва већ у првој рунди напада губи трећину до половине честитих суседа, будући да јој се нуде искључиво нападачки идентитети, а до краја извршавања преостаје јој један или ниједан. Уз заштитне стратегије скуп суседа остаје непромењен до двадесете рунде, а потом губи највише два суседа, и то кроз периодично освежавање. Слика 7.4 приказује исти процес кроз удео изолованих чворова.</w:t>
      </w:r>
    </w:p>
    <w:p w14:paraId="17B4062A">
      <w:pPr>
        <w:ind w:firstLine="360"/>
        <w:jc w:val="both"/>
        <w:rPr>
          <w:del w:id="11378" w:author="Milica Radić" w:date="2026-10-04T11:34:31Z"/>
          <w:color w:val="000000"/>
          <w:sz w:val="22"/>
          <w:szCs w:val="22"/>
          <w:lang w:val="sr-Cyrl-RS"/>
          <w:rPrChange w:id="11379" w:author="Milan Stojkov" w:date="2026-10-02T11:00:00Z">
            <w:rPr>
              <w:del w:id="11380" w:author="Milica Radić" w:date="2026-10-04T11:34:31Z"/>
              <w:color w:val="000000"/>
              <w:sz w:val="22"/>
              <w:szCs w:val="22"/>
            </w:rPr>
          </w:rPrChange>
        </w:rPr>
      </w:pPr>
    </w:p>
    <w:p w14:paraId="008A51A8">
      <w:pPr>
        <w:pBdr>
          <w:top w:val="none" w:color="auto" w:sz="0" w:space="0"/>
          <w:left w:val="none" w:color="auto" w:sz="0" w:space="0"/>
          <w:bottom w:val="none" w:color="auto" w:sz="0" w:space="0"/>
          <w:right w:val="none" w:color="auto" w:sz="0" w:space="0"/>
          <w:between w:val="none" w:color="auto" w:sz="0" w:space="0"/>
        </w:pBdr>
        <w:ind w:firstLine="0"/>
        <w:jc w:val="both"/>
        <w:rPr>
          <w:i/>
          <w:iCs/>
          <w:color w:val="000000"/>
          <w:sz w:val="20"/>
          <w:szCs w:val="20"/>
          <w:lang w:val="sr-Cyrl-RS"/>
          <w:rPrChange w:id="11382" w:author="Milan Stojkov" w:date="2026-10-02T11:00:00Z">
            <w:rPr>
              <w:i/>
              <w:iCs/>
              <w:color w:val="000000"/>
              <w:sz w:val="20"/>
              <w:szCs w:val="20"/>
            </w:rPr>
          </w:rPrChange>
        </w:rPr>
        <w:pPrChange w:id="11381" w:author="Milica Radić" w:date="2026-10-04T03:55:29Z">
          <w:pPr>
            <w:pBdr>
              <w:top w:val="none" w:color="auto" w:sz="0" w:space="0"/>
              <w:left w:val="none" w:color="auto" w:sz="0" w:space="0"/>
              <w:bottom w:val="none" w:color="auto" w:sz="0" w:space="0"/>
              <w:right w:val="none" w:color="auto" w:sz="0" w:space="0"/>
              <w:between w:val="none" w:color="auto" w:sz="0" w:space="0"/>
            </w:pBdr>
            <w:ind w:firstLine="360"/>
            <w:jc w:val="center"/>
          </w:pPr>
        </w:pPrChange>
      </w:pPr>
      <w:commentRangeStart w:id="16"/>
      <w:r>
        <w:rPr>
          <w:rFonts w:ascii="Arial" w:hAnsi="Arial" w:eastAsia="Arial" w:cs="Arial"/>
          <w:color w:val="000000"/>
          <w:sz w:val="22"/>
          <w:szCs w:val="22"/>
          <w:lang w:val="sr-Cyrl-RS"/>
          <w:rPrChange w:id="11384" w:author="Milan Stojkov" w:date="2026-10-02T11:00:00Z">
            <w:rPr>
              <w:rFonts w:ascii="Arial" w:hAnsi="Arial" w:eastAsia="Arial" w:cs="Arial"/>
              <w:color w:val="000000"/>
              <w:sz w:val="22"/>
              <w:szCs w:val="22"/>
            </w:rPr>
          </w:rPrChange>
        </w:rPr>
        <w:drawing>
          <wp:inline distT="0" distB="0" distL="114300" distR="114300">
            <wp:extent cx="4971415" cy="1765300"/>
            <wp:effectExtent l="0" t="0" r="6985" b="0"/>
            <wp:docPr id="249180204" name="image10.png" descr="eclipse_over_time"/>
            <wp:cNvGraphicFramePr/>
            <a:graphic xmlns:a="http://schemas.openxmlformats.org/drawingml/2006/main">
              <a:graphicData uri="http://schemas.openxmlformats.org/drawingml/2006/picture">
                <pic:pic xmlns:pic="http://schemas.openxmlformats.org/drawingml/2006/picture">
                  <pic:nvPicPr>
                    <pic:cNvPr id="249180204" name="image10.png" descr="eclipse_over_time"/>
                    <pic:cNvPicPr preferRelativeResize="0"/>
                  </pic:nvPicPr>
                  <pic:blipFill>
                    <a:blip r:embed="rId29"/>
                    <a:srcRect/>
                    <a:stretch>
                      <a:fillRect/>
                    </a:stretch>
                  </pic:blipFill>
                  <pic:spPr>
                    <a:xfrm>
                      <a:off x="0" y="0"/>
                      <a:ext cx="4971415" cy="1765300"/>
                    </a:xfrm>
                    <a:prstGeom prst="rect">
                      <a:avLst/>
                    </a:prstGeom>
                  </pic:spPr>
                </pic:pic>
              </a:graphicData>
            </a:graphic>
          </wp:inline>
        </w:drawing>
      </w:r>
      <w:commentRangeEnd w:id="16"/>
      <w:r>
        <w:rPr>
          <w:rStyle w:val="12"/>
          <w:i/>
          <w:iCs/>
          <w:color w:val="000000"/>
          <w:sz w:val="20"/>
          <w:szCs w:val="20"/>
          <w:lang w:val="sr-Cyrl-RS"/>
          <w:rPrChange w:id="11385" w:author="Milan Stojkov" w:date="2026-10-02T11:00:00Z">
            <w:rPr>
              <w:rStyle w:val="12"/>
              <w:i/>
              <w:iCs/>
              <w:color w:val="000000"/>
              <w:sz w:val="20"/>
              <w:szCs w:val="20"/>
            </w:rPr>
          </w:rPrChange>
        </w:rPr>
        <w:commentReference w:id="16"/>
      </w:r>
    </w:p>
    <w:p w14:paraId="556B4B8F">
      <w:pPr>
        <w:pBdr>
          <w:top w:val="none" w:color="auto" w:sz="0" w:space="0"/>
          <w:left w:val="none" w:color="auto" w:sz="0" w:space="0"/>
          <w:bottom w:val="none" w:color="auto" w:sz="0" w:space="0"/>
          <w:right w:val="none" w:color="auto" w:sz="0" w:space="0"/>
          <w:between w:val="none" w:color="auto" w:sz="0" w:space="0"/>
        </w:pBdr>
        <w:ind w:firstLine="360"/>
        <w:jc w:val="center"/>
        <w:rPr>
          <w:del w:id="11386" w:author="Milica Radić" w:date="2026-10-04T13:59:23Z"/>
          <w:i/>
          <w:iCs/>
          <w:color w:val="000000"/>
          <w:sz w:val="22"/>
          <w:szCs w:val="22"/>
          <w:lang w:val="sr-Cyrl-RS"/>
          <w:rPrChange w:id="11387" w:author="Milan Stojkov" w:date="2026-10-02T11:00:00Z">
            <w:rPr>
              <w:del w:id="11388" w:author="Milica Radić" w:date="2026-10-04T13:59:23Z"/>
              <w:i/>
              <w:iCs/>
              <w:color w:val="000000"/>
              <w:sz w:val="22"/>
              <w:szCs w:val="22"/>
            </w:rPr>
          </w:rPrChange>
        </w:rPr>
      </w:pPr>
      <w:r>
        <w:rPr>
          <w:i/>
          <w:iCs/>
          <w:color w:val="000000"/>
          <w:sz w:val="20"/>
          <w:szCs w:val="20"/>
          <w:lang w:val="sr-Cyrl-RS"/>
          <w:rPrChange w:id="11389" w:author="Milan Stojkov" w:date="2026-10-02T11:00:00Z">
            <w:rPr>
              <w:i/>
              <w:iCs/>
              <w:color w:val="000000"/>
              <w:sz w:val="20"/>
              <w:szCs w:val="20"/>
            </w:rPr>
          </w:rPrChange>
        </w:rPr>
        <w:t>Слика 7.4. Удео изолованих чворова кроз рунде при циљаном Eclipse нападу.</w:t>
      </w:r>
    </w:p>
    <w:p w14:paraId="556B4B8F">
      <w:pPr>
        <w:pBdr>
          <w:top w:val="none" w:color="auto" w:sz="0" w:space="0"/>
          <w:left w:val="none" w:color="auto" w:sz="0" w:space="0"/>
          <w:bottom w:val="none" w:color="auto" w:sz="0" w:space="0"/>
          <w:right w:val="none" w:color="auto" w:sz="0" w:space="0"/>
          <w:between w:val="none" w:color="auto" w:sz="0" w:space="0"/>
        </w:pBdr>
        <w:ind w:firstLine="360"/>
        <w:jc w:val="center"/>
        <w:rPr>
          <w:ins w:id="11391" w:author="Milica Radić" w:date="2026-10-04T11:23:58Z"/>
          <w:color w:val="000000"/>
          <w:sz w:val="22"/>
          <w:szCs w:val="22"/>
          <w:lang w:val="sr-Cyrl-RS"/>
        </w:rPr>
        <w:pPrChange w:id="11390" w:author="Milica Radić" w:date="2026-10-04T13:59:23Z">
          <w:pPr>
            <w:ind w:firstLine="360"/>
            <w:jc w:val="both"/>
          </w:pPr>
        </w:pPrChange>
      </w:pPr>
    </w:p>
    <w:p w14:paraId="0B1C2F19">
      <w:pPr>
        <w:ind w:firstLine="360"/>
        <w:jc w:val="both"/>
        <w:rPr>
          <w:ins w:id="11392" w:author="Milica Radić" w:date="2026-10-04T11:24:41Z"/>
          <w:rFonts w:hint="default"/>
          <w:color w:val="000000"/>
          <w:sz w:val="22"/>
          <w:szCs w:val="22"/>
          <w:lang w:val="sr-Cyrl-RS"/>
        </w:rPr>
      </w:pPr>
      <w:ins w:id="11393" w:author="Milica Radić" w:date="2026-10-04T11:24:07Z">
        <w:r>
          <w:rPr>
            <w:rFonts w:hint="default"/>
            <w:color w:val="000000"/>
            <w:sz w:val="22"/>
            <w:szCs w:val="22"/>
            <w:lang w:val="sr-Cyrl-RS"/>
          </w:rPr>
          <w:t>Са слике се види да је нападачу при уделу од 0,3</w:t>
        </w:r>
      </w:ins>
      <w:ins w:id="11394" w:author="Milica Radić" w:date="2026-10-04T11:24:31Z">
        <w:r>
          <w:rPr>
            <w:rFonts w:hint="default"/>
            <w:color w:val="000000"/>
            <w:sz w:val="22"/>
            <w:szCs w:val="22"/>
            <w:lang w:val="en-US"/>
          </w:rPr>
          <w:t xml:space="preserve"> </w:t>
        </w:r>
      </w:ins>
      <w:ins w:id="11395" w:author="Milica Radić" w:date="2026-10-04T11:24:07Z">
        <w:r>
          <w:rPr>
            <w:rFonts w:hint="default"/>
            <w:color w:val="000000"/>
            <w:sz w:val="22"/>
            <w:szCs w:val="22"/>
            <w:lang w:val="sr-Cyrl-RS"/>
          </w:rPr>
          <w:t xml:space="preserve">потребно двадесетак рунди да замени садржај </w:t>
        </w:r>
      </w:ins>
      <w:ins w:id="11396" w:author="Milica Radić" w:date="2026-10-04T11:24:07Z">
        <w:r>
          <w:rPr>
            <w:rFonts w:hint="default"/>
            <w:i/>
            <w:iCs/>
            <w:color w:val="000000"/>
            <w:sz w:val="22"/>
            <w:szCs w:val="22"/>
            <w:lang w:val="sr-Cyrl-RS"/>
            <w:rPrChange w:id="11397" w:author="Milica Radić" w:date="2026-10-04T11:24:16Z">
              <w:rPr>
                <w:rFonts w:hint="default"/>
                <w:color w:val="000000"/>
                <w:sz w:val="22"/>
                <w:szCs w:val="22"/>
                <w:lang w:val="sr-Cyrl-RS"/>
              </w:rPr>
            </w:rPrChange>
          </w:rPr>
          <w:t>peer set</w:t>
        </w:r>
      </w:ins>
      <w:ins w:id="11399" w:author="Milica Radić" w:date="2026-10-04T11:24:07Z">
        <w:r>
          <w:rPr>
            <w:rFonts w:hint="default"/>
            <w:color w:val="000000"/>
            <w:sz w:val="22"/>
            <w:szCs w:val="22"/>
            <w:lang w:val="sr-Cyrl-RS"/>
          </w:rPr>
          <w:t>-ова, након чега се удео изолованих устаљује.</w:t>
        </w:r>
      </w:ins>
    </w:p>
    <w:p w14:paraId="07C5FC92">
      <w:pPr>
        <w:ind w:firstLine="360"/>
        <w:jc w:val="both"/>
        <w:rPr>
          <w:ins w:id="11400" w:author="Milica Radić" w:date="2026-10-04T11:23:58Z"/>
          <w:rFonts w:hint="default"/>
          <w:color w:val="000000"/>
          <w:sz w:val="22"/>
          <w:szCs w:val="22"/>
          <w:lang w:val="sr-Cyrl-RS"/>
        </w:rPr>
      </w:pPr>
      <w:ins w:id="11401" w:author="Milica Radić" w:date="2026-10-04T11:27:07Z">
        <w:r>
          <w:rPr>
            <w:rFonts w:hint="default"/>
            <w:color w:val="000000"/>
            <w:sz w:val="22"/>
            <w:szCs w:val="22"/>
            <w:lang w:val="sr-Cyrl-RS"/>
          </w:rPr>
          <w:t xml:space="preserve">Табела 7.14 показује чиме </w:t>
        </w:r>
      </w:ins>
      <w:ins w:id="11402" w:author="Milica Radić" w:date="2026-10-04T11:27:07Z">
        <w:r>
          <w:rPr>
            <w:rFonts w:hint="default"/>
            <w:i/>
            <w:iCs/>
            <w:color w:val="000000"/>
            <w:sz w:val="22"/>
            <w:szCs w:val="22"/>
            <w:lang w:val="sr-Cyrl-RS"/>
            <w:rPrChange w:id="11403" w:author="Milica Radić" w:date="2026-10-04T11:27:11Z">
              <w:rPr>
                <w:rFonts w:hint="default"/>
                <w:color w:val="000000"/>
                <w:sz w:val="22"/>
                <w:szCs w:val="22"/>
                <w:lang w:val="sr-Cyrl-RS"/>
              </w:rPr>
            </w:rPrChange>
          </w:rPr>
          <w:t>Eclipse</w:t>
        </w:r>
      </w:ins>
      <w:ins w:id="11405" w:author="Milica Radić" w:date="2026-10-04T11:27:07Z">
        <w:r>
          <w:rPr>
            <w:rFonts w:hint="default"/>
            <w:color w:val="000000"/>
            <w:sz w:val="22"/>
            <w:szCs w:val="22"/>
            <w:lang w:val="sr-Cyrl-RS"/>
          </w:rPr>
          <w:t xml:space="preserve">-отпорна стратегија </w:t>
        </w:r>
      </w:ins>
      <w:ins w:id="11406" w:author="Milica Radić" w:date="2026-10-04T11:27:22Z">
        <w:r>
          <w:rPr>
            <w:rFonts w:hint="default"/>
            <w:color w:val="000000"/>
            <w:sz w:val="22"/>
            <w:szCs w:val="22"/>
            <w:lang w:val="sr-Cyrl-RS"/>
          </w:rPr>
          <w:t>спреч</w:t>
        </w:r>
      </w:ins>
      <w:ins w:id="11407" w:author="Milica Radić" w:date="2026-10-04T11:27:23Z">
        <w:r>
          <w:rPr>
            <w:rFonts w:hint="default"/>
            <w:color w:val="000000"/>
            <w:sz w:val="22"/>
            <w:szCs w:val="22"/>
            <w:lang w:val="sr-Cyrl-RS"/>
          </w:rPr>
          <w:t xml:space="preserve">ава </w:t>
        </w:r>
      </w:ins>
      <w:ins w:id="11408" w:author="Milica Radić" w:date="2026-10-04T11:27:07Z">
        <w:r>
          <w:rPr>
            <w:rFonts w:hint="default"/>
            <w:color w:val="000000"/>
            <w:sz w:val="22"/>
            <w:szCs w:val="22"/>
            <w:lang w:val="sr-Cyrl-RS"/>
          </w:rPr>
          <w:t>изолацију: за сваку стратегију</w:t>
        </w:r>
      </w:ins>
      <w:ins w:id="11409" w:author="Milica Radić" w:date="2026-10-04T11:27:28Z">
        <w:r>
          <w:rPr>
            <w:rFonts w:hint="default"/>
            <w:color w:val="000000"/>
            <w:sz w:val="22"/>
            <w:szCs w:val="22"/>
            <w:lang w:val="sr-Cyrl-RS"/>
          </w:rPr>
          <w:t xml:space="preserve"> је</w:t>
        </w:r>
      </w:ins>
      <w:ins w:id="11410" w:author="Milica Radić" w:date="2026-10-04T11:27:07Z">
        <w:r>
          <w:rPr>
            <w:rFonts w:hint="default"/>
            <w:color w:val="000000"/>
            <w:sz w:val="22"/>
            <w:szCs w:val="22"/>
            <w:lang w:val="sr-Cyrl-RS"/>
          </w:rPr>
          <w:t xml:space="preserve"> приказан удео чворова према највећем броју суседа из исте групе идентитета.</w:t>
        </w:r>
      </w:ins>
    </w:p>
    <w:p w14:paraId="5C5602F9">
      <w:pPr>
        <w:pBdr>
          <w:top w:val="none" w:color="auto" w:sz="0" w:space="0"/>
          <w:left w:val="none" w:color="auto" w:sz="0" w:space="0"/>
          <w:bottom w:val="none" w:color="auto" w:sz="0" w:space="0"/>
          <w:right w:val="none" w:color="auto" w:sz="0" w:space="0"/>
          <w:between w:val="none" w:color="auto" w:sz="0" w:space="0"/>
        </w:pBdr>
        <w:jc w:val="center"/>
        <w:rPr>
          <w:ins w:id="11411" w:author="Milica Radić" w:date="2026-10-04T03:55:54Z"/>
          <w:i/>
          <w:iCs/>
          <w:color w:val="000000"/>
          <w:sz w:val="20"/>
          <w:szCs w:val="20"/>
          <w:lang w:val="sr-Cyrl-RS"/>
        </w:rPr>
      </w:pPr>
    </w:p>
    <w:p w14:paraId="103E8944">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1412" w:author="Milan Stojkov" w:date="2026-10-02T11:00:00Z">
            <w:rPr>
              <w:i/>
              <w:iCs/>
              <w:color w:val="000000"/>
              <w:sz w:val="20"/>
              <w:szCs w:val="20"/>
            </w:rPr>
          </w:rPrChange>
        </w:rPr>
      </w:pPr>
      <w:r>
        <w:rPr>
          <w:i/>
          <w:iCs/>
          <w:color w:val="000000"/>
          <w:sz w:val="20"/>
          <w:szCs w:val="20"/>
          <w:lang w:val="sr-Cyrl-RS"/>
          <w:rPrChange w:id="11413" w:author="Milan Stojkov" w:date="2026-10-02T11:00:00Z">
            <w:rPr>
              <w:i/>
              <w:iCs/>
              <w:color w:val="000000"/>
              <w:sz w:val="20"/>
              <w:szCs w:val="20"/>
            </w:rPr>
          </w:rPrChange>
        </w:rPr>
        <w:t>Табела 7.14. Највећи број суседа из исте групе, рунда 50, β = 0,3</w:t>
      </w:r>
    </w:p>
    <w:tbl>
      <w:tblPr>
        <w:tblStyle w:val="98"/>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Change w:id="11414" w:author="Milica Radić" w:date="2026-10-04T01:02:39Z">
          <w:tblPr>
            <w:tblStyle w:val="98"/>
            <w:tblW w:w="86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2656"/>
        <w:gridCol w:w="1027"/>
        <w:gridCol w:w="1670"/>
        <w:gridCol w:w="2493"/>
        <w:tblGridChange w:id="11415">
          <w:tblGrid>
            <w:gridCol w:w="2917"/>
            <w:gridCol w:w="1128"/>
            <w:gridCol w:w="1833"/>
            <w:gridCol w:w="2737"/>
          </w:tblGrid>
        </w:tblGridChange>
      </w:tblGrid>
      <w:tr w14:paraId="04DC2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1416" w:author="Milica Radić" w:date="2026-10-04T01:02:3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blHeader/>
          <w:jc w:val="center"/>
          <w:trPrChange w:id="11416" w:author="Milica Radić" w:date="2026-10-04T01:02:39Z">
            <w:trPr>
              <w:tblHeader/>
              <w:jc w:val="center"/>
            </w:trPr>
          </w:trPrChange>
        </w:trPr>
        <w:tc>
          <w:tcPr>
            <w:tcW w:w="169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17" w:author="Milica Radić" w:date="2026-10-04T01:02:39Z">
              <w:tcPr>
                <w:tcW w:w="291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A24AC40">
            <w:pPr>
              <w:jc w:val="center"/>
              <w:rPr>
                <w:b/>
                <w:bCs/>
                <w:sz w:val="20"/>
                <w:szCs w:val="20"/>
                <w:lang w:val="sr-Cyrl-RS"/>
                <w:rPrChange w:id="11418" w:author="Milan Stojkov" w:date="2026-10-02T11:00:00Z">
                  <w:rPr>
                    <w:b/>
                    <w:bCs/>
                    <w:sz w:val="20"/>
                    <w:szCs w:val="20"/>
                  </w:rPr>
                </w:rPrChange>
              </w:rPr>
            </w:pPr>
            <w:ins w:id="11419" w:author="Milica Radić" w:date="2026-10-04T01:02:51Z">
              <w:r>
                <w:rPr>
                  <w:b/>
                  <w:bCs/>
                  <w:sz w:val="20"/>
                  <w:szCs w:val="20"/>
                  <w:lang w:val="sr-Cyrl-RS"/>
                </w:rPr>
                <w:t>Н</w:t>
              </w:r>
            </w:ins>
            <w:del w:id="11420" w:author="Milica Radić" w:date="2026-10-04T01:02:51Z">
              <w:r>
                <w:rPr>
                  <w:b/>
                  <w:bCs/>
                  <w:sz w:val="20"/>
                  <w:szCs w:val="20"/>
                  <w:lang w:val="sr-Cyrl-RS"/>
                  <w:rPrChange w:id="11421" w:author="Milan Stojkov" w:date="2026-10-02T11:00:00Z">
                    <w:rPr>
                      <w:b/>
                      <w:bCs/>
                      <w:sz w:val="20"/>
                      <w:szCs w:val="20"/>
                    </w:rPr>
                  </w:rPrChange>
                </w:rPr>
                <w:delText>н</w:delText>
              </w:r>
            </w:del>
            <w:r>
              <w:rPr>
                <w:b/>
                <w:bCs/>
                <w:sz w:val="20"/>
                <w:szCs w:val="20"/>
                <w:lang w:val="sr-Cyrl-RS"/>
                <w:rPrChange w:id="11422" w:author="Milan Stojkov" w:date="2026-10-02T11:00:00Z">
                  <w:rPr>
                    <w:b/>
                    <w:bCs/>
                    <w:sz w:val="20"/>
                    <w:szCs w:val="20"/>
                  </w:rPr>
                </w:rPrChange>
              </w:rPr>
              <w:t>ајвише из исте групе</w:t>
            </w:r>
          </w:p>
        </w:tc>
        <w:tc>
          <w:tcPr>
            <w:tcW w:w="65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23" w:author="Milica Radić" w:date="2026-10-04T01:02:39Z">
              <w:tcPr>
                <w:tcW w:w="1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BF0F614">
            <w:pPr>
              <w:jc w:val="center"/>
              <w:rPr>
                <w:b/>
                <w:bCs/>
                <w:sz w:val="20"/>
                <w:szCs w:val="20"/>
                <w:lang w:val="sr-Cyrl-RS"/>
                <w:rPrChange w:id="11424" w:author="Milan Stojkov" w:date="2026-10-02T11:00:00Z">
                  <w:rPr>
                    <w:b/>
                    <w:bCs/>
                    <w:sz w:val="20"/>
                    <w:szCs w:val="20"/>
                  </w:rPr>
                </w:rPrChange>
              </w:rPr>
            </w:pPr>
            <w:r>
              <w:rPr>
                <w:b/>
                <w:bCs/>
                <w:i/>
                <w:iCs/>
                <w:sz w:val="20"/>
                <w:szCs w:val="20"/>
                <w:lang w:val="sr-Cyrl-RS"/>
                <w:rPrChange w:id="11425" w:author="Milica Radić" w:date="2026-10-04T01:02:43Z">
                  <w:rPr>
                    <w:b/>
                    <w:bCs/>
                    <w:sz w:val="20"/>
                    <w:szCs w:val="20"/>
                  </w:rPr>
                </w:rPrChange>
              </w:rPr>
              <w:t>Random</w:t>
            </w:r>
          </w:p>
        </w:tc>
        <w:tc>
          <w:tcPr>
            <w:tcW w:w="10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26" w:author="Milica Radić" w:date="2026-10-04T01:02:39Z">
              <w:tcPr>
                <w:tcW w:w="183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61D4D82">
            <w:pPr>
              <w:jc w:val="center"/>
              <w:rPr>
                <w:b/>
                <w:bCs/>
                <w:sz w:val="20"/>
                <w:szCs w:val="20"/>
                <w:lang w:val="sr-Cyrl-RS"/>
                <w:rPrChange w:id="11427" w:author="Milan Stojkov" w:date="2026-10-02T11:00:00Z">
                  <w:rPr>
                    <w:b/>
                    <w:bCs/>
                    <w:sz w:val="20"/>
                    <w:szCs w:val="20"/>
                  </w:rPr>
                </w:rPrChange>
              </w:rPr>
            </w:pPr>
            <w:r>
              <w:rPr>
                <w:b/>
                <w:bCs/>
                <w:i/>
                <w:iCs/>
                <w:sz w:val="20"/>
                <w:szCs w:val="20"/>
                <w:lang w:val="sr-Cyrl-RS"/>
                <w:rPrChange w:id="11428" w:author="Milica Radić" w:date="2026-10-04T01:02:46Z">
                  <w:rPr>
                    <w:b/>
                    <w:bCs/>
                    <w:sz w:val="20"/>
                    <w:szCs w:val="20"/>
                  </w:rPr>
                </w:rPrChange>
              </w:rPr>
              <w:t>Sybil</w:t>
            </w:r>
            <w:r>
              <w:rPr>
                <w:b/>
                <w:bCs/>
                <w:sz w:val="20"/>
                <w:szCs w:val="20"/>
                <w:lang w:val="sr-Cyrl-RS"/>
                <w:rPrChange w:id="11429" w:author="Milan Stojkov" w:date="2026-10-02T11:00:00Z">
                  <w:rPr>
                    <w:b/>
                    <w:bCs/>
                    <w:sz w:val="20"/>
                    <w:szCs w:val="20"/>
                  </w:rPr>
                </w:rPrChange>
              </w:rPr>
              <w:t>-отпорна</w:t>
            </w:r>
          </w:p>
        </w:tc>
        <w:tc>
          <w:tcPr>
            <w:tcW w:w="158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30" w:author="Milica Radić" w:date="2026-10-04T01:02:39Z">
              <w:tcPr>
                <w:tcW w:w="27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D3351F7">
            <w:pPr>
              <w:jc w:val="center"/>
              <w:rPr>
                <w:b/>
                <w:bCs/>
                <w:sz w:val="20"/>
                <w:szCs w:val="20"/>
                <w:lang w:val="sr-Cyrl-RS"/>
                <w:rPrChange w:id="11431" w:author="Milan Stojkov" w:date="2026-10-02T11:00:00Z">
                  <w:rPr>
                    <w:b/>
                    <w:bCs/>
                    <w:sz w:val="20"/>
                    <w:szCs w:val="20"/>
                  </w:rPr>
                </w:rPrChange>
              </w:rPr>
            </w:pPr>
            <w:r>
              <w:rPr>
                <w:b/>
                <w:bCs/>
                <w:i/>
                <w:iCs/>
                <w:sz w:val="20"/>
                <w:szCs w:val="20"/>
                <w:lang w:val="sr-Cyrl-RS"/>
                <w:rPrChange w:id="11432" w:author="Milica Radić" w:date="2026-10-04T01:02:48Z">
                  <w:rPr>
                    <w:b/>
                    <w:bCs/>
                    <w:sz w:val="20"/>
                    <w:szCs w:val="20"/>
                  </w:rPr>
                </w:rPrChange>
              </w:rPr>
              <w:t>Eclipse</w:t>
            </w:r>
            <w:r>
              <w:rPr>
                <w:b/>
                <w:bCs/>
                <w:sz w:val="20"/>
                <w:szCs w:val="20"/>
                <w:lang w:val="sr-Cyrl-RS"/>
                <w:rPrChange w:id="11433" w:author="Milan Stojkov" w:date="2026-10-02T11:00:00Z">
                  <w:rPr>
                    <w:b/>
                    <w:bCs/>
                    <w:sz w:val="20"/>
                    <w:szCs w:val="20"/>
                  </w:rPr>
                </w:rPrChange>
              </w:rPr>
              <w:t>-отпорна</w:t>
            </w:r>
          </w:p>
        </w:tc>
      </w:tr>
      <w:tr w14:paraId="40525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1434" w:author="Milica Radić" w:date="2026-10-04T01:02:3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1434" w:author="Milica Radić" w:date="2026-10-04T01:02:39Z">
            <w:trPr>
              <w:jc w:val="center"/>
            </w:trPr>
          </w:trPrChange>
        </w:trPr>
        <w:tc>
          <w:tcPr>
            <w:tcW w:w="169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35" w:author="Milica Radić" w:date="2026-10-04T01:02:39Z">
              <w:tcPr>
                <w:tcW w:w="291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DBBE78A">
            <w:pPr>
              <w:jc w:val="center"/>
              <w:rPr>
                <w:sz w:val="20"/>
                <w:szCs w:val="20"/>
                <w:lang w:val="sr-Cyrl-RS"/>
                <w:rPrChange w:id="11437" w:author="Milan Stojkov" w:date="2026-10-02T11:00:00Z">
                  <w:rPr>
                    <w:sz w:val="20"/>
                    <w:szCs w:val="20"/>
                  </w:rPr>
                </w:rPrChange>
              </w:rPr>
              <w:pPrChange w:id="11436" w:author="Milica Radić" w:date="2026-10-04T01:02:38Z">
                <w:pPr/>
              </w:pPrChange>
            </w:pPr>
            <w:r>
              <w:rPr>
                <w:sz w:val="20"/>
                <w:szCs w:val="20"/>
                <w:lang w:val="sr-Cyrl-RS"/>
                <w:rPrChange w:id="11438" w:author="Milan Stojkov" w:date="2026-10-02T11:00:00Z">
                  <w:rPr>
                    <w:sz w:val="20"/>
                    <w:szCs w:val="20"/>
                  </w:rPr>
                </w:rPrChange>
              </w:rPr>
              <w:t>1</w:t>
            </w:r>
          </w:p>
        </w:tc>
        <w:tc>
          <w:tcPr>
            <w:tcW w:w="65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39" w:author="Milica Radić" w:date="2026-10-04T01:02:39Z">
              <w:tcPr>
                <w:tcW w:w="1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CAE5479">
            <w:pPr>
              <w:jc w:val="center"/>
              <w:rPr>
                <w:sz w:val="20"/>
                <w:szCs w:val="20"/>
                <w:lang w:val="sr-Cyrl-RS"/>
                <w:rPrChange w:id="11441" w:author="Milan Stojkov" w:date="2026-10-02T11:00:00Z">
                  <w:rPr>
                    <w:sz w:val="20"/>
                    <w:szCs w:val="20"/>
                  </w:rPr>
                </w:rPrChange>
              </w:rPr>
              <w:pPrChange w:id="11440" w:author="Milica Radić" w:date="2026-10-04T01:02:38Z">
                <w:pPr/>
              </w:pPrChange>
            </w:pPr>
            <w:r>
              <w:rPr>
                <w:sz w:val="20"/>
                <w:szCs w:val="20"/>
                <w:lang w:val="sr-Cyrl-RS"/>
                <w:rPrChange w:id="11442" w:author="Milan Stojkov" w:date="2026-10-02T11:00:00Z">
                  <w:rPr>
                    <w:sz w:val="20"/>
                    <w:szCs w:val="20"/>
                  </w:rPr>
                </w:rPrChange>
              </w:rPr>
              <w:t>0,0 %</w:t>
            </w:r>
          </w:p>
        </w:tc>
        <w:tc>
          <w:tcPr>
            <w:tcW w:w="10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43" w:author="Milica Radić" w:date="2026-10-04T01:02:39Z">
              <w:tcPr>
                <w:tcW w:w="183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6EBA0C4">
            <w:pPr>
              <w:jc w:val="center"/>
              <w:rPr>
                <w:sz w:val="20"/>
                <w:szCs w:val="20"/>
                <w:lang w:val="sr-Cyrl-RS"/>
                <w:rPrChange w:id="11445" w:author="Milan Stojkov" w:date="2026-10-02T11:00:00Z">
                  <w:rPr>
                    <w:sz w:val="20"/>
                    <w:szCs w:val="20"/>
                  </w:rPr>
                </w:rPrChange>
              </w:rPr>
              <w:pPrChange w:id="11444" w:author="Milica Radić" w:date="2026-10-04T01:02:38Z">
                <w:pPr/>
              </w:pPrChange>
            </w:pPr>
            <w:r>
              <w:rPr>
                <w:sz w:val="20"/>
                <w:szCs w:val="20"/>
                <w:lang w:val="sr-Cyrl-RS"/>
                <w:rPrChange w:id="11446" w:author="Milan Stojkov" w:date="2026-10-02T11:00:00Z">
                  <w:rPr>
                    <w:sz w:val="20"/>
                    <w:szCs w:val="20"/>
                  </w:rPr>
                </w:rPrChange>
              </w:rPr>
              <w:t>1,2 %</w:t>
            </w:r>
          </w:p>
        </w:tc>
        <w:tc>
          <w:tcPr>
            <w:tcW w:w="158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47" w:author="Milica Radić" w:date="2026-10-04T01:02:39Z">
              <w:tcPr>
                <w:tcW w:w="27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8834DF4">
            <w:pPr>
              <w:jc w:val="center"/>
              <w:rPr>
                <w:sz w:val="20"/>
                <w:szCs w:val="20"/>
                <w:lang w:val="sr-Cyrl-RS"/>
                <w:rPrChange w:id="11449" w:author="Milan Stojkov" w:date="2026-10-02T11:00:00Z">
                  <w:rPr>
                    <w:sz w:val="20"/>
                    <w:szCs w:val="20"/>
                  </w:rPr>
                </w:rPrChange>
              </w:rPr>
              <w:pPrChange w:id="11448" w:author="Milica Radić" w:date="2026-10-04T01:02:38Z">
                <w:pPr/>
              </w:pPrChange>
            </w:pPr>
            <w:r>
              <w:rPr>
                <w:sz w:val="20"/>
                <w:szCs w:val="20"/>
                <w:lang w:val="sr-Cyrl-RS"/>
                <w:rPrChange w:id="11450" w:author="Milan Stojkov" w:date="2026-10-02T11:00:00Z">
                  <w:rPr>
                    <w:sz w:val="20"/>
                    <w:szCs w:val="20"/>
                  </w:rPr>
                </w:rPrChange>
              </w:rPr>
              <w:t>1,2 %</w:t>
            </w:r>
          </w:p>
        </w:tc>
      </w:tr>
      <w:tr w14:paraId="67B79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1451" w:author="Milica Radić" w:date="2026-10-04T01:02:3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1451" w:author="Milica Radić" w:date="2026-10-04T01:02:39Z">
            <w:trPr>
              <w:jc w:val="center"/>
            </w:trPr>
          </w:trPrChange>
        </w:trPr>
        <w:tc>
          <w:tcPr>
            <w:tcW w:w="169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52" w:author="Milica Radić" w:date="2026-10-04T01:02:39Z">
              <w:tcPr>
                <w:tcW w:w="291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3325DB2">
            <w:pPr>
              <w:jc w:val="center"/>
              <w:rPr>
                <w:sz w:val="20"/>
                <w:szCs w:val="20"/>
                <w:lang w:val="sr-Cyrl-RS"/>
                <w:rPrChange w:id="11454" w:author="Milan Stojkov" w:date="2026-10-02T11:00:00Z">
                  <w:rPr>
                    <w:sz w:val="20"/>
                    <w:szCs w:val="20"/>
                  </w:rPr>
                </w:rPrChange>
              </w:rPr>
              <w:pPrChange w:id="11453" w:author="Milica Radić" w:date="2026-10-04T01:02:38Z">
                <w:pPr/>
              </w:pPrChange>
            </w:pPr>
            <w:r>
              <w:rPr>
                <w:sz w:val="20"/>
                <w:szCs w:val="20"/>
                <w:lang w:val="sr-Cyrl-RS"/>
                <w:rPrChange w:id="11455" w:author="Milan Stojkov" w:date="2026-10-02T11:00:00Z">
                  <w:rPr>
                    <w:sz w:val="20"/>
                    <w:szCs w:val="20"/>
                  </w:rPr>
                </w:rPrChange>
              </w:rPr>
              <w:t>2</w:t>
            </w:r>
          </w:p>
        </w:tc>
        <w:tc>
          <w:tcPr>
            <w:tcW w:w="65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56" w:author="Milica Radić" w:date="2026-10-04T01:02:39Z">
              <w:tcPr>
                <w:tcW w:w="1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E4132CF">
            <w:pPr>
              <w:jc w:val="center"/>
              <w:rPr>
                <w:sz w:val="20"/>
                <w:szCs w:val="20"/>
                <w:lang w:val="sr-Cyrl-RS"/>
                <w:rPrChange w:id="11458" w:author="Milan Stojkov" w:date="2026-10-02T11:00:00Z">
                  <w:rPr>
                    <w:sz w:val="20"/>
                    <w:szCs w:val="20"/>
                  </w:rPr>
                </w:rPrChange>
              </w:rPr>
              <w:pPrChange w:id="11457" w:author="Milica Radić" w:date="2026-10-04T01:02:38Z">
                <w:pPr/>
              </w:pPrChange>
            </w:pPr>
            <w:r>
              <w:rPr>
                <w:sz w:val="20"/>
                <w:szCs w:val="20"/>
                <w:lang w:val="sr-Cyrl-RS"/>
                <w:rPrChange w:id="11459" w:author="Milan Stojkov" w:date="2026-10-02T11:00:00Z">
                  <w:rPr>
                    <w:sz w:val="20"/>
                    <w:szCs w:val="20"/>
                  </w:rPr>
                </w:rPrChange>
              </w:rPr>
              <w:t>44,3 %</w:t>
            </w:r>
          </w:p>
        </w:tc>
        <w:tc>
          <w:tcPr>
            <w:tcW w:w="10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60" w:author="Milica Radić" w:date="2026-10-04T01:02:39Z">
              <w:tcPr>
                <w:tcW w:w="183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646EB12">
            <w:pPr>
              <w:jc w:val="center"/>
              <w:rPr>
                <w:sz w:val="20"/>
                <w:szCs w:val="20"/>
                <w:lang w:val="sr-Cyrl-RS"/>
                <w:rPrChange w:id="11462" w:author="Milan Stojkov" w:date="2026-10-02T11:00:00Z">
                  <w:rPr>
                    <w:sz w:val="20"/>
                    <w:szCs w:val="20"/>
                  </w:rPr>
                </w:rPrChange>
              </w:rPr>
              <w:pPrChange w:id="11461" w:author="Milica Radić" w:date="2026-10-04T01:02:38Z">
                <w:pPr/>
              </w:pPrChange>
            </w:pPr>
            <w:r>
              <w:rPr>
                <w:sz w:val="20"/>
                <w:szCs w:val="20"/>
                <w:lang w:val="sr-Cyrl-RS"/>
                <w:rPrChange w:id="11463" w:author="Milan Stojkov" w:date="2026-10-02T11:00:00Z">
                  <w:rPr>
                    <w:sz w:val="20"/>
                    <w:szCs w:val="20"/>
                  </w:rPr>
                </w:rPrChange>
              </w:rPr>
              <w:t>70,2 %</w:t>
            </w:r>
          </w:p>
        </w:tc>
        <w:tc>
          <w:tcPr>
            <w:tcW w:w="158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64" w:author="Milica Radić" w:date="2026-10-04T01:02:39Z">
              <w:tcPr>
                <w:tcW w:w="27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9B4CA09">
            <w:pPr>
              <w:jc w:val="center"/>
              <w:rPr>
                <w:sz w:val="20"/>
                <w:szCs w:val="20"/>
                <w:lang w:val="sr-Cyrl-RS"/>
                <w:rPrChange w:id="11466" w:author="Milan Stojkov" w:date="2026-10-02T11:00:00Z">
                  <w:rPr>
                    <w:sz w:val="20"/>
                    <w:szCs w:val="20"/>
                  </w:rPr>
                </w:rPrChange>
              </w:rPr>
              <w:pPrChange w:id="11465" w:author="Milica Radić" w:date="2026-10-04T01:02:38Z">
                <w:pPr/>
              </w:pPrChange>
            </w:pPr>
            <w:r>
              <w:rPr>
                <w:sz w:val="20"/>
                <w:szCs w:val="20"/>
                <w:lang w:val="sr-Cyrl-RS"/>
                <w:rPrChange w:id="11467" w:author="Milan Stojkov" w:date="2026-10-02T11:00:00Z">
                  <w:rPr>
                    <w:sz w:val="20"/>
                    <w:szCs w:val="20"/>
                  </w:rPr>
                </w:rPrChange>
              </w:rPr>
              <w:t>98,8 %</w:t>
            </w:r>
          </w:p>
        </w:tc>
      </w:tr>
      <w:tr w14:paraId="700FC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1468" w:author="Milica Radić" w:date="2026-10-04T01:02:3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1468" w:author="Milica Radić" w:date="2026-10-04T01:02:39Z">
            <w:trPr>
              <w:jc w:val="center"/>
            </w:trPr>
          </w:trPrChange>
        </w:trPr>
        <w:tc>
          <w:tcPr>
            <w:tcW w:w="169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69" w:author="Milica Radić" w:date="2026-10-04T01:02:39Z">
              <w:tcPr>
                <w:tcW w:w="291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8A0E7B1">
            <w:pPr>
              <w:jc w:val="center"/>
              <w:rPr>
                <w:sz w:val="20"/>
                <w:szCs w:val="20"/>
                <w:lang w:val="sr-Cyrl-RS"/>
                <w:rPrChange w:id="11471" w:author="Milan Stojkov" w:date="2026-10-02T11:00:00Z">
                  <w:rPr>
                    <w:sz w:val="20"/>
                    <w:szCs w:val="20"/>
                  </w:rPr>
                </w:rPrChange>
              </w:rPr>
              <w:pPrChange w:id="11470" w:author="Milica Radić" w:date="2026-10-04T01:02:38Z">
                <w:pPr/>
              </w:pPrChange>
            </w:pPr>
            <w:r>
              <w:rPr>
                <w:sz w:val="20"/>
                <w:szCs w:val="20"/>
                <w:lang w:val="sr-Cyrl-RS"/>
                <w:rPrChange w:id="11472" w:author="Milan Stojkov" w:date="2026-10-02T11:00:00Z">
                  <w:rPr>
                    <w:sz w:val="20"/>
                    <w:szCs w:val="20"/>
                  </w:rPr>
                </w:rPrChange>
              </w:rPr>
              <w:t>3</w:t>
            </w:r>
          </w:p>
        </w:tc>
        <w:tc>
          <w:tcPr>
            <w:tcW w:w="65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73" w:author="Milica Radić" w:date="2026-10-04T01:02:39Z">
              <w:tcPr>
                <w:tcW w:w="1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FE53244">
            <w:pPr>
              <w:jc w:val="center"/>
              <w:rPr>
                <w:sz w:val="20"/>
                <w:szCs w:val="20"/>
                <w:lang w:val="sr-Cyrl-RS"/>
                <w:rPrChange w:id="11475" w:author="Milan Stojkov" w:date="2026-10-02T11:00:00Z">
                  <w:rPr>
                    <w:sz w:val="20"/>
                    <w:szCs w:val="20"/>
                  </w:rPr>
                </w:rPrChange>
              </w:rPr>
              <w:pPrChange w:id="11474" w:author="Milica Radić" w:date="2026-10-04T01:02:38Z">
                <w:pPr/>
              </w:pPrChange>
            </w:pPr>
            <w:r>
              <w:rPr>
                <w:sz w:val="20"/>
                <w:szCs w:val="20"/>
                <w:lang w:val="sr-Cyrl-RS"/>
                <w:rPrChange w:id="11476" w:author="Milan Stojkov" w:date="2026-10-02T11:00:00Z">
                  <w:rPr>
                    <w:sz w:val="20"/>
                    <w:szCs w:val="20"/>
                  </w:rPr>
                </w:rPrChange>
              </w:rPr>
              <w:t>47,3 %</w:t>
            </w:r>
          </w:p>
        </w:tc>
        <w:tc>
          <w:tcPr>
            <w:tcW w:w="10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77" w:author="Milica Radić" w:date="2026-10-04T01:02:39Z">
              <w:tcPr>
                <w:tcW w:w="183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6C620B0">
            <w:pPr>
              <w:jc w:val="center"/>
              <w:rPr>
                <w:sz w:val="20"/>
                <w:szCs w:val="20"/>
                <w:lang w:val="sr-Cyrl-RS"/>
                <w:rPrChange w:id="11479" w:author="Milan Stojkov" w:date="2026-10-02T11:00:00Z">
                  <w:rPr>
                    <w:sz w:val="20"/>
                    <w:szCs w:val="20"/>
                  </w:rPr>
                </w:rPrChange>
              </w:rPr>
              <w:pPrChange w:id="11478" w:author="Milica Radić" w:date="2026-10-04T01:02:38Z">
                <w:pPr/>
              </w:pPrChange>
            </w:pPr>
            <w:r>
              <w:rPr>
                <w:sz w:val="20"/>
                <w:szCs w:val="20"/>
                <w:lang w:val="sr-Cyrl-RS"/>
                <w:rPrChange w:id="11480" w:author="Milan Stojkov" w:date="2026-10-02T11:00:00Z">
                  <w:rPr>
                    <w:sz w:val="20"/>
                    <w:szCs w:val="20"/>
                  </w:rPr>
                </w:rPrChange>
              </w:rPr>
              <w:t>27,7 %</w:t>
            </w:r>
          </w:p>
        </w:tc>
        <w:tc>
          <w:tcPr>
            <w:tcW w:w="158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81" w:author="Milica Radić" w:date="2026-10-04T01:02:39Z">
              <w:tcPr>
                <w:tcW w:w="27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9E0CC70">
            <w:pPr>
              <w:jc w:val="center"/>
              <w:rPr>
                <w:sz w:val="20"/>
                <w:szCs w:val="20"/>
                <w:lang w:val="sr-Cyrl-RS"/>
                <w:rPrChange w:id="11483" w:author="Milan Stojkov" w:date="2026-10-02T11:00:00Z">
                  <w:rPr>
                    <w:sz w:val="20"/>
                    <w:szCs w:val="20"/>
                  </w:rPr>
                </w:rPrChange>
              </w:rPr>
              <w:pPrChange w:id="11482" w:author="Milica Radić" w:date="2026-10-04T01:02:38Z">
                <w:pPr/>
              </w:pPrChange>
            </w:pPr>
            <w:r>
              <w:rPr>
                <w:sz w:val="20"/>
                <w:szCs w:val="20"/>
                <w:lang w:val="sr-Cyrl-RS"/>
                <w:rPrChange w:id="11484" w:author="Milan Stojkov" w:date="2026-10-02T11:00:00Z">
                  <w:rPr>
                    <w:sz w:val="20"/>
                    <w:szCs w:val="20"/>
                  </w:rPr>
                </w:rPrChange>
              </w:rPr>
              <w:t>-</w:t>
            </w:r>
          </w:p>
        </w:tc>
      </w:tr>
      <w:tr w14:paraId="5AFBB1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1485" w:author="Milica Radić" w:date="2026-10-04T01:02:3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1485" w:author="Milica Radić" w:date="2026-10-04T01:02:39Z">
            <w:trPr>
              <w:jc w:val="center"/>
            </w:trPr>
          </w:trPrChange>
        </w:trPr>
        <w:tc>
          <w:tcPr>
            <w:tcW w:w="169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86" w:author="Milica Radić" w:date="2026-10-04T01:02:39Z">
              <w:tcPr>
                <w:tcW w:w="291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9AAD495">
            <w:pPr>
              <w:jc w:val="center"/>
              <w:rPr>
                <w:sz w:val="20"/>
                <w:szCs w:val="20"/>
                <w:lang w:val="sr-Cyrl-RS"/>
                <w:rPrChange w:id="11488" w:author="Milan Stojkov" w:date="2026-10-02T11:00:00Z">
                  <w:rPr>
                    <w:sz w:val="20"/>
                    <w:szCs w:val="20"/>
                  </w:rPr>
                </w:rPrChange>
              </w:rPr>
              <w:pPrChange w:id="11487" w:author="Milica Radić" w:date="2026-10-04T01:02:38Z">
                <w:pPr/>
              </w:pPrChange>
            </w:pPr>
            <w:r>
              <w:rPr>
                <w:sz w:val="20"/>
                <w:szCs w:val="20"/>
                <w:lang w:val="sr-Cyrl-RS"/>
                <w:rPrChange w:id="11489" w:author="Milan Stojkov" w:date="2026-10-02T11:00:00Z">
                  <w:rPr>
                    <w:sz w:val="20"/>
                    <w:szCs w:val="20"/>
                  </w:rPr>
                </w:rPrChange>
              </w:rPr>
              <w:t>4</w:t>
            </w:r>
          </w:p>
        </w:tc>
        <w:tc>
          <w:tcPr>
            <w:tcW w:w="65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90" w:author="Milica Radić" w:date="2026-10-04T01:02:39Z">
              <w:tcPr>
                <w:tcW w:w="1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9AA3079">
            <w:pPr>
              <w:jc w:val="center"/>
              <w:rPr>
                <w:sz w:val="20"/>
                <w:szCs w:val="20"/>
                <w:lang w:val="sr-Cyrl-RS"/>
                <w:rPrChange w:id="11492" w:author="Milan Stojkov" w:date="2026-10-02T11:00:00Z">
                  <w:rPr>
                    <w:sz w:val="20"/>
                    <w:szCs w:val="20"/>
                  </w:rPr>
                </w:rPrChange>
              </w:rPr>
              <w:pPrChange w:id="11491" w:author="Milica Radić" w:date="2026-10-04T01:02:38Z">
                <w:pPr/>
              </w:pPrChange>
            </w:pPr>
            <w:r>
              <w:rPr>
                <w:sz w:val="20"/>
                <w:szCs w:val="20"/>
                <w:lang w:val="sr-Cyrl-RS"/>
                <w:rPrChange w:id="11493" w:author="Milan Stojkov" w:date="2026-10-02T11:00:00Z">
                  <w:rPr>
                    <w:sz w:val="20"/>
                    <w:szCs w:val="20"/>
                  </w:rPr>
                </w:rPrChange>
              </w:rPr>
              <w:t>7,7 %</w:t>
            </w:r>
          </w:p>
        </w:tc>
        <w:tc>
          <w:tcPr>
            <w:tcW w:w="10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94" w:author="Milica Radić" w:date="2026-10-04T01:02:39Z">
              <w:tcPr>
                <w:tcW w:w="183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1124B5A">
            <w:pPr>
              <w:jc w:val="center"/>
              <w:rPr>
                <w:sz w:val="20"/>
                <w:szCs w:val="20"/>
                <w:lang w:val="sr-Cyrl-RS"/>
                <w:rPrChange w:id="11496" w:author="Milan Stojkov" w:date="2026-10-02T11:00:00Z">
                  <w:rPr>
                    <w:sz w:val="20"/>
                    <w:szCs w:val="20"/>
                  </w:rPr>
                </w:rPrChange>
              </w:rPr>
              <w:pPrChange w:id="11495" w:author="Milica Radić" w:date="2026-10-04T01:02:38Z">
                <w:pPr/>
              </w:pPrChange>
            </w:pPr>
            <w:r>
              <w:rPr>
                <w:sz w:val="20"/>
                <w:szCs w:val="20"/>
                <w:lang w:val="sr-Cyrl-RS"/>
                <w:rPrChange w:id="11497" w:author="Milan Stojkov" w:date="2026-10-02T11:00:00Z">
                  <w:rPr>
                    <w:sz w:val="20"/>
                    <w:szCs w:val="20"/>
                  </w:rPr>
                </w:rPrChange>
              </w:rPr>
              <w:t>0,9 %</w:t>
            </w:r>
          </w:p>
        </w:tc>
        <w:tc>
          <w:tcPr>
            <w:tcW w:w="158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498" w:author="Milica Radić" w:date="2026-10-04T01:02:39Z">
              <w:tcPr>
                <w:tcW w:w="27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5E19AC8">
            <w:pPr>
              <w:jc w:val="center"/>
              <w:rPr>
                <w:sz w:val="20"/>
                <w:szCs w:val="20"/>
                <w:lang w:val="sr-Cyrl-RS"/>
                <w:rPrChange w:id="11500" w:author="Milan Stojkov" w:date="2026-10-02T11:00:00Z">
                  <w:rPr>
                    <w:sz w:val="20"/>
                    <w:szCs w:val="20"/>
                  </w:rPr>
                </w:rPrChange>
              </w:rPr>
              <w:pPrChange w:id="11499" w:author="Milica Radić" w:date="2026-10-04T01:02:38Z">
                <w:pPr/>
              </w:pPrChange>
            </w:pPr>
            <w:r>
              <w:rPr>
                <w:sz w:val="20"/>
                <w:szCs w:val="20"/>
                <w:lang w:val="sr-Cyrl-RS"/>
                <w:rPrChange w:id="11501" w:author="Milan Stojkov" w:date="2026-10-02T11:00:00Z">
                  <w:rPr>
                    <w:sz w:val="20"/>
                    <w:szCs w:val="20"/>
                  </w:rPr>
                </w:rPrChange>
              </w:rPr>
              <w:t>-</w:t>
            </w:r>
          </w:p>
        </w:tc>
      </w:tr>
      <w:tr w14:paraId="2C337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1502" w:author="Milica Radić" w:date="2026-10-04T01:02:39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1502" w:author="Milica Radić" w:date="2026-10-04T01:02:39Z">
            <w:trPr>
              <w:jc w:val="center"/>
            </w:trPr>
          </w:trPrChange>
        </w:trPr>
        <w:tc>
          <w:tcPr>
            <w:tcW w:w="169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503" w:author="Milica Radić" w:date="2026-10-04T01:02:39Z">
              <w:tcPr>
                <w:tcW w:w="291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4D10ECA">
            <w:pPr>
              <w:jc w:val="center"/>
              <w:rPr>
                <w:sz w:val="20"/>
                <w:szCs w:val="20"/>
                <w:lang w:val="sr-Cyrl-RS"/>
                <w:rPrChange w:id="11505" w:author="Milan Stojkov" w:date="2026-10-02T11:00:00Z">
                  <w:rPr>
                    <w:sz w:val="20"/>
                    <w:szCs w:val="20"/>
                  </w:rPr>
                </w:rPrChange>
              </w:rPr>
              <w:pPrChange w:id="11504" w:author="Milica Radić" w:date="2026-10-04T01:02:38Z">
                <w:pPr/>
              </w:pPrChange>
            </w:pPr>
            <w:r>
              <w:rPr>
                <w:sz w:val="20"/>
                <w:szCs w:val="20"/>
                <w:lang w:val="sr-Cyrl-RS"/>
                <w:rPrChange w:id="11506" w:author="Milan Stojkov" w:date="2026-10-02T11:00:00Z">
                  <w:rPr>
                    <w:sz w:val="20"/>
                    <w:szCs w:val="20"/>
                  </w:rPr>
                </w:rPrChange>
              </w:rPr>
              <w:t>5</w:t>
            </w:r>
          </w:p>
        </w:tc>
        <w:tc>
          <w:tcPr>
            <w:tcW w:w="65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507" w:author="Milica Radić" w:date="2026-10-04T01:02:39Z">
              <w:tcPr>
                <w:tcW w:w="11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3311D78">
            <w:pPr>
              <w:jc w:val="center"/>
              <w:rPr>
                <w:sz w:val="20"/>
                <w:szCs w:val="20"/>
                <w:lang w:val="sr-Cyrl-RS"/>
                <w:rPrChange w:id="11509" w:author="Milan Stojkov" w:date="2026-10-02T11:00:00Z">
                  <w:rPr>
                    <w:sz w:val="20"/>
                    <w:szCs w:val="20"/>
                  </w:rPr>
                </w:rPrChange>
              </w:rPr>
              <w:pPrChange w:id="11508" w:author="Milica Radić" w:date="2026-10-04T01:02:38Z">
                <w:pPr/>
              </w:pPrChange>
            </w:pPr>
            <w:r>
              <w:rPr>
                <w:sz w:val="20"/>
                <w:szCs w:val="20"/>
                <w:lang w:val="sr-Cyrl-RS"/>
                <w:rPrChange w:id="11510" w:author="Milan Stojkov" w:date="2026-10-02T11:00:00Z">
                  <w:rPr>
                    <w:sz w:val="20"/>
                    <w:szCs w:val="20"/>
                  </w:rPr>
                </w:rPrChange>
              </w:rPr>
              <w:t>0,7 %</w:t>
            </w:r>
          </w:p>
        </w:tc>
        <w:tc>
          <w:tcPr>
            <w:tcW w:w="10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511" w:author="Milica Radić" w:date="2026-10-04T01:02:39Z">
              <w:tcPr>
                <w:tcW w:w="183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E44665F">
            <w:pPr>
              <w:jc w:val="center"/>
              <w:rPr>
                <w:sz w:val="20"/>
                <w:szCs w:val="20"/>
                <w:lang w:val="sr-Cyrl-RS"/>
                <w:rPrChange w:id="11513" w:author="Milan Stojkov" w:date="2026-10-02T11:00:00Z">
                  <w:rPr>
                    <w:sz w:val="20"/>
                    <w:szCs w:val="20"/>
                  </w:rPr>
                </w:rPrChange>
              </w:rPr>
              <w:pPrChange w:id="11512" w:author="Milica Radić" w:date="2026-10-04T01:02:38Z">
                <w:pPr/>
              </w:pPrChange>
            </w:pPr>
            <w:r>
              <w:rPr>
                <w:sz w:val="20"/>
                <w:szCs w:val="20"/>
                <w:lang w:val="sr-Cyrl-RS"/>
                <w:rPrChange w:id="11514" w:author="Milan Stojkov" w:date="2026-10-02T11:00:00Z">
                  <w:rPr>
                    <w:sz w:val="20"/>
                    <w:szCs w:val="20"/>
                  </w:rPr>
                </w:rPrChange>
              </w:rPr>
              <w:t>-</w:t>
            </w:r>
          </w:p>
        </w:tc>
        <w:tc>
          <w:tcPr>
            <w:tcW w:w="158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515" w:author="Milica Radić" w:date="2026-10-04T01:02:39Z">
              <w:tcPr>
                <w:tcW w:w="273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1184C49">
            <w:pPr>
              <w:jc w:val="center"/>
              <w:rPr>
                <w:sz w:val="20"/>
                <w:szCs w:val="20"/>
                <w:lang w:val="sr-Cyrl-RS"/>
                <w:rPrChange w:id="11517" w:author="Milan Stojkov" w:date="2026-10-02T11:00:00Z">
                  <w:rPr>
                    <w:sz w:val="20"/>
                    <w:szCs w:val="20"/>
                  </w:rPr>
                </w:rPrChange>
              </w:rPr>
              <w:pPrChange w:id="11516" w:author="Milica Radić" w:date="2026-10-04T01:02:38Z">
                <w:pPr/>
              </w:pPrChange>
            </w:pPr>
            <w:r>
              <w:rPr>
                <w:sz w:val="20"/>
                <w:szCs w:val="20"/>
                <w:lang w:val="sr-Cyrl-RS"/>
                <w:rPrChange w:id="11518" w:author="Milan Stojkov" w:date="2026-10-02T11:00:00Z">
                  <w:rPr>
                    <w:sz w:val="20"/>
                    <w:szCs w:val="20"/>
                  </w:rPr>
                </w:rPrChange>
              </w:rPr>
              <w:t>-</w:t>
            </w:r>
          </w:p>
        </w:tc>
      </w:tr>
    </w:tbl>
    <w:p w14:paraId="632E1428">
      <w:pPr>
        <w:ind w:firstLine="360"/>
        <w:jc w:val="both"/>
        <w:rPr>
          <w:ins w:id="11519" w:author="Milica Radić" w:date="2026-10-04T03:55:57Z"/>
          <w:color w:val="000000"/>
          <w:sz w:val="22"/>
          <w:szCs w:val="22"/>
          <w:lang w:val="sr-Cyrl-RS"/>
        </w:rPr>
      </w:pPr>
    </w:p>
    <w:p w14:paraId="5CD1BDF7">
      <w:pPr>
        <w:ind w:firstLine="360"/>
        <w:jc w:val="both"/>
        <w:rPr>
          <w:ins w:id="11520" w:author="Milica Radić" w:date="2026-10-04T13:59:41Z"/>
          <w:rFonts w:hint="default"/>
          <w:color w:val="000000"/>
          <w:sz w:val="22"/>
          <w:szCs w:val="22"/>
          <w:lang w:val="sr-Cyrl-RS"/>
        </w:rPr>
      </w:pPr>
      <w:r>
        <w:rPr>
          <w:color w:val="000000"/>
          <w:sz w:val="22"/>
          <w:szCs w:val="22"/>
          <w:lang w:val="sr-Cyrl-RS"/>
          <w:rPrChange w:id="11521" w:author="Milan Stojkov" w:date="2026-10-02T11:00:00Z">
            <w:rPr>
              <w:color w:val="000000"/>
              <w:sz w:val="22"/>
              <w:szCs w:val="22"/>
            </w:rPr>
          </w:rPrChange>
        </w:rPr>
        <w:t xml:space="preserve">Ограничење од два суседа по групи поштује се код 98,8 % чворова уз </w:t>
      </w:r>
      <w:r>
        <w:rPr>
          <w:i/>
          <w:iCs/>
          <w:color w:val="000000"/>
          <w:sz w:val="22"/>
          <w:szCs w:val="22"/>
          <w:lang w:val="sr-Cyrl-RS"/>
          <w:rPrChange w:id="11522" w:author="Milan Stojkov" w:date="2026-10-02T11:00:00Z">
            <w:rPr>
              <w:i/>
              <w:iCs/>
              <w:color w:val="000000"/>
              <w:sz w:val="22"/>
              <w:szCs w:val="22"/>
            </w:rPr>
          </w:rPrChange>
        </w:rPr>
        <w:t>Eclipse</w:t>
      </w:r>
      <w:r>
        <w:rPr>
          <w:color w:val="000000"/>
          <w:sz w:val="22"/>
          <w:szCs w:val="22"/>
          <w:lang w:val="sr-Cyrl-RS"/>
          <w:rPrChange w:id="11523" w:author="Milan Stojkov" w:date="2026-10-02T11:00:00Z">
            <w:rPr>
              <w:color w:val="000000"/>
              <w:sz w:val="22"/>
              <w:szCs w:val="22"/>
            </w:rPr>
          </w:rPrChange>
        </w:rPr>
        <w:t xml:space="preserve">-отпорну стратегију, док га уз </w:t>
      </w:r>
      <w:r>
        <w:rPr>
          <w:i/>
          <w:iCs/>
          <w:color w:val="000000"/>
          <w:sz w:val="22"/>
          <w:szCs w:val="22"/>
          <w:lang w:val="sr-Cyrl-RS"/>
          <w:rPrChange w:id="11524" w:author="Milan Stojkov" w:date="2026-10-02T11:00:00Z">
            <w:rPr>
              <w:i/>
              <w:iCs/>
              <w:color w:val="000000"/>
              <w:sz w:val="22"/>
              <w:szCs w:val="22"/>
            </w:rPr>
          </w:rPrChange>
        </w:rPr>
        <w:t>Sybil</w:t>
      </w:r>
      <w:r>
        <w:rPr>
          <w:color w:val="000000"/>
          <w:sz w:val="22"/>
          <w:szCs w:val="22"/>
          <w:lang w:val="sr-Cyrl-RS"/>
          <w:rPrChange w:id="11525" w:author="Milan Stojkov" w:date="2026-10-02T11:00:00Z">
            <w:rPr>
              <w:color w:val="000000"/>
              <w:sz w:val="22"/>
              <w:szCs w:val="22"/>
            </w:rPr>
          </w:rPrChange>
        </w:rPr>
        <w:t xml:space="preserve">-отпорну </w:t>
      </w:r>
      <w:commentRangeStart w:id="17"/>
      <w:r>
        <w:rPr>
          <w:color w:val="000000"/>
          <w:sz w:val="22"/>
          <w:szCs w:val="22"/>
          <w:lang w:val="sr-Cyrl-RS"/>
          <w:rPrChange w:id="11526" w:author="Milan Stojkov" w:date="2026-10-02T11:00:00Z">
            <w:rPr>
              <w:color w:val="000000"/>
              <w:sz w:val="22"/>
              <w:szCs w:val="22"/>
            </w:rPr>
          </w:rPrChange>
        </w:rPr>
        <w:t xml:space="preserve">прекорачује </w:t>
      </w:r>
      <w:ins w:id="11527" w:author="Milica Radić" w:date="2026-10-04T11:30:03Z">
        <w:r>
          <w:rPr>
            <w:rFonts w:hint="default"/>
            <w:color w:val="000000"/>
            <w:sz w:val="22"/>
            <w:szCs w:val="22"/>
            <w:lang w:val="sr-Cyrl-RS"/>
          </w:rPr>
          <w:t>28,6</w:t>
        </w:r>
      </w:ins>
      <w:del w:id="11528" w:author="Milica Radić" w:date="2026-10-04T11:30:03Z">
        <w:r>
          <w:rPr>
            <w:color w:val="000000"/>
            <w:sz w:val="22"/>
            <w:szCs w:val="22"/>
            <w:lang w:val="sr-Cyrl-RS"/>
            <w:rPrChange w:id="11529" w:author="Milan Stojkov" w:date="2026-10-02T11:00:00Z">
              <w:rPr>
                <w:color w:val="000000"/>
                <w:sz w:val="22"/>
                <w:szCs w:val="22"/>
              </w:rPr>
            </w:rPrChange>
          </w:rPr>
          <w:delText xml:space="preserve">30 </w:delText>
        </w:r>
      </w:del>
      <w:r>
        <w:rPr>
          <w:color w:val="000000"/>
          <w:sz w:val="22"/>
          <w:szCs w:val="22"/>
          <w:lang w:val="sr-Cyrl-RS"/>
          <w:rPrChange w:id="11531" w:author="Milan Stojkov" w:date="2026-10-02T11:00:00Z">
            <w:rPr>
              <w:color w:val="000000"/>
              <w:sz w:val="22"/>
              <w:szCs w:val="22"/>
            </w:rPr>
          </w:rPrChange>
        </w:rPr>
        <w:t xml:space="preserve">% чворова, а уз референтну </w:t>
      </w:r>
      <w:ins w:id="11532" w:author="Milica Radić" w:date="2026-10-04T11:30:14Z">
        <w:r>
          <w:rPr>
            <w:rFonts w:hint="default"/>
            <w:color w:val="000000"/>
            <w:sz w:val="22"/>
            <w:szCs w:val="22"/>
            <w:lang w:val="sr-Cyrl-RS"/>
          </w:rPr>
          <w:t>55,7</w:t>
        </w:r>
      </w:ins>
      <w:del w:id="11533" w:author="Milica Radić" w:date="2026-10-04T11:30:14Z">
        <w:r>
          <w:rPr>
            <w:color w:val="000000"/>
            <w:sz w:val="22"/>
            <w:szCs w:val="22"/>
            <w:lang w:val="sr-Cyrl-RS"/>
            <w:rPrChange w:id="11534" w:author="Milan Stojkov" w:date="2026-10-02T11:00:00Z">
              <w:rPr>
                <w:color w:val="000000"/>
                <w:sz w:val="22"/>
                <w:szCs w:val="22"/>
              </w:rPr>
            </w:rPrChange>
          </w:rPr>
          <w:delText xml:space="preserve">58 </w:delText>
        </w:r>
      </w:del>
      <w:r>
        <w:rPr>
          <w:color w:val="000000"/>
          <w:sz w:val="22"/>
          <w:szCs w:val="22"/>
          <w:lang w:val="sr-Cyrl-RS"/>
          <w:rPrChange w:id="11536" w:author="Milan Stojkov" w:date="2026-10-02T11:00:00Z">
            <w:rPr>
              <w:color w:val="000000"/>
              <w:sz w:val="22"/>
              <w:szCs w:val="22"/>
            </w:rPr>
          </w:rPrChange>
        </w:rPr>
        <w:t xml:space="preserve">%. </w:t>
      </w:r>
      <w:commentRangeEnd w:id="17"/>
      <w:r>
        <w:rPr>
          <w:rStyle w:val="12"/>
          <w:color w:val="000000"/>
          <w:sz w:val="22"/>
          <w:szCs w:val="22"/>
          <w:lang w:val="sr-Cyrl-RS"/>
          <w:rPrChange w:id="11537" w:author="Milan Stojkov" w:date="2026-10-02T11:00:00Z">
            <w:rPr>
              <w:rStyle w:val="12"/>
              <w:color w:val="000000"/>
              <w:sz w:val="22"/>
              <w:szCs w:val="22"/>
            </w:rPr>
          </w:rPrChange>
        </w:rPr>
        <w:commentReference w:id="17"/>
      </w:r>
      <w:ins w:id="11538" w:author="Milica Radić" w:date="2026-10-04T11:33:43Z">
        <w:r>
          <w:rPr>
            <w:rFonts w:hint="default"/>
            <w:color w:val="000000"/>
            <w:sz w:val="22"/>
            <w:szCs w:val="22"/>
            <w:lang w:val="sr-Cyrl-RS"/>
          </w:rPr>
          <w:t xml:space="preserve"> </w:t>
        </w:r>
      </w:ins>
      <w:ins w:id="11539" w:author="Milica Radić" w:date="2026-10-04T11:33:14Z">
        <w:r>
          <w:rPr>
            <w:rFonts w:hint="default"/>
            <w:color w:val="000000"/>
            <w:sz w:val="22"/>
            <w:szCs w:val="22"/>
            <w:lang w:val="sr-Cyrl-RS"/>
          </w:rPr>
          <w:t>Та расподела приказана је на слици 7.</w:t>
        </w:r>
      </w:ins>
      <w:ins w:id="11540" w:author="Milica Radić" w:date="2026-10-04T11:33:19Z">
        <w:r>
          <w:rPr>
            <w:rFonts w:hint="default"/>
            <w:color w:val="000000"/>
            <w:sz w:val="22"/>
            <w:szCs w:val="22"/>
            <w:lang w:val="sr-Cyrl-RS"/>
          </w:rPr>
          <w:t>5.</w:t>
        </w:r>
      </w:ins>
    </w:p>
    <w:p w14:paraId="4E600143">
      <w:pPr>
        <w:ind w:firstLine="360"/>
        <w:jc w:val="both"/>
        <w:rPr>
          <w:color w:val="000000"/>
          <w:sz w:val="22"/>
          <w:szCs w:val="22"/>
          <w:lang w:val="sr-Cyrl-RS"/>
          <w:rPrChange w:id="11541" w:author="Milan Stojkov" w:date="2026-10-02T11:00:00Z">
            <w:rPr>
              <w:color w:val="000000"/>
              <w:sz w:val="22"/>
              <w:szCs w:val="22"/>
            </w:rPr>
          </w:rPrChange>
        </w:rPr>
      </w:pPr>
      <w:del w:id="11542" w:author="Milica Radić" w:date="2026-10-04T11:33:14Z">
        <w:r>
          <w:rPr>
            <w:color w:val="000000"/>
            <w:sz w:val="22"/>
            <w:szCs w:val="22"/>
            <w:lang w:val="sr-Cyrl-RS"/>
            <w:rPrChange w:id="11543" w:author="Milan Stojkov" w:date="2026-10-02T11:00:00Z">
              <w:rPr>
                <w:color w:val="000000"/>
                <w:sz w:val="22"/>
                <w:szCs w:val="22"/>
              </w:rPr>
            </w:rPrChange>
          </w:rPr>
          <w:delText xml:space="preserve">Слика 7.6 приказује ту расподелу, а слика 7.5 кретање Шенонове ентропије: уз референтну стратегију она са активацијом напада опада, док уз </w:delText>
        </w:r>
      </w:del>
      <w:del w:id="11545" w:author="Milica Radić" w:date="2026-10-04T11:33:14Z">
        <w:r>
          <w:rPr>
            <w:i/>
            <w:iCs/>
            <w:color w:val="000000"/>
            <w:sz w:val="22"/>
            <w:szCs w:val="22"/>
            <w:lang w:val="sr-Cyrl-RS"/>
            <w:rPrChange w:id="11546" w:author="Milan Stojkov" w:date="2026-10-02T11:00:00Z">
              <w:rPr>
                <w:i/>
                <w:iCs/>
                <w:color w:val="000000"/>
                <w:sz w:val="22"/>
                <w:szCs w:val="22"/>
              </w:rPr>
            </w:rPrChange>
          </w:rPr>
          <w:delText>Eclipse</w:delText>
        </w:r>
      </w:del>
      <w:del w:id="11548" w:author="Milica Radić" w:date="2026-10-04T11:33:14Z">
        <w:r>
          <w:rPr>
            <w:color w:val="000000"/>
            <w:sz w:val="22"/>
            <w:szCs w:val="22"/>
            <w:lang w:val="sr-Cyrl-RS"/>
            <w:rPrChange w:id="11549" w:author="Milan Stojkov" w:date="2026-10-02T11:00:00Z">
              <w:rPr>
                <w:color w:val="000000"/>
                <w:sz w:val="22"/>
                <w:szCs w:val="22"/>
              </w:rPr>
            </w:rPrChange>
          </w:rPr>
          <w:delText xml:space="preserve">-отпорну расте, будући да напад доноси кандидате из група у којима чвор дотле није имао суседа. </w:delText>
        </w:r>
      </w:del>
    </w:p>
    <w:p w14:paraId="541D3D6E">
      <w:pPr>
        <w:ind w:firstLine="0"/>
        <w:jc w:val="both"/>
        <w:rPr>
          <w:del w:id="11552" w:author="Milica Radić" w:date="2026-10-04T11:33:22Z"/>
          <w:color w:val="000000"/>
          <w:sz w:val="22"/>
          <w:szCs w:val="22"/>
          <w:lang w:val="sr-Cyrl-RS"/>
          <w:rPrChange w:id="11553" w:author="Milan Stojkov" w:date="2026-10-02T11:00:00Z">
            <w:rPr>
              <w:del w:id="11554" w:author="Milica Radić" w:date="2026-10-04T11:33:22Z"/>
              <w:color w:val="000000"/>
              <w:sz w:val="22"/>
              <w:szCs w:val="22"/>
            </w:rPr>
          </w:rPrChange>
        </w:rPr>
        <w:pPrChange w:id="11551" w:author="Milica Radić" w:date="2026-10-04T11:25:09Z">
          <w:pPr>
            <w:ind w:firstLine="360"/>
            <w:jc w:val="center"/>
          </w:pPr>
        </w:pPrChange>
      </w:pPr>
      <w:del w:id="11555" w:author="Milica Radić" w:date="2026-10-04T11:33:22Z">
        <w:r>
          <w:rPr>
            <w:color w:val="000000"/>
            <w:sz w:val="22"/>
            <w:szCs w:val="22"/>
            <w:lang w:val="sr-Cyrl-RS"/>
            <w:rPrChange w:id="11559" w:author="Milan Stojkov" w:date="2026-10-02T11:00:00Z">
              <w:rPr>
                <w:color w:val="000000"/>
                <w:sz w:val="22"/>
                <w:szCs w:val="22"/>
              </w:rPr>
            </w:rPrChange>
          </w:rPr>
          <w:drawing>
            <wp:inline distT="0" distB="0" distL="114300" distR="114300">
              <wp:extent cx="4966970" cy="2663825"/>
              <wp:effectExtent l="0" t="0" r="11430" b="3175"/>
              <wp:docPr id="249180203" name="image7.png" descr="diversity_over_time"/>
              <wp:cNvGraphicFramePr/>
              <a:graphic xmlns:a="http://schemas.openxmlformats.org/drawingml/2006/main">
                <a:graphicData uri="http://schemas.openxmlformats.org/drawingml/2006/picture">
                  <pic:pic xmlns:pic="http://schemas.openxmlformats.org/drawingml/2006/picture">
                    <pic:nvPicPr>
                      <pic:cNvPr id="249180203" name="image7.png" descr="diversity_over_time"/>
                      <pic:cNvPicPr preferRelativeResize="0"/>
                    </pic:nvPicPr>
                    <pic:blipFill>
                      <a:blip r:embed="rId30"/>
                      <a:srcRect/>
                      <a:stretch>
                        <a:fillRect/>
                      </a:stretch>
                    </pic:blipFill>
                    <pic:spPr>
                      <a:xfrm>
                        <a:off x="0" y="0"/>
                        <a:ext cx="4966970" cy="2663825"/>
                      </a:xfrm>
                      <a:prstGeom prst="rect">
                        <a:avLst/>
                      </a:prstGeom>
                    </pic:spPr>
                  </pic:pic>
                </a:graphicData>
              </a:graphic>
            </wp:inline>
          </w:drawing>
        </w:r>
      </w:del>
    </w:p>
    <w:p w14:paraId="00CA99DA">
      <w:pPr>
        <w:pBdr>
          <w:top w:val="none" w:color="auto" w:sz="0" w:space="0"/>
          <w:left w:val="none" w:color="auto" w:sz="0" w:space="0"/>
          <w:bottom w:val="none" w:color="auto" w:sz="0" w:space="0"/>
          <w:right w:val="none" w:color="auto" w:sz="0" w:space="0"/>
          <w:between w:val="none" w:color="auto" w:sz="0" w:space="0"/>
        </w:pBdr>
        <w:ind w:firstLine="360"/>
        <w:jc w:val="center"/>
        <w:rPr>
          <w:del w:id="11561" w:author="Milica Radić" w:date="2026-10-04T11:33:22Z"/>
          <w:i/>
          <w:iCs/>
          <w:color w:val="000000"/>
          <w:sz w:val="22"/>
          <w:szCs w:val="22"/>
          <w:lang w:val="sr-Cyrl-RS"/>
          <w:rPrChange w:id="11562" w:author="Milan Stojkov" w:date="2026-10-02T11:00:00Z">
            <w:rPr>
              <w:del w:id="11563" w:author="Milica Radić" w:date="2026-10-04T11:33:22Z"/>
              <w:i/>
              <w:iCs/>
              <w:color w:val="000000"/>
              <w:sz w:val="22"/>
              <w:szCs w:val="22"/>
            </w:rPr>
          </w:rPrChange>
        </w:rPr>
      </w:pPr>
      <w:del w:id="11564" w:author="Milica Radić" w:date="2026-10-04T11:33:22Z">
        <w:r>
          <w:rPr>
            <w:i/>
            <w:iCs/>
            <w:color w:val="000000"/>
            <w:sz w:val="20"/>
            <w:szCs w:val="20"/>
            <w:lang w:val="sr-Cyrl-RS"/>
            <w:rPrChange w:id="11565" w:author="Milan Stojkov" w:date="2026-10-02T11:00:00Z">
              <w:rPr>
                <w:i/>
                <w:iCs/>
                <w:color w:val="000000"/>
                <w:sz w:val="20"/>
                <w:szCs w:val="20"/>
              </w:rPr>
            </w:rPrChange>
          </w:rPr>
          <w:delText>Слика 7.5. Шенонова ентропија расподеле суседа по групама кроз рунде, β = 0,3.</w:delText>
        </w:r>
      </w:del>
    </w:p>
    <w:p w14:paraId="777D0174">
      <w:pPr>
        <w:ind w:firstLine="0"/>
        <w:jc w:val="both"/>
        <w:rPr>
          <w:color w:val="000000"/>
          <w:sz w:val="22"/>
          <w:szCs w:val="22"/>
          <w:lang w:val="sr-Cyrl-RS"/>
          <w:rPrChange w:id="11568" w:author="Milan Stojkov" w:date="2026-10-02T11:00:00Z">
            <w:rPr>
              <w:color w:val="000000"/>
              <w:sz w:val="22"/>
              <w:szCs w:val="22"/>
            </w:rPr>
          </w:rPrChange>
        </w:rPr>
        <w:pPrChange w:id="11567" w:author="Milica Radić" w:date="2026-10-04T11:32:16Z">
          <w:pPr>
            <w:ind w:firstLine="360"/>
            <w:jc w:val="center"/>
          </w:pPr>
        </w:pPrChange>
      </w:pPr>
      <w:r>
        <w:rPr>
          <w:color w:val="000000"/>
          <w:sz w:val="22"/>
          <w:szCs w:val="22"/>
          <w:lang w:val="sr-Cyrl-RS"/>
          <w:rPrChange w:id="11570" w:author="Milan Stojkov" w:date="2026-10-02T11:00:00Z">
            <w:rPr>
              <w:color w:val="000000"/>
              <w:sz w:val="22"/>
              <w:szCs w:val="22"/>
            </w:rPr>
          </w:rPrChange>
        </w:rPr>
        <w:drawing>
          <wp:inline distT="0" distB="0" distL="114300" distR="114300">
            <wp:extent cx="4969510" cy="2663825"/>
            <wp:effectExtent l="0" t="0" r="8890" b="3175"/>
            <wp:docPr id="249180207" name="image6.png" descr="bucket_histogram"/>
            <wp:cNvGraphicFramePr/>
            <a:graphic xmlns:a="http://schemas.openxmlformats.org/drawingml/2006/main">
              <a:graphicData uri="http://schemas.openxmlformats.org/drawingml/2006/picture">
                <pic:pic xmlns:pic="http://schemas.openxmlformats.org/drawingml/2006/picture">
                  <pic:nvPicPr>
                    <pic:cNvPr id="249180207" name="image6.png" descr="bucket_histogram"/>
                    <pic:cNvPicPr preferRelativeResize="0"/>
                  </pic:nvPicPr>
                  <pic:blipFill>
                    <a:blip r:embed="rId31"/>
                    <a:srcRect/>
                    <a:stretch>
                      <a:fillRect/>
                    </a:stretch>
                  </pic:blipFill>
                  <pic:spPr>
                    <a:xfrm>
                      <a:off x="0" y="0"/>
                      <a:ext cx="4969510" cy="2663825"/>
                    </a:xfrm>
                    <a:prstGeom prst="rect">
                      <a:avLst/>
                    </a:prstGeom>
                  </pic:spPr>
                </pic:pic>
              </a:graphicData>
            </a:graphic>
          </wp:inline>
        </w:drawing>
      </w:r>
    </w:p>
    <w:p w14:paraId="11ADC75D">
      <w:pPr>
        <w:pBdr>
          <w:top w:val="none" w:color="auto" w:sz="0" w:space="0"/>
          <w:left w:val="none" w:color="auto" w:sz="0" w:space="0"/>
          <w:bottom w:val="none" w:color="auto" w:sz="0" w:space="0"/>
          <w:right w:val="none" w:color="auto" w:sz="0" w:space="0"/>
          <w:between w:val="none" w:color="auto" w:sz="0" w:space="0"/>
        </w:pBdr>
        <w:ind w:firstLine="360"/>
        <w:jc w:val="center"/>
        <w:rPr>
          <w:ins w:id="11572" w:author="Milica Radić" w:date="2026-10-04T11:41:41Z"/>
          <w:i/>
          <w:iCs/>
          <w:color w:val="000000"/>
          <w:sz w:val="20"/>
          <w:szCs w:val="20"/>
          <w:lang w:val="sr-Cyrl-RS"/>
        </w:rPr>
        <w:pPrChange w:id="11571" w:author="Milica Radić" w:date="2026-10-04T11:41:37Z">
          <w:pPr>
            <w:pBdr>
              <w:top w:val="none" w:color="auto" w:sz="0" w:space="0"/>
              <w:left w:val="none" w:color="auto" w:sz="0" w:space="0"/>
              <w:bottom w:val="none" w:color="auto" w:sz="0" w:space="0"/>
              <w:right w:val="none" w:color="auto" w:sz="0" w:space="0"/>
              <w:between w:val="none" w:color="auto" w:sz="0" w:space="0"/>
            </w:pBdr>
            <w:ind w:firstLine="360"/>
            <w:jc w:val="center"/>
          </w:pPr>
        </w:pPrChange>
      </w:pPr>
      <w:r>
        <w:rPr>
          <w:i/>
          <w:iCs/>
          <w:color w:val="000000"/>
          <w:sz w:val="20"/>
          <w:szCs w:val="20"/>
          <w:lang w:val="sr-Cyrl-RS"/>
          <w:rPrChange w:id="11573" w:author="Milan Stojkov" w:date="2026-10-02T11:00:00Z">
            <w:rPr>
              <w:i/>
              <w:iCs/>
              <w:color w:val="000000"/>
              <w:sz w:val="20"/>
              <w:szCs w:val="20"/>
            </w:rPr>
          </w:rPrChange>
        </w:rPr>
        <w:t>Слика 7.</w:t>
      </w:r>
      <w:ins w:id="11574" w:author="Milica Radić" w:date="2026-10-04T11:33:37Z">
        <w:r>
          <w:rPr>
            <w:rFonts w:hint="default"/>
            <w:i/>
            <w:iCs/>
            <w:color w:val="000000"/>
            <w:sz w:val="20"/>
            <w:szCs w:val="20"/>
            <w:lang w:val="sr-Cyrl-RS"/>
          </w:rPr>
          <w:t>5</w:t>
        </w:r>
      </w:ins>
      <w:del w:id="11575" w:author="Milica Radić" w:date="2026-10-04T11:33:37Z">
        <w:r>
          <w:rPr>
            <w:i/>
            <w:iCs/>
            <w:color w:val="000000"/>
            <w:sz w:val="20"/>
            <w:szCs w:val="20"/>
            <w:lang w:val="sr-Cyrl-RS"/>
            <w:rPrChange w:id="11576" w:author="Milan Stojkov" w:date="2026-10-02T11:00:00Z">
              <w:rPr>
                <w:i/>
                <w:iCs/>
                <w:color w:val="000000"/>
                <w:sz w:val="20"/>
                <w:szCs w:val="20"/>
              </w:rPr>
            </w:rPrChange>
          </w:rPr>
          <w:delText>6</w:delText>
        </w:r>
      </w:del>
      <w:r>
        <w:rPr>
          <w:i/>
          <w:iCs/>
          <w:color w:val="000000"/>
          <w:sz w:val="20"/>
          <w:szCs w:val="20"/>
          <w:lang w:val="sr-Cyrl-RS"/>
          <w:rPrChange w:id="11578" w:author="Milan Stojkov" w:date="2026-10-02T11:00:00Z">
            <w:rPr>
              <w:i/>
              <w:iCs/>
              <w:color w:val="000000"/>
              <w:sz w:val="20"/>
              <w:szCs w:val="20"/>
            </w:rPr>
          </w:rPrChange>
        </w:rPr>
        <w:t>. Расподела чворова према највећем броју суседа из исте групе, рунда 50, β = 0,3.</w:t>
      </w:r>
    </w:p>
    <w:p w14:paraId="737EC923">
      <w:pPr>
        <w:pBdr>
          <w:top w:val="none" w:color="auto" w:sz="0" w:space="0"/>
          <w:left w:val="none" w:color="auto" w:sz="0" w:space="0"/>
          <w:bottom w:val="none" w:color="auto" w:sz="0" w:space="0"/>
          <w:right w:val="none" w:color="auto" w:sz="0" w:space="0"/>
          <w:between w:val="none" w:color="auto" w:sz="0" w:space="0"/>
        </w:pBdr>
        <w:ind w:firstLine="360"/>
        <w:jc w:val="center"/>
        <w:rPr>
          <w:ins w:id="11580" w:author="Milica Radić" w:date="2026-10-04T11:35:07Z"/>
          <w:i/>
          <w:iCs/>
          <w:color w:val="000000"/>
          <w:sz w:val="20"/>
          <w:szCs w:val="20"/>
          <w:lang w:val="sr-Cyrl-RS"/>
        </w:rPr>
        <w:pPrChange w:id="11579" w:author="Milica Radić" w:date="2026-10-04T11:41:37Z">
          <w:pPr>
            <w:pBdr>
              <w:top w:val="none" w:color="auto" w:sz="0" w:space="0"/>
              <w:left w:val="none" w:color="auto" w:sz="0" w:space="0"/>
              <w:bottom w:val="none" w:color="auto" w:sz="0" w:space="0"/>
              <w:right w:val="none" w:color="auto" w:sz="0" w:space="0"/>
              <w:between w:val="none" w:color="auto" w:sz="0" w:space="0"/>
            </w:pBdr>
            <w:ind w:firstLine="360"/>
            <w:jc w:val="center"/>
          </w:pPr>
        </w:pPrChange>
      </w:pPr>
    </w:p>
    <w:p w14:paraId="5E82D31C">
      <w:pPr>
        <w:ind w:firstLine="360"/>
        <w:jc w:val="both"/>
        <w:rPr>
          <w:ins w:id="11581" w:author="Milica Radić" w:date="2026-10-04T11:35:15Z"/>
          <w:color w:val="000000"/>
          <w:sz w:val="22"/>
          <w:szCs w:val="22"/>
          <w:lang w:val="sr-Cyrl-RS"/>
        </w:rPr>
      </w:pPr>
      <w:ins w:id="11582" w:author="Milica Radić" w:date="2026-10-04T11:41:33Z">
        <w:r>
          <w:rPr>
            <w:rFonts w:hint="default"/>
            <w:color w:val="000000"/>
            <w:sz w:val="22"/>
            <w:szCs w:val="22"/>
            <w:lang w:val="sr-Cyrl-RS"/>
          </w:rPr>
          <w:t>Слика 7.</w:t>
        </w:r>
      </w:ins>
      <w:ins w:id="11583" w:author="Milica Radić" w:date="2026-10-04T11:41:50Z">
        <w:r>
          <w:rPr>
            <w:rFonts w:hint="default"/>
            <w:color w:val="000000"/>
            <w:sz w:val="22"/>
            <w:szCs w:val="22"/>
            <w:lang w:val="sr-Cyrl-RS"/>
          </w:rPr>
          <w:t>6</w:t>
        </w:r>
      </w:ins>
      <w:ins w:id="11584" w:author="Milica Radić" w:date="2026-10-04T11:41:33Z">
        <w:r>
          <w:rPr>
            <w:rFonts w:hint="default"/>
            <w:color w:val="000000"/>
            <w:sz w:val="22"/>
            <w:szCs w:val="22"/>
            <w:lang w:val="sr-Cyrl-RS"/>
          </w:rPr>
          <w:t xml:space="preserve"> показује кретање Шенонове ентропије кроз рунде. Уз референтну стратегију она са почетком напада опада, јер се нападачи гомилају у истим групама. Уз </w:t>
        </w:r>
      </w:ins>
      <w:ins w:id="11585" w:author="Milica Radić" w:date="2026-10-04T11:41:33Z">
        <w:r>
          <w:rPr>
            <w:rFonts w:hint="default"/>
            <w:i/>
            <w:iCs/>
            <w:color w:val="000000"/>
            <w:sz w:val="22"/>
            <w:szCs w:val="22"/>
            <w:lang w:val="sr-Cyrl-RS"/>
            <w:rPrChange w:id="11586" w:author="Milica Radić" w:date="2026-10-04T11:41:47Z">
              <w:rPr>
                <w:rFonts w:hint="default"/>
                <w:color w:val="000000"/>
                <w:sz w:val="22"/>
                <w:szCs w:val="22"/>
                <w:lang w:val="sr-Cyrl-RS"/>
              </w:rPr>
            </w:rPrChange>
          </w:rPr>
          <w:t>Eclipse</w:t>
        </w:r>
      </w:ins>
      <w:ins w:id="11588" w:author="Milica Radić" w:date="2026-10-04T11:41:33Z">
        <w:r>
          <w:rPr>
            <w:rFonts w:hint="default"/>
            <w:color w:val="000000"/>
            <w:sz w:val="22"/>
            <w:szCs w:val="22"/>
            <w:lang w:val="sr-Cyrl-RS"/>
          </w:rPr>
          <w:t>-отпорну расте, зато што та стратегија радије прима кандидате из група у којима чвор још нема суседа.</w:t>
        </w:r>
      </w:ins>
    </w:p>
    <w:p w14:paraId="601B81EC">
      <w:pPr>
        <w:pBdr>
          <w:top w:val="none" w:color="auto" w:sz="0" w:space="0"/>
          <w:left w:val="none" w:color="auto" w:sz="0" w:space="0"/>
          <w:bottom w:val="none" w:color="auto" w:sz="0" w:space="0"/>
          <w:right w:val="none" w:color="auto" w:sz="0" w:space="0"/>
          <w:between w:val="none" w:color="auto" w:sz="0" w:space="0"/>
        </w:pBdr>
        <w:ind w:firstLine="360"/>
        <w:jc w:val="center"/>
        <w:rPr>
          <w:i/>
          <w:iCs/>
          <w:color w:val="000000"/>
          <w:sz w:val="20"/>
          <w:szCs w:val="20"/>
          <w:lang w:val="sr-Cyrl-RS"/>
        </w:rPr>
      </w:pPr>
    </w:p>
    <w:p w14:paraId="46583C94">
      <w:pPr>
        <w:ind w:firstLine="0"/>
        <w:jc w:val="both"/>
        <w:rPr>
          <w:ins w:id="11589" w:author="Milica Radić" w:date="2026-10-04T11:33:27Z"/>
          <w:color w:val="000000"/>
          <w:sz w:val="22"/>
          <w:szCs w:val="22"/>
          <w:lang w:val="sr-Cyrl-RS"/>
        </w:rPr>
      </w:pPr>
      <w:ins w:id="11590" w:author="Milica Radić" w:date="2026-10-04T11:33:27Z">
        <w:r>
          <w:rPr>
            <w:color w:val="000000"/>
            <w:sz w:val="22"/>
            <w:szCs w:val="22"/>
            <w:lang w:val="sr-Cyrl-RS"/>
          </w:rPr>
          <w:drawing>
            <wp:inline distT="0" distB="0" distL="114300" distR="114300">
              <wp:extent cx="4966970" cy="2663825"/>
              <wp:effectExtent l="0" t="0" r="11430" b="3175"/>
              <wp:docPr id="6" name="image7.png" descr="diversity_over_time"/>
              <wp:cNvGraphicFramePr/>
              <a:graphic xmlns:a="http://schemas.openxmlformats.org/drawingml/2006/main">
                <a:graphicData uri="http://schemas.openxmlformats.org/drawingml/2006/picture">
                  <pic:pic xmlns:pic="http://schemas.openxmlformats.org/drawingml/2006/picture">
                    <pic:nvPicPr>
                      <pic:cNvPr id="6" name="image7.png" descr="diversity_over_time"/>
                      <pic:cNvPicPr preferRelativeResize="0"/>
                    </pic:nvPicPr>
                    <pic:blipFill>
                      <a:blip r:embed="rId30"/>
                      <a:srcRect/>
                      <a:stretch>
                        <a:fillRect/>
                      </a:stretch>
                    </pic:blipFill>
                    <pic:spPr>
                      <a:xfrm>
                        <a:off x="0" y="0"/>
                        <a:ext cx="4966970" cy="2663825"/>
                      </a:xfrm>
                      <a:prstGeom prst="rect">
                        <a:avLst/>
                      </a:prstGeom>
                    </pic:spPr>
                  </pic:pic>
                </a:graphicData>
              </a:graphic>
            </wp:inline>
          </w:drawing>
        </w:r>
      </w:ins>
    </w:p>
    <w:p w14:paraId="69BF4A52">
      <w:pPr>
        <w:pBdr>
          <w:top w:val="none" w:color="auto" w:sz="0" w:space="0"/>
          <w:left w:val="none" w:color="auto" w:sz="0" w:space="0"/>
          <w:bottom w:val="none" w:color="auto" w:sz="0" w:space="0"/>
          <w:right w:val="none" w:color="auto" w:sz="0" w:space="0"/>
          <w:between w:val="none" w:color="auto" w:sz="0" w:space="0"/>
        </w:pBdr>
        <w:ind w:firstLine="360"/>
        <w:jc w:val="center"/>
        <w:rPr>
          <w:ins w:id="11592" w:author="Milica Radić" w:date="2026-10-04T11:33:27Z"/>
          <w:i/>
          <w:iCs/>
          <w:color w:val="000000"/>
          <w:sz w:val="22"/>
          <w:szCs w:val="22"/>
          <w:lang w:val="sr-Cyrl-RS"/>
        </w:rPr>
      </w:pPr>
      <w:ins w:id="11593" w:author="Milica Radić" w:date="2026-10-04T11:33:27Z">
        <w:r>
          <w:rPr>
            <w:i/>
            <w:iCs/>
            <w:color w:val="000000"/>
            <w:sz w:val="20"/>
            <w:szCs w:val="20"/>
            <w:lang w:val="sr-Cyrl-RS"/>
          </w:rPr>
          <w:t>Слика 7.</w:t>
        </w:r>
      </w:ins>
      <w:ins w:id="11594" w:author="Milica Radić" w:date="2026-10-04T11:33:33Z">
        <w:r>
          <w:rPr>
            <w:rFonts w:hint="default"/>
            <w:i/>
            <w:iCs/>
            <w:color w:val="000000"/>
            <w:sz w:val="20"/>
            <w:szCs w:val="20"/>
            <w:lang w:val="sr-Cyrl-RS"/>
          </w:rPr>
          <w:t>6</w:t>
        </w:r>
      </w:ins>
      <w:ins w:id="11595" w:author="Milica Radić" w:date="2026-10-04T11:33:27Z">
        <w:r>
          <w:rPr>
            <w:i/>
            <w:iCs/>
            <w:color w:val="000000"/>
            <w:sz w:val="20"/>
            <w:szCs w:val="20"/>
            <w:lang w:val="sr-Cyrl-RS"/>
          </w:rPr>
          <w:t>. Шенонова ентропија расподеле суседа по групама кроз рунде, β = 0,3.</w:t>
        </w:r>
      </w:ins>
    </w:p>
    <w:p w14:paraId="26D73A0A">
      <w:pPr>
        <w:ind w:firstLine="360"/>
        <w:jc w:val="both"/>
        <w:rPr>
          <w:ins w:id="11596" w:author="Milica Radić" w:date="2026-10-04T11:33:30Z"/>
          <w:color w:val="000000"/>
          <w:sz w:val="22"/>
          <w:szCs w:val="22"/>
          <w:lang w:val="sr-Cyrl-RS"/>
        </w:rPr>
      </w:pPr>
    </w:p>
    <w:p w14:paraId="52C60257">
      <w:pPr>
        <w:ind w:firstLine="360"/>
        <w:jc w:val="both"/>
        <w:rPr>
          <w:color w:val="000000"/>
          <w:sz w:val="22"/>
          <w:szCs w:val="22"/>
          <w:lang w:val="sr-Cyrl-RS"/>
          <w:rPrChange w:id="11597" w:author="Milan Stojkov" w:date="2026-10-02T11:00:00Z">
            <w:rPr>
              <w:color w:val="000000"/>
              <w:sz w:val="22"/>
              <w:szCs w:val="22"/>
            </w:rPr>
          </w:rPrChange>
        </w:rPr>
      </w:pPr>
      <w:r>
        <w:rPr>
          <w:color w:val="000000"/>
          <w:sz w:val="22"/>
          <w:szCs w:val="22"/>
          <w:lang w:val="sr-Cyrl-RS"/>
          <w:rPrChange w:id="11598" w:author="Milan Stojkov" w:date="2026-10-02T11:00:00Z">
            <w:rPr>
              <w:color w:val="000000"/>
              <w:sz w:val="22"/>
              <w:szCs w:val="22"/>
            </w:rPr>
          </w:rPrChange>
        </w:rPr>
        <w:t xml:space="preserve">Ограничење разноврсности своди вероватноћу потпуне изолације на нулу и одржава задату границу заузетости група код готово свих чворова. </w:t>
      </w:r>
      <w:ins w:id="11599" w:author="Milica Radić" w:date="2026-10-04T11:46:33Z">
        <w:r>
          <w:rPr>
            <w:rFonts w:hint="default"/>
            <w:color w:val="000000"/>
            <w:sz w:val="22"/>
            <w:szCs w:val="22"/>
            <w:lang w:val="sr-Cyrl-RS"/>
          </w:rPr>
          <w:t xml:space="preserve">Ипак, сама разноврсност није довољна да би се објаснила отпорност система. </w:t>
        </w:r>
      </w:ins>
      <w:ins w:id="11600" w:author="Milica Radić" w:date="2026-10-04T11:46:58Z">
        <w:r>
          <w:rPr>
            <w:rFonts w:hint="default"/>
            <w:color w:val="000000"/>
            <w:sz w:val="22"/>
            <w:szCs w:val="22"/>
            <w:lang w:val="sr-Cyrl-RS"/>
          </w:rPr>
          <w:t>Исти исход може се постићи и стратегијом која не примењује ово ограничење</w:t>
        </w:r>
      </w:ins>
      <w:del w:id="11601" w:author="Milica Radić" w:date="2026-10-04T11:46:58Z">
        <w:r>
          <w:rPr>
            <w:color w:val="000000"/>
            <w:sz w:val="22"/>
            <w:szCs w:val="22"/>
            <w:lang w:val="sr-Cyrl-RS"/>
            <w:rPrChange w:id="11602" w:author="Milan Stojkov" w:date="2026-10-02T11:00:00Z">
              <w:rPr>
                <w:color w:val="000000"/>
                <w:sz w:val="22"/>
                <w:szCs w:val="22"/>
              </w:rPr>
            </w:rPrChange>
          </w:rPr>
          <w:delText>Сама по себи, међутим, разноврсност није довољан показатељ отпорности: и</w:delText>
        </w:r>
      </w:del>
      <w:del w:id="11604" w:author="Milica Radić" w:date="2026-10-04T11:46:58Z">
        <w:r>
          <w:rPr>
            <w:color w:val="000000"/>
            <w:sz w:val="22"/>
            <w:szCs w:val="22"/>
            <w:lang w:val="sr-Cyrl-RS"/>
            <w:rPrChange w:id="11605" w:author="Milan Stojkov" w:date="2026-10-02T11:00:00Z">
              <w:rPr>
                <w:color w:val="000000"/>
                <w:sz w:val="22"/>
                <w:szCs w:val="22"/>
              </w:rPr>
            </w:rPrChange>
          </w:rPr>
          <w:delText>сти исход постиже и стратегија која то ограничење не примењује</w:delText>
        </w:r>
      </w:del>
      <w:r>
        <w:rPr>
          <w:color w:val="000000"/>
          <w:sz w:val="22"/>
          <w:szCs w:val="22"/>
          <w:lang w:val="sr-Cyrl-RS"/>
          <w:rPrChange w:id="11607" w:author="Milan Stojkov" w:date="2026-10-02T11:00:00Z">
            <w:rPr>
              <w:color w:val="000000"/>
              <w:sz w:val="22"/>
              <w:szCs w:val="22"/>
            </w:rPr>
          </w:rPrChange>
        </w:rPr>
        <w:t xml:space="preserve">, а највишу ентропију имају управо изоловани чворови. </w:t>
      </w:r>
      <w:ins w:id="11608" w:author="Milica Radić" w:date="2026-10-04T11:47:30Z">
        <w:r>
          <w:rPr>
            <w:rFonts w:hint="default"/>
            <w:color w:val="000000"/>
            <w:sz w:val="22"/>
            <w:szCs w:val="22"/>
            <w:lang w:val="sr-Cyrl-RS"/>
          </w:rPr>
          <w:t>Заштита, дакле, не произлази из саме разноврсности, већ из ограничења које спречава да један актер заузме све расположиве позиције у скупу суседа.</w:t>
        </w:r>
      </w:ins>
      <w:del w:id="11609" w:author="Milica Radić" w:date="2026-10-04T11:47:30Z">
        <w:r>
          <w:rPr>
            <w:color w:val="000000"/>
            <w:sz w:val="22"/>
            <w:szCs w:val="22"/>
            <w:lang w:val="sr-Cyrl-RS"/>
            <w:rPrChange w:id="11610" w:author="Milan Stojkov" w:date="2026-10-02T11:00:00Z">
              <w:rPr>
                <w:color w:val="000000"/>
                <w:sz w:val="22"/>
                <w:szCs w:val="22"/>
              </w:rPr>
            </w:rPrChange>
          </w:rPr>
          <w:delText>Заштита стога не произлази из разноврсности као својства, него из тога што ограничење спречава да један актер заузме све расположиве положаје у скупу суседа.</w:delText>
        </w:r>
      </w:del>
    </w:p>
    <w:p w14:paraId="1154AF5B">
      <w:pPr>
        <w:pStyle w:val="3"/>
        <w:ind w:left="0" w:firstLine="0"/>
        <w:rPr>
          <w:lang w:val="sr-Cyrl-RS"/>
          <w:rPrChange w:id="11612" w:author="Milan Stojkov" w:date="2026-10-02T11:00:00Z">
            <w:rPr/>
          </w:rPrChange>
        </w:rPr>
      </w:pPr>
      <w:bookmarkStart w:id="106" w:name="_Toc22950"/>
      <w:bookmarkStart w:id="107" w:name="_Toc9633"/>
      <w:r>
        <w:rPr>
          <w:rFonts w:ascii="Times New Roman" w:hAnsi="Times New Roman" w:eastAsia="Times New Roman" w:cs="Times New Roman"/>
          <w:color w:val="000000"/>
          <w:lang w:val="sr-Cyrl-RS"/>
          <w:rPrChange w:id="11613" w:author="Milan Stojkov" w:date="2026-10-02T11:00:00Z">
            <w:rPr>
              <w:rFonts w:ascii="Times New Roman" w:hAnsi="Times New Roman" w:eastAsia="Times New Roman" w:cs="Times New Roman"/>
              <w:color w:val="000000"/>
            </w:rPr>
          </w:rPrChange>
        </w:rPr>
        <w:t>7.5. Анализа времена конвергенције</w:t>
      </w:r>
      <w:bookmarkEnd w:id="106"/>
      <w:bookmarkEnd w:id="107"/>
    </w:p>
    <w:p w14:paraId="78D7F12D">
      <w:pPr>
        <w:ind w:firstLine="360"/>
        <w:jc w:val="both"/>
        <w:rPr>
          <w:ins w:id="11614" w:author="Milica Radić" w:date="2026-10-04T11:49:38Z"/>
          <w:rFonts w:hint="default"/>
          <w:color w:val="000000"/>
          <w:sz w:val="22"/>
          <w:szCs w:val="22"/>
          <w:lang w:val="sr-Cyrl-RS"/>
        </w:rPr>
      </w:pPr>
      <w:ins w:id="11615" w:author="Milica Radić" w:date="2026-10-04T11:53:03Z">
        <w:r>
          <w:rPr>
            <w:rFonts w:hint="default"/>
            <w:color w:val="000000"/>
            <w:sz w:val="22"/>
            <w:szCs w:val="22"/>
            <w:lang w:val="sr-Cyrl-RS"/>
          </w:rPr>
          <w:t>У овом одељку анализира се колико брзо систем достиже прихватљиву грешку агрегације и како различити напади утичу на време конвергенције.</w:t>
        </w:r>
      </w:ins>
      <w:ins w:id="11616" w:author="Milica Radić" w:date="2026-10-04T11:53:04Z">
        <w:r>
          <w:rPr>
            <w:rFonts w:hint="default"/>
            <w:color w:val="000000"/>
            <w:sz w:val="22"/>
            <w:szCs w:val="22"/>
            <w:lang w:val="sr-Cyrl-RS"/>
          </w:rPr>
          <w:t xml:space="preserve"> </w:t>
        </w:r>
      </w:ins>
      <w:r>
        <w:rPr>
          <w:color w:val="000000"/>
          <w:sz w:val="22"/>
          <w:szCs w:val="22"/>
          <w:lang w:val="sr-Cyrl-RS"/>
          <w:rPrChange w:id="11617" w:author="Milan Stojkov" w:date="2026-10-02T11:00:00Z">
            <w:rPr>
              <w:color w:val="000000"/>
              <w:sz w:val="22"/>
              <w:szCs w:val="22"/>
            </w:rPr>
          </w:rPrChange>
        </w:rPr>
        <w:t>Време конвергенције дефинисано је као прва рунда од које релативна грешка трајно остаје испод прага, до краја извршавања. Покретања у којима систем то стање не достигне бележе се као неконвергирајућа и не улазе у просек.</w:t>
      </w:r>
      <w:ins w:id="11618" w:author="Milica Radić" w:date="2026-10-04T11:53:35Z">
        <w:r>
          <w:rPr>
            <w:rFonts w:hint="default"/>
            <w:color w:val="000000"/>
            <w:sz w:val="22"/>
            <w:szCs w:val="22"/>
            <w:lang w:val="sr-Cyrl-RS"/>
          </w:rPr>
          <w:t xml:space="preserve"> Табела 7.15 приказује просечно време конвергенције, стандардну девијацију и број покретања која нису конвергирала</w:t>
        </w:r>
      </w:ins>
      <w:ins w:id="11619" w:author="Milica Radić" w:date="2026-10-04T11:53:36Z">
        <w:r>
          <w:rPr>
            <w:rFonts w:hint="default"/>
            <w:color w:val="000000"/>
            <w:sz w:val="22"/>
            <w:szCs w:val="22"/>
            <w:lang w:val="sr-Cyrl-RS"/>
          </w:rPr>
          <w:t>.</w:t>
        </w:r>
      </w:ins>
    </w:p>
    <w:p w14:paraId="2AD634B6">
      <w:pPr>
        <w:ind w:firstLine="360"/>
        <w:jc w:val="both"/>
        <w:rPr>
          <w:color w:val="000000"/>
          <w:sz w:val="22"/>
          <w:szCs w:val="22"/>
          <w:lang w:val="sr-Cyrl-RS"/>
          <w:rPrChange w:id="11620" w:author="Milan Stojkov" w:date="2026-10-02T11:00:00Z">
            <w:rPr>
              <w:color w:val="000000"/>
              <w:sz w:val="22"/>
              <w:szCs w:val="22"/>
            </w:rPr>
          </w:rPrChange>
        </w:rPr>
      </w:pPr>
    </w:p>
    <w:p w14:paraId="2B62897C">
      <w:pPr>
        <w:pBdr>
          <w:top w:val="none" w:sz="0" w:space="0"/>
          <w:left w:val="none" w:sz="0" w:space="0"/>
          <w:bottom w:val="none" w:sz="0" w:space="0"/>
          <w:right w:val="none" w:sz="0" w:space="0"/>
          <w:between w:val="none" w:sz="0" w:space="0"/>
        </w:pBdr>
        <w:jc w:val="left"/>
        <w:rPr>
          <w:ins w:id="11622" w:author="Milica Radić" w:date="2026-10-04T15:45:36Z"/>
          <w:i/>
          <w:iCs/>
          <w:color w:val="000000"/>
          <w:sz w:val="20"/>
          <w:szCs w:val="20"/>
          <w:lang w:val="sr-Cyrl-RS"/>
        </w:rPr>
        <w:pPrChange w:id="11621" w:author="Milica Radić" w:date="2026-10-04T15:45:36Z">
          <w:pPr>
            <w:pBdr>
              <w:top w:val="none" w:color="auto" w:sz="0" w:space="0"/>
              <w:left w:val="none" w:color="auto" w:sz="0" w:space="0"/>
              <w:bottom w:val="none" w:color="auto" w:sz="0" w:space="0"/>
              <w:right w:val="none" w:color="auto" w:sz="0" w:space="0"/>
              <w:between w:val="none" w:color="auto" w:sz="0" w:space="0"/>
            </w:pBdr>
            <w:jc w:val="center"/>
          </w:pPr>
        </w:pPrChange>
      </w:pPr>
      <w:ins w:id="11623" w:author="Milica Radić" w:date="2026-10-04T15:45:36Z">
        <w:r>
          <w:rPr>
            <w:i/>
            <w:iCs/>
            <w:color w:val="000000"/>
            <w:sz w:val="20"/>
            <w:szCs w:val="20"/>
            <w:lang w:val="sr-Cyrl-RS"/>
          </w:rPr>
          <w:br w:type="page"/>
        </w:r>
      </w:ins>
    </w:p>
    <w:p w14:paraId="0F4C3141">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1624" w:author="Milan Stojkov" w:date="2026-10-02T11:00:00Z">
            <w:rPr>
              <w:i/>
              <w:iCs/>
              <w:color w:val="000000"/>
              <w:sz w:val="20"/>
              <w:szCs w:val="20"/>
            </w:rPr>
          </w:rPrChange>
        </w:rPr>
      </w:pPr>
      <w:r>
        <w:rPr>
          <w:i/>
          <w:iCs/>
          <w:color w:val="000000"/>
          <w:sz w:val="20"/>
          <w:szCs w:val="20"/>
          <w:lang w:val="sr-Cyrl-RS"/>
          <w:rPrChange w:id="11625" w:author="Milan Stojkov" w:date="2026-10-02T11:00:00Z">
            <w:rPr>
              <w:i/>
              <w:iCs/>
              <w:color w:val="000000"/>
              <w:sz w:val="20"/>
              <w:szCs w:val="20"/>
            </w:rPr>
          </w:rPrChange>
        </w:rPr>
        <w:t>Табела 7.15. Статистика времена конвергенције, β = 0,3</w:t>
      </w:r>
    </w:p>
    <w:tbl>
      <w:tblPr>
        <w:tblStyle w:val="99"/>
        <w:tblW w:w="4998"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11626" w:author="Milica Radić" w:date="2026-10-04T01:03:15Z">
          <w:tblPr>
            <w:tblStyle w:val="99"/>
            <w:tblW w:w="860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1602"/>
        <w:gridCol w:w="1526"/>
        <w:gridCol w:w="777"/>
        <w:gridCol w:w="2379"/>
        <w:gridCol w:w="1562"/>
        <w:tblGridChange w:id="11627">
          <w:tblGrid>
            <w:gridCol w:w="1757"/>
            <w:gridCol w:w="1673"/>
            <w:gridCol w:w="853"/>
            <w:gridCol w:w="2608"/>
            <w:gridCol w:w="1714"/>
          </w:tblGrid>
        </w:tblGridChange>
      </w:tblGrid>
      <w:tr w14:paraId="090F233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628" w:author="Milica Radić" w:date="2026-10-04T01:03:1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trPrChange w:id="11628" w:author="Milica Radić" w:date="2026-10-04T01:03:15Z">
            <w:trPr>
              <w:tblHeader/>
            </w:trPr>
          </w:trPrChange>
        </w:trPr>
        <w:tc>
          <w:tcPr>
            <w:tcW w:w="1020" w:type="pct"/>
            <w:tcBorders>
              <w:bottom w:val="single" w:color="000000" w:sz="4" w:space="0"/>
              <w:right w:val="single" w:color="000000" w:sz="4" w:space="0"/>
            </w:tcBorders>
            <w:tcMar>
              <w:top w:w="15" w:type="dxa"/>
              <w:left w:w="15" w:type="dxa"/>
              <w:bottom w:w="15" w:type="dxa"/>
              <w:right w:w="15" w:type="dxa"/>
            </w:tcMar>
            <w:vAlign w:val="center"/>
            <w:tcPrChange w:id="11629" w:author="Milica Radić" w:date="2026-10-04T01:03:15Z">
              <w:tcPr>
                <w:tcW w:w="1757" w:type="dxa"/>
                <w:tcBorders>
                  <w:bottom w:val="single" w:color="000000" w:sz="4" w:space="0"/>
                  <w:right w:val="single" w:color="000000" w:sz="4" w:space="0"/>
                </w:tcBorders>
                <w:tcMar>
                  <w:top w:w="15" w:type="dxa"/>
                  <w:left w:w="15" w:type="dxa"/>
                  <w:bottom w:w="15" w:type="dxa"/>
                  <w:right w:w="15" w:type="dxa"/>
                </w:tcMar>
                <w:vAlign w:val="center"/>
              </w:tcPr>
            </w:tcPrChange>
          </w:tcPr>
          <w:p w14:paraId="790A3F49">
            <w:pPr>
              <w:jc w:val="center"/>
              <w:rPr>
                <w:b/>
                <w:bCs/>
                <w:sz w:val="20"/>
                <w:szCs w:val="20"/>
                <w:lang w:val="sr-Cyrl-RS"/>
                <w:rPrChange w:id="11630" w:author="Milan Stojkov" w:date="2026-10-02T11:00:00Z">
                  <w:rPr>
                    <w:b/>
                    <w:bCs/>
                    <w:sz w:val="20"/>
                    <w:szCs w:val="20"/>
                  </w:rPr>
                </w:rPrChange>
              </w:rPr>
            </w:pPr>
            <w:ins w:id="11631" w:author="Milica Radić" w:date="2026-10-04T01:03:31Z">
              <w:r>
                <w:rPr>
                  <w:b/>
                  <w:bCs/>
                  <w:sz w:val="20"/>
                  <w:szCs w:val="20"/>
                  <w:lang w:val="sr-Cyrl-RS"/>
                </w:rPr>
                <w:t>С</w:t>
              </w:r>
            </w:ins>
            <w:del w:id="11632" w:author="Milica Radić" w:date="2026-10-04T01:03:31Z">
              <w:r>
                <w:rPr>
                  <w:b/>
                  <w:bCs/>
                  <w:sz w:val="20"/>
                  <w:szCs w:val="20"/>
                  <w:lang w:val="sr-Cyrl-RS"/>
                  <w:rPrChange w:id="11633" w:author="Milan Stojkov" w:date="2026-10-02T11:00:00Z">
                    <w:rPr>
                      <w:b/>
                      <w:bCs/>
                      <w:sz w:val="20"/>
                      <w:szCs w:val="20"/>
                    </w:rPr>
                  </w:rPrChange>
                </w:rPr>
                <w:delText>с</w:delText>
              </w:r>
            </w:del>
            <w:r>
              <w:rPr>
                <w:b/>
                <w:bCs/>
                <w:sz w:val="20"/>
                <w:szCs w:val="20"/>
                <w:lang w:val="sr-Cyrl-RS"/>
                <w:rPrChange w:id="11634" w:author="Milan Stojkov" w:date="2026-10-02T11:00:00Z">
                  <w:rPr>
                    <w:b/>
                    <w:bCs/>
                    <w:sz w:val="20"/>
                    <w:szCs w:val="20"/>
                  </w:rPr>
                </w:rPrChange>
              </w:rPr>
              <w:t>тратегија</w:t>
            </w:r>
          </w:p>
        </w:tc>
        <w:tc>
          <w:tcPr>
            <w:tcW w:w="972"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1635" w:author="Milica Radić" w:date="2026-10-04T01:03:15Z">
              <w:tcPr>
                <w:tcW w:w="1673"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92AC7F6">
            <w:pPr>
              <w:jc w:val="center"/>
              <w:rPr>
                <w:b/>
                <w:bCs/>
                <w:sz w:val="20"/>
                <w:szCs w:val="20"/>
                <w:lang w:val="sr-Cyrl-RS"/>
                <w:rPrChange w:id="11636" w:author="Milan Stojkov" w:date="2026-10-02T11:00:00Z">
                  <w:rPr>
                    <w:b/>
                    <w:bCs/>
                    <w:sz w:val="20"/>
                    <w:szCs w:val="20"/>
                  </w:rPr>
                </w:rPrChange>
              </w:rPr>
            </w:pPr>
            <w:ins w:id="11637" w:author="Milica Radić" w:date="2026-10-04T01:03:28Z">
              <w:r>
                <w:rPr>
                  <w:b/>
                  <w:bCs/>
                  <w:sz w:val="20"/>
                  <w:szCs w:val="20"/>
                  <w:lang w:val="sr-Cyrl-RS"/>
                </w:rPr>
                <w:t>А</w:t>
              </w:r>
            </w:ins>
            <w:del w:id="11638" w:author="Milica Radić" w:date="2026-10-04T01:03:28Z">
              <w:r>
                <w:rPr>
                  <w:b/>
                  <w:bCs/>
                  <w:sz w:val="20"/>
                  <w:szCs w:val="20"/>
                  <w:lang w:val="sr-Cyrl-RS"/>
                  <w:rPrChange w:id="11639" w:author="Milan Stojkov" w:date="2026-10-02T11:00:00Z">
                    <w:rPr>
                      <w:b/>
                      <w:bCs/>
                      <w:sz w:val="20"/>
                      <w:szCs w:val="20"/>
                    </w:rPr>
                  </w:rPrChange>
                </w:rPr>
                <w:delText>а</w:delText>
              </w:r>
            </w:del>
            <w:r>
              <w:rPr>
                <w:b/>
                <w:bCs/>
                <w:sz w:val="20"/>
                <w:szCs w:val="20"/>
                <w:lang w:val="sr-Cyrl-RS"/>
                <w:rPrChange w:id="11640" w:author="Milan Stojkov" w:date="2026-10-02T11:00:00Z">
                  <w:rPr>
                    <w:b/>
                    <w:bCs/>
                    <w:sz w:val="20"/>
                    <w:szCs w:val="20"/>
                  </w:rPr>
                </w:rPrChange>
              </w:rPr>
              <w:t>грегација</w:t>
            </w:r>
          </w:p>
        </w:tc>
        <w:tc>
          <w:tcPr>
            <w:tcW w:w="495"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1641" w:author="Milica Radić" w:date="2026-10-04T01:03:15Z">
              <w:tcPr>
                <w:tcW w:w="853"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945E656">
            <w:pPr>
              <w:jc w:val="center"/>
              <w:rPr>
                <w:b/>
                <w:bCs/>
                <w:sz w:val="20"/>
                <w:szCs w:val="20"/>
                <w:lang w:val="sr-Cyrl-RS"/>
                <w:rPrChange w:id="11642" w:author="Milan Stojkov" w:date="2026-10-02T11:00:00Z">
                  <w:rPr>
                    <w:b/>
                    <w:bCs/>
                    <w:sz w:val="20"/>
                    <w:szCs w:val="20"/>
                  </w:rPr>
                </w:rPrChange>
              </w:rPr>
            </w:pPr>
            <w:ins w:id="11643" w:author="Milica Radić" w:date="2026-10-04T01:03:24Z">
              <w:r>
                <w:rPr>
                  <w:b/>
                  <w:bCs/>
                  <w:sz w:val="20"/>
                  <w:szCs w:val="20"/>
                  <w:lang w:val="sr-Cyrl-RS"/>
                </w:rPr>
                <w:t>П</w:t>
              </w:r>
            </w:ins>
            <w:del w:id="11644" w:author="Milica Radić" w:date="2026-10-04T01:03:24Z">
              <w:r>
                <w:rPr>
                  <w:b/>
                  <w:bCs/>
                  <w:sz w:val="20"/>
                  <w:szCs w:val="20"/>
                  <w:lang w:val="sr-Cyrl-RS"/>
                  <w:rPrChange w:id="11645" w:author="Milan Stojkov" w:date="2026-10-02T11:00:00Z">
                    <w:rPr>
                      <w:b/>
                      <w:bCs/>
                      <w:sz w:val="20"/>
                      <w:szCs w:val="20"/>
                    </w:rPr>
                  </w:rPrChange>
                </w:rPr>
                <w:delText>п</w:delText>
              </w:r>
            </w:del>
            <w:r>
              <w:rPr>
                <w:b/>
                <w:bCs/>
                <w:sz w:val="20"/>
                <w:szCs w:val="20"/>
                <w:lang w:val="sr-Cyrl-RS"/>
                <w:rPrChange w:id="11646" w:author="Milan Stojkov" w:date="2026-10-02T11:00:00Z">
                  <w:rPr>
                    <w:b/>
                    <w:bCs/>
                    <w:sz w:val="20"/>
                    <w:szCs w:val="20"/>
                  </w:rPr>
                </w:rPrChange>
              </w:rPr>
              <w:t>росек</w:t>
            </w:r>
          </w:p>
        </w:tc>
        <w:tc>
          <w:tcPr>
            <w:tcW w:w="1515"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1647" w:author="Milica Radić" w:date="2026-10-04T01:03:15Z">
              <w:tcPr>
                <w:tcW w:w="2608"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9A22D09">
            <w:pPr>
              <w:jc w:val="center"/>
              <w:rPr>
                <w:b/>
                <w:bCs/>
                <w:sz w:val="20"/>
                <w:szCs w:val="20"/>
                <w:lang w:val="sr-Cyrl-RS"/>
                <w:rPrChange w:id="11648" w:author="Milan Stojkov" w:date="2026-10-02T11:00:00Z">
                  <w:rPr>
                    <w:b/>
                    <w:bCs/>
                    <w:sz w:val="20"/>
                    <w:szCs w:val="20"/>
                  </w:rPr>
                </w:rPrChange>
              </w:rPr>
            </w:pPr>
            <w:ins w:id="11649" w:author="Milica Radić" w:date="2026-10-04T01:03:21Z">
              <w:r>
                <w:rPr>
                  <w:b/>
                  <w:bCs/>
                  <w:sz w:val="20"/>
                  <w:szCs w:val="20"/>
                  <w:lang w:val="sr-Cyrl-RS"/>
                </w:rPr>
                <w:t>С</w:t>
              </w:r>
            </w:ins>
            <w:del w:id="11650" w:author="Milica Radić" w:date="2026-10-04T01:03:21Z">
              <w:r>
                <w:rPr>
                  <w:b/>
                  <w:bCs/>
                  <w:sz w:val="20"/>
                  <w:szCs w:val="20"/>
                  <w:lang w:val="sr-Cyrl-RS"/>
                  <w:rPrChange w:id="11651" w:author="Milan Stojkov" w:date="2026-10-02T11:00:00Z">
                    <w:rPr>
                      <w:b/>
                      <w:bCs/>
                      <w:sz w:val="20"/>
                      <w:szCs w:val="20"/>
                    </w:rPr>
                  </w:rPrChange>
                </w:rPr>
                <w:delText>с</w:delText>
              </w:r>
            </w:del>
            <w:r>
              <w:rPr>
                <w:b/>
                <w:bCs/>
                <w:sz w:val="20"/>
                <w:szCs w:val="20"/>
                <w:lang w:val="sr-Cyrl-RS"/>
                <w:rPrChange w:id="11652" w:author="Milan Stojkov" w:date="2026-10-02T11:00:00Z">
                  <w:rPr>
                    <w:b/>
                    <w:bCs/>
                    <w:sz w:val="20"/>
                    <w:szCs w:val="20"/>
                  </w:rPr>
                </w:rPrChange>
              </w:rPr>
              <w:t>тандардна девијација</w:t>
            </w:r>
          </w:p>
        </w:tc>
        <w:tc>
          <w:tcPr>
            <w:tcW w:w="995" w:type="pct"/>
            <w:tcBorders>
              <w:left w:val="single" w:color="000000" w:sz="4" w:space="0"/>
              <w:bottom w:val="single" w:color="000000" w:sz="4" w:space="0"/>
            </w:tcBorders>
            <w:tcMar>
              <w:top w:w="15" w:type="dxa"/>
              <w:left w:w="15" w:type="dxa"/>
              <w:bottom w:w="15" w:type="dxa"/>
              <w:right w:w="15" w:type="dxa"/>
            </w:tcMar>
            <w:vAlign w:val="center"/>
            <w:tcPrChange w:id="11653" w:author="Milica Radić" w:date="2026-10-04T01:03:15Z">
              <w:tcPr>
                <w:tcW w:w="1714" w:type="dxa"/>
                <w:tcBorders>
                  <w:left w:val="single" w:color="000000" w:sz="4" w:space="0"/>
                  <w:bottom w:val="single" w:color="000000" w:sz="4" w:space="0"/>
                </w:tcBorders>
                <w:tcMar>
                  <w:top w:w="15" w:type="dxa"/>
                  <w:left w:w="15" w:type="dxa"/>
                  <w:bottom w:w="15" w:type="dxa"/>
                  <w:right w:w="15" w:type="dxa"/>
                </w:tcMar>
                <w:vAlign w:val="center"/>
              </w:tcPr>
            </w:tcPrChange>
          </w:tcPr>
          <w:p w14:paraId="4DA68A29">
            <w:pPr>
              <w:jc w:val="center"/>
              <w:rPr>
                <w:b/>
                <w:bCs/>
                <w:sz w:val="20"/>
                <w:szCs w:val="20"/>
                <w:lang w:val="sr-Cyrl-RS"/>
                <w:rPrChange w:id="11654" w:author="Milan Stojkov" w:date="2026-10-02T11:00:00Z">
                  <w:rPr>
                    <w:b/>
                    <w:bCs/>
                    <w:sz w:val="20"/>
                    <w:szCs w:val="20"/>
                  </w:rPr>
                </w:rPrChange>
              </w:rPr>
            </w:pPr>
            <w:ins w:id="11655" w:author="Milica Radić" w:date="2026-10-04T01:03:18Z">
              <w:r>
                <w:rPr>
                  <w:b/>
                  <w:bCs/>
                  <w:sz w:val="20"/>
                  <w:szCs w:val="20"/>
                  <w:lang w:val="sr-Cyrl-RS"/>
                </w:rPr>
                <w:t>Н</w:t>
              </w:r>
            </w:ins>
            <w:del w:id="11656" w:author="Milica Radić" w:date="2026-10-04T01:03:18Z">
              <w:r>
                <w:rPr>
                  <w:b/>
                  <w:bCs/>
                  <w:sz w:val="20"/>
                  <w:szCs w:val="20"/>
                  <w:lang w:val="sr-Cyrl-RS"/>
                  <w:rPrChange w:id="11657" w:author="Milan Stojkov" w:date="2026-10-02T11:00:00Z">
                    <w:rPr>
                      <w:b/>
                      <w:bCs/>
                      <w:sz w:val="20"/>
                      <w:szCs w:val="20"/>
                    </w:rPr>
                  </w:rPrChange>
                </w:rPr>
                <w:delText>н</w:delText>
              </w:r>
            </w:del>
            <w:r>
              <w:rPr>
                <w:b/>
                <w:bCs/>
                <w:sz w:val="20"/>
                <w:szCs w:val="20"/>
                <w:lang w:val="sr-Cyrl-RS"/>
                <w:rPrChange w:id="11658" w:author="Milan Stojkov" w:date="2026-10-02T11:00:00Z">
                  <w:rPr>
                    <w:b/>
                    <w:bCs/>
                    <w:sz w:val="20"/>
                    <w:szCs w:val="20"/>
                  </w:rPr>
                </w:rPrChange>
              </w:rPr>
              <w:t>е конвергира</w:t>
            </w:r>
          </w:p>
        </w:tc>
      </w:tr>
      <w:tr w14:paraId="7685299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659" w:author="Milica Radić" w:date="2026-10-04T01:03:1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2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1660" w:author="Milica Radić" w:date="2026-10-04T01:03:15Z">
              <w:tcPr>
                <w:tcW w:w="175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4C679B4">
            <w:pPr>
              <w:jc w:val="center"/>
              <w:rPr>
                <w:sz w:val="20"/>
                <w:szCs w:val="20"/>
                <w:lang w:val="sr-Cyrl-RS"/>
                <w:rPrChange w:id="11662" w:author="Milan Stojkov" w:date="2026-10-02T11:00:00Z">
                  <w:rPr>
                    <w:sz w:val="20"/>
                    <w:szCs w:val="20"/>
                  </w:rPr>
                </w:rPrChange>
              </w:rPr>
              <w:pPrChange w:id="11661" w:author="Milica Radić" w:date="2026-10-04T01:03:13Z">
                <w:pPr/>
              </w:pPrChange>
            </w:pPr>
            <w:r>
              <w:rPr>
                <w:i/>
                <w:iCs/>
                <w:sz w:val="20"/>
                <w:szCs w:val="20"/>
                <w:lang w:val="sr-Cyrl-RS"/>
                <w:rPrChange w:id="11663" w:author="Milan Stojkov" w:date="2026-10-02T11:00:00Z">
                  <w:rPr>
                    <w:i/>
                    <w:iCs/>
                    <w:sz w:val="20"/>
                    <w:szCs w:val="20"/>
                  </w:rPr>
                </w:rPrChange>
              </w:rPr>
              <w:t>Random</w:t>
            </w:r>
          </w:p>
        </w:tc>
        <w:tc>
          <w:tcPr>
            <w:tcW w:w="97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664" w:author="Milica Radić" w:date="2026-10-04T01:03:15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D37B2DF">
            <w:pPr>
              <w:jc w:val="center"/>
              <w:rPr>
                <w:sz w:val="20"/>
                <w:szCs w:val="20"/>
                <w:lang w:val="sr-Cyrl-RS"/>
                <w:rPrChange w:id="11666" w:author="Milan Stojkov" w:date="2026-10-02T11:00:00Z">
                  <w:rPr>
                    <w:sz w:val="20"/>
                    <w:szCs w:val="20"/>
                  </w:rPr>
                </w:rPrChange>
              </w:rPr>
              <w:pPrChange w:id="11665" w:author="Milica Radić" w:date="2026-10-04T01:03:13Z">
                <w:pPr/>
              </w:pPrChange>
            </w:pPr>
            <w:r>
              <w:rPr>
                <w:sz w:val="20"/>
                <w:szCs w:val="20"/>
                <w:lang w:val="sr-Cyrl-RS"/>
                <w:rPrChange w:id="11667" w:author="Milan Stojkov" w:date="2026-10-02T11:00:00Z">
                  <w:rPr>
                    <w:sz w:val="20"/>
                    <w:szCs w:val="20"/>
                  </w:rPr>
                </w:rPrChange>
              </w:rPr>
              <w:t>аритм. средина</w:t>
            </w:r>
          </w:p>
        </w:tc>
        <w:tc>
          <w:tcPr>
            <w:tcW w:w="49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668" w:author="Milica Radić" w:date="2026-10-04T01:03:15Z">
              <w:tcPr>
                <w:tcW w:w="85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CD615F7">
            <w:pPr>
              <w:jc w:val="center"/>
              <w:rPr>
                <w:sz w:val="20"/>
                <w:szCs w:val="20"/>
                <w:lang w:val="sr-Cyrl-RS"/>
                <w:rPrChange w:id="11670" w:author="Milan Stojkov" w:date="2026-10-02T11:00:00Z">
                  <w:rPr>
                    <w:sz w:val="20"/>
                    <w:szCs w:val="20"/>
                  </w:rPr>
                </w:rPrChange>
              </w:rPr>
              <w:pPrChange w:id="11669" w:author="Milica Radić" w:date="2026-10-04T01:03:13Z">
                <w:pPr/>
              </w:pPrChange>
            </w:pPr>
            <w:r>
              <w:rPr>
                <w:sz w:val="20"/>
                <w:szCs w:val="20"/>
                <w:lang w:val="sr-Cyrl-RS"/>
                <w:rPrChange w:id="11671" w:author="Milan Stojkov" w:date="2026-10-02T11:00:00Z">
                  <w:rPr>
                    <w:sz w:val="20"/>
                    <w:szCs w:val="20"/>
                  </w:rPr>
                </w:rPrChange>
              </w:rPr>
              <w:t>никад</w:t>
            </w:r>
          </w:p>
        </w:tc>
        <w:tc>
          <w:tcPr>
            <w:tcW w:w="151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672" w:author="Milica Radić" w:date="2026-10-04T01:03:15Z">
              <w:tcPr>
                <w:tcW w:w="260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C156F70">
            <w:pPr>
              <w:jc w:val="center"/>
              <w:rPr>
                <w:sz w:val="20"/>
                <w:szCs w:val="20"/>
                <w:lang w:val="sr-Cyrl-RS"/>
                <w:rPrChange w:id="11674" w:author="Milan Stojkov" w:date="2026-10-02T11:00:00Z">
                  <w:rPr>
                    <w:sz w:val="20"/>
                    <w:szCs w:val="20"/>
                  </w:rPr>
                </w:rPrChange>
              </w:rPr>
              <w:pPrChange w:id="11673" w:author="Milica Radić" w:date="2026-10-04T01:03:13Z">
                <w:pPr/>
              </w:pPrChange>
            </w:pPr>
            <w:r>
              <w:rPr>
                <w:sz w:val="20"/>
                <w:szCs w:val="20"/>
                <w:lang w:val="sr-Cyrl-RS"/>
                <w:rPrChange w:id="11675" w:author="Milan Stojkov" w:date="2026-10-02T11:00:00Z">
                  <w:rPr>
                    <w:sz w:val="20"/>
                    <w:szCs w:val="20"/>
                  </w:rPr>
                </w:rPrChange>
              </w:rPr>
              <w:t>-</w:t>
            </w:r>
          </w:p>
        </w:tc>
        <w:tc>
          <w:tcPr>
            <w:tcW w:w="995"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1676" w:author="Milica Radić" w:date="2026-10-04T01:03:15Z">
              <w:tcPr>
                <w:tcW w:w="1714"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D60D2D6">
            <w:pPr>
              <w:jc w:val="center"/>
              <w:rPr>
                <w:sz w:val="20"/>
                <w:szCs w:val="20"/>
                <w:lang w:val="sr-Cyrl-RS"/>
                <w:rPrChange w:id="11678" w:author="Milan Stojkov" w:date="2026-10-02T11:00:00Z">
                  <w:rPr>
                    <w:sz w:val="20"/>
                    <w:szCs w:val="20"/>
                  </w:rPr>
                </w:rPrChange>
              </w:rPr>
              <w:pPrChange w:id="11677" w:author="Milica Radić" w:date="2026-10-04T01:03:13Z">
                <w:pPr/>
              </w:pPrChange>
            </w:pPr>
            <w:r>
              <w:rPr>
                <w:sz w:val="20"/>
                <w:szCs w:val="20"/>
                <w:lang w:val="sr-Cyrl-RS"/>
                <w:rPrChange w:id="11679" w:author="Milan Stojkov" w:date="2026-10-02T11:00:00Z">
                  <w:rPr>
                    <w:sz w:val="20"/>
                    <w:szCs w:val="20"/>
                  </w:rPr>
                </w:rPrChange>
              </w:rPr>
              <w:t>15/15</w:t>
            </w:r>
          </w:p>
        </w:tc>
      </w:tr>
      <w:tr w14:paraId="305D3A0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680" w:author="Milica Radić" w:date="2026-10-04T01:03:1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2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1681" w:author="Milica Radić" w:date="2026-10-04T01:03:15Z">
              <w:tcPr>
                <w:tcW w:w="175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D997B7E">
            <w:pPr>
              <w:jc w:val="center"/>
              <w:rPr>
                <w:sz w:val="20"/>
                <w:szCs w:val="20"/>
                <w:lang w:val="sr-Cyrl-RS"/>
                <w:rPrChange w:id="11683" w:author="Milan Stojkov" w:date="2026-10-02T11:00:00Z">
                  <w:rPr>
                    <w:sz w:val="20"/>
                    <w:szCs w:val="20"/>
                  </w:rPr>
                </w:rPrChange>
              </w:rPr>
              <w:pPrChange w:id="11682" w:author="Milica Radić" w:date="2026-10-04T01:03:13Z">
                <w:pPr/>
              </w:pPrChange>
            </w:pPr>
            <w:r>
              <w:rPr>
                <w:i/>
                <w:iCs/>
                <w:sz w:val="20"/>
                <w:szCs w:val="20"/>
                <w:lang w:val="sr-Cyrl-RS"/>
                <w:rPrChange w:id="11684" w:author="Milan Stojkov" w:date="2026-10-02T11:00:00Z">
                  <w:rPr>
                    <w:i/>
                    <w:iCs/>
                    <w:sz w:val="20"/>
                    <w:szCs w:val="20"/>
                  </w:rPr>
                </w:rPrChange>
              </w:rPr>
              <w:t>Random</w:t>
            </w:r>
          </w:p>
        </w:tc>
        <w:tc>
          <w:tcPr>
            <w:tcW w:w="97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685" w:author="Milica Radić" w:date="2026-10-04T01:03:15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4237182">
            <w:pPr>
              <w:jc w:val="center"/>
              <w:rPr>
                <w:sz w:val="20"/>
                <w:szCs w:val="20"/>
                <w:lang w:val="sr-Cyrl-RS"/>
                <w:rPrChange w:id="11687" w:author="Milan Stojkov" w:date="2026-10-02T11:00:00Z">
                  <w:rPr>
                    <w:sz w:val="20"/>
                    <w:szCs w:val="20"/>
                  </w:rPr>
                </w:rPrChange>
              </w:rPr>
              <w:pPrChange w:id="11686" w:author="Milica Radić" w:date="2026-10-04T01:03:13Z">
                <w:pPr/>
              </w:pPrChange>
            </w:pPr>
            <w:r>
              <w:rPr>
                <w:sz w:val="20"/>
                <w:szCs w:val="20"/>
                <w:lang w:val="sr-Cyrl-RS"/>
                <w:rPrChange w:id="11688" w:author="Milan Stojkov" w:date="2026-10-02T11:00:00Z">
                  <w:rPr>
                    <w:sz w:val="20"/>
                    <w:szCs w:val="20"/>
                  </w:rPr>
                </w:rPrChange>
              </w:rPr>
              <w:t>медијана</w:t>
            </w:r>
          </w:p>
        </w:tc>
        <w:tc>
          <w:tcPr>
            <w:tcW w:w="49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689" w:author="Milica Radić" w:date="2026-10-04T01:03:15Z">
              <w:tcPr>
                <w:tcW w:w="85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EC64EE2">
            <w:pPr>
              <w:jc w:val="center"/>
              <w:rPr>
                <w:sz w:val="20"/>
                <w:szCs w:val="20"/>
                <w:lang w:val="sr-Cyrl-RS"/>
                <w:rPrChange w:id="11691" w:author="Milan Stojkov" w:date="2026-10-02T11:00:00Z">
                  <w:rPr>
                    <w:sz w:val="20"/>
                    <w:szCs w:val="20"/>
                  </w:rPr>
                </w:rPrChange>
              </w:rPr>
              <w:pPrChange w:id="11690" w:author="Milica Radić" w:date="2026-10-04T01:03:13Z">
                <w:pPr/>
              </w:pPrChange>
            </w:pPr>
            <w:r>
              <w:rPr>
                <w:sz w:val="20"/>
                <w:szCs w:val="20"/>
                <w:lang w:val="sr-Cyrl-RS"/>
                <w:rPrChange w:id="11692" w:author="Milan Stojkov" w:date="2026-10-02T11:00:00Z">
                  <w:rPr>
                    <w:sz w:val="20"/>
                    <w:szCs w:val="20"/>
                  </w:rPr>
                </w:rPrChange>
              </w:rPr>
              <w:t>28,0</w:t>
            </w:r>
          </w:p>
        </w:tc>
        <w:tc>
          <w:tcPr>
            <w:tcW w:w="151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693" w:author="Milica Radić" w:date="2026-10-04T01:03:15Z">
              <w:tcPr>
                <w:tcW w:w="260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8CD18F5">
            <w:pPr>
              <w:jc w:val="center"/>
              <w:rPr>
                <w:sz w:val="20"/>
                <w:szCs w:val="20"/>
                <w:lang w:val="sr-Cyrl-RS"/>
                <w:rPrChange w:id="11695" w:author="Milan Stojkov" w:date="2026-10-02T11:00:00Z">
                  <w:rPr>
                    <w:sz w:val="20"/>
                    <w:szCs w:val="20"/>
                  </w:rPr>
                </w:rPrChange>
              </w:rPr>
              <w:pPrChange w:id="11694" w:author="Milica Radić" w:date="2026-10-04T01:03:13Z">
                <w:pPr/>
              </w:pPrChange>
            </w:pPr>
            <w:r>
              <w:rPr>
                <w:sz w:val="20"/>
                <w:szCs w:val="20"/>
                <w:lang w:val="sr-Cyrl-RS"/>
                <w:rPrChange w:id="11696" w:author="Milan Stojkov" w:date="2026-10-02T11:00:00Z">
                  <w:rPr>
                    <w:sz w:val="20"/>
                    <w:szCs w:val="20"/>
                  </w:rPr>
                </w:rPrChange>
              </w:rPr>
              <w:t>17,00</w:t>
            </w:r>
          </w:p>
        </w:tc>
        <w:tc>
          <w:tcPr>
            <w:tcW w:w="995"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1697" w:author="Milica Radić" w:date="2026-10-04T01:03:15Z">
              <w:tcPr>
                <w:tcW w:w="1714"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F433536">
            <w:pPr>
              <w:jc w:val="center"/>
              <w:rPr>
                <w:sz w:val="20"/>
                <w:szCs w:val="20"/>
                <w:lang w:val="sr-Cyrl-RS"/>
                <w:rPrChange w:id="11699" w:author="Milan Stojkov" w:date="2026-10-02T11:00:00Z">
                  <w:rPr>
                    <w:sz w:val="20"/>
                    <w:szCs w:val="20"/>
                  </w:rPr>
                </w:rPrChange>
              </w:rPr>
              <w:pPrChange w:id="11698" w:author="Milica Radić" w:date="2026-10-04T01:03:13Z">
                <w:pPr/>
              </w:pPrChange>
            </w:pPr>
            <w:r>
              <w:rPr>
                <w:sz w:val="20"/>
                <w:szCs w:val="20"/>
                <w:lang w:val="sr-Cyrl-RS"/>
                <w:rPrChange w:id="11700" w:author="Milan Stojkov" w:date="2026-10-02T11:00:00Z">
                  <w:rPr>
                    <w:sz w:val="20"/>
                    <w:szCs w:val="20"/>
                  </w:rPr>
                </w:rPrChange>
              </w:rPr>
              <w:t>13/15</w:t>
            </w:r>
          </w:p>
        </w:tc>
      </w:tr>
      <w:tr w14:paraId="1FE4D54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701" w:author="Milica Radić" w:date="2026-10-04T01:03:1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2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1702" w:author="Milica Radić" w:date="2026-10-04T01:03:15Z">
              <w:tcPr>
                <w:tcW w:w="175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387D71E">
            <w:pPr>
              <w:jc w:val="center"/>
              <w:rPr>
                <w:sz w:val="20"/>
                <w:szCs w:val="20"/>
                <w:lang w:val="sr-Cyrl-RS"/>
                <w:rPrChange w:id="11704" w:author="Milan Stojkov" w:date="2026-10-02T11:00:00Z">
                  <w:rPr>
                    <w:sz w:val="20"/>
                    <w:szCs w:val="20"/>
                  </w:rPr>
                </w:rPrChange>
              </w:rPr>
              <w:pPrChange w:id="11703" w:author="Milica Radić" w:date="2026-10-04T01:03:13Z">
                <w:pPr/>
              </w:pPrChange>
            </w:pPr>
            <w:r>
              <w:rPr>
                <w:i/>
                <w:iCs/>
                <w:sz w:val="20"/>
                <w:szCs w:val="20"/>
                <w:lang w:val="sr-Cyrl-RS"/>
                <w:rPrChange w:id="11705" w:author="Milan Stojkov" w:date="2026-10-02T11:00:00Z">
                  <w:rPr>
                    <w:i/>
                    <w:iCs/>
                    <w:sz w:val="20"/>
                    <w:szCs w:val="20"/>
                  </w:rPr>
                </w:rPrChange>
              </w:rPr>
              <w:t>Random</w:t>
            </w:r>
          </w:p>
        </w:tc>
        <w:tc>
          <w:tcPr>
            <w:tcW w:w="97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706" w:author="Milica Radić" w:date="2026-10-04T01:03:15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D5452B3">
            <w:pPr>
              <w:jc w:val="center"/>
              <w:rPr>
                <w:sz w:val="20"/>
                <w:szCs w:val="20"/>
                <w:lang w:val="sr-Cyrl-RS"/>
                <w:rPrChange w:id="11708" w:author="Milan Stojkov" w:date="2026-10-02T11:00:00Z">
                  <w:rPr>
                    <w:sz w:val="20"/>
                    <w:szCs w:val="20"/>
                  </w:rPr>
                </w:rPrChange>
              </w:rPr>
              <w:pPrChange w:id="11707" w:author="Milica Radić" w:date="2026-10-04T01:03:13Z">
                <w:pPr/>
              </w:pPrChange>
            </w:pPr>
            <w:r>
              <w:rPr>
                <w:sz w:val="20"/>
                <w:szCs w:val="20"/>
                <w:lang w:val="sr-Cyrl-RS"/>
                <w:rPrChange w:id="11709" w:author="Milan Stojkov" w:date="2026-10-02T11:00:00Z">
                  <w:rPr>
                    <w:sz w:val="20"/>
                    <w:szCs w:val="20"/>
                  </w:rPr>
                </w:rPrChange>
              </w:rPr>
              <w:t>одсеч. средина</w:t>
            </w:r>
          </w:p>
        </w:tc>
        <w:tc>
          <w:tcPr>
            <w:tcW w:w="49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710" w:author="Milica Radić" w:date="2026-10-04T01:03:15Z">
              <w:tcPr>
                <w:tcW w:w="85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6F5445D">
            <w:pPr>
              <w:jc w:val="center"/>
              <w:rPr>
                <w:sz w:val="20"/>
                <w:szCs w:val="20"/>
                <w:lang w:val="sr-Cyrl-RS"/>
                <w:rPrChange w:id="11712" w:author="Milan Stojkov" w:date="2026-10-02T11:00:00Z">
                  <w:rPr>
                    <w:sz w:val="20"/>
                    <w:szCs w:val="20"/>
                  </w:rPr>
                </w:rPrChange>
              </w:rPr>
              <w:pPrChange w:id="11711" w:author="Milica Radić" w:date="2026-10-04T01:03:13Z">
                <w:pPr/>
              </w:pPrChange>
            </w:pPr>
            <w:r>
              <w:rPr>
                <w:sz w:val="20"/>
                <w:szCs w:val="20"/>
                <w:lang w:val="sr-Cyrl-RS"/>
                <w:rPrChange w:id="11713" w:author="Milan Stojkov" w:date="2026-10-02T11:00:00Z">
                  <w:rPr>
                    <w:sz w:val="20"/>
                    <w:szCs w:val="20"/>
                  </w:rPr>
                </w:rPrChange>
              </w:rPr>
              <w:t>49,0</w:t>
            </w:r>
          </w:p>
        </w:tc>
        <w:tc>
          <w:tcPr>
            <w:tcW w:w="151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714" w:author="Milica Radić" w:date="2026-10-04T01:03:15Z">
              <w:tcPr>
                <w:tcW w:w="260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A4C8B7D">
            <w:pPr>
              <w:jc w:val="center"/>
              <w:rPr>
                <w:sz w:val="20"/>
                <w:szCs w:val="20"/>
                <w:lang w:val="sr-Cyrl-RS"/>
                <w:rPrChange w:id="11716" w:author="Milan Stojkov" w:date="2026-10-02T11:00:00Z">
                  <w:rPr>
                    <w:sz w:val="20"/>
                    <w:szCs w:val="20"/>
                  </w:rPr>
                </w:rPrChange>
              </w:rPr>
              <w:pPrChange w:id="11715" w:author="Milica Radić" w:date="2026-10-04T01:03:13Z">
                <w:pPr/>
              </w:pPrChange>
            </w:pPr>
            <w:r>
              <w:rPr>
                <w:sz w:val="20"/>
                <w:szCs w:val="20"/>
                <w:lang w:val="sr-Cyrl-RS"/>
                <w:rPrChange w:id="11717" w:author="Milan Stojkov" w:date="2026-10-02T11:00:00Z">
                  <w:rPr>
                    <w:sz w:val="20"/>
                    <w:szCs w:val="20"/>
                  </w:rPr>
                </w:rPrChange>
              </w:rPr>
              <w:t>1,00</w:t>
            </w:r>
          </w:p>
        </w:tc>
        <w:tc>
          <w:tcPr>
            <w:tcW w:w="995"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1718" w:author="Milica Radić" w:date="2026-10-04T01:03:15Z">
              <w:tcPr>
                <w:tcW w:w="1714"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58FFCE0">
            <w:pPr>
              <w:jc w:val="center"/>
              <w:rPr>
                <w:sz w:val="20"/>
                <w:szCs w:val="20"/>
                <w:lang w:val="sr-Cyrl-RS"/>
                <w:rPrChange w:id="11720" w:author="Milan Stojkov" w:date="2026-10-02T11:00:00Z">
                  <w:rPr>
                    <w:sz w:val="20"/>
                    <w:szCs w:val="20"/>
                  </w:rPr>
                </w:rPrChange>
              </w:rPr>
              <w:pPrChange w:id="11719" w:author="Milica Radić" w:date="2026-10-04T01:03:13Z">
                <w:pPr/>
              </w:pPrChange>
            </w:pPr>
            <w:r>
              <w:rPr>
                <w:sz w:val="20"/>
                <w:szCs w:val="20"/>
                <w:lang w:val="sr-Cyrl-RS"/>
                <w:rPrChange w:id="11721" w:author="Milan Stojkov" w:date="2026-10-02T11:00:00Z">
                  <w:rPr>
                    <w:sz w:val="20"/>
                    <w:szCs w:val="20"/>
                  </w:rPr>
                </w:rPrChange>
              </w:rPr>
              <w:t>13/15</w:t>
            </w:r>
          </w:p>
        </w:tc>
      </w:tr>
      <w:tr w14:paraId="49E6D6A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722" w:author="Milica Radić" w:date="2026-10-04T01:03:1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2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1723" w:author="Milica Radić" w:date="2026-10-04T01:03:15Z">
              <w:tcPr>
                <w:tcW w:w="175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8D6A53D">
            <w:pPr>
              <w:jc w:val="center"/>
              <w:rPr>
                <w:sz w:val="20"/>
                <w:szCs w:val="20"/>
                <w:lang w:val="sr-Cyrl-RS"/>
                <w:rPrChange w:id="11725" w:author="Milan Stojkov" w:date="2026-10-02T11:00:00Z">
                  <w:rPr>
                    <w:sz w:val="20"/>
                    <w:szCs w:val="20"/>
                  </w:rPr>
                </w:rPrChange>
              </w:rPr>
              <w:pPrChange w:id="11724" w:author="Milica Radić" w:date="2026-10-04T01:03:13Z">
                <w:pPr/>
              </w:pPrChange>
            </w:pPr>
            <w:r>
              <w:rPr>
                <w:i/>
                <w:iCs/>
                <w:sz w:val="20"/>
                <w:szCs w:val="20"/>
                <w:lang w:val="sr-Cyrl-RS"/>
                <w:rPrChange w:id="11726" w:author="Milan Stojkov" w:date="2026-10-02T11:00:00Z">
                  <w:rPr>
                    <w:i/>
                    <w:iCs/>
                    <w:sz w:val="20"/>
                    <w:szCs w:val="20"/>
                  </w:rPr>
                </w:rPrChange>
              </w:rPr>
              <w:t>Sybil</w:t>
            </w:r>
            <w:r>
              <w:rPr>
                <w:sz w:val="20"/>
                <w:szCs w:val="20"/>
                <w:lang w:val="sr-Cyrl-RS"/>
                <w:rPrChange w:id="11727" w:author="Milan Stojkov" w:date="2026-10-02T11:00:00Z">
                  <w:rPr>
                    <w:sz w:val="20"/>
                    <w:szCs w:val="20"/>
                  </w:rPr>
                </w:rPrChange>
              </w:rPr>
              <w:t>-отпорна</w:t>
            </w:r>
          </w:p>
        </w:tc>
        <w:tc>
          <w:tcPr>
            <w:tcW w:w="97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728" w:author="Milica Radić" w:date="2026-10-04T01:03:15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D8DE196">
            <w:pPr>
              <w:jc w:val="center"/>
              <w:rPr>
                <w:sz w:val="20"/>
                <w:szCs w:val="20"/>
                <w:lang w:val="sr-Cyrl-RS"/>
                <w:rPrChange w:id="11730" w:author="Milan Stojkov" w:date="2026-10-02T11:00:00Z">
                  <w:rPr>
                    <w:sz w:val="20"/>
                    <w:szCs w:val="20"/>
                  </w:rPr>
                </w:rPrChange>
              </w:rPr>
              <w:pPrChange w:id="11729" w:author="Milica Radić" w:date="2026-10-04T01:03:13Z">
                <w:pPr/>
              </w:pPrChange>
            </w:pPr>
            <w:r>
              <w:rPr>
                <w:sz w:val="20"/>
                <w:szCs w:val="20"/>
                <w:lang w:val="sr-Cyrl-RS"/>
                <w:rPrChange w:id="11731" w:author="Milan Stojkov" w:date="2026-10-02T11:00:00Z">
                  <w:rPr>
                    <w:sz w:val="20"/>
                    <w:szCs w:val="20"/>
                  </w:rPr>
                </w:rPrChange>
              </w:rPr>
              <w:t>аритм. средина</w:t>
            </w:r>
          </w:p>
        </w:tc>
        <w:tc>
          <w:tcPr>
            <w:tcW w:w="49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732" w:author="Milica Radić" w:date="2026-10-04T01:03:15Z">
              <w:tcPr>
                <w:tcW w:w="85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7141BD2">
            <w:pPr>
              <w:jc w:val="center"/>
              <w:rPr>
                <w:sz w:val="20"/>
                <w:szCs w:val="20"/>
                <w:lang w:val="sr-Cyrl-RS"/>
                <w:rPrChange w:id="11734" w:author="Milan Stojkov" w:date="2026-10-02T11:00:00Z">
                  <w:rPr>
                    <w:sz w:val="20"/>
                    <w:szCs w:val="20"/>
                  </w:rPr>
                </w:rPrChange>
              </w:rPr>
              <w:pPrChange w:id="11733" w:author="Milica Radić" w:date="2026-10-04T01:03:13Z">
                <w:pPr/>
              </w:pPrChange>
            </w:pPr>
            <w:r>
              <w:rPr>
                <w:sz w:val="20"/>
                <w:szCs w:val="20"/>
                <w:lang w:val="sr-Cyrl-RS"/>
                <w:rPrChange w:id="11735" w:author="Milan Stojkov" w:date="2026-10-02T11:00:00Z">
                  <w:rPr>
                    <w:sz w:val="20"/>
                    <w:szCs w:val="20"/>
                  </w:rPr>
                </w:rPrChange>
              </w:rPr>
              <w:t>никад</w:t>
            </w:r>
          </w:p>
        </w:tc>
        <w:tc>
          <w:tcPr>
            <w:tcW w:w="151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736" w:author="Milica Radić" w:date="2026-10-04T01:03:15Z">
              <w:tcPr>
                <w:tcW w:w="260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97C2972">
            <w:pPr>
              <w:jc w:val="center"/>
              <w:rPr>
                <w:sz w:val="20"/>
                <w:szCs w:val="20"/>
                <w:lang w:val="sr-Cyrl-RS"/>
                <w:rPrChange w:id="11738" w:author="Milan Stojkov" w:date="2026-10-02T11:00:00Z">
                  <w:rPr>
                    <w:sz w:val="20"/>
                    <w:szCs w:val="20"/>
                  </w:rPr>
                </w:rPrChange>
              </w:rPr>
              <w:pPrChange w:id="11737" w:author="Milica Radić" w:date="2026-10-04T01:03:13Z">
                <w:pPr/>
              </w:pPrChange>
            </w:pPr>
            <w:r>
              <w:rPr>
                <w:sz w:val="20"/>
                <w:szCs w:val="20"/>
                <w:lang w:val="sr-Cyrl-RS"/>
                <w:rPrChange w:id="11739" w:author="Milan Stojkov" w:date="2026-10-02T11:00:00Z">
                  <w:rPr>
                    <w:sz w:val="20"/>
                    <w:szCs w:val="20"/>
                  </w:rPr>
                </w:rPrChange>
              </w:rPr>
              <w:t>-</w:t>
            </w:r>
          </w:p>
        </w:tc>
        <w:tc>
          <w:tcPr>
            <w:tcW w:w="995"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1740" w:author="Milica Radić" w:date="2026-10-04T01:03:15Z">
              <w:tcPr>
                <w:tcW w:w="1714"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B4ED24D">
            <w:pPr>
              <w:jc w:val="center"/>
              <w:rPr>
                <w:sz w:val="20"/>
                <w:szCs w:val="20"/>
                <w:lang w:val="sr-Cyrl-RS"/>
                <w:rPrChange w:id="11742" w:author="Milan Stojkov" w:date="2026-10-02T11:00:00Z">
                  <w:rPr>
                    <w:sz w:val="20"/>
                    <w:szCs w:val="20"/>
                  </w:rPr>
                </w:rPrChange>
              </w:rPr>
              <w:pPrChange w:id="11741" w:author="Milica Radić" w:date="2026-10-04T01:03:13Z">
                <w:pPr/>
              </w:pPrChange>
            </w:pPr>
            <w:r>
              <w:rPr>
                <w:sz w:val="20"/>
                <w:szCs w:val="20"/>
                <w:lang w:val="sr-Cyrl-RS"/>
                <w:rPrChange w:id="11743" w:author="Milan Stojkov" w:date="2026-10-02T11:00:00Z">
                  <w:rPr>
                    <w:sz w:val="20"/>
                    <w:szCs w:val="20"/>
                  </w:rPr>
                </w:rPrChange>
              </w:rPr>
              <w:t>15/15</w:t>
            </w:r>
          </w:p>
        </w:tc>
      </w:tr>
      <w:tr w14:paraId="64D015B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744" w:author="Milica Radić" w:date="2026-10-04T01:03:1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2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1745" w:author="Milica Radić" w:date="2026-10-04T01:03:15Z">
              <w:tcPr>
                <w:tcW w:w="175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7C56FC1">
            <w:pPr>
              <w:jc w:val="center"/>
              <w:rPr>
                <w:sz w:val="20"/>
                <w:szCs w:val="20"/>
                <w:lang w:val="sr-Cyrl-RS"/>
                <w:rPrChange w:id="11747" w:author="Milan Stojkov" w:date="2026-10-02T11:00:00Z">
                  <w:rPr>
                    <w:sz w:val="20"/>
                    <w:szCs w:val="20"/>
                  </w:rPr>
                </w:rPrChange>
              </w:rPr>
              <w:pPrChange w:id="11746" w:author="Milica Radić" w:date="2026-10-04T01:03:13Z">
                <w:pPr/>
              </w:pPrChange>
            </w:pPr>
            <w:r>
              <w:rPr>
                <w:i/>
                <w:iCs/>
                <w:sz w:val="20"/>
                <w:szCs w:val="20"/>
                <w:lang w:val="sr-Cyrl-RS"/>
                <w:rPrChange w:id="11748" w:author="Milan Stojkov" w:date="2026-10-02T11:00:00Z">
                  <w:rPr>
                    <w:i/>
                    <w:iCs/>
                    <w:sz w:val="20"/>
                    <w:szCs w:val="20"/>
                  </w:rPr>
                </w:rPrChange>
              </w:rPr>
              <w:t>Sybil</w:t>
            </w:r>
            <w:r>
              <w:rPr>
                <w:sz w:val="20"/>
                <w:szCs w:val="20"/>
                <w:lang w:val="sr-Cyrl-RS"/>
                <w:rPrChange w:id="11749" w:author="Milan Stojkov" w:date="2026-10-02T11:00:00Z">
                  <w:rPr>
                    <w:sz w:val="20"/>
                    <w:szCs w:val="20"/>
                  </w:rPr>
                </w:rPrChange>
              </w:rPr>
              <w:t>-отпорна</w:t>
            </w:r>
          </w:p>
        </w:tc>
        <w:tc>
          <w:tcPr>
            <w:tcW w:w="97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750" w:author="Milica Radić" w:date="2026-10-04T01:03:15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C5D0399">
            <w:pPr>
              <w:jc w:val="center"/>
              <w:rPr>
                <w:sz w:val="20"/>
                <w:szCs w:val="20"/>
                <w:lang w:val="sr-Cyrl-RS"/>
                <w:rPrChange w:id="11752" w:author="Milan Stojkov" w:date="2026-10-02T11:00:00Z">
                  <w:rPr>
                    <w:sz w:val="20"/>
                    <w:szCs w:val="20"/>
                  </w:rPr>
                </w:rPrChange>
              </w:rPr>
              <w:pPrChange w:id="11751" w:author="Milica Radić" w:date="2026-10-04T01:03:13Z">
                <w:pPr/>
              </w:pPrChange>
            </w:pPr>
            <w:r>
              <w:rPr>
                <w:sz w:val="20"/>
                <w:szCs w:val="20"/>
                <w:lang w:val="sr-Cyrl-RS"/>
                <w:rPrChange w:id="11753" w:author="Milan Stojkov" w:date="2026-10-02T11:00:00Z">
                  <w:rPr>
                    <w:sz w:val="20"/>
                    <w:szCs w:val="20"/>
                  </w:rPr>
                </w:rPrChange>
              </w:rPr>
              <w:t>медијана</w:t>
            </w:r>
          </w:p>
        </w:tc>
        <w:tc>
          <w:tcPr>
            <w:tcW w:w="49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754" w:author="Milica Radić" w:date="2026-10-04T01:03:15Z">
              <w:tcPr>
                <w:tcW w:w="85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75FDF2D">
            <w:pPr>
              <w:jc w:val="center"/>
              <w:rPr>
                <w:sz w:val="20"/>
                <w:szCs w:val="20"/>
                <w:lang w:val="sr-Cyrl-RS"/>
                <w:rPrChange w:id="11756" w:author="Milan Stojkov" w:date="2026-10-02T11:00:00Z">
                  <w:rPr>
                    <w:sz w:val="20"/>
                    <w:szCs w:val="20"/>
                  </w:rPr>
                </w:rPrChange>
              </w:rPr>
              <w:pPrChange w:id="11755" w:author="Milica Radić" w:date="2026-10-04T01:03:13Z">
                <w:pPr/>
              </w:pPrChange>
            </w:pPr>
            <w:r>
              <w:rPr>
                <w:sz w:val="20"/>
                <w:szCs w:val="20"/>
                <w:lang w:val="sr-Cyrl-RS"/>
                <w:rPrChange w:id="11757" w:author="Milan Stojkov" w:date="2026-10-02T11:00:00Z">
                  <w:rPr>
                    <w:sz w:val="20"/>
                    <w:szCs w:val="20"/>
                  </w:rPr>
                </w:rPrChange>
              </w:rPr>
              <w:t>11,0</w:t>
            </w:r>
          </w:p>
        </w:tc>
        <w:tc>
          <w:tcPr>
            <w:tcW w:w="151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758" w:author="Milica Radić" w:date="2026-10-04T01:03:15Z">
              <w:tcPr>
                <w:tcW w:w="260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401659E">
            <w:pPr>
              <w:jc w:val="center"/>
              <w:rPr>
                <w:sz w:val="20"/>
                <w:szCs w:val="20"/>
                <w:lang w:val="sr-Cyrl-RS"/>
                <w:rPrChange w:id="11760" w:author="Milan Stojkov" w:date="2026-10-02T11:00:00Z">
                  <w:rPr>
                    <w:sz w:val="20"/>
                    <w:szCs w:val="20"/>
                  </w:rPr>
                </w:rPrChange>
              </w:rPr>
              <w:pPrChange w:id="11759" w:author="Milica Radić" w:date="2026-10-04T01:03:13Z">
                <w:pPr/>
              </w:pPrChange>
            </w:pPr>
            <w:r>
              <w:rPr>
                <w:sz w:val="20"/>
                <w:szCs w:val="20"/>
                <w:lang w:val="sr-Cyrl-RS"/>
                <w:rPrChange w:id="11761" w:author="Milan Stojkov" w:date="2026-10-02T11:00:00Z">
                  <w:rPr>
                    <w:sz w:val="20"/>
                    <w:szCs w:val="20"/>
                  </w:rPr>
                </w:rPrChange>
              </w:rPr>
              <w:t>0,00</w:t>
            </w:r>
          </w:p>
        </w:tc>
        <w:tc>
          <w:tcPr>
            <w:tcW w:w="995"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1762" w:author="Milica Radić" w:date="2026-10-04T01:03:15Z">
              <w:tcPr>
                <w:tcW w:w="1714"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44A40E94">
            <w:pPr>
              <w:jc w:val="center"/>
              <w:rPr>
                <w:sz w:val="20"/>
                <w:szCs w:val="20"/>
                <w:lang w:val="sr-Cyrl-RS"/>
                <w:rPrChange w:id="11764" w:author="Milan Stojkov" w:date="2026-10-02T11:00:00Z">
                  <w:rPr>
                    <w:sz w:val="20"/>
                    <w:szCs w:val="20"/>
                  </w:rPr>
                </w:rPrChange>
              </w:rPr>
              <w:pPrChange w:id="11763" w:author="Milica Radić" w:date="2026-10-04T01:03:13Z">
                <w:pPr/>
              </w:pPrChange>
            </w:pPr>
            <w:r>
              <w:rPr>
                <w:sz w:val="20"/>
                <w:szCs w:val="20"/>
                <w:lang w:val="sr-Cyrl-RS"/>
                <w:rPrChange w:id="11765" w:author="Milan Stojkov" w:date="2026-10-02T11:00:00Z">
                  <w:rPr>
                    <w:sz w:val="20"/>
                    <w:szCs w:val="20"/>
                  </w:rPr>
                </w:rPrChange>
              </w:rPr>
              <w:t>0/15</w:t>
            </w:r>
          </w:p>
        </w:tc>
      </w:tr>
      <w:tr w14:paraId="06380C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766" w:author="Milica Radić" w:date="2026-10-04T01:03:1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2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1767" w:author="Milica Radić" w:date="2026-10-04T01:03:15Z">
              <w:tcPr>
                <w:tcW w:w="175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DDEC290">
            <w:pPr>
              <w:jc w:val="center"/>
              <w:rPr>
                <w:sz w:val="20"/>
                <w:szCs w:val="20"/>
                <w:lang w:val="sr-Cyrl-RS"/>
                <w:rPrChange w:id="11769" w:author="Milan Stojkov" w:date="2026-10-02T11:00:00Z">
                  <w:rPr>
                    <w:sz w:val="20"/>
                    <w:szCs w:val="20"/>
                  </w:rPr>
                </w:rPrChange>
              </w:rPr>
              <w:pPrChange w:id="11768" w:author="Milica Radić" w:date="2026-10-04T01:03:13Z">
                <w:pPr/>
              </w:pPrChange>
            </w:pPr>
            <w:r>
              <w:rPr>
                <w:i/>
                <w:iCs/>
                <w:sz w:val="20"/>
                <w:szCs w:val="20"/>
                <w:lang w:val="sr-Cyrl-RS"/>
                <w:rPrChange w:id="11770" w:author="Milan Stojkov" w:date="2026-10-02T11:00:00Z">
                  <w:rPr>
                    <w:i/>
                    <w:iCs/>
                    <w:sz w:val="20"/>
                    <w:szCs w:val="20"/>
                  </w:rPr>
                </w:rPrChange>
              </w:rPr>
              <w:t>Sybil</w:t>
            </w:r>
            <w:r>
              <w:rPr>
                <w:sz w:val="20"/>
                <w:szCs w:val="20"/>
                <w:lang w:val="sr-Cyrl-RS"/>
                <w:rPrChange w:id="11771" w:author="Milan Stojkov" w:date="2026-10-02T11:00:00Z">
                  <w:rPr>
                    <w:sz w:val="20"/>
                    <w:szCs w:val="20"/>
                  </w:rPr>
                </w:rPrChange>
              </w:rPr>
              <w:t>-отпорна</w:t>
            </w:r>
          </w:p>
        </w:tc>
        <w:tc>
          <w:tcPr>
            <w:tcW w:w="97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772" w:author="Milica Radić" w:date="2026-10-04T01:03:15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5DACC0F">
            <w:pPr>
              <w:jc w:val="center"/>
              <w:rPr>
                <w:sz w:val="20"/>
                <w:szCs w:val="20"/>
                <w:lang w:val="sr-Cyrl-RS"/>
                <w:rPrChange w:id="11774" w:author="Milan Stojkov" w:date="2026-10-02T11:00:00Z">
                  <w:rPr>
                    <w:sz w:val="20"/>
                    <w:szCs w:val="20"/>
                  </w:rPr>
                </w:rPrChange>
              </w:rPr>
              <w:pPrChange w:id="11773" w:author="Milica Radić" w:date="2026-10-04T01:03:13Z">
                <w:pPr/>
              </w:pPrChange>
            </w:pPr>
            <w:r>
              <w:rPr>
                <w:sz w:val="20"/>
                <w:szCs w:val="20"/>
                <w:lang w:val="sr-Cyrl-RS"/>
                <w:rPrChange w:id="11775" w:author="Milan Stojkov" w:date="2026-10-02T11:00:00Z">
                  <w:rPr>
                    <w:sz w:val="20"/>
                    <w:szCs w:val="20"/>
                  </w:rPr>
                </w:rPrChange>
              </w:rPr>
              <w:t>одсеч. средина</w:t>
            </w:r>
          </w:p>
        </w:tc>
        <w:tc>
          <w:tcPr>
            <w:tcW w:w="49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776" w:author="Milica Radić" w:date="2026-10-04T01:03:15Z">
              <w:tcPr>
                <w:tcW w:w="85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5D30257">
            <w:pPr>
              <w:jc w:val="center"/>
              <w:rPr>
                <w:sz w:val="20"/>
                <w:szCs w:val="20"/>
                <w:lang w:val="sr-Cyrl-RS"/>
                <w:rPrChange w:id="11778" w:author="Milan Stojkov" w:date="2026-10-02T11:00:00Z">
                  <w:rPr>
                    <w:sz w:val="20"/>
                    <w:szCs w:val="20"/>
                  </w:rPr>
                </w:rPrChange>
              </w:rPr>
              <w:pPrChange w:id="11777" w:author="Milica Radić" w:date="2026-10-04T01:03:13Z">
                <w:pPr/>
              </w:pPrChange>
            </w:pPr>
            <w:r>
              <w:rPr>
                <w:sz w:val="20"/>
                <w:szCs w:val="20"/>
                <w:lang w:val="sr-Cyrl-RS"/>
                <w:rPrChange w:id="11779" w:author="Milan Stojkov" w:date="2026-10-02T11:00:00Z">
                  <w:rPr>
                    <w:sz w:val="20"/>
                    <w:szCs w:val="20"/>
                  </w:rPr>
                </w:rPrChange>
              </w:rPr>
              <w:t>11,0</w:t>
            </w:r>
          </w:p>
        </w:tc>
        <w:tc>
          <w:tcPr>
            <w:tcW w:w="151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780" w:author="Milica Radić" w:date="2026-10-04T01:03:15Z">
              <w:tcPr>
                <w:tcW w:w="260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B0D817E">
            <w:pPr>
              <w:jc w:val="center"/>
              <w:rPr>
                <w:sz w:val="20"/>
                <w:szCs w:val="20"/>
                <w:lang w:val="sr-Cyrl-RS"/>
                <w:rPrChange w:id="11782" w:author="Milan Stojkov" w:date="2026-10-02T11:00:00Z">
                  <w:rPr>
                    <w:sz w:val="20"/>
                    <w:szCs w:val="20"/>
                  </w:rPr>
                </w:rPrChange>
              </w:rPr>
              <w:pPrChange w:id="11781" w:author="Milica Radić" w:date="2026-10-04T01:03:13Z">
                <w:pPr/>
              </w:pPrChange>
            </w:pPr>
            <w:r>
              <w:rPr>
                <w:sz w:val="20"/>
                <w:szCs w:val="20"/>
                <w:lang w:val="sr-Cyrl-RS"/>
                <w:rPrChange w:id="11783" w:author="Milan Stojkov" w:date="2026-10-02T11:00:00Z">
                  <w:rPr>
                    <w:sz w:val="20"/>
                    <w:szCs w:val="20"/>
                  </w:rPr>
                </w:rPrChange>
              </w:rPr>
              <w:t>0,00</w:t>
            </w:r>
          </w:p>
        </w:tc>
        <w:tc>
          <w:tcPr>
            <w:tcW w:w="995"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1784" w:author="Milica Radić" w:date="2026-10-04T01:03:15Z">
              <w:tcPr>
                <w:tcW w:w="1714"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02DC053">
            <w:pPr>
              <w:jc w:val="center"/>
              <w:rPr>
                <w:sz w:val="20"/>
                <w:szCs w:val="20"/>
                <w:lang w:val="sr-Cyrl-RS"/>
                <w:rPrChange w:id="11786" w:author="Milan Stojkov" w:date="2026-10-02T11:00:00Z">
                  <w:rPr>
                    <w:sz w:val="20"/>
                    <w:szCs w:val="20"/>
                  </w:rPr>
                </w:rPrChange>
              </w:rPr>
              <w:pPrChange w:id="11785" w:author="Milica Radić" w:date="2026-10-04T01:03:13Z">
                <w:pPr/>
              </w:pPrChange>
            </w:pPr>
            <w:r>
              <w:rPr>
                <w:sz w:val="20"/>
                <w:szCs w:val="20"/>
                <w:lang w:val="sr-Cyrl-RS"/>
                <w:rPrChange w:id="11787" w:author="Milan Stojkov" w:date="2026-10-02T11:00:00Z">
                  <w:rPr>
                    <w:sz w:val="20"/>
                    <w:szCs w:val="20"/>
                  </w:rPr>
                </w:rPrChange>
              </w:rPr>
              <w:t>0/15</w:t>
            </w:r>
          </w:p>
        </w:tc>
      </w:tr>
      <w:tr w14:paraId="315BBA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788" w:author="Milica Radić" w:date="2026-10-04T01:03:1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2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1789" w:author="Milica Radić" w:date="2026-10-04T01:03:15Z">
              <w:tcPr>
                <w:tcW w:w="175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F3A6311">
            <w:pPr>
              <w:jc w:val="center"/>
              <w:rPr>
                <w:sz w:val="20"/>
                <w:szCs w:val="20"/>
                <w:lang w:val="sr-Cyrl-RS"/>
                <w:rPrChange w:id="11791" w:author="Milan Stojkov" w:date="2026-10-02T11:00:00Z">
                  <w:rPr>
                    <w:sz w:val="20"/>
                    <w:szCs w:val="20"/>
                  </w:rPr>
                </w:rPrChange>
              </w:rPr>
              <w:pPrChange w:id="11790" w:author="Milica Radić" w:date="2026-10-04T01:03:13Z">
                <w:pPr/>
              </w:pPrChange>
            </w:pPr>
            <w:r>
              <w:rPr>
                <w:i/>
                <w:iCs/>
                <w:sz w:val="20"/>
                <w:szCs w:val="20"/>
                <w:lang w:val="sr-Cyrl-RS"/>
                <w:rPrChange w:id="11792" w:author="Milan Stojkov" w:date="2026-10-02T11:00:00Z">
                  <w:rPr>
                    <w:i/>
                    <w:iCs/>
                    <w:sz w:val="20"/>
                    <w:szCs w:val="20"/>
                  </w:rPr>
                </w:rPrChange>
              </w:rPr>
              <w:t>Eclipse</w:t>
            </w:r>
            <w:r>
              <w:rPr>
                <w:sz w:val="20"/>
                <w:szCs w:val="20"/>
                <w:lang w:val="sr-Cyrl-RS"/>
                <w:rPrChange w:id="11793" w:author="Milan Stojkov" w:date="2026-10-02T11:00:00Z">
                  <w:rPr>
                    <w:sz w:val="20"/>
                    <w:szCs w:val="20"/>
                  </w:rPr>
                </w:rPrChange>
              </w:rPr>
              <w:t>-отпорна</w:t>
            </w:r>
          </w:p>
        </w:tc>
        <w:tc>
          <w:tcPr>
            <w:tcW w:w="97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794" w:author="Milica Radić" w:date="2026-10-04T01:03:15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DF75405">
            <w:pPr>
              <w:jc w:val="center"/>
              <w:rPr>
                <w:sz w:val="20"/>
                <w:szCs w:val="20"/>
                <w:lang w:val="sr-Cyrl-RS"/>
                <w:rPrChange w:id="11796" w:author="Milan Stojkov" w:date="2026-10-02T11:00:00Z">
                  <w:rPr>
                    <w:sz w:val="20"/>
                    <w:szCs w:val="20"/>
                  </w:rPr>
                </w:rPrChange>
              </w:rPr>
              <w:pPrChange w:id="11795" w:author="Milica Radić" w:date="2026-10-04T01:03:13Z">
                <w:pPr/>
              </w:pPrChange>
            </w:pPr>
            <w:r>
              <w:rPr>
                <w:sz w:val="20"/>
                <w:szCs w:val="20"/>
                <w:lang w:val="sr-Cyrl-RS"/>
                <w:rPrChange w:id="11797" w:author="Milan Stojkov" w:date="2026-10-02T11:00:00Z">
                  <w:rPr>
                    <w:sz w:val="20"/>
                    <w:szCs w:val="20"/>
                  </w:rPr>
                </w:rPrChange>
              </w:rPr>
              <w:t>аритм. средина</w:t>
            </w:r>
          </w:p>
        </w:tc>
        <w:tc>
          <w:tcPr>
            <w:tcW w:w="49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798" w:author="Milica Radić" w:date="2026-10-04T01:03:15Z">
              <w:tcPr>
                <w:tcW w:w="85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45F43A5">
            <w:pPr>
              <w:jc w:val="center"/>
              <w:rPr>
                <w:sz w:val="20"/>
                <w:szCs w:val="20"/>
                <w:lang w:val="sr-Cyrl-RS"/>
                <w:rPrChange w:id="11800" w:author="Milan Stojkov" w:date="2026-10-02T11:00:00Z">
                  <w:rPr>
                    <w:sz w:val="20"/>
                    <w:szCs w:val="20"/>
                  </w:rPr>
                </w:rPrChange>
              </w:rPr>
              <w:pPrChange w:id="11799" w:author="Milica Radić" w:date="2026-10-04T01:03:13Z">
                <w:pPr/>
              </w:pPrChange>
            </w:pPr>
            <w:r>
              <w:rPr>
                <w:sz w:val="20"/>
                <w:szCs w:val="20"/>
                <w:lang w:val="sr-Cyrl-RS"/>
                <w:rPrChange w:id="11801" w:author="Milan Stojkov" w:date="2026-10-02T11:00:00Z">
                  <w:rPr>
                    <w:sz w:val="20"/>
                    <w:szCs w:val="20"/>
                  </w:rPr>
                </w:rPrChange>
              </w:rPr>
              <w:t>никад</w:t>
            </w:r>
          </w:p>
        </w:tc>
        <w:tc>
          <w:tcPr>
            <w:tcW w:w="151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802" w:author="Milica Radić" w:date="2026-10-04T01:03:15Z">
              <w:tcPr>
                <w:tcW w:w="260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5B2E64A">
            <w:pPr>
              <w:jc w:val="center"/>
              <w:rPr>
                <w:sz w:val="20"/>
                <w:szCs w:val="20"/>
                <w:lang w:val="sr-Cyrl-RS"/>
                <w:rPrChange w:id="11804" w:author="Milan Stojkov" w:date="2026-10-02T11:00:00Z">
                  <w:rPr>
                    <w:sz w:val="20"/>
                    <w:szCs w:val="20"/>
                  </w:rPr>
                </w:rPrChange>
              </w:rPr>
              <w:pPrChange w:id="11803" w:author="Milica Radić" w:date="2026-10-04T01:03:13Z">
                <w:pPr/>
              </w:pPrChange>
            </w:pPr>
            <w:r>
              <w:rPr>
                <w:sz w:val="20"/>
                <w:szCs w:val="20"/>
                <w:lang w:val="sr-Cyrl-RS"/>
                <w:rPrChange w:id="11805" w:author="Milan Stojkov" w:date="2026-10-02T11:00:00Z">
                  <w:rPr>
                    <w:sz w:val="20"/>
                    <w:szCs w:val="20"/>
                  </w:rPr>
                </w:rPrChange>
              </w:rPr>
              <w:t>-</w:t>
            </w:r>
          </w:p>
        </w:tc>
        <w:tc>
          <w:tcPr>
            <w:tcW w:w="995"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1806" w:author="Milica Radić" w:date="2026-10-04T01:03:15Z">
              <w:tcPr>
                <w:tcW w:w="1714"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0B395417">
            <w:pPr>
              <w:jc w:val="center"/>
              <w:rPr>
                <w:sz w:val="20"/>
                <w:szCs w:val="20"/>
                <w:lang w:val="sr-Cyrl-RS"/>
                <w:rPrChange w:id="11808" w:author="Milan Stojkov" w:date="2026-10-02T11:00:00Z">
                  <w:rPr>
                    <w:sz w:val="20"/>
                    <w:szCs w:val="20"/>
                  </w:rPr>
                </w:rPrChange>
              </w:rPr>
              <w:pPrChange w:id="11807" w:author="Milica Radić" w:date="2026-10-04T01:03:13Z">
                <w:pPr/>
              </w:pPrChange>
            </w:pPr>
            <w:r>
              <w:rPr>
                <w:sz w:val="20"/>
                <w:szCs w:val="20"/>
                <w:lang w:val="sr-Cyrl-RS"/>
                <w:rPrChange w:id="11809" w:author="Milan Stojkov" w:date="2026-10-02T11:00:00Z">
                  <w:rPr>
                    <w:sz w:val="20"/>
                    <w:szCs w:val="20"/>
                  </w:rPr>
                </w:rPrChange>
              </w:rPr>
              <w:t>15/15</w:t>
            </w:r>
          </w:p>
        </w:tc>
      </w:tr>
      <w:tr w14:paraId="2B6B50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810" w:author="Milica Radić" w:date="2026-10-04T01:03:1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2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1811" w:author="Milica Radić" w:date="2026-10-04T01:03:15Z">
              <w:tcPr>
                <w:tcW w:w="175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70D4558">
            <w:pPr>
              <w:jc w:val="center"/>
              <w:rPr>
                <w:sz w:val="20"/>
                <w:szCs w:val="20"/>
                <w:lang w:val="sr-Cyrl-RS"/>
                <w:rPrChange w:id="11813" w:author="Milan Stojkov" w:date="2026-10-02T11:00:00Z">
                  <w:rPr>
                    <w:sz w:val="20"/>
                    <w:szCs w:val="20"/>
                  </w:rPr>
                </w:rPrChange>
              </w:rPr>
              <w:pPrChange w:id="11812" w:author="Milica Radić" w:date="2026-10-04T01:03:13Z">
                <w:pPr/>
              </w:pPrChange>
            </w:pPr>
            <w:r>
              <w:rPr>
                <w:i/>
                <w:iCs/>
                <w:sz w:val="20"/>
                <w:szCs w:val="20"/>
                <w:lang w:val="sr-Cyrl-RS"/>
                <w:rPrChange w:id="11814" w:author="Milan Stojkov" w:date="2026-10-02T11:00:00Z">
                  <w:rPr>
                    <w:i/>
                    <w:iCs/>
                    <w:sz w:val="20"/>
                    <w:szCs w:val="20"/>
                  </w:rPr>
                </w:rPrChange>
              </w:rPr>
              <w:t>Eclipse</w:t>
            </w:r>
            <w:r>
              <w:rPr>
                <w:sz w:val="20"/>
                <w:szCs w:val="20"/>
                <w:lang w:val="sr-Cyrl-RS"/>
                <w:rPrChange w:id="11815" w:author="Milan Stojkov" w:date="2026-10-02T11:00:00Z">
                  <w:rPr>
                    <w:sz w:val="20"/>
                    <w:szCs w:val="20"/>
                  </w:rPr>
                </w:rPrChange>
              </w:rPr>
              <w:t>-отпорна</w:t>
            </w:r>
          </w:p>
        </w:tc>
        <w:tc>
          <w:tcPr>
            <w:tcW w:w="97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816" w:author="Milica Radić" w:date="2026-10-04T01:03:15Z">
              <w:tcPr>
                <w:tcW w:w="167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329F9D7">
            <w:pPr>
              <w:jc w:val="center"/>
              <w:rPr>
                <w:sz w:val="20"/>
                <w:szCs w:val="20"/>
                <w:lang w:val="sr-Cyrl-RS"/>
                <w:rPrChange w:id="11818" w:author="Milan Stojkov" w:date="2026-10-02T11:00:00Z">
                  <w:rPr>
                    <w:sz w:val="20"/>
                    <w:szCs w:val="20"/>
                  </w:rPr>
                </w:rPrChange>
              </w:rPr>
              <w:pPrChange w:id="11817" w:author="Milica Radić" w:date="2026-10-04T01:03:13Z">
                <w:pPr/>
              </w:pPrChange>
            </w:pPr>
            <w:r>
              <w:rPr>
                <w:sz w:val="20"/>
                <w:szCs w:val="20"/>
                <w:lang w:val="sr-Cyrl-RS"/>
                <w:rPrChange w:id="11819" w:author="Milan Stojkov" w:date="2026-10-02T11:00:00Z">
                  <w:rPr>
                    <w:sz w:val="20"/>
                    <w:szCs w:val="20"/>
                  </w:rPr>
                </w:rPrChange>
              </w:rPr>
              <w:t>медијана</w:t>
            </w:r>
          </w:p>
        </w:tc>
        <w:tc>
          <w:tcPr>
            <w:tcW w:w="49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820" w:author="Milica Radić" w:date="2026-10-04T01:03:15Z">
              <w:tcPr>
                <w:tcW w:w="85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C6281C6">
            <w:pPr>
              <w:jc w:val="center"/>
              <w:rPr>
                <w:sz w:val="20"/>
                <w:szCs w:val="20"/>
                <w:lang w:val="sr-Cyrl-RS"/>
                <w:rPrChange w:id="11822" w:author="Milan Stojkov" w:date="2026-10-02T11:00:00Z">
                  <w:rPr>
                    <w:sz w:val="20"/>
                    <w:szCs w:val="20"/>
                  </w:rPr>
                </w:rPrChange>
              </w:rPr>
              <w:pPrChange w:id="11821" w:author="Milica Radić" w:date="2026-10-04T01:03:13Z">
                <w:pPr/>
              </w:pPrChange>
            </w:pPr>
            <w:r>
              <w:rPr>
                <w:sz w:val="20"/>
                <w:szCs w:val="20"/>
                <w:lang w:val="sr-Cyrl-RS"/>
                <w:rPrChange w:id="11823" w:author="Milan Stojkov" w:date="2026-10-02T11:00:00Z">
                  <w:rPr>
                    <w:sz w:val="20"/>
                    <w:szCs w:val="20"/>
                  </w:rPr>
                </w:rPrChange>
              </w:rPr>
              <w:t>11,0</w:t>
            </w:r>
          </w:p>
        </w:tc>
        <w:tc>
          <w:tcPr>
            <w:tcW w:w="151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824" w:author="Milica Radić" w:date="2026-10-04T01:03:15Z">
              <w:tcPr>
                <w:tcW w:w="260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A196C83">
            <w:pPr>
              <w:jc w:val="center"/>
              <w:rPr>
                <w:sz w:val="20"/>
                <w:szCs w:val="20"/>
                <w:lang w:val="sr-Cyrl-RS"/>
                <w:rPrChange w:id="11826" w:author="Milan Stojkov" w:date="2026-10-02T11:00:00Z">
                  <w:rPr>
                    <w:sz w:val="20"/>
                    <w:szCs w:val="20"/>
                  </w:rPr>
                </w:rPrChange>
              </w:rPr>
              <w:pPrChange w:id="11825" w:author="Milica Radić" w:date="2026-10-04T01:03:13Z">
                <w:pPr/>
              </w:pPrChange>
            </w:pPr>
            <w:r>
              <w:rPr>
                <w:sz w:val="20"/>
                <w:szCs w:val="20"/>
                <w:lang w:val="sr-Cyrl-RS"/>
                <w:rPrChange w:id="11827" w:author="Milan Stojkov" w:date="2026-10-02T11:00:00Z">
                  <w:rPr>
                    <w:sz w:val="20"/>
                    <w:szCs w:val="20"/>
                  </w:rPr>
                </w:rPrChange>
              </w:rPr>
              <w:t>0,00</w:t>
            </w:r>
          </w:p>
        </w:tc>
        <w:tc>
          <w:tcPr>
            <w:tcW w:w="995"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1828" w:author="Milica Radić" w:date="2026-10-04T01:03:15Z">
              <w:tcPr>
                <w:tcW w:w="1714"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C64A06D">
            <w:pPr>
              <w:jc w:val="center"/>
              <w:rPr>
                <w:sz w:val="20"/>
                <w:szCs w:val="20"/>
                <w:lang w:val="sr-Cyrl-RS"/>
                <w:rPrChange w:id="11830" w:author="Milan Stojkov" w:date="2026-10-02T11:00:00Z">
                  <w:rPr>
                    <w:sz w:val="20"/>
                    <w:szCs w:val="20"/>
                  </w:rPr>
                </w:rPrChange>
              </w:rPr>
              <w:pPrChange w:id="11829" w:author="Milica Radić" w:date="2026-10-04T01:03:13Z">
                <w:pPr/>
              </w:pPrChange>
            </w:pPr>
            <w:r>
              <w:rPr>
                <w:sz w:val="20"/>
                <w:szCs w:val="20"/>
                <w:lang w:val="sr-Cyrl-RS"/>
                <w:rPrChange w:id="11831" w:author="Milan Stojkov" w:date="2026-10-02T11:00:00Z">
                  <w:rPr>
                    <w:sz w:val="20"/>
                    <w:szCs w:val="20"/>
                  </w:rPr>
                </w:rPrChange>
              </w:rPr>
              <w:t>0/15</w:t>
            </w:r>
          </w:p>
        </w:tc>
      </w:tr>
      <w:tr w14:paraId="6401CC0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1832" w:author="Milica Radić" w:date="2026-10-04T01:03:1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20" w:type="pct"/>
            <w:tcBorders>
              <w:top w:val="single" w:color="000000" w:sz="4" w:space="0"/>
              <w:right w:val="single" w:color="000000" w:sz="4" w:space="0"/>
            </w:tcBorders>
            <w:tcMar>
              <w:top w:w="15" w:type="dxa"/>
              <w:left w:w="15" w:type="dxa"/>
              <w:bottom w:w="15" w:type="dxa"/>
              <w:right w:w="15" w:type="dxa"/>
            </w:tcMar>
            <w:vAlign w:val="center"/>
            <w:tcPrChange w:id="11833" w:author="Milica Radić" w:date="2026-10-04T01:03:15Z">
              <w:tcPr>
                <w:tcW w:w="1757" w:type="dxa"/>
                <w:tcBorders>
                  <w:top w:val="single" w:color="000000" w:sz="4" w:space="0"/>
                  <w:right w:val="single" w:color="000000" w:sz="4" w:space="0"/>
                </w:tcBorders>
                <w:tcMar>
                  <w:top w:w="15" w:type="dxa"/>
                  <w:left w:w="15" w:type="dxa"/>
                  <w:bottom w:w="15" w:type="dxa"/>
                  <w:right w:w="15" w:type="dxa"/>
                </w:tcMar>
                <w:vAlign w:val="center"/>
              </w:tcPr>
            </w:tcPrChange>
          </w:tcPr>
          <w:p w14:paraId="4EF5CBCF">
            <w:pPr>
              <w:jc w:val="center"/>
              <w:rPr>
                <w:sz w:val="20"/>
                <w:szCs w:val="20"/>
                <w:lang w:val="sr-Cyrl-RS"/>
                <w:rPrChange w:id="11835" w:author="Milan Stojkov" w:date="2026-10-02T11:00:00Z">
                  <w:rPr>
                    <w:sz w:val="20"/>
                    <w:szCs w:val="20"/>
                  </w:rPr>
                </w:rPrChange>
              </w:rPr>
              <w:pPrChange w:id="11834" w:author="Milica Radić" w:date="2026-10-04T01:03:13Z">
                <w:pPr/>
              </w:pPrChange>
            </w:pPr>
            <w:r>
              <w:rPr>
                <w:i/>
                <w:iCs/>
                <w:sz w:val="20"/>
                <w:szCs w:val="20"/>
                <w:lang w:val="sr-Cyrl-RS"/>
                <w:rPrChange w:id="11836" w:author="Milan Stojkov" w:date="2026-10-02T11:00:00Z">
                  <w:rPr>
                    <w:i/>
                    <w:iCs/>
                    <w:sz w:val="20"/>
                    <w:szCs w:val="20"/>
                  </w:rPr>
                </w:rPrChange>
              </w:rPr>
              <w:t>Eclipse</w:t>
            </w:r>
            <w:r>
              <w:rPr>
                <w:sz w:val="20"/>
                <w:szCs w:val="20"/>
                <w:lang w:val="sr-Cyrl-RS"/>
                <w:rPrChange w:id="11837" w:author="Milan Stojkov" w:date="2026-10-02T11:00:00Z">
                  <w:rPr>
                    <w:sz w:val="20"/>
                    <w:szCs w:val="20"/>
                  </w:rPr>
                </w:rPrChange>
              </w:rPr>
              <w:t>-отпорна</w:t>
            </w:r>
          </w:p>
        </w:tc>
        <w:tc>
          <w:tcPr>
            <w:tcW w:w="972"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1838" w:author="Milica Radić" w:date="2026-10-04T01:03:15Z">
              <w:tcPr>
                <w:tcW w:w="1673"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46989280">
            <w:pPr>
              <w:jc w:val="center"/>
              <w:rPr>
                <w:sz w:val="20"/>
                <w:szCs w:val="20"/>
                <w:lang w:val="sr-Cyrl-RS"/>
                <w:rPrChange w:id="11840" w:author="Milan Stojkov" w:date="2026-10-02T11:00:00Z">
                  <w:rPr>
                    <w:sz w:val="20"/>
                    <w:szCs w:val="20"/>
                  </w:rPr>
                </w:rPrChange>
              </w:rPr>
              <w:pPrChange w:id="11839" w:author="Milica Radić" w:date="2026-10-04T01:03:13Z">
                <w:pPr/>
              </w:pPrChange>
            </w:pPr>
            <w:r>
              <w:rPr>
                <w:sz w:val="20"/>
                <w:szCs w:val="20"/>
                <w:lang w:val="sr-Cyrl-RS"/>
                <w:rPrChange w:id="11841" w:author="Milan Stojkov" w:date="2026-10-02T11:00:00Z">
                  <w:rPr>
                    <w:sz w:val="20"/>
                    <w:szCs w:val="20"/>
                  </w:rPr>
                </w:rPrChange>
              </w:rPr>
              <w:t>одсеч. средина</w:t>
            </w:r>
          </w:p>
        </w:tc>
        <w:tc>
          <w:tcPr>
            <w:tcW w:w="495"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1842" w:author="Milica Radić" w:date="2026-10-04T01:03:15Z">
              <w:tcPr>
                <w:tcW w:w="853"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66390B38">
            <w:pPr>
              <w:jc w:val="center"/>
              <w:rPr>
                <w:sz w:val="20"/>
                <w:szCs w:val="20"/>
                <w:lang w:val="sr-Cyrl-RS"/>
                <w:rPrChange w:id="11844" w:author="Milan Stojkov" w:date="2026-10-02T11:00:00Z">
                  <w:rPr>
                    <w:sz w:val="20"/>
                    <w:szCs w:val="20"/>
                  </w:rPr>
                </w:rPrChange>
              </w:rPr>
              <w:pPrChange w:id="11843" w:author="Milica Radić" w:date="2026-10-04T01:03:13Z">
                <w:pPr/>
              </w:pPrChange>
            </w:pPr>
            <w:r>
              <w:rPr>
                <w:sz w:val="20"/>
                <w:szCs w:val="20"/>
                <w:lang w:val="sr-Cyrl-RS"/>
                <w:rPrChange w:id="11845" w:author="Milan Stojkov" w:date="2026-10-02T11:00:00Z">
                  <w:rPr>
                    <w:sz w:val="20"/>
                    <w:szCs w:val="20"/>
                  </w:rPr>
                </w:rPrChange>
              </w:rPr>
              <w:t>11,0</w:t>
            </w:r>
          </w:p>
        </w:tc>
        <w:tc>
          <w:tcPr>
            <w:tcW w:w="1515"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1846" w:author="Milica Radić" w:date="2026-10-04T01:03:15Z">
              <w:tcPr>
                <w:tcW w:w="2608"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35705190">
            <w:pPr>
              <w:jc w:val="center"/>
              <w:rPr>
                <w:sz w:val="20"/>
                <w:szCs w:val="20"/>
                <w:lang w:val="sr-Cyrl-RS"/>
                <w:rPrChange w:id="11848" w:author="Milan Stojkov" w:date="2026-10-02T11:00:00Z">
                  <w:rPr>
                    <w:sz w:val="20"/>
                    <w:szCs w:val="20"/>
                  </w:rPr>
                </w:rPrChange>
              </w:rPr>
              <w:pPrChange w:id="11847" w:author="Milica Radić" w:date="2026-10-04T01:03:13Z">
                <w:pPr/>
              </w:pPrChange>
            </w:pPr>
            <w:r>
              <w:rPr>
                <w:sz w:val="20"/>
                <w:szCs w:val="20"/>
                <w:lang w:val="sr-Cyrl-RS"/>
                <w:rPrChange w:id="11849" w:author="Milan Stojkov" w:date="2026-10-02T11:00:00Z">
                  <w:rPr>
                    <w:sz w:val="20"/>
                    <w:szCs w:val="20"/>
                  </w:rPr>
                </w:rPrChange>
              </w:rPr>
              <w:t>0,00</w:t>
            </w:r>
          </w:p>
        </w:tc>
        <w:tc>
          <w:tcPr>
            <w:tcW w:w="995" w:type="pct"/>
            <w:tcBorders>
              <w:top w:val="single" w:color="000000" w:sz="4" w:space="0"/>
              <w:left w:val="single" w:color="000000" w:sz="4" w:space="0"/>
            </w:tcBorders>
            <w:tcMar>
              <w:top w:w="15" w:type="dxa"/>
              <w:left w:w="15" w:type="dxa"/>
              <w:bottom w:w="15" w:type="dxa"/>
              <w:right w:w="15" w:type="dxa"/>
            </w:tcMar>
            <w:vAlign w:val="center"/>
            <w:tcPrChange w:id="11850" w:author="Milica Radić" w:date="2026-10-04T01:03:15Z">
              <w:tcPr>
                <w:tcW w:w="1714" w:type="dxa"/>
                <w:tcBorders>
                  <w:top w:val="single" w:color="000000" w:sz="4" w:space="0"/>
                  <w:left w:val="single" w:color="000000" w:sz="4" w:space="0"/>
                </w:tcBorders>
                <w:tcMar>
                  <w:top w:w="15" w:type="dxa"/>
                  <w:left w:w="15" w:type="dxa"/>
                  <w:bottom w:w="15" w:type="dxa"/>
                  <w:right w:w="15" w:type="dxa"/>
                </w:tcMar>
                <w:vAlign w:val="center"/>
              </w:tcPr>
            </w:tcPrChange>
          </w:tcPr>
          <w:p w14:paraId="30F5E292">
            <w:pPr>
              <w:jc w:val="center"/>
              <w:rPr>
                <w:sz w:val="20"/>
                <w:szCs w:val="20"/>
                <w:lang w:val="sr-Cyrl-RS"/>
                <w:rPrChange w:id="11852" w:author="Milan Stojkov" w:date="2026-10-02T11:00:00Z">
                  <w:rPr>
                    <w:sz w:val="20"/>
                    <w:szCs w:val="20"/>
                  </w:rPr>
                </w:rPrChange>
              </w:rPr>
              <w:pPrChange w:id="11851" w:author="Milica Radić" w:date="2026-10-04T01:03:13Z">
                <w:pPr/>
              </w:pPrChange>
            </w:pPr>
            <w:r>
              <w:rPr>
                <w:sz w:val="20"/>
                <w:szCs w:val="20"/>
                <w:lang w:val="sr-Cyrl-RS"/>
                <w:rPrChange w:id="11853" w:author="Milan Stojkov" w:date="2026-10-02T11:00:00Z">
                  <w:rPr>
                    <w:sz w:val="20"/>
                    <w:szCs w:val="20"/>
                  </w:rPr>
                </w:rPrChange>
              </w:rPr>
              <w:t>0/15</w:t>
            </w:r>
          </w:p>
        </w:tc>
      </w:tr>
    </w:tbl>
    <w:p w14:paraId="1D16C395">
      <w:pPr>
        <w:ind w:firstLine="360"/>
        <w:jc w:val="both"/>
        <w:rPr>
          <w:ins w:id="11854" w:author="Milica Radić" w:date="2026-10-04T11:54:02Z"/>
          <w:color w:val="000000"/>
          <w:sz w:val="22"/>
          <w:szCs w:val="22"/>
          <w:lang w:val="sr-Cyrl-RS"/>
        </w:rPr>
      </w:pPr>
    </w:p>
    <w:p w14:paraId="33FD5CAC">
      <w:pPr>
        <w:ind w:firstLine="360"/>
        <w:jc w:val="both"/>
        <w:rPr>
          <w:ins w:id="11855" w:author="Milica Radić" w:date="2026-10-04T11:59:37Z"/>
          <w:color w:val="000000"/>
          <w:sz w:val="22"/>
          <w:szCs w:val="22"/>
          <w:lang w:val="sr-Cyrl-RS"/>
        </w:rPr>
      </w:pPr>
      <w:ins w:id="11856" w:author="Milica Radić" w:date="2026-10-04T11:58:20Z">
        <w:r>
          <w:rPr>
            <w:rFonts w:hint="default"/>
            <w:color w:val="000000"/>
            <w:sz w:val="22"/>
            <w:szCs w:val="22"/>
            <w:lang w:val="sr-Cyrl-RS"/>
          </w:rPr>
          <w:t xml:space="preserve">Заштитне стратегије у комбинацији са робусним агрегацијама конвергирају у свим покретањима, и то већ у једанаестој рунди. Пошто напад постаје активан тек у тој рунди, систем до прихватљиве тачности долази пре његовог активирања и након тога је успешно одржава. Насупрот томе, систем без заштите конвергира у веома малом броју </w:t>
        </w:r>
      </w:ins>
      <w:ins w:id="11857" w:author="Milica Radić" w:date="2026-10-04T14:01:59Z">
        <w:r>
          <w:rPr>
            <w:rFonts w:hint="default"/>
            <w:color w:val="000000"/>
            <w:sz w:val="22"/>
            <w:szCs w:val="22"/>
            <w:lang w:val="sr-Cyrl-RS"/>
          </w:rPr>
          <w:t>пок</w:t>
        </w:r>
      </w:ins>
      <w:ins w:id="11858" w:author="Milica Radić" w:date="2026-10-04T14:02:00Z">
        <w:r>
          <w:rPr>
            <w:rFonts w:hint="default"/>
            <w:color w:val="000000"/>
            <w:sz w:val="22"/>
            <w:szCs w:val="22"/>
            <w:lang w:val="sr-Cyrl-RS"/>
          </w:rPr>
          <w:t>рета</w:t>
        </w:r>
      </w:ins>
      <w:ins w:id="11859" w:author="Milica Radić" w:date="2026-10-04T14:02:01Z">
        <w:r>
          <w:rPr>
            <w:rFonts w:hint="default"/>
            <w:color w:val="000000"/>
            <w:sz w:val="22"/>
            <w:szCs w:val="22"/>
            <w:lang w:val="sr-Cyrl-RS"/>
          </w:rPr>
          <w:t>ња</w:t>
        </w:r>
      </w:ins>
      <w:ins w:id="11860" w:author="Milica Radić" w:date="2026-10-04T11:58:20Z">
        <w:r>
          <w:rPr>
            <w:rFonts w:hint="default"/>
            <w:color w:val="000000"/>
            <w:sz w:val="22"/>
            <w:szCs w:val="22"/>
            <w:lang w:val="sr-Cyrl-RS"/>
          </w:rPr>
          <w:t>, и то искључиво када се користе робусне агрегације.</w:t>
        </w:r>
      </w:ins>
      <w:del w:id="11861" w:author="Milica Radić" w:date="2026-10-04T11:58:20Z">
        <w:r>
          <w:rPr>
            <w:color w:val="000000"/>
            <w:sz w:val="22"/>
            <w:szCs w:val="22"/>
            <w:lang w:val="sr-Cyrl-RS"/>
            <w:rPrChange w:id="11862" w:author="Milan Stojkov" w:date="2026-10-02T11:00:00Z">
              <w:rPr>
                <w:color w:val="000000"/>
                <w:sz w:val="22"/>
                <w:szCs w:val="22"/>
              </w:rPr>
            </w:rPrChange>
          </w:rPr>
          <w:delText>Обе заштитне стратегије уз робусну агрегацију конвергирају у свим покретањима, у једанаестој рунди и без расипања. То је управо рунда у којој напад постаје активан, дакле систем тачност достигне пре напада и потом је не изгуби. Уз референтну стратегију конвергира свега два од петнаест покретања, а стандардна девијација од седамнаест рунди показује да исход зависи и од почетне топологије, а не само од удела нападача.</w:delText>
        </w:r>
      </w:del>
      <w:r>
        <w:rPr>
          <w:color w:val="000000"/>
          <w:sz w:val="22"/>
          <w:szCs w:val="22"/>
          <w:lang w:val="sr-Cyrl-RS"/>
          <w:rPrChange w:id="11864" w:author="Milan Stojkov" w:date="2026-10-02T11:00:00Z">
            <w:rPr>
              <w:color w:val="000000"/>
              <w:sz w:val="22"/>
              <w:szCs w:val="22"/>
            </w:rPr>
          </w:rPrChange>
        </w:rPr>
        <w:t xml:space="preserve"> Аритметичка средина не конвергира ни у једном од четрдесет пет покретања, без обзира на стратегију.</w:t>
      </w:r>
    </w:p>
    <w:p w14:paraId="756CBAD2">
      <w:pPr>
        <w:ind w:firstLine="360"/>
        <w:jc w:val="both"/>
        <w:rPr>
          <w:ins w:id="11865" w:author="Milica Radić" w:date="2026-10-04T11:59:55Z"/>
          <w:rFonts w:hint="default"/>
          <w:color w:val="000000"/>
          <w:sz w:val="22"/>
          <w:szCs w:val="22"/>
          <w:lang w:val="en-US"/>
        </w:rPr>
      </w:pPr>
      <w:ins w:id="11866" w:author="Milica Radić" w:date="2026-10-04T11:59:37Z">
        <w:r>
          <w:rPr>
            <w:rFonts w:hint="default"/>
            <w:color w:val="000000"/>
            <w:sz w:val="22"/>
            <w:szCs w:val="22"/>
            <w:lang w:val="sr-Cyrl-RS"/>
          </w:rPr>
          <w:t xml:space="preserve">Посебно је анализирано време конвергенције након </w:t>
        </w:r>
      </w:ins>
      <w:ins w:id="11867" w:author="Milica Radić" w:date="2026-10-04T11:59:44Z">
        <w:r>
          <w:rPr>
            <w:rFonts w:hint="default"/>
            <w:i/>
            <w:iCs/>
            <w:color w:val="000000"/>
            <w:sz w:val="22"/>
            <w:szCs w:val="22"/>
            <w:lang w:val="en-US"/>
            <w:rPrChange w:id="11868" w:author="Milica Radić" w:date="2026-10-04T11:59:49Z">
              <w:rPr>
                <w:rFonts w:hint="default"/>
                <w:color w:val="000000"/>
                <w:sz w:val="22"/>
                <w:szCs w:val="22"/>
                <w:lang w:val="en-US"/>
              </w:rPr>
            </w:rPrChange>
          </w:rPr>
          <w:t>delay</w:t>
        </w:r>
      </w:ins>
      <w:ins w:id="11870" w:author="Milica Radić" w:date="2026-10-04T11:59:45Z">
        <w:r>
          <w:rPr>
            <w:rFonts w:hint="default"/>
            <w:i/>
            <w:iCs/>
            <w:color w:val="000000"/>
            <w:sz w:val="22"/>
            <w:szCs w:val="22"/>
            <w:lang w:val="en-US"/>
            <w:rPrChange w:id="11871" w:author="Milica Radić" w:date="2026-10-04T11:59:49Z">
              <w:rPr>
                <w:rFonts w:hint="default"/>
                <w:color w:val="000000"/>
                <w:sz w:val="22"/>
                <w:szCs w:val="22"/>
                <w:lang w:val="en-US"/>
              </w:rPr>
            </w:rPrChange>
          </w:rPr>
          <w:t xml:space="preserve"> </w:t>
        </w:r>
      </w:ins>
      <w:ins w:id="11873" w:author="Milica Radić" w:date="2026-10-04T11:59:37Z">
        <w:r>
          <w:rPr>
            <w:rFonts w:hint="default"/>
            <w:color w:val="000000"/>
            <w:sz w:val="22"/>
            <w:szCs w:val="22"/>
            <w:lang w:val="sr-Cyrl-RS"/>
          </w:rPr>
          <w:t>напада. Табела 7.16 приказује добијене резултате</w:t>
        </w:r>
      </w:ins>
      <w:ins w:id="11874" w:author="Milica Radić" w:date="2026-10-04T11:59:51Z">
        <w:r>
          <w:rPr>
            <w:rFonts w:hint="default"/>
            <w:color w:val="000000"/>
            <w:sz w:val="22"/>
            <w:szCs w:val="22"/>
            <w:lang w:val="en-US"/>
          </w:rPr>
          <w:t>.</w:t>
        </w:r>
      </w:ins>
    </w:p>
    <w:p w14:paraId="57579A83">
      <w:pPr>
        <w:ind w:firstLine="0"/>
        <w:jc w:val="left"/>
        <w:rPr>
          <w:ins w:id="11876" w:author="Milica Radić" w:date="2026-10-04T11:59:55Z"/>
          <w:rFonts w:hint="default"/>
          <w:color w:val="000000"/>
          <w:sz w:val="22"/>
          <w:szCs w:val="22"/>
          <w:lang w:val="en-US"/>
        </w:rPr>
        <w:pPrChange w:id="11875" w:author="Milica Radić" w:date="2026-10-04T11:59:55Z">
          <w:pPr>
            <w:ind w:firstLine="360"/>
            <w:jc w:val="both"/>
          </w:pPr>
        </w:pPrChange>
      </w:pPr>
    </w:p>
    <w:p w14:paraId="3A728686">
      <w:pPr>
        <w:ind w:firstLine="360"/>
        <w:jc w:val="both"/>
        <w:rPr>
          <w:del w:id="11877" w:author="Milica Radić" w:date="2026-10-04T11:59:58Z"/>
          <w:color w:val="000000"/>
          <w:sz w:val="22"/>
          <w:szCs w:val="22"/>
          <w:lang w:val="sr-Cyrl-RS"/>
          <w:rPrChange w:id="11878" w:author="Milan Stojkov" w:date="2026-10-02T11:00:00Z">
            <w:rPr>
              <w:del w:id="11879" w:author="Milica Radić" w:date="2026-10-04T11:59:58Z"/>
              <w:color w:val="000000"/>
              <w:sz w:val="22"/>
              <w:szCs w:val="22"/>
            </w:rPr>
          </w:rPrChange>
        </w:rPr>
      </w:pPr>
    </w:p>
    <w:p w14:paraId="19D8FF70">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1880" w:author="Milan Stojkov" w:date="2026-10-02T11:00:00Z">
            <w:rPr>
              <w:i/>
              <w:iCs/>
              <w:color w:val="000000"/>
              <w:sz w:val="20"/>
              <w:szCs w:val="20"/>
            </w:rPr>
          </w:rPrChange>
        </w:rPr>
      </w:pPr>
      <w:r>
        <w:rPr>
          <w:i/>
          <w:iCs/>
          <w:color w:val="000000"/>
          <w:sz w:val="20"/>
          <w:szCs w:val="20"/>
          <w:lang w:val="sr-Cyrl-RS"/>
          <w:rPrChange w:id="11881" w:author="Milan Stojkov" w:date="2026-10-02T11:00:00Z">
            <w:rPr>
              <w:i/>
              <w:iCs/>
              <w:color w:val="000000"/>
              <w:sz w:val="20"/>
              <w:szCs w:val="20"/>
            </w:rPr>
          </w:rPrChange>
        </w:rPr>
        <w:t xml:space="preserve">Табела 7.16. Време конвергенције при delay нападу </w:t>
      </w:r>
    </w:p>
    <w:tbl>
      <w:tblPr>
        <w:tblStyle w:val="100"/>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Change w:id="11882" w:author="Milica Radić" w:date="2026-10-04T01:03:47Z">
          <w:tblPr>
            <w:tblStyle w:val="100"/>
            <w:tblW w:w="8615"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1653"/>
        <w:gridCol w:w="1630"/>
        <w:gridCol w:w="1515"/>
        <w:gridCol w:w="1515"/>
        <w:gridCol w:w="1533"/>
        <w:tblGridChange w:id="11883">
          <w:tblGrid>
            <w:gridCol w:w="1815"/>
            <w:gridCol w:w="1790"/>
            <w:gridCol w:w="1664"/>
            <w:gridCol w:w="1664"/>
            <w:gridCol w:w="1682"/>
          </w:tblGrid>
        </w:tblGridChange>
      </w:tblGrid>
      <w:tr w14:paraId="65369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1884" w:author="Milica Radić" w:date="2026-10-04T01:03:47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blHeader/>
          <w:trPrChange w:id="11884" w:author="Milica Radić" w:date="2026-10-04T01:03:47Z">
            <w:trPr>
              <w:tblHeader/>
            </w:trPr>
          </w:trPrChange>
        </w:trPr>
        <w:tc>
          <w:tcPr>
            <w:tcW w:w="105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885" w:author="Milica Radić" w:date="2026-10-04T01:03:47Z">
              <w:tcPr>
                <w:tcW w:w="18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4CC3412">
            <w:pPr>
              <w:jc w:val="center"/>
              <w:rPr>
                <w:b/>
                <w:bCs/>
                <w:sz w:val="20"/>
                <w:szCs w:val="20"/>
                <w:lang w:val="sr-Cyrl-RS"/>
                <w:rPrChange w:id="11886" w:author="Milan Stojkov" w:date="2026-10-02T11:00:00Z">
                  <w:rPr>
                    <w:b/>
                    <w:bCs/>
                    <w:sz w:val="20"/>
                    <w:szCs w:val="20"/>
                  </w:rPr>
                </w:rPrChange>
              </w:rPr>
            </w:pPr>
            <w:ins w:id="11887" w:author="Milica Radić" w:date="2026-10-04T01:03:35Z">
              <w:r>
                <w:rPr>
                  <w:b/>
                  <w:bCs/>
                  <w:sz w:val="20"/>
                  <w:szCs w:val="20"/>
                  <w:lang w:val="sr-Cyrl-RS"/>
                </w:rPr>
                <w:t>С</w:t>
              </w:r>
            </w:ins>
            <w:del w:id="11888" w:author="Milica Radić" w:date="2026-10-04T01:03:35Z">
              <w:r>
                <w:rPr>
                  <w:b/>
                  <w:bCs/>
                  <w:sz w:val="20"/>
                  <w:szCs w:val="20"/>
                  <w:lang w:val="sr-Cyrl-RS"/>
                  <w:rPrChange w:id="11889" w:author="Milan Stojkov" w:date="2026-10-02T11:00:00Z">
                    <w:rPr>
                      <w:b/>
                      <w:bCs/>
                      <w:sz w:val="20"/>
                      <w:szCs w:val="20"/>
                    </w:rPr>
                  </w:rPrChange>
                </w:rPr>
                <w:delText>с</w:delText>
              </w:r>
            </w:del>
            <w:r>
              <w:rPr>
                <w:b/>
                <w:bCs/>
                <w:sz w:val="20"/>
                <w:szCs w:val="20"/>
                <w:lang w:val="sr-Cyrl-RS"/>
                <w:rPrChange w:id="11890" w:author="Milan Stojkov" w:date="2026-10-02T11:00:00Z">
                  <w:rPr>
                    <w:b/>
                    <w:bCs/>
                    <w:sz w:val="20"/>
                    <w:szCs w:val="20"/>
                  </w:rPr>
                </w:rPrChange>
              </w:rPr>
              <w:t>тратегија</w:t>
            </w:r>
          </w:p>
        </w:tc>
        <w:tc>
          <w:tcPr>
            <w:tcW w:w="103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891" w:author="Milica Radić" w:date="2026-10-04T01:03:47Z">
              <w:tcPr>
                <w:tcW w:w="179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8F65BDA">
            <w:pPr>
              <w:jc w:val="center"/>
              <w:rPr>
                <w:b/>
                <w:bCs/>
                <w:sz w:val="20"/>
                <w:szCs w:val="20"/>
                <w:lang w:val="sr-Cyrl-RS"/>
                <w:rPrChange w:id="11892" w:author="Milan Stojkov" w:date="2026-10-02T11:00:00Z">
                  <w:rPr>
                    <w:b/>
                    <w:bCs/>
                    <w:sz w:val="20"/>
                    <w:szCs w:val="20"/>
                  </w:rPr>
                </w:rPrChange>
              </w:rPr>
            </w:pPr>
            <w:ins w:id="11893" w:author="Milica Radić" w:date="2026-10-04T01:03:38Z">
              <w:r>
                <w:rPr>
                  <w:b/>
                  <w:bCs/>
                  <w:sz w:val="20"/>
                  <w:szCs w:val="20"/>
                  <w:lang w:val="sr-Cyrl-RS"/>
                </w:rPr>
                <w:t>Б</w:t>
              </w:r>
            </w:ins>
            <w:del w:id="11894" w:author="Milica Radić" w:date="2026-10-04T01:03:38Z">
              <w:r>
                <w:rPr>
                  <w:b/>
                  <w:bCs/>
                  <w:sz w:val="20"/>
                  <w:szCs w:val="20"/>
                  <w:lang w:val="sr-Cyrl-RS"/>
                  <w:rPrChange w:id="11895" w:author="Milan Stojkov" w:date="2026-10-02T11:00:00Z">
                    <w:rPr>
                      <w:b/>
                      <w:bCs/>
                      <w:sz w:val="20"/>
                      <w:szCs w:val="20"/>
                    </w:rPr>
                  </w:rPrChange>
                </w:rPr>
                <w:delText>б</w:delText>
              </w:r>
            </w:del>
            <w:r>
              <w:rPr>
                <w:b/>
                <w:bCs/>
                <w:sz w:val="20"/>
                <w:szCs w:val="20"/>
                <w:lang w:val="sr-Cyrl-RS"/>
                <w:rPrChange w:id="11896" w:author="Milan Stojkov" w:date="2026-10-02T11:00:00Z">
                  <w:rPr>
                    <w:b/>
                    <w:bCs/>
                    <w:sz w:val="20"/>
                    <w:szCs w:val="20"/>
                  </w:rPr>
                </w:rPrChange>
              </w:rPr>
              <w:t>ез кашњења</w:t>
            </w:r>
          </w:p>
        </w:tc>
        <w:tc>
          <w:tcPr>
            <w:tcW w:w="96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897" w:author="Milica Radić" w:date="2026-10-04T01:03:47Z">
              <w:tcPr>
                <w:tcW w:w="16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E2E6E59">
            <w:pPr>
              <w:jc w:val="center"/>
              <w:rPr>
                <w:b/>
                <w:bCs/>
                <w:sz w:val="20"/>
                <w:szCs w:val="20"/>
                <w:lang w:val="sr-Cyrl-RS"/>
                <w:rPrChange w:id="11898" w:author="Milan Stojkov" w:date="2026-10-02T11:00:00Z">
                  <w:rPr>
                    <w:b/>
                    <w:bCs/>
                    <w:sz w:val="20"/>
                    <w:szCs w:val="20"/>
                  </w:rPr>
                </w:rPrChange>
              </w:rPr>
            </w:pPr>
            <w:r>
              <w:rPr>
                <w:b/>
                <w:bCs/>
                <w:sz w:val="20"/>
                <w:szCs w:val="20"/>
                <w:lang w:val="sr-Cyrl-RS"/>
                <w:rPrChange w:id="11899" w:author="Milan Stojkov" w:date="2026-10-02T11:00:00Z">
                  <w:rPr>
                    <w:b/>
                    <w:bCs/>
                    <w:sz w:val="20"/>
                    <w:szCs w:val="20"/>
                  </w:rPr>
                </w:rPrChange>
              </w:rPr>
              <w:t>2 рунде</w:t>
            </w:r>
          </w:p>
        </w:tc>
        <w:tc>
          <w:tcPr>
            <w:tcW w:w="96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900" w:author="Milica Radić" w:date="2026-10-04T01:03:47Z">
              <w:tcPr>
                <w:tcW w:w="16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64C0FFF">
            <w:pPr>
              <w:jc w:val="center"/>
              <w:rPr>
                <w:b/>
                <w:bCs/>
                <w:sz w:val="20"/>
                <w:szCs w:val="20"/>
                <w:lang w:val="sr-Cyrl-RS"/>
                <w:rPrChange w:id="11901" w:author="Milan Stojkov" w:date="2026-10-02T11:00:00Z">
                  <w:rPr>
                    <w:b/>
                    <w:bCs/>
                    <w:sz w:val="20"/>
                    <w:szCs w:val="20"/>
                  </w:rPr>
                </w:rPrChange>
              </w:rPr>
            </w:pPr>
            <w:r>
              <w:rPr>
                <w:b/>
                <w:bCs/>
                <w:sz w:val="20"/>
                <w:szCs w:val="20"/>
                <w:lang w:val="sr-Cyrl-RS"/>
                <w:rPrChange w:id="11902" w:author="Milan Stojkov" w:date="2026-10-02T11:00:00Z">
                  <w:rPr>
                    <w:b/>
                    <w:bCs/>
                    <w:sz w:val="20"/>
                    <w:szCs w:val="20"/>
                  </w:rPr>
                </w:rPrChange>
              </w:rPr>
              <w:t>5 рунди</w:t>
            </w:r>
          </w:p>
        </w:tc>
        <w:tc>
          <w:tcPr>
            <w:tcW w:w="9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903" w:author="Milica Radić" w:date="2026-10-04T01:03:47Z">
              <w:tcPr>
                <w:tcW w:w="16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F0E5DEF">
            <w:pPr>
              <w:jc w:val="center"/>
              <w:rPr>
                <w:b/>
                <w:bCs/>
                <w:sz w:val="20"/>
                <w:szCs w:val="20"/>
                <w:lang w:val="sr-Cyrl-RS"/>
                <w:rPrChange w:id="11904" w:author="Milan Stojkov" w:date="2026-10-02T11:00:00Z">
                  <w:rPr>
                    <w:b/>
                    <w:bCs/>
                    <w:sz w:val="20"/>
                    <w:szCs w:val="20"/>
                  </w:rPr>
                </w:rPrChange>
              </w:rPr>
            </w:pPr>
            <w:r>
              <w:rPr>
                <w:b/>
                <w:bCs/>
                <w:sz w:val="20"/>
                <w:szCs w:val="20"/>
                <w:lang w:val="sr-Cyrl-RS"/>
                <w:rPrChange w:id="11905" w:author="Milan Stojkov" w:date="2026-10-02T11:00:00Z">
                  <w:rPr>
                    <w:b/>
                    <w:bCs/>
                    <w:sz w:val="20"/>
                    <w:szCs w:val="20"/>
                  </w:rPr>
                </w:rPrChange>
              </w:rPr>
              <w:t>10 рунди</w:t>
            </w:r>
          </w:p>
        </w:tc>
      </w:tr>
      <w:tr w14:paraId="6A6C7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1906" w:author="Milica Radić" w:date="2026-10-04T01:03:47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105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907" w:author="Milica Radić" w:date="2026-10-04T01:03:47Z">
              <w:tcPr>
                <w:tcW w:w="18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9839E83">
            <w:pPr>
              <w:jc w:val="center"/>
              <w:rPr>
                <w:sz w:val="20"/>
                <w:szCs w:val="20"/>
                <w:lang w:val="sr-Cyrl-RS"/>
                <w:rPrChange w:id="11909" w:author="Milan Stojkov" w:date="2026-10-02T11:00:00Z">
                  <w:rPr>
                    <w:sz w:val="20"/>
                    <w:szCs w:val="20"/>
                  </w:rPr>
                </w:rPrChange>
              </w:rPr>
              <w:pPrChange w:id="11908" w:author="Milica Radić" w:date="2026-10-04T01:03:46Z">
                <w:pPr/>
              </w:pPrChange>
            </w:pPr>
            <w:r>
              <w:rPr>
                <w:i/>
                <w:iCs/>
                <w:sz w:val="20"/>
                <w:szCs w:val="20"/>
                <w:lang w:val="sr-Cyrl-RS"/>
                <w:rPrChange w:id="11910" w:author="Milan Stojkov" w:date="2026-10-02T11:00:00Z">
                  <w:rPr>
                    <w:i/>
                    <w:iCs/>
                    <w:sz w:val="20"/>
                    <w:szCs w:val="20"/>
                  </w:rPr>
                </w:rPrChange>
              </w:rPr>
              <w:t>Random</w:t>
            </w:r>
          </w:p>
        </w:tc>
        <w:tc>
          <w:tcPr>
            <w:tcW w:w="103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911" w:author="Milica Radić" w:date="2026-10-04T01:03:47Z">
              <w:tcPr>
                <w:tcW w:w="179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9650744">
            <w:pPr>
              <w:jc w:val="center"/>
              <w:rPr>
                <w:sz w:val="20"/>
                <w:szCs w:val="20"/>
                <w:lang w:val="sr-Cyrl-RS"/>
                <w:rPrChange w:id="11913" w:author="Milan Stojkov" w:date="2026-10-02T11:00:00Z">
                  <w:rPr>
                    <w:sz w:val="20"/>
                    <w:szCs w:val="20"/>
                  </w:rPr>
                </w:rPrChange>
              </w:rPr>
              <w:pPrChange w:id="11912" w:author="Milica Radić" w:date="2026-10-04T01:03:46Z">
                <w:pPr/>
              </w:pPrChange>
            </w:pPr>
            <w:r>
              <w:rPr>
                <w:sz w:val="20"/>
                <w:szCs w:val="20"/>
                <w:lang w:val="sr-Cyrl-RS"/>
                <w:rPrChange w:id="11914" w:author="Milan Stojkov" w:date="2026-10-02T11:00:00Z">
                  <w:rPr>
                    <w:sz w:val="20"/>
                    <w:szCs w:val="20"/>
                  </w:rPr>
                </w:rPrChange>
              </w:rPr>
              <w:t>47,0 (5/6 никад)</w:t>
            </w:r>
          </w:p>
        </w:tc>
        <w:tc>
          <w:tcPr>
            <w:tcW w:w="96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915" w:author="Milica Radić" w:date="2026-10-04T01:03:47Z">
              <w:tcPr>
                <w:tcW w:w="16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3D4A953">
            <w:pPr>
              <w:jc w:val="center"/>
              <w:rPr>
                <w:sz w:val="20"/>
                <w:szCs w:val="20"/>
                <w:lang w:val="sr-Cyrl-RS"/>
                <w:rPrChange w:id="11917" w:author="Milan Stojkov" w:date="2026-10-02T11:00:00Z">
                  <w:rPr>
                    <w:sz w:val="20"/>
                    <w:szCs w:val="20"/>
                  </w:rPr>
                </w:rPrChange>
              </w:rPr>
              <w:pPrChange w:id="11916" w:author="Milica Radić" w:date="2026-10-04T01:03:46Z">
                <w:pPr/>
              </w:pPrChange>
            </w:pPr>
            <w:r>
              <w:rPr>
                <w:sz w:val="20"/>
                <w:szCs w:val="20"/>
                <w:lang w:val="sr-Cyrl-RS"/>
                <w:rPrChange w:id="11918" w:author="Milan Stojkov" w:date="2026-10-02T11:00:00Z">
                  <w:rPr>
                    <w:sz w:val="20"/>
                    <w:szCs w:val="20"/>
                  </w:rPr>
                </w:rPrChange>
              </w:rPr>
              <w:t>2,0 (3/6 никад)</w:t>
            </w:r>
          </w:p>
        </w:tc>
        <w:tc>
          <w:tcPr>
            <w:tcW w:w="96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919" w:author="Milica Radić" w:date="2026-10-04T01:03:47Z">
              <w:tcPr>
                <w:tcW w:w="16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070A506">
            <w:pPr>
              <w:jc w:val="center"/>
              <w:rPr>
                <w:sz w:val="20"/>
                <w:szCs w:val="20"/>
                <w:lang w:val="sr-Cyrl-RS"/>
                <w:rPrChange w:id="11921" w:author="Milan Stojkov" w:date="2026-10-02T11:00:00Z">
                  <w:rPr>
                    <w:sz w:val="20"/>
                    <w:szCs w:val="20"/>
                  </w:rPr>
                </w:rPrChange>
              </w:rPr>
              <w:pPrChange w:id="11920" w:author="Milica Radić" w:date="2026-10-04T01:03:46Z">
                <w:pPr/>
              </w:pPrChange>
            </w:pPr>
            <w:r>
              <w:rPr>
                <w:sz w:val="20"/>
                <w:szCs w:val="20"/>
                <w:lang w:val="sr-Cyrl-RS"/>
                <w:rPrChange w:id="11922" w:author="Milan Stojkov" w:date="2026-10-02T11:00:00Z">
                  <w:rPr>
                    <w:sz w:val="20"/>
                    <w:szCs w:val="20"/>
                  </w:rPr>
                </w:rPrChange>
              </w:rPr>
              <w:t>2,0 (3/6 никад)</w:t>
            </w:r>
          </w:p>
        </w:tc>
        <w:tc>
          <w:tcPr>
            <w:tcW w:w="9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923" w:author="Milica Radić" w:date="2026-10-04T01:03:47Z">
              <w:tcPr>
                <w:tcW w:w="16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C77C926">
            <w:pPr>
              <w:jc w:val="center"/>
              <w:rPr>
                <w:sz w:val="20"/>
                <w:szCs w:val="20"/>
                <w:lang w:val="sr-Cyrl-RS"/>
                <w:rPrChange w:id="11925" w:author="Milan Stojkov" w:date="2026-10-02T11:00:00Z">
                  <w:rPr>
                    <w:sz w:val="20"/>
                    <w:szCs w:val="20"/>
                  </w:rPr>
                </w:rPrChange>
              </w:rPr>
              <w:pPrChange w:id="11924" w:author="Milica Radić" w:date="2026-10-04T01:03:46Z">
                <w:pPr/>
              </w:pPrChange>
            </w:pPr>
            <w:r>
              <w:rPr>
                <w:sz w:val="20"/>
                <w:szCs w:val="20"/>
                <w:lang w:val="sr-Cyrl-RS"/>
                <w:rPrChange w:id="11926" w:author="Milan Stojkov" w:date="2026-10-02T11:00:00Z">
                  <w:rPr>
                    <w:sz w:val="20"/>
                    <w:szCs w:val="20"/>
                  </w:rPr>
                </w:rPrChange>
              </w:rPr>
              <w:t>2,0 (3/6 никад)</w:t>
            </w:r>
          </w:p>
        </w:tc>
      </w:tr>
      <w:tr w14:paraId="0899B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1927" w:author="Milica Radić" w:date="2026-10-04T01:03:47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105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928" w:author="Milica Radić" w:date="2026-10-04T01:03:47Z">
              <w:tcPr>
                <w:tcW w:w="18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DCB6B97">
            <w:pPr>
              <w:jc w:val="center"/>
              <w:rPr>
                <w:sz w:val="20"/>
                <w:szCs w:val="20"/>
                <w:lang w:val="sr-Cyrl-RS"/>
                <w:rPrChange w:id="11930" w:author="Milan Stojkov" w:date="2026-10-02T11:00:00Z">
                  <w:rPr>
                    <w:sz w:val="20"/>
                    <w:szCs w:val="20"/>
                  </w:rPr>
                </w:rPrChange>
              </w:rPr>
              <w:pPrChange w:id="11929" w:author="Milica Radić" w:date="2026-10-04T01:03:46Z">
                <w:pPr/>
              </w:pPrChange>
            </w:pPr>
            <w:r>
              <w:rPr>
                <w:i/>
                <w:iCs/>
                <w:sz w:val="20"/>
                <w:szCs w:val="20"/>
                <w:lang w:val="sr-Cyrl-RS"/>
                <w:rPrChange w:id="11931" w:author="Milan Stojkov" w:date="2026-10-02T11:00:00Z">
                  <w:rPr>
                    <w:i/>
                    <w:iCs/>
                    <w:sz w:val="20"/>
                    <w:szCs w:val="20"/>
                  </w:rPr>
                </w:rPrChange>
              </w:rPr>
              <w:t>Sybil</w:t>
            </w:r>
            <w:r>
              <w:rPr>
                <w:sz w:val="20"/>
                <w:szCs w:val="20"/>
                <w:lang w:val="sr-Cyrl-RS"/>
                <w:rPrChange w:id="11932" w:author="Milan Stojkov" w:date="2026-10-02T11:00:00Z">
                  <w:rPr>
                    <w:sz w:val="20"/>
                    <w:szCs w:val="20"/>
                  </w:rPr>
                </w:rPrChange>
              </w:rPr>
              <w:t>-отпорна</w:t>
            </w:r>
          </w:p>
        </w:tc>
        <w:tc>
          <w:tcPr>
            <w:tcW w:w="103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933" w:author="Milica Radić" w:date="2026-10-04T01:03:47Z">
              <w:tcPr>
                <w:tcW w:w="179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FEB79FD">
            <w:pPr>
              <w:jc w:val="center"/>
              <w:rPr>
                <w:sz w:val="20"/>
                <w:szCs w:val="20"/>
                <w:lang w:val="sr-Cyrl-RS"/>
                <w:rPrChange w:id="11935" w:author="Milan Stojkov" w:date="2026-10-02T11:00:00Z">
                  <w:rPr>
                    <w:sz w:val="20"/>
                    <w:szCs w:val="20"/>
                  </w:rPr>
                </w:rPrChange>
              </w:rPr>
              <w:pPrChange w:id="11934" w:author="Milica Radić" w:date="2026-10-04T01:03:46Z">
                <w:pPr/>
              </w:pPrChange>
            </w:pPr>
            <w:r>
              <w:rPr>
                <w:sz w:val="20"/>
                <w:szCs w:val="20"/>
                <w:lang w:val="sr-Cyrl-RS"/>
                <w:rPrChange w:id="11936" w:author="Milan Stojkov" w:date="2026-10-02T11:00:00Z">
                  <w:rPr>
                    <w:sz w:val="20"/>
                    <w:szCs w:val="20"/>
                  </w:rPr>
                </w:rPrChange>
              </w:rPr>
              <w:t>2,0 (3/6 никад)</w:t>
            </w:r>
          </w:p>
        </w:tc>
        <w:tc>
          <w:tcPr>
            <w:tcW w:w="96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937" w:author="Milica Radić" w:date="2026-10-04T01:03:47Z">
              <w:tcPr>
                <w:tcW w:w="16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7B3BB98">
            <w:pPr>
              <w:jc w:val="center"/>
              <w:rPr>
                <w:sz w:val="20"/>
                <w:szCs w:val="20"/>
                <w:lang w:val="sr-Cyrl-RS"/>
                <w:rPrChange w:id="11939" w:author="Milan Stojkov" w:date="2026-10-02T11:00:00Z">
                  <w:rPr>
                    <w:sz w:val="20"/>
                    <w:szCs w:val="20"/>
                  </w:rPr>
                </w:rPrChange>
              </w:rPr>
              <w:pPrChange w:id="11938" w:author="Milica Radić" w:date="2026-10-04T01:03:46Z">
                <w:pPr/>
              </w:pPrChange>
            </w:pPr>
            <w:r>
              <w:rPr>
                <w:sz w:val="20"/>
                <w:szCs w:val="20"/>
                <w:lang w:val="sr-Cyrl-RS"/>
                <w:rPrChange w:id="11940" w:author="Milan Stojkov" w:date="2026-10-02T11:00:00Z">
                  <w:rPr>
                    <w:sz w:val="20"/>
                    <w:szCs w:val="20"/>
                  </w:rPr>
                </w:rPrChange>
              </w:rPr>
              <w:t>2,0 (3/6 никад)</w:t>
            </w:r>
          </w:p>
        </w:tc>
        <w:tc>
          <w:tcPr>
            <w:tcW w:w="96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941" w:author="Milica Radić" w:date="2026-10-04T01:03:47Z">
              <w:tcPr>
                <w:tcW w:w="16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530AA81">
            <w:pPr>
              <w:jc w:val="center"/>
              <w:rPr>
                <w:sz w:val="20"/>
                <w:szCs w:val="20"/>
                <w:lang w:val="sr-Cyrl-RS"/>
                <w:rPrChange w:id="11943" w:author="Milan Stojkov" w:date="2026-10-02T11:00:00Z">
                  <w:rPr>
                    <w:sz w:val="20"/>
                    <w:szCs w:val="20"/>
                  </w:rPr>
                </w:rPrChange>
              </w:rPr>
              <w:pPrChange w:id="11942" w:author="Milica Radić" w:date="2026-10-04T01:03:46Z">
                <w:pPr/>
              </w:pPrChange>
            </w:pPr>
            <w:r>
              <w:rPr>
                <w:sz w:val="20"/>
                <w:szCs w:val="20"/>
                <w:lang w:val="sr-Cyrl-RS"/>
                <w:rPrChange w:id="11944" w:author="Milan Stojkov" w:date="2026-10-02T11:00:00Z">
                  <w:rPr>
                    <w:sz w:val="20"/>
                    <w:szCs w:val="20"/>
                  </w:rPr>
                </w:rPrChange>
              </w:rPr>
              <w:t>2,0 (3/6 никад)</w:t>
            </w:r>
          </w:p>
        </w:tc>
        <w:tc>
          <w:tcPr>
            <w:tcW w:w="9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945" w:author="Milica Radić" w:date="2026-10-04T01:03:47Z">
              <w:tcPr>
                <w:tcW w:w="16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70A1378">
            <w:pPr>
              <w:jc w:val="center"/>
              <w:rPr>
                <w:sz w:val="20"/>
                <w:szCs w:val="20"/>
                <w:lang w:val="sr-Cyrl-RS"/>
                <w:rPrChange w:id="11947" w:author="Milan Stojkov" w:date="2026-10-02T11:00:00Z">
                  <w:rPr>
                    <w:sz w:val="20"/>
                    <w:szCs w:val="20"/>
                  </w:rPr>
                </w:rPrChange>
              </w:rPr>
              <w:pPrChange w:id="11946" w:author="Milica Radić" w:date="2026-10-04T01:03:46Z">
                <w:pPr/>
              </w:pPrChange>
            </w:pPr>
            <w:r>
              <w:rPr>
                <w:sz w:val="20"/>
                <w:szCs w:val="20"/>
                <w:lang w:val="sr-Cyrl-RS"/>
                <w:rPrChange w:id="11948" w:author="Milan Stojkov" w:date="2026-10-02T11:00:00Z">
                  <w:rPr>
                    <w:sz w:val="20"/>
                    <w:szCs w:val="20"/>
                  </w:rPr>
                </w:rPrChange>
              </w:rPr>
              <w:t>2,0 (3/6 никад)</w:t>
            </w:r>
          </w:p>
        </w:tc>
      </w:tr>
      <w:tr w14:paraId="1486A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1949" w:author="Milica Radić" w:date="2026-10-04T01:03:47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105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950" w:author="Milica Radić" w:date="2026-10-04T01:03:47Z">
              <w:tcPr>
                <w:tcW w:w="181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D463B58">
            <w:pPr>
              <w:jc w:val="center"/>
              <w:rPr>
                <w:sz w:val="20"/>
                <w:szCs w:val="20"/>
                <w:lang w:val="sr-Cyrl-RS"/>
                <w:rPrChange w:id="11952" w:author="Milan Stojkov" w:date="2026-10-02T11:00:00Z">
                  <w:rPr>
                    <w:sz w:val="20"/>
                    <w:szCs w:val="20"/>
                  </w:rPr>
                </w:rPrChange>
              </w:rPr>
              <w:pPrChange w:id="11951" w:author="Milica Radić" w:date="2026-10-04T01:03:46Z">
                <w:pPr/>
              </w:pPrChange>
            </w:pPr>
            <w:r>
              <w:rPr>
                <w:i/>
                <w:iCs/>
                <w:sz w:val="20"/>
                <w:szCs w:val="20"/>
                <w:lang w:val="sr-Cyrl-RS"/>
                <w:rPrChange w:id="11953" w:author="Milan Stojkov" w:date="2026-10-02T11:00:00Z">
                  <w:rPr>
                    <w:i/>
                    <w:iCs/>
                    <w:sz w:val="20"/>
                    <w:szCs w:val="20"/>
                  </w:rPr>
                </w:rPrChange>
              </w:rPr>
              <w:t>Eclipse</w:t>
            </w:r>
            <w:r>
              <w:rPr>
                <w:sz w:val="20"/>
                <w:szCs w:val="20"/>
                <w:lang w:val="sr-Cyrl-RS"/>
                <w:rPrChange w:id="11954" w:author="Milan Stojkov" w:date="2026-10-02T11:00:00Z">
                  <w:rPr>
                    <w:sz w:val="20"/>
                    <w:szCs w:val="20"/>
                  </w:rPr>
                </w:rPrChange>
              </w:rPr>
              <w:t>-отпорна</w:t>
            </w:r>
          </w:p>
        </w:tc>
        <w:tc>
          <w:tcPr>
            <w:tcW w:w="103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955" w:author="Milica Radić" w:date="2026-10-04T01:03:47Z">
              <w:tcPr>
                <w:tcW w:w="179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A5F5717">
            <w:pPr>
              <w:jc w:val="center"/>
              <w:rPr>
                <w:sz w:val="20"/>
                <w:szCs w:val="20"/>
                <w:lang w:val="sr-Cyrl-RS"/>
                <w:rPrChange w:id="11957" w:author="Milan Stojkov" w:date="2026-10-02T11:00:00Z">
                  <w:rPr>
                    <w:sz w:val="20"/>
                    <w:szCs w:val="20"/>
                  </w:rPr>
                </w:rPrChange>
              </w:rPr>
              <w:pPrChange w:id="11956" w:author="Milica Radić" w:date="2026-10-04T01:03:46Z">
                <w:pPr/>
              </w:pPrChange>
            </w:pPr>
            <w:r>
              <w:rPr>
                <w:sz w:val="20"/>
                <w:szCs w:val="20"/>
                <w:lang w:val="sr-Cyrl-RS"/>
                <w:rPrChange w:id="11958" w:author="Milan Stojkov" w:date="2026-10-02T11:00:00Z">
                  <w:rPr>
                    <w:sz w:val="20"/>
                    <w:szCs w:val="20"/>
                  </w:rPr>
                </w:rPrChange>
              </w:rPr>
              <w:t>17,0 (3/6 никад)</w:t>
            </w:r>
          </w:p>
        </w:tc>
        <w:tc>
          <w:tcPr>
            <w:tcW w:w="96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959" w:author="Milica Radić" w:date="2026-10-04T01:03:47Z">
              <w:tcPr>
                <w:tcW w:w="16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69CE912">
            <w:pPr>
              <w:jc w:val="center"/>
              <w:rPr>
                <w:sz w:val="20"/>
                <w:szCs w:val="20"/>
                <w:lang w:val="sr-Cyrl-RS"/>
                <w:rPrChange w:id="11961" w:author="Milan Stojkov" w:date="2026-10-02T11:00:00Z">
                  <w:rPr>
                    <w:sz w:val="20"/>
                    <w:szCs w:val="20"/>
                  </w:rPr>
                </w:rPrChange>
              </w:rPr>
              <w:pPrChange w:id="11960" w:author="Milica Radić" w:date="2026-10-04T01:03:46Z">
                <w:pPr/>
              </w:pPrChange>
            </w:pPr>
            <w:r>
              <w:rPr>
                <w:sz w:val="20"/>
                <w:szCs w:val="20"/>
                <w:lang w:val="sr-Cyrl-RS"/>
                <w:rPrChange w:id="11962" w:author="Milan Stojkov" w:date="2026-10-02T11:00:00Z">
                  <w:rPr>
                    <w:sz w:val="20"/>
                    <w:szCs w:val="20"/>
                  </w:rPr>
                </w:rPrChange>
              </w:rPr>
              <w:t>2,0 (3/6 никад)</w:t>
            </w:r>
          </w:p>
        </w:tc>
        <w:tc>
          <w:tcPr>
            <w:tcW w:w="96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963" w:author="Milica Radić" w:date="2026-10-04T01:03:47Z">
              <w:tcPr>
                <w:tcW w:w="16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CA6179B">
            <w:pPr>
              <w:jc w:val="center"/>
              <w:rPr>
                <w:sz w:val="20"/>
                <w:szCs w:val="20"/>
                <w:lang w:val="sr-Cyrl-RS"/>
                <w:rPrChange w:id="11965" w:author="Milan Stojkov" w:date="2026-10-02T11:00:00Z">
                  <w:rPr>
                    <w:sz w:val="20"/>
                    <w:szCs w:val="20"/>
                  </w:rPr>
                </w:rPrChange>
              </w:rPr>
              <w:pPrChange w:id="11964" w:author="Milica Radić" w:date="2026-10-04T01:03:46Z">
                <w:pPr/>
              </w:pPrChange>
            </w:pPr>
            <w:r>
              <w:rPr>
                <w:sz w:val="20"/>
                <w:szCs w:val="20"/>
                <w:lang w:val="sr-Cyrl-RS"/>
                <w:rPrChange w:id="11966" w:author="Milan Stojkov" w:date="2026-10-02T11:00:00Z">
                  <w:rPr>
                    <w:sz w:val="20"/>
                    <w:szCs w:val="20"/>
                  </w:rPr>
                </w:rPrChange>
              </w:rPr>
              <w:t>2,0 (3/6 никад)</w:t>
            </w:r>
          </w:p>
        </w:tc>
        <w:tc>
          <w:tcPr>
            <w:tcW w:w="97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1967" w:author="Milica Radić" w:date="2026-10-04T01:03:47Z">
              <w:tcPr>
                <w:tcW w:w="168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AE45466">
            <w:pPr>
              <w:jc w:val="center"/>
              <w:rPr>
                <w:sz w:val="20"/>
                <w:szCs w:val="20"/>
                <w:lang w:val="sr-Cyrl-RS"/>
                <w:rPrChange w:id="11969" w:author="Milan Stojkov" w:date="2026-10-02T11:00:00Z">
                  <w:rPr>
                    <w:sz w:val="20"/>
                    <w:szCs w:val="20"/>
                  </w:rPr>
                </w:rPrChange>
              </w:rPr>
              <w:pPrChange w:id="11968" w:author="Milica Radić" w:date="2026-10-04T01:03:46Z">
                <w:pPr/>
              </w:pPrChange>
            </w:pPr>
            <w:r>
              <w:rPr>
                <w:sz w:val="20"/>
                <w:szCs w:val="20"/>
                <w:lang w:val="sr-Cyrl-RS"/>
                <w:rPrChange w:id="11970" w:author="Milan Stojkov" w:date="2026-10-02T11:00:00Z">
                  <w:rPr>
                    <w:sz w:val="20"/>
                    <w:szCs w:val="20"/>
                  </w:rPr>
                </w:rPrChange>
              </w:rPr>
              <w:t>2,0 (3/6 никад)</w:t>
            </w:r>
          </w:p>
        </w:tc>
      </w:tr>
    </w:tbl>
    <w:p w14:paraId="0B15FE1F">
      <w:pPr>
        <w:ind w:firstLine="360"/>
        <w:jc w:val="both"/>
        <w:rPr>
          <w:ins w:id="11971" w:author="Milica Radić" w:date="2026-10-04T12:00:00Z"/>
          <w:color w:val="000000"/>
          <w:sz w:val="22"/>
          <w:szCs w:val="22"/>
          <w:lang w:val="sr-Cyrl-RS"/>
        </w:rPr>
      </w:pPr>
    </w:p>
    <w:p w14:paraId="69A36D32">
      <w:pPr>
        <w:ind w:firstLine="360"/>
        <w:jc w:val="both"/>
        <w:rPr>
          <w:ins w:id="11972" w:author="Milica Radić" w:date="2026-10-04T12:04:04Z"/>
          <w:color w:val="000000"/>
          <w:sz w:val="22"/>
          <w:szCs w:val="22"/>
          <w:lang w:val="sr-Cyrl-RS"/>
        </w:rPr>
      </w:pPr>
      <w:ins w:id="11973" w:author="Milica Radić" w:date="2026-10-04T12:04:01Z">
        <w:r>
          <w:rPr>
            <w:rFonts w:hint="default"/>
            <w:color w:val="000000"/>
            <w:sz w:val="22"/>
            <w:szCs w:val="22"/>
            <w:lang w:val="sr-Cyrl-RS"/>
          </w:rPr>
          <w:t>Прва колона приказује систем без кашњења, док остале колоне представљају сценарије у којима се шаљу вредности старе неколико рунди. Приближно половина покретања не конвергира, без обзира на дужину кашњења. Ово указује на то да сама дужина кашњења нема пресудан утицај на исход. Кључни фактор је то што се користе застареле вредности, док је мање значајно колико су рунди те вредности старе.</w:t>
        </w:r>
      </w:ins>
      <w:del w:id="11974" w:author="Milica Radić" w:date="2026-10-04T12:04:01Z">
        <w:r>
          <w:rPr>
            <w:color w:val="000000"/>
            <w:sz w:val="22"/>
            <w:szCs w:val="22"/>
            <w:lang w:val="sr-Cyrl-RS"/>
            <w:rPrChange w:id="11975" w:author="Milan Stojkov" w:date="2026-10-02T11:00:00Z">
              <w:rPr>
                <w:color w:val="000000"/>
                <w:sz w:val="22"/>
                <w:szCs w:val="22"/>
              </w:rPr>
            </w:rPrChange>
          </w:rPr>
          <w:delText xml:space="preserve">Кашњење погађа </w:delText>
        </w:r>
      </w:del>
      <w:del w:id="11977" w:author="Milica Radić" w:date="2026-10-04T12:04:01Z">
        <w:r>
          <w:rPr>
            <w:i/>
            <w:iCs/>
            <w:color w:val="000000"/>
            <w:sz w:val="22"/>
            <w:szCs w:val="22"/>
            <w:lang w:val="sr-Cyrl-RS"/>
            <w:rPrChange w:id="11978" w:author="Milan Stojkov" w:date="2026-10-02T11:00:00Z">
              <w:rPr>
                <w:i/>
                <w:iCs/>
                <w:color w:val="000000"/>
                <w:sz w:val="22"/>
                <w:szCs w:val="22"/>
              </w:rPr>
            </w:rPrChange>
          </w:rPr>
          <w:delText xml:space="preserve">Sybil </w:delText>
        </w:r>
      </w:del>
      <w:del w:id="11980" w:author="Milica Radić" w:date="2026-10-04T12:04:01Z">
        <w:r>
          <w:rPr>
            <w:color w:val="000000"/>
            <w:sz w:val="22"/>
            <w:szCs w:val="22"/>
            <w:lang w:val="sr-Cyrl-RS"/>
            <w:rPrChange w:id="11981" w:author="Milan Stojkov" w:date="2026-10-02T11:00:00Z">
              <w:rPr>
                <w:color w:val="000000"/>
                <w:sz w:val="22"/>
                <w:szCs w:val="22"/>
              </w:rPr>
            </w:rPrChange>
          </w:rPr>
          <w:delText xml:space="preserve">идентитете, који уместо текуће емитују процену прикупљену неколико рунди раније, док </w:delText>
        </w:r>
      </w:del>
      <w:del w:id="11983" w:author="Milica Radić" w:date="2026-10-04T12:04:01Z">
        <w:r>
          <w:rPr>
            <w:i/>
            <w:iCs/>
            <w:color w:val="000000"/>
            <w:sz w:val="22"/>
            <w:szCs w:val="22"/>
            <w:lang w:val="sr-Cyrl-RS"/>
            <w:rPrChange w:id="11984" w:author="Milan Stojkov" w:date="2026-10-02T11:00:00Z">
              <w:rPr>
                <w:i/>
                <w:iCs/>
                <w:color w:val="000000"/>
                <w:sz w:val="22"/>
                <w:szCs w:val="22"/>
              </w:rPr>
            </w:rPrChange>
          </w:rPr>
          <w:delText xml:space="preserve">Byzantine </w:delText>
        </w:r>
      </w:del>
      <w:del w:id="11986" w:author="Milica Radić" w:date="2026-10-04T12:04:01Z">
        <w:r>
          <w:rPr>
            <w:color w:val="000000"/>
            <w:sz w:val="22"/>
            <w:szCs w:val="22"/>
            <w:lang w:val="sr-Cyrl-RS"/>
            <w:rPrChange w:id="11987" w:author="Milan Stojkov" w:date="2026-10-02T11:00:00Z">
              <w:rPr>
                <w:color w:val="000000"/>
                <w:sz w:val="22"/>
                <w:szCs w:val="22"/>
              </w:rPr>
            </w:rPrChange>
          </w:rPr>
          <w:delText xml:space="preserve">чворови и даље шаљу лажну вредност. Половина покретања не конвергира ни при једној дужини кашњења, укључујући и заштитне </w:delText>
        </w:r>
      </w:del>
      <w:del w:id="11989" w:author="Milica Radić" w:date="2026-10-04T12:04:01Z">
        <w:r>
          <w:rPr>
            <w:color w:val="000000"/>
            <w:sz w:val="22"/>
            <w:szCs w:val="22"/>
            <w:lang w:val="sr-Cyrl-RS"/>
            <w:rPrChange w:id="11990" w:author="Milan Stojkov" w:date="2026-10-02T11:00:00Z">
              <w:rPr>
                <w:color w:val="000000"/>
                <w:sz w:val="22"/>
                <w:szCs w:val="22"/>
              </w:rPr>
            </w:rPrChange>
          </w:rPr>
          <w:delText>стратегије, што овај напад чини једним од ретких који конвергенцију стварно спречава. Дужина кашњења при томе не мења исход - довољно је да вредности буду застареле, а колико, мање је важно.</w:delText>
        </w:r>
      </w:del>
    </w:p>
    <w:p w14:paraId="1DCFEAE6">
      <w:pPr>
        <w:ind w:firstLine="360"/>
        <w:jc w:val="both"/>
        <w:rPr>
          <w:ins w:id="11992" w:author="Milica Radić" w:date="2026-10-04T12:04:29Z"/>
          <w:rFonts w:hint="default"/>
          <w:color w:val="000000"/>
          <w:sz w:val="22"/>
          <w:szCs w:val="22"/>
          <w:lang w:val="sr-Cyrl-RS"/>
        </w:rPr>
      </w:pPr>
      <w:ins w:id="11993" w:author="Milica Radić" w:date="2026-10-04T12:04:25Z">
        <w:r>
          <w:rPr>
            <w:rFonts w:hint="default"/>
            <w:color w:val="000000"/>
            <w:sz w:val="22"/>
            <w:szCs w:val="22"/>
            <w:lang w:val="sr-Cyrl-RS"/>
          </w:rPr>
          <w:t xml:space="preserve">Табела 7.17 приказује исту меру при </w:t>
        </w:r>
      </w:ins>
      <w:ins w:id="11994" w:author="Milica Radić" w:date="2026-10-04T12:04:25Z">
        <w:r>
          <w:rPr>
            <w:rFonts w:hint="default"/>
            <w:i/>
            <w:iCs/>
            <w:color w:val="000000"/>
            <w:sz w:val="22"/>
            <w:szCs w:val="22"/>
            <w:lang w:val="sr-Cyrl-RS"/>
            <w:rPrChange w:id="11995" w:author="Milica Radić" w:date="2026-10-04T12:04:35Z">
              <w:rPr>
                <w:rFonts w:hint="default"/>
                <w:color w:val="000000"/>
                <w:sz w:val="22"/>
                <w:szCs w:val="22"/>
                <w:lang w:val="sr-Cyrl-RS"/>
              </w:rPr>
            </w:rPrChange>
          </w:rPr>
          <w:t>selective forwarding</w:t>
        </w:r>
      </w:ins>
      <w:ins w:id="11997" w:author="Milica Radić" w:date="2026-10-04T12:04:25Z">
        <w:r>
          <w:rPr>
            <w:rFonts w:hint="default"/>
            <w:color w:val="000000"/>
            <w:sz w:val="22"/>
            <w:szCs w:val="22"/>
            <w:lang w:val="sr-Cyrl-RS"/>
          </w:rPr>
          <w:t xml:space="preserve"> нападу, у коме нападач вредност прослеђује једним суседима а другима не.</w:t>
        </w:r>
      </w:ins>
    </w:p>
    <w:p w14:paraId="7B2D2C79">
      <w:pPr>
        <w:ind w:firstLine="360"/>
        <w:jc w:val="both"/>
        <w:rPr>
          <w:color w:val="000000"/>
          <w:sz w:val="22"/>
          <w:szCs w:val="22"/>
          <w:lang w:val="sr-Cyrl-RS"/>
          <w:rPrChange w:id="11998" w:author="Milan Stojkov" w:date="2026-10-02T11:00:00Z">
            <w:rPr>
              <w:color w:val="000000"/>
              <w:sz w:val="22"/>
              <w:szCs w:val="22"/>
            </w:rPr>
          </w:rPrChange>
        </w:rPr>
      </w:pPr>
    </w:p>
    <w:p w14:paraId="6E5F3EF4">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1999" w:author="Milan Stojkov" w:date="2026-10-02T11:00:00Z">
            <w:rPr>
              <w:i/>
              <w:iCs/>
              <w:color w:val="000000"/>
              <w:sz w:val="20"/>
              <w:szCs w:val="20"/>
            </w:rPr>
          </w:rPrChange>
        </w:rPr>
      </w:pPr>
      <w:r>
        <w:rPr>
          <w:i/>
          <w:iCs/>
          <w:color w:val="000000"/>
          <w:sz w:val="20"/>
          <w:szCs w:val="20"/>
          <w:lang w:val="sr-Cyrl-RS"/>
          <w:rPrChange w:id="12000" w:author="Milan Stojkov" w:date="2026-10-02T11:00:00Z">
            <w:rPr>
              <w:i/>
              <w:iCs/>
              <w:color w:val="000000"/>
              <w:sz w:val="20"/>
              <w:szCs w:val="20"/>
            </w:rPr>
          </w:rPrChange>
        </w:rPr>
        <w:t>Табела 7.17. Време конвергенције при selective forwarding</w:t>
      </w:r>
    </w:p>
    <w:tbl>
      <w:tblPr>
        <w:tblStyle w:val="101"/>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Change w:id="12001" w:author="Milica Radić" w:date="2026-10-04T01:04:02Z">
          <w:tblPr>
            <w:tblStyle w:val="101"/>
            <w:tblW w:w="8616"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1679"/>
        <w:gridCol w:w="1537"/>
        <w:gridCol w:w="1537"/>
        <w:gridCol w:w="1537"/>
        <w:gridCol w:w="1556"/>
        <w:tblGridChange w:id="12002">
          <w:tblGrid>
            <w:gridCol w:w="1842"/>
            <w:gridCol w:w="1689"/>
            <w:gridCol w:w="1689"/>
            <w:gridCol w:w="1689"/>
            <w:gridCol w:w="1707"/>
          </w:tblGrid>
        </w:tblGridChange>
      </w:tblGrid>
      <w:tr w14:paraId="6686B3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2003" w:author="Milica Radić" w:date="2026-10-04T01:04:02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blHeader/>
          <w:trPrChange w:id="12003" w:author="Milica Radić" w:date="2026-10-04T01:04:02Z">
            <w:trPr>
              <w:tblHeader/>
            </w:trPr>
          </w:trPrChange>
        </w:trPr>
        <w:tc>
          <w:tcPr>
            <w:tcW w:w="10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04" w:author="Milica Radić" w:date="2026-10-04T01:04:02Z">
              <w:tcPr>
                <w:tcW w:w="184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6FEFFFD">
            <w:pPr>
              <w:jc w:val="center"/>
              <w:rPr>
                <w:b/>
                <w:bCs/>
                <w:sz w:val="20"/>
                <w:szCs w:val="20"/>
                <w:lang w:val="sr-Cyrl-RS"/>
                <w:rPrChange w:id="12005" w:author="Milan Stojkov" w:date="2026-10-02T11:00:00Z">
                  <w:rPr>
                    <w:b/>
                    <w:bCs/>
                    <w:sz w:val="20"/>
                    <w:szCs w:val="20"/>
                  </w:rPr>
                </w:rPrChange>
              </w:rPr>
            </w:pPr>
            <w:ins w:id="12006" w:author="Milica Radić" w:date="2026-10-04T01:03:50Z">
              <w:r>
                <w:rPr>
                  <w:b/>
                  <w:bCs/>
                  <w:sz w:val="20"/>
                  <w:szCs w:val="20"/>
                  <w:lang w:val="sr-Cyrl-RS"/>
                </w:rPr>
                <w:t>С</w:t>
              </w:r>
            </w:ins>
            <w:del w:id="12007" w:author="Milica Radić" w:date="2026-10-04T01:03:50Z">
              <w:r>
                <w:rPr>
                  <w:b/>
                  <w:bCs/>
                  <w:sz w:val="20"/>
                  <w:szCs w:val="20"/>
                  <w:lang w:val="sr-Cyrl-RS"/>
                  <w:rPrChange w:id="12008" w:author="Milan Stojkov" w:date="2026-10-02T11:00:00Z">
                    <w:rPr>
                      <w:b/>
                      <w:bCs/>
                      <w:sz w:val="20"/>
                      <w:szCs w:val="20"/>
                    </w:rPr>
                  </w:rPrChange>
                </w:rPr>
                <w:delText>с</w:delText>
              </w:r>
            </w:del>
            <w:r>
              <w:rPr>
                <w:b/>
                <w:bCs/>
                <w:sz w:val="20"/>
                <w:szCs w:val="20"/>
                <w:lang w:val="sr-Cyrl-RS"/>
                <w:rPrChange w:id="12009" w:author="Milan Stojkov" w:date="2026-10-02T11:00:00Z">
                  <w:rPr>
                    <w:b/>
                    <w:bCs/>
                    <w:sz w:val="20"/>
                    <w:szCs w:val="20"/>
                  </w:rPr>
                </w:rPrChange>
              </w:rPr>
              <w:t>тратегија</w:t>
            </w:r>
          </w:p>
        </w:tc>
        <w:tc>
          <w:tcPr>
            <w:tcW w:w="97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10" w:author="Milica Radić" w:date="2026-10-04T01:04:02Z">
              <w:tcPr>
                <w:tcW w:w="16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FAF75BD">
            <w:pPr>
              <w:jc w:val="center"/>
              <w:rPr>
                <w:b/>
                <w:bCs/>
                <w:sz w:val="20"/>
                <w:szCs w:val="20"/>
                <w:lang w:val="sr-Cyrl-RS"/>
                <w:rPrChange w:id="12011" w:author="Milan Stojkov" w:date="2026-10-02T11:00:00Z">
                  <w:rPr>
                    <w:b/>
                    <w:bCs/>
                    <w:sz w:val="20"/>
                    <w:szCs w:val="20"/>
                  </w:rPr>
                </w:rPrChange>
              </w:rPr>
            </w:pPr>
            <w:r>
              <w:rPr>
                <w:b/>
                <w:bCs/>
                <w:sz w:val="20"/>
                <w:szCs w:val="20"/>
                <w:lang w:val="sr-Cyrl-RS"/>
                <w:rPrChange w:id="12012" w:author="Milan Stojkov" w:date="2026-10-02T11:00:00Z">
                  <w:rPr>
                    <w:b/>
                    <w:bCs/>
                    <w:sz w:val="20"/>
                    <w:szCs w:val="20"/>
                  </w:rPr>
                </w:rPrChange>
              </w:rPr>
              <w:t>p = 0,25</w:t>
            </w:r>
          </w:p>
        </w:tc>
        <w:tc>
          <w:tcPr>
            <w:tcW w:w="97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13" w:author="Milica Radić" w:date="2026-10-04T01:04:02Z">
              <w:tcPr>
                <w:tcW w:w="16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9448B8E">
            <w:pPr>
              <w:jc w:val="center"/>
              <w:rPr>
                <w:b/>
                <w:bCs/>
                <w:sz w:val="20"/>
                <w:szCs w:val="20"/>
                <w:lang w:val="sr-Cyrl-RS"/>
                <w:rPrChange w:id="12014" w:author="Milan Stojkov" w:date="2026-10-02T11:00:00Z">
                  <w:rPr>
                    <w:b/>
                    <w:bCs/>
                    <w:sz w:val="20"/>
                    <w:szCs w:val="20"/>
                  </w:rPr>
                </w:rPrChange>
              </w:rPr>
            </w:pPr>
            <w:r>
              <w:rPr>
                <w:b/>
                <w:bCs/>
                <w:sz w:val="20"/>
                <w:szCs w:val="20"/>
                <w:lang w:val="sr-Cyrl-RS"/>
                <w:rPrChange w:id="12015" w:author="Milan Stojkov" w:date="2026-10-02T11:00:00Z">
                  <w:rPr>
                    <w:b/>
                    <w:bCs/>
                    <w:sz w:val="20"/>
                    <w:szCs w:val="20"/>
                  </w:rPr>
                </w:rPrChange>
              </w:rPr>
              <w:t>p = 0,5</w:t>
            </w:r>
          </w:p>
        </w:tc>
        <w:tc>
          <w:tcPr>
            <w:tcW w:w="97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16" w:author="Milica Radić" w:date="2026-10-04T01:04:02Z">
              <w:tcPr>
                <w:tcW w:w="16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5AAB3C2">
            <w:pPr>
              <w:jc w:val="center"/>
              <w:rPr>
                <w:b/>
                <w:bCs/>
                <w:sz w:val="20"/>
                <w:szCs w:val="20"/>
                <w:lang w:val="sr-Cyrl-RS"/>
                <w:rPrChange w:id="12017" w:author="Milan Stojkov" w:date="2026-10-02T11:00:00Z">
                  <w:rPr>
                    <w:b/>
                    <w:bCs/>
                    <w:sz w:val="20"/>
                    <w:szCs w:val="20"/>
                  </w:rPr>
                </w:rPrChange>
              </w:rPr>
            </w:pPr>
            <w:r>
              <w:rPr>
                <w:b/>
                <w:bCs/>
                <w:sz w:val="20"/>
                <w:szCs w:val="20"/>
                <w:lang w:val="sr-Cyrl-RS"/>
                <w:rPrChange w:id="12018" w:author="Milan Stojkov" w:date="2026-10-02T11:00:00Z">
                  <w:rPr>
                    <w:b/>
                    <w:bCs/>
                    <w:sz w:val="20"/>
                    <w:szCs w:val="20"/>
                  </w:rPr>
                </w:rPrChange>
              </w:rPr>
              <w:t>p = 0,75</w:t>
            </w:r>
          </w:p>
        </w:tc>
        <w:tc>
          <w:tcPr>
            <w:tcW w:w="99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19" w:author="Milica Radić" w:date="2026-10-04T01:04:02Z">
              <w:tcPr>
                <w:tcW w:w="170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0BEE5E7">
            <w:pPr>
              <w:jc w:val="center"/>
              <w:rPr>
                <w:b/>
                <w:bCs/>
                <w:sz w:val="20"/>
                <w:szCs w:val="20"/>
                <w:lang w:val="sr-Cyrl-RS"/>
                <w:rPrChange w:id="12020" w:author="Milan Stojkov" w:date="2026-10-02T11:00:00Z">
                  <w:rPr>
                    <w:b/>
                    <w:bCs/>
                    <w:sz w:val="20"/>
                    <w:szCs w:val="20"/>
                  </w:rPr>
                </w:rPrChange>
              </w:rPr>
            </w:pPr>
            <w:r>
              <w:rPr>
                <w:b/>
                <w:bCs/>
                <w:sz w:val="20"/>
                <w:szCs w:val="20"/>
                <w:lang w:val="sr-Cyrl-RS"/>
                <w:rPrChange w:id="12021" w:author="Milan Stojkov" w:date="2026-10-02T11:00:00Z">
                  <w:rPr>
                    <w:b/>
                    <w:bCs/>
                    <w:sz w:val="20"/>
                    <w:szCs w:val="20"/>
                  </w:rPr>
                </w:rPrChange>
              </w:rPr>
              <w:t>p = 1</w:t>
            </w:r>
          </w:p>
        </w:tc>
      </w:tr>
      <w:tr w14:paraId="74A07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2022" w:author="Milica Radić" w:date="2026-10-04T01:04:02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10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23" w:author="Milica Radić" w:date="2026-10-04T01:04:02Z">
              <w:tcPr>
                <w:tcW w:w="184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8975A1E">
            <w:pPr>
              <w:jc w:val="center"/>
              <w:rPr>
                <w:sz w:val="20"/>
                <w:szCs w:val="20"/>
                <w:lang w:val="sr-Cyrl-RS"/>
                <w:rPrChange w:id="12025" w:author="Milan Stojkov" w:date="2026-10-02T11:00:00Z">
                  <w:rPr>
                    <w:sz w:val="20"/>
                    <w:szCs w:val="20"/>
                  </w:rPr>
                </w:rPrChange>
              </w:rPr>
              <w:pPrChange w:id="12024" w:author="Milica Radić" w:date="2026-10-04T01:04:02Z">
                <w:pPr/>
              </w:pPrChange>
            </w:pPr>
            <w:r>
              <w:rPr>
                <w:i/>
                <w:iCs/>
                <w:sz w:val="20"/>
                <w:szCs w:val="20"/>
                <w:lang w:val="sr-Cyrl-RS"/>
                <w:rPrChange w:id="12026" w:author="Milan Stojkov" w:date="2026-10-02T11:00:00Z">
                  <w:rPr>
                    <w:i/>
                    <w:iCs/>
                    <w:sz w:val="20"/>
                    <w:szCs w:val="20"/>
                  </w:rPr>
                </w:rPrChange>
              </w:rPr>
              <w:t>Random</w:t>
            </w:r>
          </w:p>
        </w:tc>
        <w:tc>
          <w:tcPr>
            <w:tcW w:w="97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27" w:author="Milica Radić" w:date="2026-10-04T01:04:02Z">
              <w:tcPr>
                <w:tcW w:w="16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1690FC2">
            <w:pPr>
              <w:jc w:val="center"/>
              <w:rPr>
                <w:sz w:val="20"/>
                <w:szCs w:val="20"/>
                <w:lang w:val="sr-Cyrl-RS"/>
                <w:rPrChange w:id="12029" w:author="Milan Stojkov" w:date="2026-10-02T11:00:00Z">
                  <w:rPr>
                    <w:sz w:val="20"/>
                    <w:szCs w:val="20"/>
                  </w:rPr>
                </w:rPrChange>
              </w:rPr>
              <w:pPrChange w:id="12028" w:author="Milica Radić" w:date="2026-10-04T01:04:02Z">
                <w:pPr/>
              </w:pPrChange>
            </w:pPr>
            <w:r>
              <w:rPr>
                <w:sz w:val="20"/>
                <w:szCs w:val="20"/>
                <w:lang w:val="sr-Cyrl-RS"/>
                <w:rPrChange w:id="12030" w:author="Milan Stojkov" w:date="2026-10-02T11:00:00Z">
                  <w:rPr>
                    <w:sz w:val="20"/>
                    <w:szCs w:val="20"/>
                  </w:rPr>
                </w:rPrChange>
              </w:rPr>
              <w:t>никад</w:t>
            </w:r>
          </w:p>
        </w:tc>
        <w:tc>
          <w:tcPr>
            <w:tcW w:w="97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31" w:author="Milica Radić" w:date="2026-10-04T01:04:02Z">
              <w:tcPr>
                <w:tcW w:w="16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68E5DAA">
            <w:pPr>
              <w:jc w:val="center"/>
              <w:rPr>
                <w:sz w:val="20"/>
                <w:szCs w:val="20"/>
                <w:lang w:val="sr-Cyrl-RS"/>
                <w:rPrChange w:id="12033" w:author="Milan Stojkov" w:date="2026-10-02T11:00:00Z">
                  <w:rPr>
                    <w:sz w:val="20"/>
                    <w:szCs w:val="20"/>
                  </w:rPr>
                </w:rPrChange>
              </w:rPr>
              <w:pPrChange w:id="12032" w:author="Milica Radić" w:date="2026-10-04T01:04:02Z">
                <w:pPr/>
              </w:pPrChange>
            </w:pPr>
            <w:r>
              <w:rPr>
                <w:sz w:val="20"/>
                <w:szCs w:val="20"/>
                <w:lang w:val="sr-Cyrl-RS"/>
                <w:rPrChange w:id="12034" w:author="Milan Stojkov" w:date="2026-10-02T11:00:00Z">
                  <w:rPr>
                    <w:sz w:val="20"/>
                    <w:szCs w:val="20"/>
                  </w:rPr>
                </w:rPrChange>
              </w:rPr>
              <w:t>никад</w:t>
            </w:r>
          </w:p>
        </w:tc>
        <w:tc>
          <w:tcPr>
            <w:tcW w:w="97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35" w:author="Milica Radić" w:date="2026-10-04T01:04:02Z">
              <w:tcPr>
                <w:tcW w:w="16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EAC3AF1">
            <w:pPr>
              <w:jc w:val="center"/>
              <w:rPr>
                <w:sz w:val="20"/>
                <w:szCs w:val="20"/>
                <w:lang w:val="sr-Cyrl-RS"/>
                <w:rPrChange w:id="12037" w:author="Milan Stojkov" w:date="2026-10-02T11:00:00Z">
                  <w:rPr>
                    <w:sz w:val="20"/>
                    <w:szCs w:val="20"/>
                  </w:rPr>
                </w:rPrChange>
              </w:rPr>
              <w:pPrChange w:id="12036" w:author="Milica Radić" w:date="2026-10-04T01:04:02Z">
                <w:pPr/>
              </w:pPrChange>
            </w:pPr>
            <w:r>
              <w:rPr>
                <w:sz w:val="20"/>
                <w:szCs w:val="20"/>
                <w:lang w:val="sr-Cyrl-RS"/>
                <w:rPrChange w:id="12038" w:author="Milan Stojkov" w:date="2026-10-02T11:00:00Z">
                  <w:rPr>
                    <w:sz w:val="20"/>
                    <w:szCs w:val="20"/>
                  </w:rPr>
                </w:rPrChange>
              </w:rPr>
              <w:t>никад</w:t>
            </w:r>
          </w:p>
        </w:tc>
        <w:tc>
          <w:tcPr>
            <w:tcW w:w="99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39" w:author="Milica Radić" w:date="2026-10-04T01:04:02Z">
              <w:tcPr>
                <w:tcW w:w="170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05E16E1">
            <w:pPr>
              <w:jc w:val="center"/>
              <w:rPr>
                <w:sz w:val="20"/>
                <w:szCs w:val="20"/>
                <w:lang w:val="sr-Cyrl-RS"/>
                <w:rPrChange w:id="12041" w:author="Milan Stojkov" w:date="2026-10-02T11:00:00Z">
                  <w:rPr>
                    <w:sz w:val="20"/>
                    <w:szCs w:val="20"/>
                  </w:rPr>
                </w:rPrChange>
              </w:rPr>
              <w:pPrChange w:id="12040" w:author="Milica Radić" w:date="2026-10-04T01:04:02Z">
                <w:pPr/>
              </w:pPrChange>
            </w:pPr>
            <w:r>
              <w:rPr>
                <w:sz w:val="20"/>
                <w:szCs w:val="20"/>
                <w:lang w:val="sr-Cyrl-RS"/>
                <w:rPrChange w:id="12042" w:author="Milan Stojkov" w:date="2026-10-02T11:00:00Z">
                  <w:rPr>
                    <w:sz w:val="20"/>
                    <w:szCs w:val="20"/>
                  </w:rPr>
                </w:rPrChange>
              </w:rPr>
              <w:t>никад</w:t>
            </w:r>
          </w:p>
        </w:tc>
      </w:tr>
      <w:tr w14:paraId="2A333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2043" w:author="Milica Radić" w:date="2026-10-04T01:04:02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10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44" w:author="Milica Radić" w:date="2026-10-04T01:04:02Z">
              <w:tcPr>
                <w:tcW w:w="184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BB734B5">
            <w:pPr>
              <w:jc w:val="center"/>
              <w:rPr>
                <w:sz w:val="20"/>
                <w:szCs w:val="20"/>
                <w:lang w:val="sr-Cyrl-RS"/>
                <w:rPrChange w:id="12046" w:author="Milan Stojkov" w:date="2026-10-02T11:00:00Z">
                  <w:rPr>
                    <w:sz w:val="20"/>
                    <w:szCs w:val="20"/>
                  </w:rPr>
                </w:rPrChange>
              </w:rPr>
              <w:pPrChange w:id="12045" w:author="Milica Radić" w:date="2026-10-04T01:04:02Z">
                <w:pPr/>
              </w:pPrChange>
            </w:pPr>
            <w:r>
              <w:rPr>
                <w:i/>
                <w:iCs/>
                <w:sz w:val="20"/>
                <w:szCs w:val="20"/>
                <w:lang w:val="sr-Cyrl-RS"/>
                <w:rPrChange w:id="12047" w:author="Milan Stojkov" w:date="2026-10-02T11:00:00Z">
                  <w:rPr>
                    <w:i/>
                    <w:iCs/>
                    <w:sz w:val="20"/>
                    <w:szCs w:val="20"/>
                  </w:rPr>
                </w:rPrChange>
              </w:rPr>
              <w:t>Sybil</w:t>
            </w:r>
            <w:r>
              <w:rPr>
                <w:sz w:val="20"/>
                <w:szCs w:val="20"/>
                <w:lang w:val="sr-Cyrl-RS"/>
                <w:rPrChange w:id="12048" w:author="Milan Stojkov" w:date="2026-10-02T11:00:00Z">
                  <w:rPr>
                    <w:sz w:val="20"/>
                    <w:szCs w:val="20"/>
                  </w:rPr>
                </w:rPrChange>
              </w:rPr>
              <w:t>-отпорна</w:t>
            </w:r>
          </w:p>
        </w:tc>
        <w:tc>
          <w:tcPr>
            <w:tcW w:w="97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49" w:author="Milica Radić" w:date="2026-10-04T01:04:02Z">
              <w:tcPr>
                <w:tcW w:w="16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E6DEF20">
            <w:pPr>
              <w:jc w:val="center"/>
              <w:rPr>
                <w:sz w:val="20"/>
                <w:szCs w:val="20"/>
                <w:lang w:val="sr-Cyrl-RS"/>
                <w:rPrChange w:id="12051" w:author="Milan Stojkov" w:date="2026-10-02T11:00:00Z">
                  <w:rPr>
                    <w:sz w:val="20"/>
                    <w:szCs w:val="20"/>
                  </w:rPr>
                </w:rPrChange>
              </w:rPr>
              <w:pPrChange w:id="12050" w:author="Milica Radić" w:date="2026-10-04T01:04:02Z">
                <w:pPr/>
              </w:pPrChange>
            </w:pPr>
            <w:r>
              <w:rPr>
                <w:sz w:val="20"/>
                <w:szCs w:val="20"/>
                <w:lang w:val="sr-Cyrl-RS"/>
                <w:rPrChange w:id="12052" w:author="Milan Stojkov" w:date="2026-10-02T11:00:00Z">
                  <w:rPr>
                    <w:sz w:val="20"/>
                    <w:szCs w:val="20"/>
                  </w:rPr>
                </w:rPrChange>
              </w:rPr>
              <w:t>никад</w:t>
            </w:r>
          </w:p>
        </w:tc>
        <w:tc>
          <w:tcPr>
            <w:tcW w:w="97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53" w:author="Milica Radić" w:date="2026-10-04T01:04:02Z">
              <w:tcPr>
                <w:tcW w:w="16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A7B83A0">
            <w:pPr>
              <w:jc w:val="center"/>
              <w:rPr>
                <w:sz w:val="20"/>
                <w:szCs w:val="20"/>
                <w:lang w:val="sr-Cyrl-RS"/>
                <w:rPrChange w:id="12055" w:author="Milan Stojkov" w:date="2026-10-02T11:00:00Z">
                  <w:rPr>
                    <w:sz w:val="20"/>
                    <w:szCs w:val="20"/>
                  </w:rPr>
                </w:rPrChange>
              </w:rPr>
              <w:pPrChange w:id="12054" w:author="Milica Radić" w:date="2026-10-04T01:04:02Z">
                <w:pPr/>
              </w:pPrChange>
            </w:pPr>
            <w:r>
              <w:rPr>
                <w:sz w:val="20"/>
                <w:szCs w:val="20"/>
                <w:lang w:val="sr-Cyrl-RS"/>
                <w:rPrChange w:id="12056" w:author="Milan Stojkov" w:date="2026-10-02T11:00:00Z">
                  <w:rPr>
                    <w:sz w:val="20"/>
                    <w:szCs w:val="20"/>
                  </w:rPr>
                </w:rPrChange>
              </w:rPr>
              <w:t>никад</w:t>
            </w:r>
          </w:p>
        </w:tc>
        <w:tc>
          <w:tcPr>
            <w:tcW w:w="97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57" w:author="Milica Radić" w:date="2026-10-04T01:04:02Z">
              <w:tcPr>
                <w:tcW w:w="16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F758BA3">
            <w:pPr>
              <w:jc w:val="center"/>
              <w:rPr>
                <w:sz w:val="20"/>
                <w:szCs w:val="20"/>
                <w:lang w:val="sr-Cyrl-RS"/>
                <w:rPrChange w:id="12059" w:author="Milan Stojkov" w:date="2026-10-02T11:00:00Z">
                  <w:rPr>
                    <w:sz w:val="20"/>
                    <w:szCs w:val="20"/>
                  </w:rPr>
                </w:rPrChange>
              </w:rPr>
              <w:pPrChange w:id="12058" w:author="Milica Radić" w:date="2026-10-04T01:04:02Z">
                <w:pPr/>
              </w:pPrChange>
            </w:pPr>
            <w:r>
              <w:rPr>
                <w:sz w:val="20"/>
                <w:szCs w:val="20"/>
                <w:lang w:val="sr-Cyrl-RS"/>
                <w:rPrChange w:id="12060" w:author="Milan Stojkov" w:date="2026-10-02T11:00:00Z">
                  <w:rPr>
                    <w:sz w:val="20"/>
                    <w:szCs w:val="20"/>
                  </w:rPr>
                </w:rPrChange>
              </w:rPr>
              <w:t>никад</w:t>
            </w:r>
          </w:p>
        </w:tc>
        <w:tc>
          <w:tcPr>
            <w:tcW w:w="99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61" w:author="Milica Radić" w:date="2026-10-04T01:04:02Z">
              <w:tcPr>
                <w:tcW w:w="170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B7A9F03">
            <w:pPr>
              <w:jc w:val="center"/>
              <w:rPr>
                <w:sz w:val="20"/>
                <w:szCs w:val="20"/>
                <w:lang w:val="sr-Cyrl-RS"/>
                <w:rPrChange w:id="12063" w:author="Milan Stojkov" w:date="2026-10-02T11:00:00Z">
                  <w:rPr>
                    <w:sz w:val="20"/>
                    <w:szCs w:val="20"/>
                  </w:rPr>
                </w:rPrChange>
              </w:rPr>
              <w:pPrChange w:id="12062" w:author="Milica Radić" w:date="2026-10-04T01:04:02Z">
                <w:pPr/>
              </w:pPrChange>
            </w:pPr>
            <w:r>
              <w:rPr>
                <w:sz w:val="20"/>
                <w:szCs w:val="20"/>
                <w:lang w:val="sr-Cyrl-RS"/>
                <w:rPrChange w:id="12064" w:author="Milan Stojkov" w:date="2026-10-02T11:00:00Z">
                  <w:rPr>
                    <w:sz w:val="20"/>
                    <w:szCs w:val="20"/>
                  </w:rPr>
                </w:rPrChange>
              </w:rPr>
              <w:t>никад</w:t>
            </w:r>
          </w:p>
        </w:tc>
      </w:tr>
      <w:tr w14:paraId="28A014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2065" w:author="Milica Radić" w:date="2026-10-04T01:04:02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10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66" w:author="Milica Radić" w:date="2026-10-04T01:04:02Z">
              <w:tcPr>
                <w:tcW w:w="184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A96E2E9">
            <w:pPr>
              <w:jc w:val="center"/>
              <w:rPr>
                <w:sz w:val="20"/>
                <w:szCs w:val="20"/>
                <w:lang w:val="sr-Cyrl-RS"/>
                <w:rPrChange w:id="12068" w:author="Milan Stojkov" w:date="2026-10-02T11:00:00Z">
                  <w:rPr>
                    <w:sz w:val="20"/>
                    <w:szCs w:val="20"/>
                  </w:rPr>
                </w:rPrChange>
              </w:rPr>
              <w:pPrChange w:id="12067" w:author="Milica Radić" w:date="2026-10-04T01:04:02Z">
                <w:pPr/>
              </w:pPrChange>
            </w:pPr>
            <w:r>
              <w:rPr>
                <w:i/>
                <w:iCs/>
                <w:sz w:val="20"/>
                <w:szCs w:val="20"/>
                <w:lang w:val="sr-Cyrl-RS"/>
                <w:rPrChange w:id="12069" w:author="Milan Stojkov" w:date="2026-10-02T11:00:00Z">
                  <w:rPr>
                    <w:i/>
                    <w:iCs/>
                    <w:sz w:val="20"/>
                    <w:szCs w:val="20"/>
                  </w:rPr>
                </w:rPrChange>
              </w:rPr>
              <w:t>Eclipse</w:t>
            </w:r>
            <w:r>
              <w:rPr>
                <w:sz w:val="20"/>
                <w:szCs w:val="20"/>
                <w:lang w:val="sr-Cyrl-RS"/>
                <w:rPrChange w:id="12070" w:author="Milan Stojkov" w:date="2026-10-02T11:00:00Z">
                  <w:rPr>
                    <w:sz w:val="20"/>
                    <w:szCs w:val="20"/>
                  </w:rPr>
                </w:rPrChange>
              </w:rPr>
              <w:t>-отпорна</w:t>
            </w:r>
          </w:p>
        </w:tc>
        <w:tc>
          <w:tcPr>
            <w:tcW w:w="97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71" w:author="Milica Radić" w:date="2026-10-04T01:04:02Z">
              <w:tcPr>
                <w:tcW w:w="16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98BB01A">
            <w:pPr>
              <w:jc w:val="center"/>
              <w:rPr>
                <w:sz w:val="20"/>
                <w:szCs w:val="20"/>
                <w:lang w:val="sr-Cyrl-RS"/>
                <w:rPrChange w:id="12073" w:author="Milan Stojkov" w:date="2026-10-02T11:00:00Z">
                  <w:rPr>
                    <w:sz w:val="20"/>
                    <w:szCs w:val="20"/>
                  </w:rPr>
                </w:rPrChange>
              </w:rPr>
              <w:pPrChange w:id="12072" w:author="Milica Radić" w:date="2026-10-04T01:04:02Z">
                <w:pPr/>
              </w:pPrChange>
            </w:pPr>
            <w:r>
              <w:rPr>
                <w:sz w:val="20"/>
                <w:szCs w:val="20"/>
                <w:lang w:val="sr-Cyrl-RS"/>
                <w:rPrChange w:id="12074" w:author="Milan Stojkov" w:date="2026-10-02T11:00:00Z">
                  <w:rPr>
                    <w:sz w:val="20"/>
                    <w:szCs w:val="20"/>
                  </w:rPr>
                </w:rPrChange>
              </w:rPr>
              <w:t>2,0 (4/5 никад)</w:t>
            </w:r>
          </w:p>
        </w:tc>
        <w:tc>
          <w:tcPr>
            <w:tcW w:w="97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75" w:author="Milica Radić" w:date="2026-10-04T01:04:02Z">
              <w:tcPr>
                <w:tcW w:w="16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EEFBCC5">
            <w:pPr>
              <w:jc w:val="center"/>
              <w:rPr>
                <w:sz w:val="20"/>
                <w:szCs w:val="20"/>
                <w:lang w:val="sr-Cyrl-RS"/>
                <w:rPrChange w:id="12077" w:author="Milan Stojkov" w:date="2026-10-02T11:00:00Z">
                  <w:rPr>
                    <w:sz w:val="20"/>
                    <w:szCs w:val="20"/>
                  </w:rPr>
                </w:rPrChange>
              </w:rPr>
              <w:pPrChange w:id="12076" w:author="Milica Radić" w:date="2026-10-04T01:04:02Z">
                <w:pPr/>
              </w:pPrChange>
            </w:pPr>
            <w:r>
              <w:rPr>
                <w:sz w:val="20"/>
                <w:szCs w:val="20"/>
                <w:lang w:val="sr-Cyrl-RS"/>
                <w:rPrChange w:id="12078" w:author="Milan Stojkov" w:date="2026-10-02T11:00:00Z">
                  <w:rPr>
                    <w:sz w:val="20"/>
                    <w:szCs w:val="20"/>
                  </w:rPr>
                </w:rPrChange>
              </w:rPr>
              <w:t>2,0 (4/5 никад)</w:t>
            </w:r>
          </w:p>
        </w:tc>
        <w:tc>
          <w:tcPr>
            <w:tcW w:w="97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79" w:author="Milica Radić" w:date="2026-10-04T01:04:02Z">
              <w:tcPr>
                <w:tcW w:w="16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E29BDEA">
            <w:pPr>
              <w:jc w:val="center"/>
              <w:rPr>
                <w:sz w:val="20"/>
                <w:szCs w:val="20"/>
                <w:lang w:val="sr-Cyrl-RS"/>
                <w:rPrChange w:id="12081" w:author="Milan Stojkov" w:date="2026-10-02T11:00:00Z">
                  <w:rPr>
                    <w:sz w:val="20"/>
                    <w:szCs w:val="20"/>
                  </w:rPr>
                </w:rPrChange>
              </w:rPr>
              <w:pPrChange w:id="12080" w:author="Milica Radić" w:date="2026-10-04T01:04:02Z">
                <w:pPr/>
              </w:pPrChange>
            </w:pPr>
            <w:r>
              <w:rPr>
                <w:sz w:val="20"/>
                <w:szCs w:val="20"/>
                <w:lang w:val="sr-Cyrl-RS"/>
                <w:rPrChange w:id="12082" w:author="Milan Stojkov" w:date="2026-10-02T11:00:00Z">
                  <w:rPr>
                    <w:sz w:val="20"/>
                    <w:szCs w:val="20"/>
                  </w:rPr>
                </w:rPrChange>
              </w:rPr>
              <w:t>2,0 (4/5 никад)</w:t>
            </w:r>
          </w:p>
        </w:tc>
        <w:tc>
          <w:tcPr>
            <w:tcW w:w="99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083" w:author="Milica Radić" w:date="2026-10-04T01:04:02Z">
              <w:tcPr>
                <w:tcW w:w="170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2678683">
            <w:pPr>
              <w:jc w:val="center"/>
              <w:rPr>
                <w:sz w:val="20"/>
                <w:szCs w:val="20"/>
                <w:lang w:val="sr-Cyrl-RS"/>
                <w:rPrChange w:id="12085" w:author="Milan Stojkov" w:date="2026-10-02T11:00:00Z">
                  <w:rPr>
                    <w:sz w:val="20"/>
                    <w:szCs w:val="20"/>
                  </w:rPr>
                </w:rPrChange>
              </w:rPr>
              <w:pPrChange w:id="12084" w:author="Milica Radić" w:date="2026-10-04T01:04:02Z">
                <w:pPr/>
              </w:pPrChange>
            </w:pPr>
            <w:r>
              <w:rPr>
                <w:sz w:val="20"/>
                <w:szCs w:val="20"/>
                <w:lang w:val="sr-Cyrl-RS"/>
                <w:rPrChange w:id="12086" w:author="Milan Stojkov" w:date="2026-10-02T11:00:00Z">
                  <w:rPr>
                    <w:sz w:val="20"/>
                    <w:szCs w:val="20"/>
                  </w:rPr>
                </w:rPrChange>
              </w:rPr>
              <w:t>2,0 (4/5 никад)</w:t>
            </w:r>
          </w:p>
        </w:tc>
      </w:tr>
    </w:tbl>
    <w:p w14:paraId="19B93409">
      <w:pPr>
        <w:ind w:firstLine="360"/>
        <w:jc w:val="both"/>
        <w:rPr>
          <w:ins w:id="12087" w:author="Milica Radić" w:date="2026-10-04T12:00:07Z"/>
          <w:color w:val="000000"/>
          <w:sz w:val="22"/>
          <w:szCs w:val="22"/>
          <w:lang w:val="sr-Cyrl-RS"/>
        </w:rPr>
      </w:pPr>
    </w:p>
    <w:p w14:paraId="204036B8">
      <w:pPr>
        <w:ind w:firstLine="360"/>
        <w:jc w:val="both"/>
        <w:rPr>
          <w:ins w:id="12088" w:author="Milica Radić" w:date="2026-10-04T12:11:22Z"/>
          <w:rFonts w:hint="default"/>
          <w:color w:val="000000"/>
          <w:sz w:val="22"/>
          <w:szCs w:val="22"/>
          <w:lang w:val="sr-Cyrl-RS"/>
        </w:rPr>
      </w:pPr>
      <w:ins w:id="12089" w:author="Milica Radić" w:date="2026-10-04T12:08:42Z">
        <w:r>
          <w:rPr>
            <w:rFonts w:hint="default"/>
            <w:color w:val="000000"/>
            <w:sz w:val="22"/>
            <w:szCs w:val="22"/>
            <w:lang w:val="sr-Cyrl-RS"/>
          </w:rPr>
          <w:t xml:space="preserve">Колоне представљају различите вероватноће да нападач проследи вредност, при чему ниже вредности означавају чешће ускраћивање вредности. Ни референтна ни </w:t>
        </w:r>
      </w:ins>
      <w:ins w:id="12090" w:author="Milica Radić" w:date="2026-10-04T12:08:42Z">
        <w:r>
          <w:rPr>
            <w:rFonts w:hint="default"/>
            <w:i/>
            <w:iCs/>
            <w:color w:val="000000"/>
            <w:sz w:val="22"/>
            <w:szCs w:val="22"/>
            <w:lang w:val="sr-Cyrl-RS"/>
            <w:rPrChange w:id="12091" w:author="Milica Radić" w:date="2026-10-04T12:08:54Z">
              <w:rPr>
                <w:rFonts w:hint="default"/>
                <w:color w:val="000000"/>
                <w:sz w:val="22"/>
                <w:szCs w:val="22"/>
                <w:lang w:val="sr-Cyrl-RS"/>
              </w:rPr>
            </w:rPrChange>
          </w:rPr>
          <w:t>Sybil</w:t>
        </w:r>
      </w:ins>
      <w:ins w:id="12093" w:author="Milica Radić" w:date="2026-10-04T12:08:42Z">
        <w:r>
          <w:rPr>
            <w:rFonts w:hint="default"/>
            <w:color w:val="000000"/>
            <w:sz w:val="22"/>
            <w:szCs w:val="22"/>
            <w:lang w:val="sr-Cyrl-RS"/>
          </w:rPr>
          <w:t xml:space="preserve">-отпорна стратегија не конвергирају ни у једном покретању. </w:t>
        </w:r>
      </w:ins>
      <w:ins w:id="12094" w:author="Milica Radić" w:date="2026-10-04T12:08:42Z">
        <w:r>
          <w:rPr>
            <w:rFonts w:hint="default"/>
            <w:i/>
            <w:iCs/>
            <w:color w:val="000000"/>
            <w:sz w:val="22"/>
            <w:szCs w:val="22"/>
            <w:lang w:val="sr-Cyrl-RS"/>
            <w:rPrChange w:id="12095" w:author="Milica Radić" w:date="2026-10-04T12:08:57Z">
              <w:rPr>
                <w:rFonts w:hint="default"/>
                <w:color w:val="000000"/>
                <w:sz w:val="22"/>
                <w:szCs w:val="22"/>
                <w:lang w:val="sr-Cyrl-RS"/>
              </w:rPr>
            </w:rPrChange>
          </w:rPr>
          <w:t>Eclipse</w:t>
        </w:r>
      </w:ins>
      <w:ins w:id="12097" w:author="Milica Radić" w:date="2026-10-04T12:08:42Z">
        <w:r>
          <w:rPr>
            <w:rFonts w:hint="default"/>
            <w:color w:val="000000"/>
            <w:sz w:val="22"/>
            <w:szCs w:val="22"/>
            <w:lang w:val="sr-Cyrl-RS"/>
          </w:rPr>
          <w:t>-отпорна стратегија конвергира у једном од пет покретања.</w:t>
        </w:r>
      </w:ins>
      <w:ins w:id="12098" w:author="Milica Radić" w:date="2026-10-04T12:09:14Z">
        <w:r>
          <w:rPr>
            <w:rFonts w:hint="default"/>
            <w:color w:val="000000"/>
            <w:sz w:val="22"/>
            <w:szCs w:val="22"/>
            <w:lang w:val="en-US"/>
          </w:rPr>
          <w:t xml:space="preserve"> </w:t>
        </w:r>
      </w:ins>
      <w:del w:id="12099" w:author="Milica Radić" w:date="2026-10-04T12:08:42Z">
        <w:r>
          <w:rPr>
            <w:color w:val="000000"/>
            <w:sz w:val="22"/>
            <w:szCs w:val="22"/>
            <w:lang w:val="sr-Cyrl-RS"/>
            <w:rPrChange w:id="12100" w:author="Milan Stojkov" w:date="2026-10-02T11:00:00Z">
              <w:rPr>
                <w:color w:val="000000"/>
                <w:sz w:val="22"/>
                <w:szCs w:val="22"/>
              </w:rPr>
            </w:rPrChange>
          </w:rPr>
          <w:delText xml:space="preserve">Параметар означава вероватноћу да нападач проследи вредност, па нижа вредност значи чешће ускраћивање. Ни једна стратегија не конвергира поуздано ни при једној вредности, а </w:delText>
        </w:r>
      </w:del>
      <w:del w:id="12102" w:author="Milica Radić" w:date="2026-10-04T12:08:42Z">
        <w:r>
          <w:rPr>
            <w:i/>
            <w:iCs/>
            <w:color w:val="000000"/>
            <w:sz w:val="22"/>
            <w:szCs w:val="22"/>
            <w:lang w:val="sr-Cyrl-RS"/>
            <w:rPrChange w:id="12103" w:author="Milan Stojkov" w:date="2026-10-02T11:00:00Z">
              <w:rPr>
                <w:i/>
                <w:iCs/>
                <w:color w:val="000000"/>
                <w:sz w:val="22"/>
                <w:szCs w:val="22"/>
              </w:rPr>
            </w:rPrChange>
          </w:rPr>
          <w:delText>Eclipse</w:delText>
        </w:r>
      </w:del>
      <w:del w:id="12105" w:author="Milica Radić" w:date="2026-10-04T12:08:42Z">
        <w:r>
          <w:rPr>
            <w:color w:val="000000"/>
            <w:sz w:val="22"/>
            <w:szCs w:val="22"/>
            <w:lang w:val="sr-Cyrl-RS"/>
            <w:rPrChange w:id="12106" w:author="Milan Stojkov" w:date="2026-10-02T11:00:00Z">
              <w:rPr>
                <w:color w:val="000000"/>
                <w:sz w:val="22"/>
                <w:szCs w:val="22"/>
              </w:rPr>
            </w:rPrChange>
          </w:rPr>
          <w:delText xml:space="preserve">-отпорна у свега једном од пет покретања. </w:delText>
        </w:r>
      </w:del>
      <w:r>
        <w:rPr>
          <w:color w:val="000000"/>
          <w:sz w:val="22"/>
          <w:szCs w:val="22"/>
          <w:lang w:val="sr-Cyrl-RS"/>
          <w:rPrChange w:id="12108" w:author="Milan Stojkov" w:date="2026-10-02T11:00:00Z">
            <w:rPr>
              <w:color w:val="000000"/>
              <w:sz w:val="22"/>
              <w:szCs w:val="22"/>
            </w:rPr>
          </w:rPrChange>
        </w:rPr>
        <w:t xml:space="preserve">Разлог је то што ускраћивање смањује број вредности над којима чвор рачуна процену: одсечена средина која одбацује крајње вредности из све мањег узорка постаје осетљивија на преостала одступања. </w:t>
      </w:r>
      <w:del w:id="12109" w:author="Milica Radić" w:date="2026-10-04T12:10:00Z">
        <w:r>
          <w:rPr>
            <w:color w:val="000000"/>
            <w:sz w:val="22"/>
            <w:szCs w:val="22"/>
            <w:lang w:val="en-US"/>
          </w:rPr>
          <w:delText xml:space="preserve">Вероватноћа прослеђивања при томе не мења исход, што значи да је довољно да понашање буде недоследно, а не колико често. </w:delText>
        </w:r>
      </w:del>
      <w:ins w:id="12110" w:author="Milica Radić" w:date="2026-10-04T12:10:00Z">
        <w:r>
          <w:rPr>
            <w:color w:val="000000"/>
            <w:sz w:val="22"/>
            <w:szCs w:val="22"/>
            <w:lang w:val="en-US"/>
          </w:rPr>
          <w:t xml:space="preserve"> </w:t>
        </w:r>
      </w:ins>
      <w:ins w:id="12111" w:author="Milica Radić" w:date="2026-10-04T14:08:23Z">
        <w:r>
          <w:rPr>
            <w:rFonts w:hint="default"/>
            <w:color w:val="000000"/>
            <w:sz w:val="22"/>
            <w:szCs w:val="22"/>
            <w:lang w:val="en-US"/>
          </w:rPr>
          <w:t>Вероватноћа прослеђивања при томе не мења исход, што указује да је за напад довољно да се вредности повремено ускраћују, док сама учесталост ускраћивања нема пресудан утицај.</w:t>
        </w:r>
      </w:ins>
    </w:p>
    <w:p w14:paraId="4EF635CE">
      <w:pPr>
        <w:ind w:firstLine="360"/>
        <w:jc w:val="both"/>
        <w:rPr>
          <w:del w:id="12112" w:author="Milica Radić" w:date="2026-10-04T12:11:25Z"/>
          <w:color w:val="000000"/>
          <w:sz w:val="22"/>
          <w:szCs w:val="22"/>
          <w:lang w:val="sr-Cyrl-RS"/>
          <w:rPrChange w:id="12113" w:author="Milan Stojkov" w:date="2026-10-02T11:00:00Z">
            <w:rPr>
              <w:del w:id="12114" w:author="Milica Radić" w:date="2026-10-04T12:11:25Z"/>
              <w:color w:val="000000"/>
              <w:sz w:val="22"/>
              <w:szCs w:val="22"/>
            </w:rPr>
          </w:rPrChange>
        </w:rPr>
      </w:pPr>
      <w:ins w:id="12115" w:author="Milica Radić" w:date="2026-10-04T14:05:52Z">
        <w:r>
          <w:rPr>
            <w:rFonts w:hint="default"/>
            <w:color w:val="000000"/>
            <w:sz w:val="22"/>
            <w:szCs w:val="22"/>
            <w:lang w:val="sr-Cyrl-RS"/>
          </w:rPr>
          <w:t>У главном сценарију к</w:t>
        </w:r>
      </w:ins>
      <w:ins w:id="12116" w:author="Milica Radić" w:date="2026-10-04T12:11:22Z">
        <w:r>
          <w:rPr>
            <w:rFonts w:hint="default"/>
            <w:color w:val="000000"/>
            <w:sz w:val="22"/>
            <w:szCs w:val="22"/>
            <w:lang w:val="sr-Cyrl-RS"/>
          </w:rPr>
          <w:t>онфигурације које конвергирају то чине у једанаестој рунди, без варијација, док конфигурације које не конвергирају не достижу задати праг ни до краја извршавања.</w:t>
        </w:r>
      </w:ins>
    </w:p>
    <w:p w14:paraId="5A7FE2BF">
      <w:pPr>
        <w:ind w:firstLine="360"/>
        <w:jc w:val="both"/>
        <w:rPr>
          <w:color w:val="000000"/>
          <w:sz w:val="22"/>
          <w:szCs w:val="22"/>
          <w:lang w:val="sr-Cyrl-RS"/>
          <w:rPrChange w:id="12117" w:author="Milan Stojkov" w:date="2026-10-02T11:00:00Z">
            <w:rPr>
              <w:color w:val="000000"/>
              <w:sz w:val="22"/>
              <w:szCs w:val="22"/>
            </w:rPr>
          </w:rPrChange>
        </w:rPr>
      </w:pPr>
      <w:del w:id="12118" w:author="Milica Radić" w:date="2026-10-04T12:11:25Z">
        <w:r>
          <w:rPr>
            <w:color w:val="000000"/>
            <w:sz w:val="22"/>
            <w:szCs w:val="22"/>
            <w:lang w:val="sr-Cyrl-RS"/>
            <w:rPrChange w:id="12119" w:author="Milan Stojkov" w:date="2026-10-02T11:00:00Z">
              <w:rPr>
                <w:color w:val="000000"/>
                <w:sz w:val="22"/>
                <w:szCs w:val="22"/>
              </w:rPr>
            </w:rPrChange>
          </w:rPr>
          <w:delText xml:space="preserve">Време конвергенције у овом систему није мера брзине него мера исхода: конфигурације које конвергирају то чине у једанаестој рунди и без расипања, а оне које не конвергирају не приближавају се прагу ни до краја извршавања. </w:delText>
        </w:r>
      </w:del>
    </w:p>
    <w:p w14:paraId="772A922C">
      <w:pPr>
        <w:pStyle w:val="3"/>
        <w:ind w:left="0" w:firstLine="0"/>
        <w:rPr>
          <w:lang w:val="en-US"/>
        </w:rPr>
      </w:pPr>
      <w:bookmarkStart w:id="108" w:name="_Toc30498"/>
      <w:bookmarkStart w:id="109" w:name="_Toc16556"/>
      <w:r>
        <w:rPr>
          <w:rFonts w:ascii="Times New Roman" w:hAnsi="Times New Roman" w:eastAsia="Times New Roman" w:cs="Times New Roman"/>
          <w:color w:val="000000"/>
          <w:lang w:val="sr-Cyrl-RS"/>
          <w:rPrChange w:id="12121" w:author="Milan Stojkov" w:date="2026-10-02T11:00:00Z">
            <w:rPr>
              <w:rFonts w:ascii="Times New Roman" w:hAnsi="Times New Roman" w:eastAsia="Times New Roman" w:cs="Times New Roman"/>
              <w:color w:val="000000"/>
            </w:rPr>
          </w:rPrChange>
        </w:rPr>
        <w:t>7.6. Стабилност агрегационе процене</w:t>
      </w:r>
      <w:bookmarkEnd w:id="108"/>
      <w:bookmarkEnd w:id="109"/>
    </w:p>
    <w:p w14:paraId="45FA61CA">
      <w:pPr>
        <w:ind w:firstLine="360"/>
        <w:jc w:val="both"/>
        <w:rPr>
          <w:ins w:id="12122" w:author="Milica Radić" w:date="2026-10-04T12:15:08Z"/>
          <w:rFonts w:hint="default"/>
          <w:color w:val="000000"/>
          <w:sz w:val="22"/>
          <w:szCs w:val="22"/>
          <w:lang w:val="en-US"/>
        </w:rPr>
      </w:pPr>
      <w:ins w:id="12123" w:author="Milica Radić" w:date="2026-10-04T12:15:00Z">
        <w:r>
          <w:rPr>
            <w:rFonts w:hint="default"/>
            <w:color w:val="000000"/>
            <w:sz w:val="22"/>
            <w:szCs w:val="22"/>
            <w:lang w:val="sr-Cyrl-RS"/>
          </w:rPr>
          <w:t xml:space="preserve">У овом одељку анализирају се осцилације процене током конвергенцијског прозора и утицај различитих напада на стабилност </w:t>
        </w:r>
      </w:ins>
      <w:ins w:id="12124" w:author="Milica Radić" w:date="2026-10-04T12:15:00Z">
        <w:r>
          <w:rPr>
            <w:rFonts w:hint="default"/>
            <w:i/>
            <w:iCs/>
            <w:color w:val="000000"/>
            <w:sz w:val="22"/>
            <w:szCs w:val="22"/>
            <w:lang w:val="sr-Cyrl-RS"/>
            <w:rPrChange w:id="12125" w:author="Milica Radić" w:date="2026-10-04T12:15:04Z">
              <w:rPr>
                <w:rFonts w:hint="default"/>
                <w:color w:val="000000"/>
                <w:sz w:val="22"/>
                <w:szCs w:val="22"/>
                <w:lang w:val="sr-Cyrl-RS"/>
              </w:rPr>
            </w:rPrChange>
          </w:rPr>
          <w:t>overlay</w:t>
        </w:r>
      </w:ins>
      <w:ins w:id="12127" w:author="Milica Radić" w:date="2026-10-04T12:15:00Z">
        <w:r>
          <w:rPr>
            <w:rFonts w:hint="default"/>
            <w:color w:val="000000"/>
            <w:sz w:val="22"/>
            <w:szCs w:val="22"/>
            <w:lang w:val="sr-Cyrl-RS"/>
          </w:rPr>
          <w:t>-а.</w:t>
        </w:r>
      </w:ins>
      <w:ins w:id="12128" w:author="Milica Radić" w:date="2026-10-04T12:15:01Z">
        <w:r>
          <w:rPr>
            <w:rFonts w:hint="default"/>
            <w:color w:val="000000"/>
            <w:sz w:val="22"/>
            <w:szCs w:val="22"/>
            <w:lang w:val="en-US"/>
          </w:rPr>
          <w:t xml:space="preserve"> </w:t>
        </w:r>
      </w:ins>
      <w:r>
        <w:rPr>
          <w:color w:val="000000"/>
          <w:sz w:val="22"/>
          <w:szCs w:val="22"/>
          <w:lang w:val="sr-Cyrl-RS"/>
          <w:rPrChange w:id="12129" w:author="Milan Stojkov" w:date="2026-10-02T11:00:00Z">
            <w:rPr>
              <w:color w:val="000000"/>
              <w:sz w:val="22"/>
              <w:szCs w:val="22"/>
            </w:rPr>
          </w:rPrChange>
        </w:rPr>
        <w:t>Стабилност се изражава варијансом просечне процене у конвергенцијском прозору, рундама 20 до 50. Мера описује колико процена осцилује након што је систем достигао устаљено стање.</w:t>
      </w:r>
      <w:ins w:id="12130" w:author="Milica Radić" w:date="2026-10-04T12:14:27Z">
        <w:r>
          <w:rPr>
            <w:rFonts w:hint="default"/>
            <w:color w:val="000000"/>
            <w:sz w:val="22"/>
            <w:szCs w:val="22"/>
            <w:lang w:val="en-US"/>
          </w:rPr>
          <w:t xml:space="preserve"> </w:t>
        </w:r>
      </w:ins>
      <w:ins w:id="12131" w:author="Milica Radić" w:date="2026-10-04T12:14:28Z">
        <w:r>
          <w:rPr>
            <w:rFonts w:hint="default"/>
            <w:color w:val="000000"/>
            <w:sz w:val="22"/>
            <w:szCs w:val="22"/>
            <w:lang w:val="en-US"/>
          </w:rPr>
          <w:t>Табела 7.18 приказује те вредности по стратегији и агрегационој функцији.</w:t>
        </w:r>
      </w:ins>
    </w:p>
    <w:p w14:paraId="3736AB8E">
      <w:pPr>
        <w:ind w:firstLine="0"/>
        <w:jc w:val="left"/>
        <w:rPr>
          <w:ins w:id="12133" w:author="Milica Radić" w:date="2026-10-04T12:15:08Z"/>
          <w:rFonts w:hint="default"/>
          <w:color w:val="000000"/>
          <w:sz w:val="22"/>
          <w:szCs w:val="22"/>
          <w:lang w:val="en-US"/>
        </w:rPr>
        <w:pPrChange w:id="12132" w:author="Milica Radić" w:date="2026-10-04T12:15:08Z">
          <w:pPr>
            <w:ind w:firstLine="360"/>
            <w:jc w:val="both"/>
          </w:pPr>
        </w:pPrChange>
      </w:pPr>
    </w:p>
    <w:p w14:paraId="213AD79C">
      <w:pPr>
        <w:ind w:firstLine="360"/>
        <w:jc w:val="both"/>
        <w:rPr>
          <w:del w:id="12134" w:author="Milica Radić" w:date="2026-10-04T12:15:10Z"/>
          <w:rFonts w:hint="default"/>
          <w:color w:val="000000"/>
          <w:sz w:val="22"/>
          <w:szCs w:val="22"/>
          <w:lang w:val="en-US"/>
        </w:rPr>
      </w:pPr>
    </w:p>
    <w:p w14:paraId="47602CF2">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2135" w:author="Milan Stojkov" w:date="2026-10-02T11:00:00Z">
            <w:rPr>
              <w:i/>
              <w:iCs/>
              <w:color w:val="000000"/>
              <w:sz w:val="20"/>
              <w:szCs w:val="20"/>
            </w:rPr>
          </w:rPrChange>
        </w:rPr>
      </w:pPr>
      <w:r>
        <w:rPr>
          <w:i/>
          <w:iCs/>
          <w:color w:val="000000"/>
          <w:sz w:val="20"/>
          <w:szCs w:val="20"/>
          <w:lang w:val="sr-Cyrl-RS"/>
          <w:rPrChange w:id="12136" w:author="Milan Stojkov" w:date="2026-10-02T11:00:00Z">
            <w:rPr>
              <w:i/>
              <w:iCs/>
              <w:color w:val="000000"/>
              <w:sz w:val="20"/>
              <w:szCs w:val="20"/>
            </w:rPr>
          </w:rPrChange>
        </w:rPr>
        <w:t>Табела 7.18. Варијанса процене у конвергенцијском прозору, β = 0,3</w:t>
      </w:r>
    </w:p>
    <w:tbl>
      <w:tblPr>
        <w:tblStyle w:val="102"/>
        <w:tblW w:w="4998"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12137" w:author="Milica Radić" w:date="2026-10-04T01:04:24Z">
          <w:tblPr>
            <w:tblStyle w:val="102"/>
            <w:tblW w:w="86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2169"/>
        <w:gridCol w:w="2201"/>
        <w:gridCol w:w="1359"/>
        <w:gridCol w:w="2117"/>
        <w:tblGridChange w:id="12138">
          <w:tblGrid>
            <w:gridCol w:w="2379"/>
            <w:gridCol w:w="2413"/>
            <w:gridCol w:w="1492"/>
            <w:gridCol w:w="2321"/>
          </w:tblGrid>
        </w:tblGridChange>
      </w:tblGrid>
      <w:tr w14:paraId="1001B2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2139" w:author="Milica Radić" w:date="2026-10-04T01:04:24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jc w:val="center"/>
          <w:trPrChange w:id="12139" w:author="Milica Radić" w:date="2026-10-04T01:04:24Z">
            <w:trPr>
              <w:tblHeader/>
              <w:jc w:val="center"/>
            </w:trPr>
          </w:trPrChange>
        </w:trPr>
        <w:tc>
          <w:tcPr>
            <w:tcW w:w="1382" w:type="pct"/>
            <w:tcBorders>
              <w:bottom w:val="single" w:color="000000" w:sz="4" w:space="0"/>
              <w:right w:val="single" w:color="000000" w:sz="4" w:space="0"/>
            </w:tcBorders>
            <w:tcMar>
              <w:top w:w="15" w:type="dxa"/>
              <w:left w:w="15" w:type="dxa"/>
              <w:bottom w:w="15" w:type="dxa"/>
              <w:right w:w="15" w:type="dxa"/>
            </w:tcMar>
            <w:vAlign w:val="center"/>
            <w:tcPrChange w:id="12140" w:author="Milica Radić" w:date="2026-10-04T01:04:24Z">
              <w:tcPr>
                <w:tcW w:w="2379" w:type="dxa"/>
                <w:tcBorders>
                  <w:bottom w:val="single" w:color="000000" w:sz="4" w:space="0"/>
                  <w:right w:val="single" w:color="000000" w:sz="4" w:space="0"/>
                </w:tcBorders>
                <w:tcMar>
                  <w:top w:w="15" w:type="dxa"/>
                  <w:left w:w="15" w:type="dxa"/>
                  <w:bottom w:w="15" w:type="dxa"/>
                  <w:right w:w="15" w:type="dxa"/>
                </w:tcMar>
                <w:vAlign w:val="center"/>
              </w:tcPr>
            </w:tcPrChange>
          </w:tcPr>
          <w:p w14:paraId="4FA908E5">
            <w:pPr>
              <w:jc w:val="center"/>
              <w:rPr>
                <w:b/>
                <w:bCs/>
                <w:sz w:val="20"/>
                <w:szCs w:val="20"/>
                <w:lang w:val="sr-Cyrl-RS"/>
                <w:rPrChange w:id="12141" w:author="Milan Stojkov" w:date="2026-10-02T11:00:00Z">
                  <w:rPr>
                    <w:b/>
                    <w:bCs/>
                    <w:sz w:val="20"/>
                    <w:szCs w:val="20"/>
                  </w:rPr>
                </w:rPrChange>
              </w:rPr>
            </w:pPr>
            <w:ins w:id="12142" w:author="Milica Radić" w:date="2026-10-04T01:04:16Z">
              <w:r>
                <w:rPr>
                  <w:b/>
                  <w:bCs/>
                  <w:sz w:val="20"/>
                  <w:szCs w:val="20"/>
                  <w:lang w:val="sr-Cyrl-RS"/>
                </w:rPr>
                <w:t>С</w:t>
              </w:r>
            </w:ins>
            <w:del w:id="12143" w:author="Milica Radić" w:date="2026-10-04T01:04:16Z">
              <w:r>
                <w:rPr>
                  <w:b/>
                  <w:bCs/>
                  <w:sz w:val="20"/>
                  <w:szCs w:val="20"/>
                  <w:lang w:val="sr-Cyrl-RS"/>
                  <w:rPrChange w:id="12144" w:author="Milan Stojkov" w:date="2026-10-02T11:00:00Z">
                    <w:rPr>
                      <w:b/>
                      <w:bCs/>
                      <w:sz w:val="20"/>
                      <w:szCs w:val="20"/>
                    </w:rPr>
                  </w:rPrChange>
                </w:rPr>
                <w:delText>с</w:delText>
              </w:r>
            </w:del>
            <w:r>
              <w:rPr>
                <w:b/>
                <w:bCs/>
                <w:sz w:val="20"/>
                <w:szCs w:val="20"/>
                <w:lang w:val="sr-Cyrl-RS"/>
                <w:rPrChange w:id="12145" w:author="Milan Stojkov" w:date="2026-10-02T11:00:00Z">
                  <w:rPr>
                    <w:b/>
                    <w:bCs/>
                    <w:sz w:val="20"/>
                    <w:szCs w:val="20"/>
                  </w:rPr>
                </w:rPrChange>
              </w:rPr>
              <w:t>тратегија</w:t>
            </w:r>
          </w:p>
        </w:tc>
        <w:tc>
          <w:tcPr>
            <w:tcW w:w="1402"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2146" w:author="Milica Radić" w:date="2026-10-04T01:04:24Z">
              <w:tcPr>
                <w:tcW w:w="2413"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C70FE3">
            <w:pPr>
              <w:jc w:val="center"/>
              <w:rPr>
                <w:b/>
                <w:bCs/>
                <w:sz w:val="20"/>
                <w:szCs w:val="20"/>
                <w:lang w:val="sr-Cyrl-RS"/>
                <w:rPrChange w:id="12147" w:author="Milan Stojkov" w:date="2026-10-02T11:00:00Z">
                  <w:rPr>
                    <w:b/>
                    <w:bCs/>
                    <w:sz w:val="20"/>
                    <w:szCs w:val="20"/>
                  </w:rPr>
                </w:rPrChange>
              </w:rPr>
            </w:pPr>
            <w:ins w:id="12148" w:author="Milica Radić" w:date="2026-10-04T01:04:14Z">
              <w:r>
                <w:rPr>
                  <w:b/>
                  <w:bCs/>
                  <w:sz w:val="20"/>
                  <w:szCs w:val="20"/>
                  <w:lang w:val="sr-Cyrl-RS"/>
                </w:rPr>
                <w:t>А</w:t>
              </w:r>
            </w:ins>
            <w:del w:id="12149" w:author="Milica Radić" w:date="2026-10-04T01:04:14Z">
              <w:r>
                <w:rPr>
                  <w:b/>
                  <w:bCs/>
                  <w:sz w:val="20"/>
                  <w:szCs w:val="20"/>
                  <w:lang w:val="sr-Cyrl-RS"/>
                  <w:rPrChange w:id="12150" w:author="Milan Stojkov" w:date="2026-10-02T11:00:00Z">
                    <w:rPr>
                      <w:b/>
                      <w:bCs/>
                      <w:sz w:val="20"/>
                      <w:szCs w:val="20"/>
                    </w:rPr>
                  </w:rPrChange>
                </w:rPr>
                <w:delText>а</w:delText>
              </w:r>
            </w:del>
            <w:r>
              <w:rPr>
                <w:b/>
                <w:bCs/>
                <w:sz w:val="20"/>
                <w:szCs w:val="20"/>
                <w:lang w:val="sr-Cyrl-RS"/>
                <w:rPrChange w:id="12151" w:author="Milan Stojkov" w:date="2026-10-02T11:00:00Z">
                  <w:rPr>
                    <w:b/>
                    <w:bCs/>
                    <w:sz w:val="20"/>
                    <w:szCs w:val="20"/>
                  </w:rPr>
                </w:rPrChange>
              </w:rPr>
              <w:t>ритм. средина</w:t>
            </w:r>
          </w:p>
        </w:tc>
        <w:tc>
          <w:tcPr>
            <w:tcW w:w="866"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2152" w:author="Milica Radić" w:date="2026-10-04T01:04:24Z">
              <w:tcPr>
                <w:tcW w:w="1492"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9B93102">
            <w:pPr>
              <w:jc w:val="center"/>
              <w:rPr>
                <w:b/>
                <w:bCs/>
                <w:sz w:val="20"/>
                <w:szCs w:val="20"/>
                <w:lang w:val="sr-Cyrl-RS"/>
                <w:rPrChange w:id="12153" w:author="Milan Stojkov" w:date="2026-10-02T11:00:00Z">
                  <w:rPr>
                    <w:b/>
                    <w:bCs/>
                    <w:sz w:val="20"/>
                    <w:szCs w:val="20"/>
                  </w:rPr>
                </w:rPrChange>
              </w:rPr>
            </w:pPr>
            <w:ins w:id="12154" w:author="Milica Radić" w:date="2026-10-04T01:04:11Z">
              <w:r>
                <w:rPr>
                  <w:b/>
                  <w:bCs/>
                  <w:sz w:val="20"/>
                  <w:szCs w:val="20"/>
                  <w:lang w:val="sr-Cyrl-RS"/>
                </w:rPr>
                <w:t>М</w:t>
              </w:r>
            </w:ins>
            <w:del w:id="12155" w:author="Milica Radić" w:date="2026-10-04T01:04:11Z">
              <w:r>
                <w:rPr>
                  <w:b/>
                  <w:bCs/>
                  <w:sz w:val="20"/>
                  <w:szCs w:val="20"/>
                  <w:lang w:val="sr-Cyrl-RS"/>
                  <w:rPrChange w:id="12156" w:author="Milan Stojkov" w:date="2026-10-02T11:00:00Z">
                    <w:rPr>
                      <w:b/>
                      <w:bCs/>
                      <w:sz w:val="20"/>
                      <w:szCs w:val="20"/>
                    </w:rPr>
                  </w:rPrChange>
                </w:rPr>
                <w:delText>м</w:delText>
              </w:r>
            </w:del>
            <w:r>
              <w:rPr>
                <w:b/>
                <w:bCs/>
                <w:sz w:val="20"/>
                <w:szCs w:val="20"/>
                <w:lang w:val="sr-Cyrl-RS"/>
                <w:rPrChange w:id="12157" w:author="Milan Stojkov" w:date="2026-10-02T11:00:00Z">
                  <w:rPr>
                    <w:b/>
                    <w:bCs/>
                    <w:sz w:val="20"/>
                    <w:szCs w:val="20"/>
                  </w:rPr>
                </w:rPrChange>
              </w:rPr>
              <w:t>едијана</w:t>
            </w:r>
          </w:p>
        </w:tc>
        <w:tc>
          <w:tcPr>
            <w:tcW w:w="1348" w:type="pct"/>
            <w:tcBorders>
              <w:left w:val="single" w:color="000000" w:sz="4" w:space="0"/>
              <w:bottom w:val="single" w:color="000000" w:sz="4" w:space="0"/>
            </w:tcBorders>
            <w:tcMar>
              <w:top w:w="15" w:type="dxa"/>
              <w:left w:w="15" w:type="dxa"/>
              <w:bottom w:w="15" w:type="dxa"/>
              <w:right w:w="15" w:type="dxa"/>
            </w:tcMar>
            <w:vAlign w:val="center"/>
            <w:tcPrChange w:id="12158" w:author="Milica Radić" w:date="2026-10-04T01:04:24Z">
              <w:tcPr>
                <w:tcW w:w="2321" w:type="dxa"/>
                <w:tcBorders>
                  <w:left w:val="single" w:color="000000" w:sz="4" w:space="0"/>
                  <w:bottom w:val="single" w:color="000000" w:sz="4" w:space="0"/>
                </w:tcBorders>
                <w:tcMar>
                  <w:top w:w="15" w:type="dxa"/>
                  <w:left w:w="15" w:type="dxa"/>
                  <w:bottom w:w="15" w:type="dxa"/>
                  <w:right w:w="15" w:type="dxa"/>
                </w:tcMar>
                <w:vAlign w:val="center"/>
              </w:tcPr>
            </w:tcPrChange>
          </w:tcPr>
          <w:p w14:paraId="609A06BF">
            <w:pPr>
              <w:jc w:val="center"/>
              <w:rPr>
                <w:b/>
                <w:bCs/>
                <w:sz w:val="20"/>
                <w:szCs w:val="20"/>
                <w:lang w:val="sr-Cyrl-RS"/>
                <w:rPrChange w:id="12159" w:author="Milan Stojkov" w:date="2026-10-02T11:00:00Z">
                  <w:rPr>
                    <w:b/>
                    <w:bCs/>
                    <w:sz w:val="20"/>
                    <w:szCs w:val="20"/>
                  </w:rPr>
                </w:rPrChange>
              </w:rPr>
            </w:pPr>
            <w:ins w:id="12160" w:author="Milica Radić" w:date="2026-10-04T01:04:09Z">
              <w:r>
                <w:rPr>
                  <w:b/>
                  <w:bCs/>
                  <w:sz w:val="20"/>
                  <w:szCs w:val="20"/>
                  <w:lang w:val="sr-Cyrl-RS"/>
                </w:rPr>
                <w:t>О</w:t>
              </w:r>
            </w:ins>
            <w:del w:id="12161" w:author="Milica Radić" w:date="2026-10-04T01:04:08Z">
              <w:r>
                <w:rPr>
                  <w:b/>
                  <w:bCs/>
                  <w:sz w:val="20"/>
                  <w:szCs w:val="20"/>
                  <w:lang w:val="sr-Cyrl-RS"/>
                  <w:rPrChange w:id="12162" w:author="Milan Stojkov" w:date="2026-10-02T11:00:00Z">
                    <w:rPr>
                      <w:b/>
                      <w:bCs/>
                      <w:sz w:val="20"/>
                      <w:szCs w:val="20"/>
                    </w:rPr>
                  </w:rPrChange>
                </w:rPr>
                <w:delText>о</w:delText>
              </w:r>
            </w:del>
            <w:r>
              <w:rPr>
                <w:b/>
                <w:bCs/>
                <w:sz w:val="20"/>
                <w:szCs w:val="20"/>
                <w:lang w:val="sr-Cyrl-RS"/>
                <w:rPrChange w:id="12163" w:author="Milan Stojkov" w:date="2026-10-02T11:00:00Z">
                  <w:rPr>
                    <w:b/>
                    <w:bCs/>
                    <w:sz w:val="20"/>
                    <w:szCs w:val="20"/>
                  </w:rPr>
                </w:rPrChange>
              </w:rPr>
              <w:t>дсеч. средина</w:t>
            </w:r>
          </w:p>
        </w:tc>
      </w:tr>
      <w:tr w14:paraId="5BD6C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2164" w:author="Milica Radić" w:date="2026-10-04T01:04:24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12164" w:author="Milica Radić" w:date="2026-10-04T01:04:24Z">
            <w:trPr>
              <w:jc w:val="center"/>
            </w:trPr>
          </w:trPrChange>
        </w:trPr>
        <w:tc>
          <w:tcPr>
            <w:tcW w:w="1382"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2165" w:author="Milica Radić" w:date="2026-10-04T01:04:24Z">
              <w:tcPr>
                <w:tcW w:w="237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C1FBABC">
            <w:pPr>
              <w:jc w:val="center"/>
              <w:rPr>
                <w:sz w:val="20"/>
                <w:szCs w:val="20"/>
                <w:lang w:val="sr-Cyrl-RS"/>
                <w:rPrChange w:id="12167" w:author="Milan Stojkov" w:date="2026-10-02T11:00:00Z">
                  <w:rPr>
                    <w:sz w:val="20"/>
                    <w:szCs w:val="20"/>
                  </w:rPr>
                </w:rPrChange>
              </w:rPr>
              <w:pPrChange w:id="12166" w:author="Milica Radić" w:date="2026-10-04T01:04:20Z">
                <w:pPr/>
              </w:pPrChange>
            </w:pPr>
            <w:r>
              <w:rPr>
                <w:i/>
                <w:iCs/>
                <w:sz w:val="20"/>
                <w:szCs w:val="20"/>
                <w:lang w:val="sr-Cyrl-RS"/>
                <w:rPrChange w:id="12168" w:author="Milan Stojkov" w:date="2026-10-02T11:00:00Z">
                  <w:rPr>
                    <w:i/>
                    <w:iCs/>
                    <w:sz w:val="20"/>
                    <w:szCs w:val="20"/>
                  </w:rPr>
                </w:rPrChange>
              </w:rPr>
              <w:t>Random</w:t>
            </w:r>
          </w:p>
        </w:tc>
        <w:tc>
          <w:tcPr>
            <w:tcW w:w="140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169" w:author="Milica Radić" w:date="2026-10-04T01:04:24Z">
              <w:tcPr>
                <w:tcW w:w="24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84B7957">
            <w:pPr>
              <w:jc w:val="center"/>
              <w:rPr>
                <w:sz w:val="20"/>
                <w:szCs w:val="20"/>
                <w:lang w:val="sr-Cyrl-RS"/>
                <w:rPrChange w:id="12171" w:author="Milan Stojkov" w:date="2026-10-02T11:00:00Z">
                  <w:rPr>
                    <w:sz w:val="20"/>
                    <w:szCs w:val="20"/>
                  </w:rPr>
                </w:rPrChange>
              </w:rPr>
              <w:pPrChange w:id="12170" w:author="Milica Radić" w:date="2026-10-04T01:04:20Z">
                <w:pPr/>
              </w:pPrChange>
            </w:pPr>
            <w:r>
              <w:rPr>
                <w:sz w:val="20"/>
                <w:szCs w:val="20"/>
                <w:lang w:val="sr-Cyrl-RS"/>
                <w:rPrChange w:id="12172" w:author="Milan Stojkov" w:date="2026-10-02T11:00:00Z">
                  <w:rPr>
                    <w:sz w:val="20"/>
                    <w:szCs w:val="20"/>
                  </w:rPr>
                </w:rPrChange>
              </w:rPr>
              <w:t>4,62·10¹</w:t>
            </w:r>
          </w:p>
        </w:tc>
        <w:tc>
          <w:tcPr>
            <w:tcW w:w="86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173" w:author="Milica Radić" w:date="2026-10-04T01:04:24Z">
              <w:tcPr>
                <w:tcW w:w="14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27ADD8A">
            <w:pPr>
              <w:jc w:val="center"/>
              <w:rPr>
                <w:sz w:val="20"/>
                <w:szCs w:val="20"/>
                <w:lang w:val="sr-Cyrl-RS"/>
                <w:rPrChange w:id="12175" w:author="Milan Stojkov" w:date="2026-10-02T11:00:00Z">
                  <w:rPr>
                    <w:sz w:val="20"/>
                    <w:szCs w:val="20"/>
                  </w:rPr>
                </w:rPrChange>
              </w:rPr>
              <w:pPrChange w:id="12174" w:author="Milica Radić" w:date="2026-10-04T01:04:20Z">
                <w:pPr/>
              </w:pPrChange>
            </w:pPr>
            <w:r>
              <w:rPr>
                <w:sz w:val="20"/>
                <w:szCs w:val="20"/>
                <w:lang w:val="sr-Cyrl-RS"/>
                <w:rPrChange w:id="12176" w:author="Milan Stojkov" w:date="2026-10-02T11:00:00Z">
                  <w:rPr>
                    <w:sz w:val="20"/>
                    <w:szCs w:val="20"/>
                  </w:rPr>
                </w:rPrChange>
              </w:rPr>
              <w:t>5,27·10¹</w:t>
            </w:r>
          </w:p>
        </w:tc>
        <w:tc>
          <w:tcPr>
            <w:tcW w:w="1348"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2177" w:author="Milica Radić" w:date="2026-10-04T01:04:24Z">
              <w:tcPr>
                <w:tcW w:w="232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E91D64B">
            <w:pPr>
              <w:jc w:val="center"/>
              <w:rPr>
                <w:sz w:val="20"/>
                <w:szCs w:val="20"/>
                <w:lang w:val="sr-Cyrl-RS"/>
                <w:rPrChange w:id="12179" w:author="Milan Stojkov" w:date="2026-10-02T11:00:00Z">
                  <w:rPr>
                    <w:sz w:val="20"/>
                    <w:szCs w:val="20"/>
                  </w:rPr>
                </w:rPrChange>
              </w:rPr>
              <w:pPrChange w:id="12178" w:author="Milica Radić" w:date="2026-10-04T01:04:20Z">
                <w:pPr/>
              </w:pPrChange>
            </w:pPr>
            <w:r>
              <w:rPr>
                <w:sz w:val="20"/>
                <w:szCs w:val="20"/>
                <w:lang w:val="sr-Cyrl-RS"/>
                <w:rPrChange w:id="12180" w:author="Milan Stojkov" w:date="2026-10-02T11:00:00Z">
                  <w:rPr>
                    <w:sz w:val="20"/>
                    <w:szCs w:val="20"/>
                  </w:rPr>
                </w:rPrChange>
              </w:rPr>
              <w:t>5,61·10¹</w:t>
            </w:r>
          </w:p>
        </w:tc>
      </w:tr>
      <w:tr w14:paraId="41F90B8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2181" w:author="Milica Radić" w:date="2026-10-04T01:04:24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12181" w:author="Milica Radić" w:date="2026-10-04T01:04:24Z">
            <w:trPr>
              <w:jc w:val="center"/>
            </w:trPr>
          </w:trPrChange>
        </w:trPr>
        <w:tc>
          <w:tcPr>
            <w:tcW w:w="1382"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2182" w:author="Milica Radić" w:date="2026-10-04T01:04:24Z">
              <w:tcPr>
                <w:tcW w:w="237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9E7D39D">
            <w:pPr>
              <w:jc w:val="center"/>
              <w:rPr>
                <w:sz w:val="20"/>
                <w:szCs w:val="20"/>
                <w:lang w:val="sr-Cyrl-RS"/>
                <w:rPrChange w:id="12184" w:author="Milan Stojkov" w:date="2026-10-02T11:00:00Z">
                  <w:rPr>
                    <w:sz w:val="20"/>
                    <w:szCs w:val="20"/>
                  </w:rPr>
                </w:rPrChange>
              </w:rPr>
              <w:pPrChange w:id="12183" w:author="Milica Radić" w:date="2026-10-04T01:04:20Z">
                <w:pPr/>
              </w:pPrChange>
            </w:pPr>
            <w:r>
              <w:rPr>
                <w:i/>
                <w:iCs/>
                <w:sz w:val="20"/>
                <w:szCs w:val="20"/>
                <w:lang w:val="sr-Cyrl-RS"/>
                <w:rPrChange w:id="12185" w:author="Milan Stojkov" w:date="2026-10-02T11:00:00Z">
                  <w:rPr>
                    <w:i/>
                    <w:iCs/>
                    <w:sz w:val="20"/>
                    <w:szCs w:val="20"/>
                  </w:rPr>
                </w:rPrChange>
              </w:rPr>
              <w:t>Sybil</w:t>
            </w:r>
            <w:r>
              <w:rPr>
                <w:sz w:val="20"/>
                <w:szCs w:val="20"/>
                <w:lang w:val="sr-Cyrl-RS"/>
                <w:rPrChange w:id="12186" w:author="Milan Stojkov" w:date="2026-10-02T11:00:00Z">
                  <w:rPr>
                    <w:sz w:val="20"/>
                    <w:szCs w:val="20"/>
                  </w:rPr>
                </w:rPrChange>
              </w:rPr>
              <w:t>-отпорна</w:t>
            </w:r>
          </w:p>
        </w:tc>
        <w:tc>
          <w:tcPr>
            <w:tcW w:w="140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187" w:author="Milica Radić" w:date="2026-10-04T01:04:24Z">
              <w:tcPr>
                <w:tcW w:w="241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DAE16DC">
            <w:pPr>
              <w:jc w:val="center"/>
              <w:rPr>
                <w:sz w:val="20"/>
                <w:szCs w:val="20"/>
                <w:lang w:val="sr-Cyrl-RS"/>
                <w:rPrChange w:id="12189" w:author="Milan Stojkov" w:date="2026-10-02T11:00:00Z">
                  <w:rPr>
                    <w:sz w:val="20"/>
                    <w:szCs w:val="20"/>
                  </w:rPr>
                </w:rPrChange>
              </w:rPr>
              <w:pPrChange w:id="12188" w:author="Milica Radić" w:date="2026-10-04T01:04:20Z">
                <w:pPr/>
              </w:pPrChange>
            </w:pPr>
            <w:r>
              <w:rPr>
                <w:sz w:val="20"/>
                <w:szCs w:val="20"/>
                <w:lang w:val="sr-Cyrl-RS"/>
                <w:rPrChange w:id="12190" w:author="Milan Stojkov" w:date="2026-10-02T11:00:00Z">
                  <w:rPr>
                    <w:sz w:val="20"/>
                    <w:szCs w:val="20"/>
                  </w:rPr>
                </w:rPrChange>
              </w:rPr>
              <w:t>2,15·10²</w:t>
            </w:r>
          </w:p>
        </w:tc>
        <w:tc>
          <w:tcPr>
            <w:tcW w:w="86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191" w:author="Milica Radić" w:date="2026-10-04T01:04:24Z">
              <w:tcPr>
                <w:tcW w:w="14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AAFD42F">
            <w:pPr>
              <w:jc w:val="center"/>
              <w:rPr>
                <w:sz w:val="20"/>
                <w:szCs w:val="20"/>
                <w:lang w:val="sr-Cyrl-RS"/>
                <w:rPrChange w:id="12193" w:author="Milan Stojkov" w:date="2026-10-02T11:00:00Z">
                  <w:rPr>
                    <w:sz w:val="20"/>
                    <w:szCs w:val="20"/>
                  </w:rPr>
                </w:rPrChange>
              </w:rPr>
              <w:pPrChange w:id="12192" w:author="Milica Radić" w:date="2026-10-04T01:04:20Z">
                <w:pPr/>
              </w:pPrChange>
            </w:pPr>
            <w:r>
              <w:rPr>
                <w:sz w:val="20"/>
                <w:szCs w:val="20"/>
                <w:lang w:val="sr-Cyrl-RS"/>
                <w:rPrChange w:id="12194" w:author="Milan Stojkov" w:date="2026-10-02T11:00:00Z">
                  <w:rPr>
                    <w:sz w:val="20"/>
                    <w:szCs w:val="20"/>
                  </w:rPr>
                </w:rPrChange>
              </w:rPr>
              <w:t>3,57·10⁻⁴</w:t>
            </w:r>
          </w:p>
        </w:tc>
        <w:tc>
          <w:tcPr>
            <w:tcW w:w="1348"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2195" w:author="Milica Radić" w:date="2026-10-04T01:04:24Z">
              <w:tcPr>
                <w:tcW w:w="232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66BD5E2">
            <w:pPr>
              <w:jc w:val="center"/>
              <w:rPr>
                <w:sz w:val="20"/>
                <w:szCs w:val="20"/>
                <w:lang w:val="sr-Cyrl-RS"/>
                <w:rPrChange w:id="12197" w:author="Milan Stojkov" w:date="2026-10-02T11:00:00Z">
                  <w:rPr>
                    <w:sz w:val="20"/>
                    <w:szCs w:val="20"/>
                  </w:rPr>
                </w:rPrChange>
              </w:rPr>
              <w:pPrChange w:id="12196" w:author="Milica Radić" w:date="2026-10-04T01:04:20Z">
                <w:pPr/>
              </w:pPrChange>
            </w:pPr>
            <w:r>
              <w:rPr>
                <w:sz w:val="20"/>
                <w:szCs w:val="20"/>
                <w:lang w:val="sr-Cyrl-RS"/>
                <w:rPrChange w:id="12198" w:author="Milan Stojkov" w:date="2026-10-02T11:00:00Z">
                  <w:rPr>
                    <w:sz w:val="20"/>
                    <w:szCs w:val="20"/>
                  </w:rPr>
                </w:rPrChange>
              </w:rPr>
              <w:t>9,83·10⁻¹¹</w:t>
            </w:r>
          </w:p>
        </w:tc>
      </w:tr>
      <w:tr w14:paraId="64963FD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2199" w:author="Milica Radić" w:date="2026-10-04T01:04:24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12199" w:author="Milica Radić" w:date="2026-10-04T01:04:24Z">
            <w:trPr>
              <w:jc w:val="center"/>
            </w:trPr>
          </w:trPrChange>
        </w:trPr>
        <w:tc>
          <w:tcPr>
            <w:tcW w:w="1382" w:type="pct"/>
            <w:tcBorders>
              <w:top w:val="single" w:color="000000" w:sz="4" w:space="0"/>
              <w:right w:val="single" w:color="000000" w:sz="4" w:space="0"/>
            </w:tcBorders>
            <w:tcMar>
              <w:top w:w="15" w:type="dxa"/>
              <w:left w:w="15" w:type="dxa"/>
              <w:bottom w:w="15" w:type="dxa"/>
              <w:right w:w="15" w:type="dxa"/>
            </w:tcMar>
            <w:vAlign w:val="center"/>
            <w:tcPrChange w:id="12200" w:author="Milica Radić" w:date="2026-10-04T01:04:24Z">
              <w:tcPr>
                <w:tcW w:w="2379" w:type="dxa"/>
                <w:tcBorders>
                  <w:top w:val="single" w:color="000000" w:sz="4" w:space="0"/>
                  <w:right w:val="single" w:color="000000" w:sz="4" w:space="0"/>
                </w:tcBorders>
                <w:tcMar>
                  <w:top w:w="15" w:type="dxa"/>
                  <w:left w:w="15" w:type="dxa"/>
                  <w:bottom w:w="15" w:type="dxa"/>
                  <w:right w:w="15" w:type="dxa"/>
                </w:tcMar>
                <w:vAlign w:val="center"/>
              </w:tcPr>
            </w:tcPrChange>
          </w:tcPr>
          <w:p w14:paraId="0A3C1E60">
            <w:pPr>
              <w:jc w:val="center"/>
              <w:rPr>
                <w:sz w:val="20"/>
                <w:szCs w:val="20"/>
                <w:lang w:val="sr-Cyrl-RS"/>
                <w:rPrChange w:id="12202" w:author="Milan Stojkov" w:date="2026-10-02T11:00:00Z">
                  <w:rPr>
                    <w:sz w:val="20"/>
                    <w:szCs w:val="20"/>
                  </w:rPr>
                </w:rPrChange>
              </w:rPr>
              <w:pPrChange w:id="12201" w:author="Milica Radić" w:date="2026-10-04T01:04:20Z">
                <w:pPr/>
              </w:pPrChange>
            </w:pPr>
            <w:r>
              <w:rPr>
                <w:i/>
                <w:iCs/>
                <w:sz w:val="20"/>
                <w:szCs w:val="20"/>
                <w:lang w:val="sr-Cyrl-RS"/>
                <w:rPrChange w:id="12203" w:author="Milan Stojkov" w:date="2026-10-02T11:00:00Z">
                  <w:rPr>
                    <w:i/>
                    <w:iCs/>
                    <w:sz w:val="20"/>
                    <w:szCs w:val="20"/>
                  </w:rPr>
                </w:rPrChange>
              </w:rPr>
              <w:t>Eclipse</w:t>
            </w:r>
            <w:r>
              <w:rPr>
                <w:sz w:val="20"/>
                <w:szCs w:val="20"/>
                <w:lang w:val="sr-Cyrl-RS"/>
                <w:rPrChange w:id="12204" w:author="Milan Stojkov" w:date="2026-10-02T11:00:00Z">
                  <w:rPr>
                    <w:sz w:val="20"/>
                    <w:szCs w:val="20"/>
                  </w:rPr>
                </w:rPrChange>
              </w:rPr>
              <w:t>-отпорна</w:t>
            </w:r>
          </w:p>
        </w:tc>
        <w:tc>
          <w:tcPr>
            <w:tcW w:w="1402"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2205" w:author="Milica Radić" w:date="2026-10-04T01:04:24Z">
              <w:tcPr>
                <w:tcW w:w="2413"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3F6604AB">
            <w:pPr>
              <w:jc w:val="center"/>
              <w:rPr>
                <w:sz w:val="20"/>
                <w:szCs w:val="20"/>
                <w:lang w:val="sr-Cyrl-RS"/>
                <w:rPrChange w:id="12207" w:author="Milan Stojkov" w:date="2026-10-02T11:00:00Z">
                  <w:rPr>
                    <w:sz w:val="20"/>
                    <w:szCs w:val="20"/>
                  </w:rPr>
                </w:rPrChange>
              </w:rPr>
              <w:pPrChange w:id="12206" w:author="Milica Radić" w:date="2026-10-04T01:04:20Z">
                <w:pPr/>
              </w:pPrChange>
            </w:pPr>
            <w:r>
              <w:rPr>
                <w:sz w:val="20"/>
                <w:szCs w:val="20"/>
                <w:lang w:val="sr-Cyrl-RS"/>
                <w:rPrChange w:id="12208" w:author="Milan Stojkov" w:date="2026-10-02T11:00:00Z">
                  <w:rPr>
                    <w:sz w:val="20"/>
                    <w:szCs w:val="20"/>
                  </w:rPr>
                </w:rPrChange>
              </w:rPr>
              <w:t>1,33·10²</w:t>
            </w:r>
          </w:p>
        </w:tc>
        <w:tc>
          <w:tcPr>
            <w:tcW w:w="866"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2209" w:author="Milica Radić" w:date="2026-10-04T01:04:24Z">
              <w:tcPr>
                <w:tcW w:w="149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47CDEC03">
            <w:pPr>
              <w:jc w:val="center"/>
              <w:rPr>
                <w:sz w:val="20"/>
                <w:szCs w:val="20"/>
                <w:lang w:val="sr-Cyrl-RS"/>
                <w:rPrChange w:id="12211" w:author="Milan Stojkov" w:date="2026-10-02T11:00:00Z">
                  <w:rPr>
                    <w:sz w:val="20"/>
                    <w:szCs w:val="20"/>
                  </w:rPr>
                </w:rPrChange>
              </w:rPr>
              <w:pPrChange w:id="12210" w:author="Milica Radić" w:date="2026-10-04T01:04:20Z">
                <w:pPr/>
              </w:pPrChange>
            </w:pPr>
            <w:r>
              <w:rPr>
                <w:sz w:val="20"/>
                <w:szCs w:val="20"/>
                <w:lang w:val="sr-Cyrl-RS"/>
                <w:rPrChange w:id="12212" w:author="Milan Stojkov" w:date="2026-10-02T11:00:00Z">
                  <w:rPr>
                    <w:sz w:val="20"/>
                    <w:szCs w:val="20"/>
                  </w:rPr>
                </w:rPrChange>
              </w:rPr>
              <w:t>1,22·10⁻⁴</w:t>
            </w:r>
          </w:p>
        </w:tc>
        <w:tc>
          <w:tcPr>
            <w:tcW w:w="1348" w:type="pct"/>
            <w:tcBorders>
              <w:top w:val="single" w:color="000000" w:sz="4" w:space="0"/>
              <w:left w:val="single" w:color="000000" w:sz="4" w:space="0"/>
            </w:tcBorders>
            <w:tcMar>
              <w:top w:w="15" w:type="dxa"/>
              <w:left w:w="15" w:type="dxa"/>
              <w:bottom w:w="15" w:type="dxa"/>
              <w:right w:w="15" w:type="dxa"/>
            </w:tcMar>
            <w:vAlign w:val="center"/>
            <w:tcPrChange w:id="12213" w:author="Milica Radić" w:date="2026-10-04T01:04:24Z">
              <w:tcPr>
                <w:tcW w:w="2321" w:type="dxa"/>
                <w:tcBorders>
                  <w:top w:val="single" w:color="000000" w:sz="4" w:space="0"/>
                  <w:left w:val="single" w:color="000000" w:sz="4" w:space="0"/>
                </w:tcBorders>
                <w:tcMar>
                  <w:top w:w="15" w:type="dxa"/>
                  <w:left w:w="15" w:type="dxa"/>
                  <w:bottom w:w="15" w:type="dxa"/>
                  <w:right w:w="15" w:type="dxa"/>
                </w:tcMar>
                <w:vAlign w:val="center"/>
              </w:tcPr>
            </w:tcPrChange>
          </w:tcPr>
          <w:p w14:paraId="41E40B67">
            <w:pPr>
              <w:jc w:val="center"/>
              <w:rPr>
                <w:sz w:val="20"/>
                <w:szCs w:val="20"/>
                <w:lang w:val="sr-Cyrl-RS"/>
                <w:rPrChange w:id="12215" w:author="Milan Stojkov" w:date="2026-10-02T11:00:00Z">
                  <w:rPr>
                    <w:sz w:val="20"/>
                    <w:szCs w:val="20"/>
                  </w:rPr>
                </w:rPrChange>
              </w:rPr>
              <w:pPrChange w:id="12214" w:author="Milica Radić" w:date="2026-10-04T01:04:20Z">
                <w:pPr/>
              </w:pPrChange>
            </w:pPr>
            <w:r>
              <w:rPr>
                <w:sz w:val="20"/>
                <w:szCs w:val="20"/>
                <w:lang w:val="sr-Cyrl-RS"/>
                <w:rPrChange w:id="12216" w:author="Milan Stojkov" w:date="2026-10-02T11:00:00Z">
                  <w:rPr>
                    <w:sz w:val="20"/>
                    <w:szCs w:val="20"/>
                  </w:rPr>
                </w:rPrChange>
              </w:rPr>
              <w:t>3,44·10⁻¹⁰</w:t>
            </w:r>
          </w:p>
        </w:tc>
      </w:tr>
    </w:tbl>
    <w:p w14:paraId="571C1C28">
      <w:pPr>
        <w:ind w:firstLine="360"/>
        <w:jc w:val="both"/>
        <w:rPr>
          <w:ins w:id="12217" w:author="Milica Radić" w:date="2026-10-04T12:15:13Z"/>
          <w:color w:val="000000"/>
          <w:sz w:val="22"/>
          <w:szCs w:val="22"/>
          <w:lang w:val="sr-Cyrl-RS"/>
        </w:rPr>
      </w:pPr>
    </w:p>
    <w:p w14:paraId="0B1402E1">
      <w:pPr>
        <w:ind w:firstLine="360"/>
        <w:jc w:val="both"/>
        <w:rPr>
          <w:ins w:id="12218" w:author="Milica Radić" w:date="2026-10-04T12:22:36Z"/>
          <w:rFonts w:hint="default"/>
          <w:color w:val="000000"/>
          <w:sz w:val="22"/>
          <w:szCs w:val="22"/>
          <w:lang w:val="sr-Cyrl-RS"/>
        </w:rPr>
      </w:pPr>
      <w:ins w:id="12219" w:author="Milica Radić" w:date="2026-10-04T12:22:35Z">
        <w:r>
          <w:rPr>
            <w:rFonts w:hint="default"/>
            <w:color w:val="000000"/>
            <w:sz w:val="22"/>
            <w:szCs w:val="22"/>
            <w:lang w:val="sr-Cyrl-RS"/>
          </w:rPr>
          <w:t>Циљ је да варијанса процене буде мања од 0,01. Аритметичка средина показује нестабилно понашање код свих стратегија, при чему њена грешка остаје знатно изнад задатог прага. Медијана остаје испод прага, док одсечена средина код заштитних стратегија практично мирује након достизања устаљеног стања. Слика 7.7 приказује промену варијансе процене кроз рунде.</w:t>
        </w:r>
      </w:ins>
    </w:p>
    <w:p w14:paraId="7CED16B6">
      <w:pPr>
        <w:ind w:firstLine="0"/>
        <w:jc w:val="both"/>
        <w:rPr>
          <w:color w:val="000000"/>
          <w:sz w:val="22"/>
          <w:szCs w:val="22"/>
          <w:lang w:val="sr-Cyrl-RS"/>
          <w:rPrChange w:id="12221" w:author="Milan Stojkov" w:date="2026-10-02T11:00:00Z">
            <w:rPr>
              <w:color w:val="000000"/>
              <w:sz w:val="22"/>
              <w:szCs w:val="22"/>
            </w:rPr>
          </w:rPrChange>
        </w:rPr>
        <w:pPrChange w:id="12220" w:author="Milica Radić" w:date="2026-10-04T15:45:55Z">
          <w:pPr>
            <w:ind w:firstLine="360"/>
            <w:jc w:val="both"/>
          </w:pPr>
        </w:pPrChange>
      </w:pPr>
      <w:del w:id="12222" w:author="Milica Radić" w:date="2026-10-04T12:22:38Z">
        <w:r>
          <w:rPr>
            <w:color w:val="000000"/>
            <w:sz w:val="22"/>
            <w:szCs w:val="22"/>
            <w:lang w:val="sr-Cyrl-RS"/>
            <w:rPrChange w:id="12223" w:author="Milan Stojkov" w:date="2026-10-02T11:00:00Z">
              <w:rPr>
                <w:color w:val="000000"/>
                <w:sz w:val="22"/>
                <w:szCs w:val="22"/>
              </w:rPr>
            </w:rPrChange>
          </w:rPr>
          <w:delText>Распон обухвата дванаест редова величине. Уз заштитне стратегије одсечена средина даје процену која практично мирује, а медијана остаје испод прага од 10⁻². Аритметичка средина је уз исте стратегије најнестабилнија у целој матрици, дакле нестабилнија него уз референтну. Тај однос понавља налаз из одељка 7.1: у мрежи у којој контрола пријема одржава мали број нападача чворови остају међусобно повезани, па нападачка вредност кроз њих равномерно помера процену свих, док при масовном продору мрежа се распада на неусаглашене делове у којима такво померање изостаје.</w:delText>
        </w:r>
      </w:del>
    </w:p>
    <w:p w14:paraId="379BAEF1">
      <w:pPr>
        <w:pBdr>
          <w:top w:val="none" w:color="auto" w:sz="0" w:space="0"/>
          <w:left w:val="none" w:color="auto" w:sz="0" w:space="0"/>
          <w:bottom w:val="none" w:color="auto" w:sz="0" w:space="0"/>
          <w:right w:val="none" w:color="auto" w:sz="0" w:space="0"/>
          <w:between w:val="none" w:color="auto" w:sz="0" w:space="0"/>
        </w:pBdr>
        <w:ind w:firstLine="0"/>
        <w:jc w:val="both"/>
        <w:rPr>
          <w:i/>
          <w:iCs/>
          <w:color w:val="000000"/>
          <w:sz w:val="20"/>
          <w:szCs w:val="20"/>
          <w:lang w:val="en-US"/>
        </w:rPr>
        <w:pPrChange w:id="12225" w:author="Milica Radić" w:date="2026-10-04T12:15:32Z">
          <w:pPr>
            <w:pBdr>
              <w:top w:val="none" w:color="auto" w:sz="0" w:space="0"/>
              <w:left w:val="none" w:color="auto" w:sz="0" w:space="0"/>
              <w:bottom w:val="none" w:color="auto" w:sz="0" w:space="0"/>
              <w:right w:val="none" w:color="auto" w:sz="0" w:space="0"/>
              <w:between w:val="none" w:color="auto" w:sz="0" w:space="0"/>
            </w:pBdr>
            <w:ind w:firstLine="360"/>
            <w:jc w:val="center"/>
          </w:pPr>
        </w:pPrChange>
      </w:pPr>
      <w:commentRangeStart w:id="18"/>
      <w:r>
        <w:rPr>
          <w:rFonts w:ascii="Arial" w:hAnsi="Arial" w:eastAsia="Arial" w:cs="Arial"/>
          <w:color w:val="000000"/>
          <w:sz w:val="22"/>
          <w:szCs w:val="22"/>
          <w:lang w:val="sr-Cyrl-RS"/>
          <w:rPrChange w:id="12227" w:author="Milan Stojkov" w:date="2026-10-02T11:00:00Z">
            <w:rPr>
              <w:rFonts w:ascii="Arial" w:hAnsi="Arial" w:eastAsia="Arial" w:cs="Arial"/>
              <w:color w:val="000000"/>
              <w:sz w:val="22"/>
              <w:szCs w:val="22"/>
            </w:rPr>
          </w:rPrChange>
        </w:rPr>
        <w:drawing>
          <wp:inline distT="0" distB="0" distL="114300" distR="114300">
            <wp:extent cx="4949825" cy="1790700"/>
            <wp:effectExtent l="0" t="0" r="3175" b="0"/>
            <wp:docPr id="249180205" name="image8.png" descr="variance_over_time"/>
            <wp:cNvGraphicFramePr/>
            <a:graphic xmlns:a="http://schemas.openxmlformats.org/drawingml/2006/main">
              <a:graphicData uri="http://schemas.openxmlformats.org/drawingml/2006/picture">
                <pic:pic xmlns:pic="http://schemas.openxmlformats.org/drawingml/2006/picture">
                  <pic:nvPicPr>
                    <pic:cNvPr id="249180205" name="image8.png" descr="variance_over_time"/>
                    <pic:cNvPicPr preferRelativeResize="0"/>
                  </pic:nvPicPr>
                  <pic:blipFill>
                    <a:blip r:embed="rId32"/>
                    <a:srcRect/>
                    <a:stretch>
                      <a:fillRect/>
                    </a:stretch>
                  </pic:blipFill>
                  <pic:spPr>
                    <a:xfrm>
                      <a:off x="0" y="0"/>
                      <a:ext cx="4949825" cy="1790700"/>
                    </a:xfrm>
                    <a:prstGeom prst="rect">
                      <a:avLst/>
                    </a:prstGeom>
                  </pic:spPr>
                </pic:pic>
              </a:graphicData>
            </a:graphic>
          </wp:inline>
        </w:drawing>
      </w:r>
      <w:commentRangeEnd w:id="18"/>
      <w:r>
        <w:rPr>
          <w:rStyle w:val="12"/>
          <w:i/>
          <w:iCs/>
          <w:color w:val="000000"/>
          <w:sz w:val="20"/>
          <w:szCs w:val="20"/>
          <w:lang w:val="sr-Cyrl-RS"/>
          <w:rPrChange w:id="12228" w:author="Milan Stojkov" w:date="2026-10-02T11:00:00Z">
            <w:rPr>
              <w:rStyle w:val="12"/>
              <w:i/>
              <w:iCs/>
              <w:color w:val="000000"/>
              <w:sz w:val="20"/>
              <w:szCs w:val="20"/>
            </w:rPr>
          </w:rPrChange>
        </w:rPr>
        <w:commentReference w:id="18"/>
      </w:r>
    </w:p>
    <w:p w14:paraId="6A931E41">
      <w:pPr>
        <w:pBdr>
          <w:top w:val="none" w:color="auto" w:sz="0" w:space="0"/>
          <w:left w:val="none" w:color="auto" w:sz="0" w:space="0"/>
          <w:bottom w:val="none" w:color="auto" w:sz="0" w:space="0"/>
          <w:right w:val="none" w:color="auto" w:sz="0" w:space="0"/>
          <w:between w:val="none" w:color="auto" w:sz="0" w:space="0"/>
        </w:pBdr>
        <w:ind w:firstLine="360"/>
        <w:jc w:val="center"/>
        <w:rPr>
          <w:ins w:id="12229" w:author="Milica Radić" w:date="2026-10-04T12:23:09Z"/>
          <w:i/>
          <w:iCs/>
          <w:color w:val="000000"/>
          <w:sz w:val="20"/>
          <w:szCs w:val="20"/>
          <w:lang w:val="sr-Cyrl-RS"/>
        </w:rPr>
      </w:pPr>
      <w:r>
        <w:rPr>
          <w:i/>
          <w:iCs/>
          <w:color w:val="000000"/>
          <w:sz w:val="20"/>
          <w:szCs w:val="20"/>
          <w:lang w:val="sr-Cyrl-RS"/>
          <w:rPrChange w:id="12230" w:author="Milan Stojkov" w:date="2026-10-02T11:00:00Z">
            <w:rPr>
              <w:i/>
              <w:iCs/>
              <w:color w:val="000000"/>
              <w:sz w:val="20"/>
              <w:szCs w:val="20"/>
            </w:rPr>
          </w:rPrChange>
        </w:rPr>
        <w:t>Слика 7.7. Покретна варијанса процене кроз рунде, Eclipse-отпорна стратегија, β = 0,3, прозор од пет рунди.</w:t>
      </w:r>
    </w:p>
    <w:p w14:paraId="023ED617">
      <w:pPr>
        <w:pBdr>
          <w:top w:val="none" w:color="auto" w:sz="0" w:space="0"/>
          <w:left w:val="none" w:color="auto" w:sz="0" w:space="0"/>
          <w:bottom w:val="none" w:color="auto" w:sz="0" w:space="0"/>
          <w:right w:val="none" w:color="auto" w:sz="0" w:space="0"/>
          <w:between w:val="none" w:color="auto" w:sz="0" w:space="0"/>
        </w:pBdr>
        <w:ind w:firstLine="360"/>
        <w:jc w:val="center"/>
        <w:rPr>
          <w:i/>
          <w:iCs/>
          <w:color w:val="000000"/>
          <w:sz w:val="20"/>
          <w:szCs w:val="20"/>
          <w:lang w:val="sr-Cyrl-RS"/>
        </w:rPr>
      </w:pPr>
    </w:p>
    <w:p w14:paraId="0827D7CD">
      <w:pPr>
        <w:ind w:firstLine="360"/>
        <w:jc w:val="both"/>
        <w:rPr>
          <w:ins w:id="12231" w:author="Milica Radić" w:date="2026-10-04T12:28:02Z"/>
          <w:color w:val="000000"/>
          <w:sz w:val="22"/>
          <w:szCs w:val="22"/>
          <w:lang w:val="sr-Cyrl-RS"/>
        </w:rPr>
      </w:pPr>
      <w:ins w:id="12232" w:author="Milica Radić" w:date="2026-10-04T12:29:28Z">
        <w:r>
          <w:rPr>
            <w:rFonts w:hint="default"/>
            <w:color w:val="000000"/>
            <w:sz w:val="22"/>
            <w:szCs w:val="22"/>
            <w:lang w:val="sr-Cyrl-RS"/>
          </w:rPr>
          <w:t>Са активацијом напада, варијанса аритметичке средине нагло расте и остаје на високом нивоу, док код робусних агрегација након почетног пораста постепено опада.</w:t>
        </w:r>
      </w:ins>
    </w:p>
    <w:p w14:paraId="691824CA">
      <w:pPr>
        <w:ind w:firstLine="360"/>
        <w:jc w:val="both"/>
        <w:rPr>
          <w:ins w:id="12233" w:author="Milica Radić" w:date="2026-10-04T12:23:05Z"/>
          <w:color w:val="000000"/>
          <w:sz w:val="22"/>
          <w:szCs w:val="22"/>
          <w:lang w:val="sr-Cyrl-RS"/>
        </w:rPr>
      </w:pPr>
      <w:ins w:id="12234" w:author="Milica Radić" w:date="2026-10-04T12:23:05Z">
        <w:r>
          <w:rPr>
            <w:color w:val="000000"/>
            <w:sz w:val="22"/>
            <w:szCs w:val="22"/>
            <w:lang w:val="sr-Cyrl-RS"/>
          </w:rPr>
          <w:t xml:space="preserve">Ниска варијанса сама по себи није повољан исход, будући да систем може мирно конвергирати и ка погрешној вредности. Због тога се стабилност тумачи заједно са грешком. </w:t>
        </w:r>
      </w:ins>
      <w:ins w:id="12235" w:author="Milica Radić" w:date="2026-10-04T12:30:27Z">
        <w:r>
          <w:rPr>
            <w:rFonts w:hint="default"/>
            <w:color w:val="000000"/>
            <w:sz w:val="22"/>
            <w:szCs w:val="22"/>
            <w:lang w:val="sr-Cyrl-RS"/>
          </w:rPr>
          <w:t>Табела 7.19 приказује грешку агрегације у две тачке, у петнаестој и педесетој рунди, заједно са одговарајућом варијансом процене.</w:t>
        </w:r>
      </w:ins>
    </w:p>
    <w:p w14:paraId="51E0230C">
      <w:pPr>
        <w:ind w:firstLine="360"/>
        <w:jc w:val="both"/>
        <w:rPr>
          <w:del w:id="12236" w:author="Milica Radić" w:date="2026-10-04T15:46:04Z"/>
          <w:color w:val="000000"/>
          <w:sz w:val="22"/>
          <w:szCs w:val="22"/>
          <w:lang w:val="sr-Cyrl-RS"/>
          <w:rPrChange w:id="12237" w:author="Milan Stojkov" w:date="2026-10-02T11:00:00Z">
            <w:rPr>
              <w:del w:id="12238" w:author="Milica Radić" w:date="2026-10-04T15:46:04Z"/>
              <w:color w:val="000000"/>
              <w:sz w:val="22"/>
              <w:szCs w:val="22"/>
            </w:rPr>
          </w:rPrChange>
        </w:rPr>
      </w:pPr>
    </w:p>
    <w:p w14:paraId="2FFE114A">
      <w:pPr>
        <w:pBdr>
          <w:top w:val="none" w:sz="0" w:space="0"/>
          <w:left w:val="none" w:sz="0" w:space="0"/>
          <w:bottom w:val="none" w:sz="0" w:space="0"/>
          <w:right w:val="none" w:sz="0" w:space="0"/>
          <w:between w:val="none" w:sz="0" w:space="0"/>
        </w:pBdr>
        <w:jc w:val="left"/>
        <w:rPr>
          <w:ins w:id="12240" w:author="Milica Radić" w:date="2026-10-04T12:30:37Z"/>
          <w:i/>
          <w:iCs/>
          <w:color w:val="000000"/>
          <w:sz w:val="20"/>
          <w:szCs w:val="20"/>
          <w:lang w:val="sr-Cyrl-RS"/>
        </w:rPr>
        <w:pPrChange w:id="12239" w:author="Milica Radić" w:date="2026-10-04T12:30:37Z">
          <w:pPr>
            <w:pBdr>
              <w:top w:val="none" w:color="auto" w:sz="0" w:space="0"/>
              <w:left w:val="none" w:color="auto" w:sz="0" w:space="0"/>
              <w:bottom w:val="none" w:color="auto" w:sz="0" w:space="0"/>
              <w:right w:val="none" w:color="auto" w:sz="0" w:space="0"/>
              <w:between w:val="none" w:color="auto" w:sz="0" w:space="0"/>
            </w:pBdr>
            <w:jc w:val="center"/>
          </w:pPr>
        </w:pPrChange>
      </w:pPr>
    </w:p>
    <w:p w14:paraId="79F27679">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2241" w:author="Milan Stojkov" w:date="2026-10-02T11:00:00Z">
            <w:rPr>
              <w:i/>
              <w:iCs/>
              <w:color w:val="000000"/>
              <w:sz w:val="20"/>
              <w:szCs w:val="20"/>
            </w:rPr>
          </w:rPrChange>
        </w:rPr>
      </w:pPr>
      <w:r>
        <w:rPr>
          <w:i/>
          <w:iCs/>
          <w:color w:val="000000"/>
          <w:sz w:val="20"/>
          <w:szCs w:val="20"/>
          <w:lang w:val="sr-Cyrl-RS"/>
          <w:rPrChange w:id="12242" w:author="Milan Stojkov" w:date="2026-10-02T11:00:00Z">
            <w:rPr>
              <w:i/>
              <w:iCs/>
              <w:color w:val="000000"/>
              <w:sz w:val="20"/>
              <w:szCs w:val="20"/>
            </w:rPr>
          </w:rPrChange>
        </w:rPr>
        <w:t>Табела 7.19. - Краткорочна и дугорочна грешка уз варијансу, β = 0,3.</w:t>
      </w:r>
    </w:p>
    <w:tbl>
      <w:tblPr>
        <w:tblStyle w:val="103"/>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Change w:id="12243" w:author="Milica Radić" w:date="2026-10-04T01:04:45Z">
          <w:tblPr>
            <w:tblStyle w:val="103"/>
            <w:tblW w:w="86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1614"/>
        <w:gridCol w:w="1455"/>
        <w:gridCol w:w="1700"/>
        <w:gridCol w:w="1958"/>
        <w:gridCol w:w="1119"/>
        <w:tblGridChange w:id="12244">
          <w:tblGrid>
            <w:gridCol w:w="1772"/>
            <w:gridCol w:w="1599"/>
            <w:gridCol w:w="1866"/>
            <w:gridCol w:w="2149"/>
            <w:gridCol w:w="1229"/>
          </w:tblGrid>
        </w:tblGridChange>
      </w:tblGrid>
      <w:tr w14:paraId="5A9F0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2245" w:author="Milica Radić" w:date="2026-10-04T01:04:4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blHeader/>
          <w:jc w:val="center"/>
          <w:trPrChange w:id="12245" w:author="Milica Radić" w:date="2026-10-04T01:04:45Z">
            <w:trPr>
              <w:tblHeader/>
              <w:jc w:val="center"/>
            </w:trPr>
          </w:trPrChange>
        </w:trPr>
        <w:tc>
          <w:tcPr>
            <w:tcW w:w="1028" w:type="pct"/>
            <w:tcBorders>
              <w:top w:val="single" w:color="000000" w:sz="4" w:space="0"/>
              <w:left w:val="single" w:color="000000" w:sz="4" w:space="0"/>
              <w:bottom w:val="single" w:color="000000" w:sz="4" w:space="0"/>
              <w:right w:val="single" w:color="000000" w:sz="4" w:space="0"/>
            </w:tcBorders>
            <w:vAlign w:val="center"/>
            <w:tcPrChange w:id="12246" w:author="Milica Radić" w:date="2026-10-04T01:04:45Z">
              <w:tcPr>
                <w:tcW w:w="1772" w:type="dxa"/>
                <w:tcBorders>
                  <w:top w:val="single" w:color="000000" w:sz="4" w:space="0"/>
                  <w:left w:val="single" w:color="000000" w:sz="4" w:space="0"/>
                  <w:bottom w:val="single" w:color="000000" w:sz="4" w:space="0"/>
                  <w:right w:val="single" w:color="000000" w:sz="4" w:space="0"/>
                </w:tcBorders>
                <w:vAlign w:val="center"/>
              </w:tcPr>
            </w:tcPrChange>
          </w:tcPr>
          <w:p w14:paraId="65B7F598">
            <w:pPr>
              <w:jc w:val="center"/>
              <w:rPr>
                <w:b/>
                <w:bCs/>
                <w:sz w:val="20"/>
                <w:szCs w:val="20"/>
                <w:lang w:val="sr-Cyrl-RS"/>
                <w:rPrChange w:id="12247" w:author="Milan Stojkov" w:date="2026-10-02T11:00:00Z">
                  <w:rPr>
                    <w:b/>
                    <w:bCs/>
                    <w:sz w:val="20"/>
                    <w:szCs w:val="20"/>
                  </w:rPr>
                </w:rPrChange>
              </w:rPr>
            </w:pPr>
            <w:ins w:id="12248" w:author="Milica Radić" w:date="2026-10-04T01:04:37Z">
              <w:r>
                <w:rPr>
                  <w:b/>
                  <w:bCs/>
                  <w:sz w:val="20"/>
                  <w:szCs w:val="20"/>
                  <w:lang w:val="sr-Cyrl-RS"/>
                </w:rPr>
                <w:t>С</w:t>
              </w:r>
            </w:ins>
            <w:del w:id="12249" w:author="Milica Radić" w:date="2026-10-04T01:04:37Z">
              <w:r>
                <w:rPr>
                  <w:b/>
                  <w:bCs/>
                  <w:sz w:val="20"/>
                  <w:szCs w:val="20"/>
                  <w:lang w:val="sr-Cyrl-RS"/>
                  <w:rPrChange w:id="12250" w:author="Milan Stojkov" w:date="2026-10-02T11:00:00Z">
                    <w:rPr>
                      <w:b/>
                      <w:bCs/>
                      <w:sz w:val="20"/>
                      <w:szCs w:val="20"/>
                    </w:rPr>
                  </w:rPrChange>
                </w:rPr>
                <w:delText>с</w:delText>
              </w:r>
            </w:del>
            <w:r>
              <w:rPr>
                <w:b/>
                <w:bCs/>
                <w:sz w:val="20"/>
                <w:szCs w:val="20"/>
                <w:lang w:val="sr-Cyrl-RS"/>
                <w:rPrChange w:id="12251" w:author="Milan Stojkov" w:date="2026-10-02T11:00:00Z">
                  <w:rPr>
                    <w:b/>
                    <w:bCs/>
                    <w:sz w:val="20"/>
                    <w:szCs w:val="20"/>
                  </w:rPr>
                </w:rPrChange>
              </w:rPr>
              <w:t>тратегија</w:t>
            </w:r>
          </w:p>
        </w:tc>
        <w:tc>
          <w:tcPr>
            <w:tcW w:w="927" w:type="pct"/>
            <w:tcBorders>
              <w:top w:val="single" w:color="000000" w:sz="4" w:space="0"/>
              <w:left w:val="single" w:color="000000" w:sz="4" w:space="0"/>
              <w:bottom w:val="single" w:color="000000" w:sz="4" w:space="0"/>
              <w:right w:val="single" w:color="000000" w:sz="4" w:space="0"/>
            </w:tcBorders>
            <w:vAlign w:val="center"/>
            <w:tcPrChange w:id="12252" w:author="Milica Radić" w:date="2026-10-04T01:04:45Z">
              <w:tcPr>
                <w:tcW w:w="1599" w:type="dxa"/>
                <w:tcBorders>
                  <w:top w:val="single" w:color="000000" w:sz="4" w:space="0"/>
                  <w:left w:val="single" w:color="000000" w:sz="4" w:space="0"/>
                  <w:bottom w:val="single" w:color="000000" w:sz="4" w:space="0"/>
                  <w:right w:val="single" w:color="000000" w:sz="4" w:space="0"/>
                </w:tcBorders>
                <w:vAlign w:val="center"/>
              </w:tcPr>
            </w:tcPrChange>
          </w:tcPr>
          <w:p w14:paraId="5D55A8F3">
            <w:pPr>
              <w:jc w:val="center"/>
              <w:rPr>
                <w:b/>
                <w:bCs/>
                <w:sz w:val="20"/>
                <w:szCs w:val="20"/>
                <w:lang w:val="sr-Cyrl-RS"/>
                <w:rPrChange w:id="12253" w:author="Milan Stojkov" w:date="2026-10-02T11:00:00Z">
                  <w:rPr>
                    <w:b/>
                    <w:bCs/>
                    <w:sz w:val="20"/>
                    <w:szCs w:val="20"/>
                  </w:rPr>
                </w:rPrChange>
              </w:rPr>
            </w:pPr>
            <w:ins w:id="12254" w:author="Milica Radić" w:date="2026-10-04T01:04:35Z">
              <w:r>
                <w:rPr>
                  <w:b/>
                  <w:bCs/>
                  <w:sz w:val="20"/>
                  <w:szCs w:val="20"/>
                  <w:lang w:val="sr-Cyrl-RS"/>
                </w:rPr>
                <w:t>А</w:t>
              </w:r>
            </w:ins>
            <w:del w:id="12255" w:author="Milica Radić" w:date="2026-10-04T01:04:34Z">
              <w:r>
                <w:rPr>
                  <w:b/>
                  <w:bCs/>
                  <w:sz w:val="20"/>
                  <w:szCs w:val="20"/>
                  <w:lang w:val="sr-Cyrl-RS"/>
                  <w:rPrChange w:id="12256" w:author="Milan Stojkov" w:date="2026-10-02T11:00:00Z">
                    <w:rPr>
                      <w:b/>
                      <w:bCs/>
                      <w:sz w:val="20"/>
                      <w:szCs w:val="20"/>
                    </w:rPr>
                  </w:rPrChange>
                </w:rPr>
                <w:delText>а</w:delText>
              </w:r>
            </w:del>
            <w:r>
              <w:rPr>
                <w:b/>
                <w:bCs/>
                <w:sz w:val="20"/>
                <w:szCs w:val="20"/>
                <w:lang w:val="sr-Cyrl-RS"/>
                <w:rPrChange w:id="12257" w:author="Milan Stojkov" w:date="2026-10-02T11:00:00Z">
                  <w:rPr>
                    <w:b/>
                    <w:bCs/>
                    <w:sz w:val="20"/>
                    <w:szCs w:val="20"/>
                  </w:rPr>
                </w:rPrChange>
              </w:rPr>
              <w:t>грегација</w:t>
            </w:r>
          </w:p>
        </w:tc>
        <w:tc>
          <w:tcPr>
            <w:tcW w:w="1083" w:type="pct"/>
            <w:tcBorders>
              <w:top w:val="single" w:color="000000" w:sz="4" w:space="0"/>
              <w:left w:val="single" w:color="000000" w:sz="4" w:space="0"/>
              <w:bottom w:val="single" w:color="000000" w:sz="4" w:space="0"/>
              <w:right w:val="single" w:color="000000" w:sz="4" w:space="0"/>
            </w:tcBorders>
            <w:vAlign w:val="center"/>
            <w:tcPrChange w:id="12258" w:author="Milica Radić" w:date="2026-10-04T01:04:45Z">
              <w:tcPr>
                <w:tcW w:w="1866" w:type="dxa"/>
                <w:tcBorders>
                  <w:top w:val="single" w:color="000000" w:sz="4" w:space="0"/>
                  <w:left w:val="single" w:color="000000" w:sz="4" w:space="0"/>
                  <w:bottom w:val="single" w:color="000000" w:sz="4" w:space="0"/>
                  <w:right w:val="single" w:color="000000" w:sz="4" w:space="0"/>
                </w:tcBorders>
                <w:vAlign w:val="center"/>
              </w:tcPr>
            </w:tcPrChange>
          </w:tcPr>
          <w:p w14:paraId="3A3F5F39">
            <w:pPr>
              <w:jc w:val="center"/>
              <w:rPr>
                <w:b/>
                <w:bCs/>
                <w:sz w:val="20"/>
                <w:szCs w:val="20"/>
                <w:lang w:val="sr-Cyrl-RS"/>
                <w:rPrChange w:id="12259" w:author="Milan Stojkov" w:date="2026-10-02T11:00:00Z">
                  <w:rPr>
                    <w:b/>
                    <w:bCs/>
                    <w:sz w:val="20"/>
                    <w:szCs w:val="20"/>
                  </w:rPr>
                </w:rPrChange>
              </w:rPr>
            </w:pPr>
            <w:ins w:id="12260" w:author="Milica Radić" w:date="2026-10-04T01:04:33Z">
              <w:r>
                <w:rPr>
                  <w:b/>
                  <w:bCs/>
                  <w:sz w:val="20"/>
                  <w:szCs w:val="20"/>
                  <w:lang w:val="sr-Cyrl-RS"/>
                </w:rPr>
                <w:t>Г</w:t>
              </w:r>
            </w:ins>
            <w:del w:id="12261" w:author="Milica Radić" w:date="2026-10-04T01:04:32Z">
              <w:r>
                <w:rPr>
                  <w:b/>
                  <w:bCs/>
                  <w:sz w:val="20"/>
                  <w:szCs w:val="20"/>
                  <w:lang w:val="sr-Cyrl-RS"/>
                  <w:rPrChange w:id="12262" w:author="Milan Stojkov" w:date="2026-10-02T11:00:00Z">
                    <w:rPr>
                      <w:b/>
                      <w:bCs/>
                      <w:sz w:val="20"/>
                      <w:szCs w:val="20"/>
                    </w:rPr>
                  </w:rPrChange>
                </w:rPr>
                <w:delText>г</w:delText>
              </w:r>
            </w:del>
            <w:r>
              <w:rPr>
                <w:b/>
                <w:bCs/>
                <w:sz w:val="20"/>
                <w:szCs w:val="20"/>
                <w:lang w:val="sr-Cyrl-RS"/>
                <w:rPrChange w:id="12263" w:author="Milan Stojkov" w:date="2026-10-02T11:00:00Z">
                  <w:rPr>
                    <w:b/>
                    <w:bCs/>
                    <w:sz w:val="20"/>
                    <w:szCs w:val="20"/>
                  </w:rPr>
                </w:rPrChange>
              </w:rPr>
              <w:t>решка у рунди 15</w:t>
            </w:r>
          </w:p>
        </w:tc>
        <w:tc>
          <w:tcPr>
            <w:tcW w:w="1247" w:type="pct"/>
            <w:tcBorders>
              <w:top w:val="single" w:color="000000" w:sz="4" w:space="0"/>
              <w:left w:val="single" w:color="000000" w:sz="4" w:space="0"/>
              <w:bottom w:val="single" w:color="000000" w:sz="4" w:space="0"/>
              <w:right w:val="single" w:color="000000" w:sz="4" w:space="0"/>
            </w:tcBorders>
            <w:vAlign w:val="center"/>
            <w:tcPrChange w:id="12264" w:author="Milica Radić" w:date="2026-10-04T01:04:45Z">
              <w:tcPr>
                <w:tcW w:w="2149" w:type="dxa"/>
                <w:tcBorders>
                  <w:top w:val="single" w:color="000000" w:sz="4" w:space="0"/>
                  <w:left w:val="single" w:color="000000" w:sz="4" w:space="0"/>
                  <w:bottom w:val="single" w:color="000000" w:sz="4" w:space="0"/>
                  <w:right w:val="single" w:color="000000" w:sz="4" w:space="0"/>
                </w:tcBorders>
                <w:vAlign w:val="center"/>
              </w:tcPr>
            </w:tcPrChange>
          </w:tcPr>
          <w:p w14:paraId="2C34EB98">
            <w:pPr>
              <w:jc w:val="center"/>
              <w:rPr>
                <w:b/>
                <w:bCs/>
                <w:sz w:val="20"/>
                <w:szCs w:val="20"/>
                <w:lang w:val="sr-Cyrl-RS"/>
                <w:rPrChange w:id="12265" w:author="Milan Stojkov" w:date="2026-10-02T11:00:00Z">
                  <w:rPr>
                    <w:b/>
                    <w:bCs/>
                    <w:sz w:val="20"/>
                    <w:szCs w:val="20"/>
                  </w:rPr>
                </w:rPrChange>
              </w:rPr>
            </w:pPr>
            <w:ins w:id="12266" w:author="Milica Radić" w:date="2026-10-04T01:04:30Z">
              <w:r>
                <w:rPr>
                  <w:b/>
                  <w:bCs/>
                  <w:sz w:val="20"/>
                  <w:szCs w:val="20"/>
                  <w:lang w:val="sr-Cyrl-RS"/>
                </w:rPr>
                <w:t>Г</w:t>
              </w:r>
            </w:ins>
            <w:del w:id="12267" w:author="Milica Radić" w:date="2026-10-04T01:04:30Z">
              <w:r>
                <w:rPr>
                  <w:b/>
                  <w:bCs/>
                  <w:sz w:val="20"/>
                  <w:szCs w:val="20"/>
                  <w:lang w:val="sr-Cyrl-RS"/>
                  <w:rPrChange w:id="12268" w:author="Milan Stojkov" w:date="2026-10-02T11:00:00Z">
                    <w:rPr>
                      <w:b/>
                      <w:bCs/>
                      <w:sz w:val="20"/>
                      <w:szCs w:val="20"/>
                    </w:rPr>
                  </w:rPrChange>
                </w:rPr>
                <w:delText>г</w:delText>
              </w:r>
            </w:del>
            <w:r>
              <w:rPr>
                <w:b/>
                <w:bCs/>
                <w:sz w:val="20"/>
                <w:szCs w:val="20"/>
                <w:lang w:val="sr-Cyrl-RS"/>
                <w:rPrChange w:id="12269" w:author="Milan Stojkov" w:date="2026-10-02T11:00:00Z">
                  <w:rPr>
                    <w:b/>
                    <w:bCs/>
                    <w:sz w:val="20"/>
                    <w:szCs w:val="20"/>
                  </w:rPr>
                </w:rPrChange>
              </w:rPr>
              <w:t>решка у рунди 50</w:t>
            </w:r>
          </w:p>
        </w:tc>
        <w:tc>
          <w:tcPr>
            <w:tcW w:w="713" w:type="pct"/>
            <w:tcBorders>
              <w:top w:val="single" w:color="000000" w:sz="4" w:space="0"/>
              <w:left w:val="single" w:color="000000" w:sz="4" w:space="0"/>
              <w:bottom w:val="single" w:color="000000" w:sz="4" w:space="0"/>
              <w:right w:val="single" w:color="000000" w:sz="4" w:space="0"/>
            </w:tcBorders>
            <w:vAlign w:val="center"/>
            <w:tcPrChange w:id="12270" w:author="Milica Radić" w:date="2026-10-04T01:04:45Z">
              <w:tcPr>
                <w:tcW w:w="1229" w:type="dxa"/>
                <w:tcBorders>
                  <w:top w:val="single" w:color="000000" w:sz="4" w:space="0"/>
                  <w:left w:val="single" w:color="000000" w:sz="4" w:space="0"/>
                  <w:bottom w:val="single" w:color="000000" w:sz="4" w:space="0"/>
                  <w:right w:val="single" w:color="000000" w:sz="4" w:space="0"/>
                </w:tcBorders>
                <w:vAlign w:val="center"/>
              </w:tcPr>
            </w:tcPrChange>
          </w:tcPr>
          <w:p w14:paraId="053EF08D">
            <w:pPr>
              <w:jc w:val="center"/>
              <w:rPr>
                <w:b/>
                <w:bCs/>
                <w:sz w:val="20"/>
                <w:szCs w:val="20"/>
                <w:lang w:val="sr-Cyrl-RS"/>
                <w:rPrChange w:id="12271" w:author="Milan Stojkov" w:date="2026-10-02T11:00:00Z">
                  <w:rPr>
                    <w:b/>
                    <w:bCs/>
                    <w:sz w:val="20"/>
                    <w:szCs w:val="20"/>
                  </w:rPr>
                </w:rPrChange>
              </w:rPr>
            </w:pPr>
            <w:ins w:id="12272" w:author="Milica Radić" w:date="2026-10-04T01:04:28Z">
              <w:r>
                <w:rPr>
                  <w:b/>
                  <w:bCs/>
                  <w:sz w:val="20"/>
                  <w:szCs w:val="20"/>
                  <w:lang w:val="sr-Cyrl-RS"/>
                </w:rPr>
                <w:t>В</w:t>
              </w:r>
            </w:ins>
            <w:del w:id="12273" w:author="Milica Radić" w:date="2026-10-04T01:04:27Z">
              <w:r>
                <w:rPr>
                  <w:b/>
                  <w:bCs/>
                  <w:sz w:val="20"/>
                  <w:szCs w:val="20"/>
                  <w:lang w:val="sr-Cyrl-RS"/>
                  <w:rPrChange w:id="12274" w:author="Milan Stojkov" w:date="2026-10-02T11:00:00Z">
                    <w:rPr>
                      <w:b/>
                      <w:bCs/>
                      <w:sz w:val="20"/>
                      <w:szCs w:val="20"/>
                    </w:rPr>
                  </w:rPrChange>
                </w:rPr>
                <w:delText>в</w:delText>
              </w:r>
            </w:del>
            <w:r>
              <w:rPr>
                <w:b/>
                <w:bCs/>
                <w:sz w:val="20"/>
                <w:szCs w:val="20"/>
                <w:lang w:val="sr-Cyrl-RS"/>
                <w:rPrChange w:id="12275" w:author="Milan Stojkov" w:date="2026-10-02T11:00:00Z">
                  <w:rPr>
                    <w:b/>
                    <w:bCs/>
                    <w:sz w:val="20"/>
                    <w:szCs w:val="20"/>
                  </w:rPr>
                </w:rPrChange>
              </w:rPr>
              <w:t>аријанса</w:t>
            </w:r>
          </w:p>
        </w:tc>
      </w:tr>
      <w:tr w14:paraId="75F2F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2276" w:author="Milica Radić" w:date="2026-10-04T01:04:4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2276" w:author="Milica Radić" w:date="2026-10-04T01:04:45Z">
            <w:trPr>
              <w:jc w:val="center"/>
            </w:trPr>
          </w:trPrChange>
        </w:trPr>
        <w:tc>
          <w:tcPr>
            <w:tcW w:w="102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277" w:author="Milica Radić" w:date="2026-10-04T01:04:45Z">
              <w:tcPr>
                <w:tcW w:w="177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980C49">
            <w:pPr>
              <w:jc w:val="center"/>
              <w:rPr>
                <w:sz w:val="20"/>
                <w:szCs w:val="20"/>
                <w:lang w:val="sr-Cyrl-RS"/>
                <w:rPrChange w:id="12279" w:author="Milan Stojkov" w:date="2026-10-02T11:00:00Z">
                  <w:rPr>
                    <w:sz w:val="20"/>
                    <w:szCs w:val="20"/>
                  </w:rPr>
                </w:rPrChange>
              </w:rPr>
              <w:pPrChange w:id="12278" w:author="Milica Radić" w:date="2026-10-04T01:04:41Z">
                <w:pPr/>
              </w:pPrChange>
            </w:pPr>
            <w:r>
              <w:rPr>
                <w:i/>
                <w:iCs/>
                <w:sz w:val="20"/>
                <w:szCs w:val="20"/>
                <w:lang w:val="sr-Cyrl-RS"/>
                <w:rPrChange w:id="12280" w:author="Milan Stojkov" w:date="2026-10-02T11:00:00Z">
                  <w:rPr>
                    <w:i/>
                    <w:iCs/>
                    <w:sz w:val="20"/>
                    <w:szCs w:val="20"/>
                  </w:rPr>
                </w:rPrChange>
              </w:rPr>
              <w:t>Random</w:t>
            </w:r>
          </w:p>
        </w:tc>
        <w:tc>
          <w:tcPr>
            <w:tcW w:w="92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281" w:author="Milica Radić" w:date="2026-10-04T01:04:45Z">
              <w:tcPr>
                <w:tcW w:w="159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E1C19EC">
            <w:pPr>
              <w:jc w:val="center"/>
              <w:rPr>
                <w:sz w:val="20"/>
                <w:szCs w:val="20"/>
                <w:lang w:val="sr-Cyrl-RS"/>
                <w:rPrChange w:id="12283" w:author="Milan Stojkov" w:date="2026-10-02T11:00:00Z">
                  <w:rPr>
                    <w:sz w:val="20"/>
                    <w:szCs w:val="20"/>
                  </w:rPr>
                </w:rPrChange>
              </w:rPr>
              <w:pPrChange w:id="12282" w:author="Milica Radić" w:date="2026-10-04T01:04:41Z">
                <w:pPr/>
              </w:pPrChange>
            </w:pPr>
            <w:r>
              <w:rPr>
                <w:sz w:val="20"/>
                <w:szCs w:val="20"/>
                <w:lang w:val="sr-Cyrl-RS"/>
                <w:rPrChange w:id="12284" w:author="Milan Stojkov" w:date="2026-10-02T11:00:00Z">
                  <w:rPr>
                    <w:sz w:val="20"/>
                    <w:szCs w:val="20"/>
                  </w:rPr>
                </w:rPrChange>
              </w:rPr>
              <w:t>аритм. средина</w:t>
            </w:r>
          </w:p>
        </w:tc>
        <w:tc>
          <w:tcPr>
            <w:tcW w:w="10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285" w:author="Milica Radić" w:date="2026-10-04T01:04:45Z">
              <w:tcPr>
                <w:tcW w:w="186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71B3E90">
            <w:pPr>
              <w:jc w:val="center"/>
              <w:rPr>
                <w:sz w:val="20"/>
                <w:szCs w:val="20"/>
                <w:lang w:val="sr-Cyrl-RS"/>
                <w:rPrChange w:id="12287" w:author="Milan Stojkov" w:date="2026-10-02T11:00:00Z">
                  <w:rPr>
                    <w:sz w:val="20"/>
                    <w:szCs w:val="20"/>
                  </w:rPr>
                </w:rPrChange>
              </w:rPr>
              <w:pPrChange w:id="12286" w:author="Milica Radić" w:date="2026-10-04T01:04:41Z">
                <w:pPr/>
              </w:pPrChange>
            </w:pPr>
            <w:r>
              <w:rPr>
                <w:sz w:val="20"/>
                <w:szCs w:val="20"/>
                <w:lang w:val="sr-Cyrl-RS"/>
                <w:rPrChange w:id="12288" w:author="Milan Stojkov" w:date="2026-10-02T11:00:00Z">
                  <w:rPr>
                    <w:sz w:val="20"/>
                    <w:szCs w:val="20"/>
                  </w:rPr>
                </w:rPrChange>
              </w:rPr>
              <w:t>0,35385</w:t>
            </w:r>
          </w:p>
        </w:tc>
        <w:tc>
          <w:tcPr>
            <w:tcW w:w="124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289" w:author="Milica Radić" w:date="2026-10-04T01:04:45Z">
              <w:tcPr>
                <w:tcW w:w="21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B3BED42">
            <w:pPr>
              <w:jc w:val="center"/>
              <w:rPr>
                <w:sz w:val="20"/>
                <w:szCs w:val="20"/>
                <w:lang w:val="sr-Cyrl-RS"/>
                <w:rPrChange w:id="12291" w:author="Milan Stojkov" w:date="2026-10-02T11:00:00Z">
                  <w:rPr>
                    <w:sz w:val="20"/>
                    <w:szCs w:val="20"/>
                  </w:rPr>
                </w:rPrChange>
              </w:rPr>
              <w:pPrChange w:id="12290" w:author="Milica Radić" w:date="2026-10-04T01:04:41Z">
                <w:pPr/>
              </w:pPrChange>
            </w:pPr>
            <w:r>
              <w:rPr>
                <w:sz w:val="20"/>
                <w:szCs w:val="20"/>
                <w:lang w:val="sr-Cyrl-RS"/>
                <w:rPrChange w:id="12292" w:author="Milan Stojkov" w:date="2026-10-02T11:00:00Z">
                  <w:rPr>
                    <w:sz w:val="20"/>
                    <w:szCs w:val="20"/>
                  </w:rPr>
                </w:rPrChange>
              </w:rPr>
              <w:t>0,23857</w:t>
            </w:r>
          </w:p>
        </w:tc>
        <w:tc>
          <w:tcPr>
            <w:tcW w:w="71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293" w:author="Milica Radić" w:date="2026-10-04T01:04:45Z">
              <w:tcPr>
                <w:tcW w:w="122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509D9BD">
            <w:pPr>
              <w:jc w:val="center"/>
              <w:rPr>
                <w:sz w:val="20"/>
                <w:szCs w:val="20"/>
                <w:lang w:val="sr-Cyrl-RS"/>
                <w:rPrChange w:id="12295" w:author="Milan Stojkov" w:date="2026-10-02T11:00:00Z">
                  <w:rPr>
                    <w:sz w:val="20"/>
                    <w:szCs w:val="20"/>
                  </w:rPr>
                </w:rPrChange>
              </w:rPr>
              <w:pPrChange w:id="12294" w:author="Milica Radić" w:date="2026-10-04T01:04:41Z">
                <w:pPr/>
              </w:pPrChange>
            </w:pPr>
            <w:r>
              <w:rPr>
                <w:sz w:val="20"/>
                <w:szCs w:val="20"/>
                <w:lang w:val="sr-Cyrl-RS"/>
                <w:rPrChange w:id="12296" w:author="Milan Stojkov" w:date="2026-10-02T11:00:00Z">
                  <w:rPr>
                    <w:sz w:val="20"/>
                    <w:szCs w:val="20"/>
                  </w:rPr>
                </w:rPrChange>
              </w:rPr>
              <w:t>4,62·10¹</w:t>
            </w:r>
          </w:p>
        </w:tc>
      </w:tr>
      <w:tr w14:paraId="2DECA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2297" w:author="Milica Radić" w:date="2026-10-04T01:04:4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2297" w:author="Milica Radić" w:date="2026-10-04T01:04:45Z">
            <w:trPr>
              <w:jc w:val="center"/>
            </w:trPr>
          </w:trPrChange>
        </w:trPr>
        <w:tc>
          <w:tcPr>
            <w:tcW w:w="102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298" w:author="Milica Radić" w:date="2026-10-04T01:04:45Z">
              <w:tcPr>
                <w:tcW w:w="177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5CFA5B6">
            <w:pPr>
              <w:jc w:val="center"/>
              <w:rPr>
                <w:sz w:val="20"/>
                <w:szCs w:val="20"/>
                <w:lang w:val="sr-Cyrl-RS"/>
                <w:rPrChange w:id="12300" w:author="Milan Stojkov" w:date="2026-10-02T11:00:00Z">
                  <w:rPr>
                    <w:sz w:val="20"/>
                    <w:szCs w:val="20"/>
                  </w:rPr>
                </w:rPrChange>
              </w:rPr>
              <w:pPrChange w:id="12299" w:author="Milica Radić" w:date="2026-10-04T01:04:41Z">
                <w:pPr/>
              </w:pPrChange>
            </w:pPr>
            <w:r>
              <w:rPr>
                <w:i/>
                <w:iCs/>
                <w:sz w:val="20"/>
                <w:szCs w:val="20"/>
                <w:lang w:val="sr-Cyrl-RS"/>
                <w:rPrChange w:id="12301" w:author="Milan Stojkov" w:date="2026-10-02T11:00:00Z">
                  <w:rPr>
                    <w:i/>
                    <w:iCs/>
                    <w:sz w:val="20"/>
                    <w:szCs w:val="20"/>
                  </w:rPr>
                </w:rPrChange>
              </w:rPr>
              <w:t>Random</w:t>
            </w:r>
          </w:p>
        </w:tc>
        <w:tc>
          <w:tcPr>
            <w:tcW w:w="92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02" w:author="Milica Radić" w:date="2026-10-04T01:04:45Z">
              <w:tcPr>
                <w:tcW w:w="159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A14ED98">
            <w:pPr>
              <w:jc w:val="center"/>
              <w:rPr>
                <w:sz w:val="20"/>
                <w:szCs w:val="20"/>
                <w:lang w:val="sr-Cyrl-RS"/>
                <w:rPrChange w:id="12304" w:author="Milan Stojkov" w:date="2026-10-02T11:00:00Z">
                  <w:rPr>
                    <w:sz w:val="20"/>
                    <w:szCs w:val="20"/>
                  </w:rPr>
                </w:rPrChange>
              </w:rPr>
              <w:pPrChange w:id="12303" w:author="Milica Radić" w:date="2026-10-04T01:04:41Z">
                <w:pPr/>
              </w:pPrChange>
            </w:pPr>
            <w:r>
              <w:rPr>
                <w:sz w:val="20"/>
                <w:szCs w:val="20"/>
                <w:lang w:val="sr-Cyrl-RS"/>
                <w:rPrChange w:id="12305" w:author="Milan Stojkov" w:date="2026-10-02T11:00:00Z">
                  <w:rPr>
                    <w:sz w:val="20"/>
                    <w:szCs w:val="20"/>
                  </w:rPr>
                </w:rPrChange>
              </w:rPr>
              <w:t>медијана</w:t>
            </w:r>
          </w:p>
        </w:tc>
        <w:tc>
          <w:tcPr>
            <w:tcW w:w="10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06" w:author="Milica Radić" w:date="2026-10-04T01:04:45Z">
              <w:tcPr>
                <w:tcW w:w="186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FEB95B7">
            <w:pPr>
              <w:jc w:val="center"/>
              <w:rPr>
                <w:sz w:val="20"/>
                <w:szCs w:val="20"/>
                <w:lang w:val="sr-Cyrl-RS"/>
                <w:rPrChange w:id="12308" w:author="Milan Stojkov" w:date="2026-10-02T11:00:00Z">
                  <w:rPr>
                    <w:sz w:val="20"/>
                    <w:szCs w:val="20"/>
                  </w:rPr>
                </w:rPrChange>
              </w:rPr>
              <w:pPrChange w:id="12307" w:author="Milica Radić" w:date="2026-10-04T01:04:41Z">
                <w:pPr/>
              </w:pPrChange>
            </w:pPr>
            <w:r>
              <w:rPr>
                <w:sz w:val="20"/>
                <w:szCs w:val="20"/>
                <w:lang w:val="sr-Cyrl-RS"/>
                <w:rPrChange w:id="12309" w:author="Milan Stojkov" w:date="2026-10-02T11:00:00Z">
                  <w:rPr>
                    <w:sz w:val="20"/>
                    <w:szCs w:val="20"/>
                  </w:rPr>
                </w:rPrChange>
              </w:rPr>
              <w:t>0,03888</w:t>
            </w:r>
          </w:p>
        </w:tc>
        <w:tc>
          <w:tcPr>
            <w:tcW w:w="124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10" w:author="Milica Radić" w:date="2026-10-04T01:04:45Z">
              <w:tcPr>
                <w:tcW w:w="21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BDB81D7">
            <w:pPr>
              <w:jc w:val="center"/>
              <w:rPr>
                <w:sz w:val="20"/>
                <w:szCs w:val="20"/>
                <w:lang w:val="sr-Cyrl-RS"/>
                <w:rPrChange w:id="12312" w:author="Milan Stojkov" w:date="2026-10-02T11:00:00Z">
                  <w:rPr>
                    <w:sz w:val="20"/>
                    <w:szCs w:val="20"/>
                  </w:rPr>
                </w:rPrChange>
              </w:rPr>
              <w:pPrChange w:id="12311" w:author="Milica Radić" w:date="2026-10-04T01:04:41Z">
                <w:pPr/>
              </w:pPrChange>
            </w:pPr>
            <w:r>
              <w:rPr>
                <w:sz w:val="20"/>
                <w:szCs w:val="20"/>
                <w:lang w:val="sr-Cyrl-RS"/>
                <w:rPrChange w:id="12313" w:author="Milan Stojkov" w:date="2026-10-02T11:00:00Z">
                  <w:rPr>
                    <w:sz w:val="20"/>
                    <w:szCs w:val="20"/>
                  </w:rPr>
                </w:rPrChange>
              </w:rPr>
              <w:t>0,14302</w:t>
            </w:r>
          </w:p>
        </w:tc>
        <w:tc>
          <w:tcPr>
            <w:tcW w:w="71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14" w:author="Milica Radić" w:date="2026-10-04T01:04:45Z">
              <w:tcPr>
                <w:tcW w:w="122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F1118AE">
            <w:pPr>
              <w:jc w:val="center"/>
              <w:rPr>
                <w:sz w:val="20"/>
                <w:szCs w:val="20"/>
                <w:lang w:val="sr-Cyrl-RS"/>
                <w:rPrChange w:id="12316" w:author="Milan Stojkov" w:date="2026-10-02T11:00:00Z">
                  <w:rPr>
                    <w:sz w:val="20"/>
                    <w:szCs w:val="20"/>
                  </w:rPr>
                </w:rPrChange>
              </w:rPr>
              <w:pPrChange w:id="12315" w:author="Milica Radić" w:date="2026-10-04T01:04:41Z">
                <w:pPr/>
              </w:pPrChange>
            </w:pPr>
            <w:r>
              <w:rPr>
                <w:sz w:val="20"/>
                <w:szCs w:val="20"/>
                <w:lang w:val="sr-Cyrl-RS"/>
                <w:rPrChange w:id="12317" w:author="Milan Stojkov" w:date="2026-10-02T11:00:00Z">
                  <w:rPr>
                    <w:sz w:val="20"/>
                    <w:szCs w:val="20"/>
                  </w:rPr>
                </w:rPrChange>
              </w:rPr>
              <w:t>5,27·10¹</w:t>
            </w:r>
          </w:p>
        </w:tc>
      </w:tr>
      <w:tr w14:paraId="6C2BB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2318" w:author="Milica Radić" w:date="2026-10-04T01:04:4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2318" w:author="Milica Radić" w:date="2026-10-04T01:04:45Z">
            <w:trPr>
              <w:jc w:val="center"/>
            </w:trPr>
          </w:trPrChange>
        </w:trPr>
        <w:tc>
          <w:tcPr>
            <w:tcW w:w="102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19" w:author="Milica Radić" w:date="2026-10-04T01:04:45Z">
              <w:tcPr>
                <w:tcW w:w="177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A4B37FB">
            <w:pPr>
              <w:jc w:val="center"/>
              <w:rPr>
                <w:sz w:val="20"/>
                <w:szCs w:val="20"/>
                <w:lang w:val="sr-Cyrl-RS"/>
                <w:rPrChange w:id="12321" w:author="Milan Stojkov" w:date="2026-10-02T11:00:00Z">
                  <w:rPr>
                    <w:sz w:val="20"/>
                    <w:szCs w:val="20"/>
                  </w:rPr>
                </w:rPrChange>
              </w:rPr>
              <w:pPrChange w:id="12320" w:author="Milica Radić" w:date="2026-10-04T01:04:41Z">
                <w:pPr/>
              </w:pPrChange>
            </w:pPr>
            <w:r>
              <w:rPr>
                <w:i/>
                <w:iCs/>
                <w:sz w:val="20"/>
                <w:szCs w:val="20"/>
                <w:lang w:val="sr-Cyrl-RS"/>
                <w:rPrChange w:id="12322" w:author="Milan Stojkov" w:date="2026-10-02T11:00:00Z">
                  <w:rPr>
                    <w:i/>
                    <w:iCs/>
                    <w:sz w:val="20"/>
                    <w:szCs w:val="20"/>
                  </w:rPr>
                </w:rPrChange>
              </w:rPr>
              <w:t>Random</w:t>
            </w:r>
          </w:p>
        </w:tc>
        <w:tc>
          <w:tcPr>
            <w:tcW w:w="92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23" w:author="Milica Radić" w:date="2026-10-04T01:04:45Z">
              <w:tcPr>
                <w:tcW w:w="159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2AF7744">
            <w:pPr>
              <w:jc w:val="center"/>
              <w:rPr>
                <w:sz w:val="20"/>
                <w:szCs w:val="20"/>
                <w:lang w:val="sr-Cyrl-RS"/>
                <w:rPrChange w:id="12325" w:author="Milan Stojkov" w:date="2026-10-02T11:00:00Z">
                  <w:rPr>
                    <w:sz w:val="20"/>
                    <w:szCs w:val="20"/>
                  </w:rPr>
                </w:rPrChange>
              </w:rPr>
              <w:pPrChange w:id="12324" w:author="Milica Radić" w:date="2026-10-04T01:04:41Z">
                <w:pPr/>
              </w:pPrChange>
            </w:pPr>
            <w:r>
              <w:rPr>
                <w:sz w:val="20"/>
                <w:szCs w:val="20"/>
                <w:lang w:val="sr-Cyrl-RS"/>
                <w:rPrChange w:id="12326" w:author="Milan Stojkov" w:date="2026-10-02T11:00:00Z">
                  <w:rPr>
                    <w:sz w:val="20"/>
                    <w:szCs w:val="20"/>
                  </w:rPr>
                </w:rPrChange>
              </w:rPr>
              <w:t>одсеч. средина</w:t>
            </w:r>
          </w:p>
        </w:tc>
        <w:tc>
          <w:tcPr>
            <w:tcW w:w="10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27" w:author="Milica Radić" w:date="2026-10-04T01:04:45Z">
              <w:tcPr>
                <w:tcW w:w="186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07F58CE">
            <w:pPr>
              <w:jc w:val="center"/>
              <w:rPr>
                <w:sz w:val="20"/>
                <w:szCs w:val="20"/>
                <w:lang w:val="sr-Cyrl-RS"/>
                <w:rPrChange w:id="12329" w:author="Milan Stojkov" w:date="2026-10-02T11:00:00Z">
                  <w:rPr>
                    <w:sz w:val="20"/>
                    <w:szCs w:val="20"/>
                  </w:rPr>
                </w:rPrChange>
              </w:rPr>
              <w:pPrChange w:id="12328" w:author="Milica Radić" w:date="2026-10-04T01:04:41Z">
                <w:pPr/>
              </w:pPrChange>
            </w:pPr>
            <w:r>
              <w:rPr>
                <w:sz w:val="20"/>
                <w:szCs w:val="20"/>
                <w:lang w:val="sr-Cyrl-RS"/>
                <w:rPrChange w:id="12330" w:author="Milan Stojkov" w:date="2026-10-02T11:00:00Z">
                  <w:rPr>
                    <w:sz w:val="20"/>
                    <w:szCs w:val="20"/>
                  </w:rPr>
                </w:rPrChange>
              </w:rPr>
              <w:t>0,28066</w:t>
            </w:r>
          </w:p>
        </w:tc>
        <w:tc>
          <w:tcPr>
            <w:tcW w:w="124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31" w:author="Milica Radić" w:date="2026-10-04T01:04:45Z">
              <w:tcPr>
                <w:tcW w:w="21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07E75EF">
            <w:pPr>
              <w:jc w:val="center"/>
              <w:rPr>
                <w:sz w:val="20"/>
                <w:szCs w:val="20"/>
                <w:lang w:val="sr-Cyrl-RS"/>
                <w:rPrChange w:id="12333" w:author="Milan Stojkov" w:date="2026-10-02T11:00:00Z">
                  <w:rPr>
                    <w:sz w:val="20"/>
                    <w:szCs w:val="20"/>
                  </w:rPr>
                </w:rPrChange>
              </w:rPr>
              <w:pPrChange w:id="12332" w:author="Milica Radić" w:date="2026-10-04T01:04:41Z">
                <w:pPr/>
              </w:pPrChange>
            </w:pPr>
            <w:r>
              <w:rPr>
                <w:sz w:val="20"/>
                <w:szCs w:val="20"/>
                <w:lang w:val="sr-Cyrl-RS"/>
                <w:rPrChange w:id="12334" w:author="Milan Stojkov" w:date="2026-10-02T11:00:00Z">
                  <w:rPr>
                    <w:sz w:val="20"/>
                    <w:szCs w:val="20"/>
                  </w:rPr>
                </w:rPrChange>
              </w:rPr>
              <w:t>0,20525</w:t>
            </w:r>
          </w:p>
        </w:tc>
        <w:tc>
          <w:tcPr>
            <w:tcW w:w="71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35" w:author="Milica Radić" w:date="2026-10-04T01:04:45Z">
              <w:tcPr>
                <w:tcW w:w="122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E7F13E9">
            <w:pPr>
              <w:jc w:val="center"/>
              <w:rPr>
                <w:sz w:val="20"/>
                <w:szCs w:val="20"/>
                <w:lang w:val="sr-Cyrl-RS"/>
                <w:rPrChange w:id="12337" w:author="Milan Stojkov" w:date="2026-10-02T11:00:00Z">
                  <w:rPr>
                    <w:sz w:val="20"/>
                    <w:szCs w:val="20"/>
                  </w:rPr>
                </w:rPrChange>
              </w:rPr>
              <w:pPrChange w:id="12336" w:author="Milica Radić" w:date="2026-10-04T01:04:41Z">
                <w:pPr/>
              </w:pPrChange>
            </w:pPr>
            <w:r>
              <w:rPr>
                <w:sz w:val="20"/>
                <w:szCs w:val="20"/>
                <w:lang w:val="sr-Cyrl-RS"/>
                <w:rPrChange w:id="12338" w:author="Milan Stojkov" w:date="2026-10-02T11:00:00Z">
                  <w:rPr>
                    <w:sz w:val="20"/>
                    <w:szCs w:val="20"/>
                  </w:rPr>
                </w:rPrChange>
              </w:rPr>
              <w:t>5,61·10¹</w:t>
            </w:r>
          </w:p>
        </w:tc>
      </w:tr>
      <w:tr w14:paraId="559D6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2339" w:author="Milica Radić" w:date="2026-10-04T01:04:4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2339" w:author="Milica Radić" w:date="2026-10-04T01:04:45Z">
            <w:trPr>
              <w:jc w:val="center"/>
            </w:trPr>
          </w:trPrChange>
        </w:trPr>
        <w:tc>
          <w:tcPr>
            <w:tcW w:w="102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40" w:author="Milica Radić" w:date="2026-10-04T01:04:45Z">
              <w:tcPr>
                <w:tcW w:w="177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5487445">
            <w:pPr>
              <w:jc w:val="center"/>
              <w:rPr>
                <w:sz w:val="20"/>
                <w:szCs w:val="20"/>
                <w:lang w:val="sr-Cyrl-RS"/>
                <w:rPrChange w:id="12342" w:author="Milan Stojkov" w:date="2026-10-02T11:00:00Z">
                  <w:rPr>
                    <w:sz w:val="20"/>
                    <w:szCs w:val="20"/>
                  </w:rPr>
                </w:rPrChange>
              </w:rPr>
              <w:pPrChange w:id="12341" w:author="Milica Radić" w:date="2026-10-04T01:04:41Z">
                <w:pPr/>
              </w:pPrChange>
            </w:pPr>
            <w:r>
              <w:rPr>
                <w:i/>
                <w:iCs/>
                <w:sz w:val="20"/>
                <w:szCs w:val="20"/>
                <w:lang w:val="sr-Cyrl-RS"/>
                <w:rPrChange w:id="12343" w:author="Milan Stojkov" w:date="2026-10-02T11:00:00Z">
                  <w:rPr>
                    <w:i/>
                    <w:iCs/>
                    <w:sz w:val="20"/>
                    <w:szCs w:val="20"/>
                  </w:rPr>
                </w:rPrChange>
              </w:rPr>
              <w:t>Sybil</w:t>
            </w:r>
            <w:r>
              <w:rPr>
                <w:sz w:val="20"/>
                <w:szCs w:val="20"/>
                <w:lang w:val="sr-Cyrl-RS"/>
                <w:rPrChange w:id="12344" w:author="Milan Stojkov" w:date="2026-10-02T11:00:00Z">
                  <w:rPr>
                    <w:sz w:val="20"/>
                    <w:szCs w:val="20"/>
                  </w:rPr>
                </w:rPrChange>
              </w:rPr>
              <w:t>-отпорна</w:t>
            </w:r>
          </w:p>
        </w:tc>
        <w:tc>
          <w:tcPr>
            <w:tcW w:w="92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45" w:author="Milica Radić" w:date="2026-10-04T01:04:45Z">
              <w:tcPr>
                <w:tcW w:w="159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7A163BE">
            <w:pPr>
              <w:jc w:val="center"/>
              <w:rPr>
                <w:sz w:val="20"/>
                <w:szCs w:val="20"/>
                <w:lang w:val="sr-Cyrl-RS"/>
                <w:rPrChange w:id="12347" w:author="Milan Stojkov" w:date="2026-10-02T11:00:00Z">
                  <w:rPr>
                    <w:sz w:val="20"/>
                    <w:szCs w:val="20"/>
                  </w:rPr>
                </w:rPrChange>
              </w:rPr>
              <w:pPrChange w:id="12346" w:author="Milica Radić" w:date="2026-10-04T01:04:41Z">
                <w:pPr/>
              </w:pPrChange>
            </w:pPr>
            <w:r>
              <w:rPr>
                <w:sz w:val="20"/>
                <w:szCs w:val="20"/>
                <w:lang w:val="sr-Cyrl-RS"/>
                <w:rPrChange w:id="12348" w:author="Milan Stojkov" w:date="2026-10-02T11:00:00Z">
                  <w:rPr>
                    <w:sz w:val="20"/>
                    <w:szCs w:val="20"/>
                  </w:rPr>
                </w:rPrChange>
              </w:rPr>
              <w:t>аритм. средина</w:t>
            </w:r>
          </w:p>
        </w:tc>
        <w:tc>
          <w:tcPr>
            <w:tcW w:w="10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49" w:author="Milica Radić" w:date="2026-10-04T01:04:45Z">
              <w:tcPr>
                <w:tcW w:w="186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57C4058">
            <w:pPr>
              <w:jc w:val="center"/>
              <w:rPr>
                <w:sz w:val="20"/>
                <w:szCs w:val="20"/>
                <w:lang w:val="sr-Cyrl-RS"/>
                <w:rPrChange w:id="12351" w:author="Milan Stojkov" w:date="2026-10-02T11:00:00Z">
                  <w:rPr>
                    <w:sz w:val="20"/>
                    <w:szCs w:val="20"/>
                  </w:rPr>
                </w:rPrChange>
              </w:rPr>
              <w:pPrChange w:id="12350" w:author="Milica Radić" w:date="2026-10-04T01:04:41Z">
                <w:pPr/>
              </w:pPrChange>
            </w:pPr>
            <w:r>
              <w:rPr>
                <w:sz w:val="20"/>
                <w:szCs w:val="20"/>
                <w:lang w:val="sr-Cyrl-RS"/>
                <w:rPrChange w:id="12352" w:author="Milan Stojkov" w:date="2026-10-02T11:00:00Z">
                  <w:rPr>
                    <w:sz w:val="20"/>
                    <w:szCs w:val="20"/>
                  </w:rPr>
                </w:rPrChange>
              </w:rPr>
              <w:t>0,00065</w:t>
            </w:r>
          </w:p>
        </w:tc>
        <w:tc>
          <w:tcPr>
            <w:tcW w:w="124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53" w:author="Milica Radić" w:date="2026-10-04T01:04:45Z">
              <w:tcPr>
                <w:tcW w:w="21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ABD6562">
            <w:pPr>
              <w:jc w:val="center"/>
              <w:rPr>
                <w:sz w:val="20"/>
                <w:szCs w:val="20"/>
                <w:lang w:val="sr-Cyrl-RS"/>
                <w:rPrChange w:id="12355" w:author="Milan Stojkov" w:date="2026-10-02T11:00:00Z">
                  <w:rPr>
                    <w:sz w:val="20"/>
                    <w:szCs w:val="20"/>
                  </w:rPr>
                </w:rPrChange>
              </w:rPr>
              <w:pPrChange w:id="12354" w:author="Milica Radić" w:date="2026-10-04T01:04:41Z">
                <w:pPr/>
              </w:pPrChange>
            </w:pPr>
            <w:r>
              <w:rPr>
                <w:sz w:val="20"/>
                <w:szCs w:val="20"/>
                <w:lang w:val="sr-Cyrl-RS"/>
                <w:rPrChange w:id="12356" w:author="Milan Stojkov" w:date="2026-10-02T11:00:00Z">
                  <w:rPr>
                    <w:sz w:val="20"/>
                    <w:szCs w:val="20"/>
                  </w:rPr>
                </w:rPrChange>
              </w:rPr>
              <w:t>0,38967</w:t>
            </w:r>
          </w:p>
        </w:tc>
        <w:tc>
          <w:tcPr>
            <w:tcW w:w="71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57" w:author="Milica Radić" w:date="2026-10-04T01:04:45Z">
              <w:tcPr>
                <w:tcW w:w="122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EE72C5B">
            <w:pPr>
              <w:jc w:val="center"/>
              <w:rPr>
                <w:sz w:val="20"/>
                <w:szCs w:val="20"/>
                <w:lang w:val="sr-Cyrl-RS"/>
                <w:rPrChange w:id="12359" w:author="Milan Stojkov" w:date="2026-10-02T11:00:00Z">
                  <w:rPr>
                    <w:sz w:val="20"/>
                    <w:szCs w:val="20"/>
                  </w:rPr>
                </w:rPrChange>
              </w:rPr>
              <w:pPrChange w:id="12358" w:author="Milica Radić" w:date="2026-10-04T01:04:41Z">
                <w:pPr/>
              </w:pPrChange>
            </w:pPr>
            <w:r>
              <w:rPr>
                <w:sz w:val="20"/>
                <w:szCs w:val="20"/>
                <w:lang w:val="sr-Cyrl-RS"/>
                <w:rPrChange w:id="12360" w:author="Milan Stojkov" w:date="2026-10-02T11:00:00Z">
                  <w:rPr>
                    <w:sz w:val="20"/>
                    <w:szCs w:val="20"/>
                  </w:rPr>
                </w:rPrChange>
              </w:rPr>
              <w:t>2,15·10²</w:t>
            </w:r>
          </w:p>
        </w:tc>
      </w:tr>
      <w:tr w14:paraId="1FEDDA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2361" w:author="Milica Radić" w:date="2026-10-04T01:04:4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2361" w:author="Milica Radić" w:date="2026-10-04T01:04:45Z">
            <w:trPr>
              <w:jc w:val="center"/>
            </w:trPr>
          </w:trPrChange>
        </w:trPr>
        <w:tc>
          <w:tcPr>
            <w:tcW w:w="102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62" w:author="Milica Radić" w:date="2026-10-04T01:04:45Z">
              <w:tcPr>
                <w:tcW w:w="177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3201928">
            <w:pPr>
              <w:jc w:val="center"/>
              <w:rPr>
                <w:sz w:val="20"/>
                <w:szCs w:val="20"/>
                <w:lang w:val="sr-Cyrl-RS"/>
                <w:rPrChange w:id="12364" w:author="Milan Stojkov" w:date="2026-10-02T11:00:00Z">
                  <w:rPr>
                    <w:sz w:val="20"/>
                    <w:szCs w:val="20"/>
                  </w:rPr>
                </w:rPrChange>
              </w:rPr>
              <w:pPrChange w:id="12363" w:author="Milica Radić" w:date="2026-10-04T01:04:41Z">
                <w:pPr/>
              </w:pPrChange>
            </w:pPr>
            <w:r>
              <w:rPr>
                <w:i/>
                <w:iCs/>
                <w:sz w:val="20"/>
                <w:szCs w:val="20"/>
                <w:lang w:val="sr-Cyrl-RS"/>
                <w:rPrChange w:id="12365" w:author="Milan Stojkov" w:date="2026-10-02T11:00:00Z">
                  <w:rPr>
                    <w:i/>
                    <w:iCs/>
                    <w:sz w:val="20"/>
                    <w:szCs w:val="20"/>
                  </w:rPr>
                </w:rPrChange>
              </w:rPr>
              <w:t>Sybil</w:t>
            </w:r>
            <w:r>
              <w:rPr>
                <w:sz w:val="20"/>
                <w:szCs w:val="20"/>
                <w:lang w:val="sr-Cyrl-RS"/>
                <w:rPrChange w:id="12366" w:author="Milan Stojkov" w:date="2026-10-02T11:00:00Z">
                  <w:rPr>
                    <w:sz w:val="20"/>
                    <w:szCs w:val="20"/>
                  </w:rPr>
                </w:rPrChange>
              </w:rPr>
              <w:t>-отпорна</w:t>
            </w:r>
          </w:p>
        </w:tc>
        <w:tc>
          <w:tcPr>
            <w:tcW w:w="92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67" w:author="Milica Radić" w:date="2026-10-04T01:04:45Z">
              <w:tcPr>
                <w:tcW w:w="159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171C1B0">
            <w:pPr>
              <w:jc w:val="center"/>
              <w:rPr>
                <w:sz w:val="20"/>
                <w:szCs w:val="20"/>
                <w:lang w:val="sr-Cyrl-RS"/>
                <w:rPrChange w:id="12369" w:author="Milan Stojkov" w:date="2026-10-02T11:00:00Z">
                  <w:rPr>
                    <w:sz w:val="20"/>
                    <w:szCs w:val="20"/>
                  </w:rPr>
                </w:rPrChange>
              </w:rPr>
              <w:pPrChange w:id="12368" w:author="Milica Radić" w:date="2026-10-04T01:04:41Z">
                <w:pPr/>
              </w:pPrChange>
            </w:pPr>
            <w:r>
              <w:rPr>
                <w:sz w:val="20"/>
                <w:szCs w:val="20"/>
                <w:lang w:val="sr-Cyrl-RS"/>
                <w:rPrChange w:id="12370" w:author="Milan Stojkov" w:date="2026-10-02T11:00:00Z">
                  <w:rPr>
                    <w:sz w:val="20"/>
                    <w:szCs w:val="20"/>
                  </w:rPr>
                </w:rPrChange>
              </w:rPr>
              <w:t>медијана</w:t>
            </w:r>
          </w:p>
        </w:tc>
        <w:tc>
          <w:tcPr>
            <w:tcW w:w="10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71" w:author="Milica Radić" w:date="2026-10-04T01:04:45Z">
              <w:tcPr>
                <w:tcW w:w="186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4205295">
            <w:pPr>
              <w:jc w:val="center"/>
              <w:rPr>
                <w:sz w:val="20"/>
                <w:szCs w:val="20"/>
                <w:lang w:val="sr-Cyrl-RS"/>
                <w:rPrChange w:id="12373" w:author="Milan Stojkov" w:date="2026-10-02T11:00:00Z">
                  <w:rPr>
                    <w:sz w:val="20"/>
                    <w:szCs w:val="20"/>
                  </w:rPr>
                </w:rPrChange>
              </w:rPr>
              <w:pPrChange w:id="12372" w:author="Milica Radić" w:date="2026-10-04T01:04:41Z">
                <w:pPr/>
              </w:pPrChange>
            </w:pPr>
            <w:r>
              <w:rPr>
                <w:sz w:val="20"/>
                <w:szCs w:val="20"/>
                <w:lang w:val="sr-Cyrl-RS"/>
                <w:rPrChange w:id="12374" w:author="Milan Stojkov" w:date="2026-10-02T11:00:00Z">
                  <w:rPr>
                    <w:sz w:val="20"/>
                    <w:szCs w:val="20"/>
                  </w:rPr>
                </w:rPrChange>
              </w:rPr>
              <w:t>0,01585</w:t>
            </w:r>
          </w:p>
        </w:tc>
        <w:tc>
          <w:tcPr>
            <w:tcW w:w="124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75" w:author="Milica Radić" w:date="2026-10-04T01:04:45Z">
              <w:tcPr>
                <w:tcW w:w="21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70CE935">
            <w:pPr>
              <w:jc w:val="center"/>
              <w:rPr>
                <w:sz w:val="20"/>
                <w:szCs w:val="20"/>
                <w:lang w:val="sr-Cyrl-RS"/>
                <w:rPrChange w:id="12377" w:author="Milan Stojkov" w:date="2026-10-02T11:00:00Z">
                  <w:rPr>
                    <w:sz w:val="20"/>
                    <w:szCs w:val="20"/>
                  </w:rPr>
                </w:rPrChange>
              </w:rPr>
              <w:pPrChange w:id="12376" w:author="Milica Radić" w:date="2026-10-04T01:04:41Z">
                <w:pPr/>
              </w:pPrChange>
            </w:pPr>
            <w:r>
              <w:rPr>
                <w:sz w:val="20"/>
                <w:szCs w:val="20"/>
                <w:lang w:val="sr-Cyrl-RS"/>
                <w:rPrChange w:id="12378" w:author="Milan Stojkov" w:date="2026-10-02T11:00:00Z">
                  <w:rPr>
                    <w:sz w:val="20"/>
                    <w:szCs w:val="20"/>
                  </w:rPr>
                </w:rPrChange>
              </w:rPr>
              <w:t>0,01491</w:t>
            </w:r>
          </w:p>
        </w:tc>
        <w:tc>
          <w:tcPr>
            <w:tcW w:w="71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79" w:author="Milica Radić" w:date="2026-10-04T01:04:45Z">
              <w:tcPr>
                <w:tcW w:w="122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55B703F">
            <w:pPr>
              <w:jc w:val="center"/>
              <w:rPr>
                <w:sz w:val="20"/>
                <w:szCs w:val="20"/>
                <w:lang w:val="sr-Cyrl-RS"/>
                <w:rPrChange w:id="12381" w:author="Milan Stojkov" w:date="2026-10-02T11:00:00Z">
                  <w:rPr>
                    <w:sz w:val="20"/>
                    <w:szCs w:val="20"/>
                  </w:rPr>
                </w:rPrChange>
              </w:rPr>
              <w:pPrChange w:id="12380" w:author="Milica Radić" w:date="2026-10-04T01:04:41Z">
                <w:pPr/>
              </w:pPrChange>
            </w:pPr>
            <w:r>
              <w:rPr>
                <w:sz w:val="20"/>
                <w:szCs w:val="20"/>
                <w:lang w:val="sr-Cyrl-RS"/>
                <w:rPrChange w:id="12382" w:author="Milan Stojkov" w:date="2026-10-02T11:00:00Z">
                  <w:rPr>
                    <w:sz w:val="20"/>
                    <w:szCs w:val="20"/>
                  </w:rPr>
                </w:rPrChange>
              </w:rPr>
              <w:t>3,57·10⁻⁴</w:t>
            </w:r>
          </w:p>
        </w:tc>
      </w:tr>
      <w:tr w14:paraId="3A981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2383" w:author="Milica Radić" w:date="2026-10-04T01:04:4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2383" w:author="Milica Radić" w:date="2026-10-04T01:04:45Z">
            <w:trPr>
              <w:jc w:val="center"/>
            </w:trPr>
          </w:trPrChange>
        </w:trPr>
        <w:tc>
          <w:tcPr>
            <w:tcW w:w="102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84" w:author="Milica Radić" w:date="2026-10-04T01:04:45Z">
              <w:tcPr>
                <w:tcW w:w="177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2D61B81">
            <w:pPr>
              <w:jc w:val="center"/>
              <w:rPr>
                <w:sz w:val="20"/>
                <w:szCs w:val="20"/>
                <w:lang w:val="sr-Cyrl-RS"/>
                <w:rPrChange w:id="12386" w:author="Milan Stojkov" w:date="2026-10-02T11:00:00Z">
                  <w:rPr>
                    <w:sz w:val="20"/>
                    <w:szCs w:val="20"/>
                  </w:rPr>
                </w:rPrChange>
              </w:rPr>
              <w:pPrChange w:id="12385" w:author="Milica Radić" w:date="2026-10-04T01:04:41Z">
                <w:pPr/>
              </w:pPrChange>
            </w:pPr>
            <w:r>
              <w:rPr>
                <w:i/>
                <w:iCs/>
                <w:sz w:val="20"/>
                <w:szCs w:val="20"/>
                <w:lang w:val="sr-Cyrl-RS"/>
                <w:rPrChange w:id="12387" w:author="Milan Stojkov" w:date="2026-10-02T11:00:00Z">
                  <w:rPr>
                    <w:i/>
                    <w:iCs/>
                    <w:sz w:val="20"/>
                    <w:szCs w:val="20"/>
                  </w:rPr>
                </w:rPrChange>
              </w:rPr>
              <w:t>Sybil</w:t>
            </w:r>
            <w:r>
              <w:rPr>
                <w:sz w:val="20"/>
                <w:szCs w:val="20"/>
                <w:lang w:val="sr-Cyrl-RS"/>
                <w:rPrChange w:id="12388" w:author="Milan Stojkov" w:date="2026-10-02T11:00:00Z">
                  <w:rPr>
                    <w:sz w:val="20"/>
                    <w:szCs w:val="20"/>
                  </w:rPr>
                </w:rPrChange>
              </w:rPr>
              <w:t>-отпорна</w:t>
            </w:r>
          </w:p>
        </w:tc>
        <w:tc>
          <w:tcPr>
            <w:tcW w:w="92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89" w:author="Milica Radić" w:date="2026-10-04T01:04:45Z">
              <w:tcPr>
                <w:tcW w:w="159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AE9CC79">
            <w:pPr>
              <w:jc w:val="center"/>
              <w:rPr>
                <w:sz w:val="20"/>
                <w:szCs w:val="20"/>
                <w:lang w:val="sr-Cyrl-RS"/>
                <w:rPrChange w:id="12391" w:author="Milan Stojkov" w:date="2026-10-02T11:00:00Z">
                  <w:rPr>
                    <w:sz w:val="20"/>
                    <w:szCs w:val="20"/>
                  </w:rPr>
                </w:rPrChange>
              </w:rPr>
              <w:pPrChange w:id="12390" w:author="Milica Radić" w:date="2026-10-04T01:04:41Z">
                <w:pPr/>
              </w:pPrChange>
            </w:pPr>
            <w:r>
              <w:rPr>
                <w:sz w:val="20"/>
                <w:szCs w:val="20"/>
                <w:lang w:val="sr-Cyrl-RS"/>
                <w:rPrChange w:id="12392" w:author="Milan Stojkov" w:date="2026-10-02T11:00:00Z">
                  <w:rPr>
                    <w:sz w:val="20"/>
                    <w:szCs w:val="20"/>
                  </w:rPr>
                </w:rPrChange>
              </w:rPr>
              <w:t>одсеч. средина</w:t>
            </w:r>
          </w:p>
        </w:tc>
        <w:tc>
          <w:tcPr>
            <w:tcW w:w="10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93" w:author="Milica Radić" w:date="2026-10-04T01:04:45Z">
              <w:tcPr>
                <w:tcW w:w="186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6562909">
            <w:pPr>
              <w:jc w:val="center"/>
              <w:rPr>
                <w:sz w:val="20"/>
                <w:szCs w:val="20"/>
                <w:lang w:val="sr-Cyrl-RS"/>
                <w:rPrChange w:id="12395" w:author="Milan Stojkov" w:date="2026-10-02T11:00:00Z">
                  <w:rPr>
                    <w:sz w:val="20"/>
                    <w:szCs w:val="20"/>
                  </w:rPr>
                </w:rPrChange>
              </w:rPr>
              <w:pPrChange w:id="12394" w:author="Milica Radić" w:date="2026-10-04T01:04:41Z">
                <w:pPr/>
              </w:pPrChange>
            </w:pPr>
            <w:r>
              <w:rPr>
                <w:sz w:val="20"/>
                <w:szCs w:val="20"/>
                <w:lang w:val="sr-Cyrl-RS"/>
                <w:rPrChange w:id="12396" w:author="Milan Stojkov" w:date="2026-10-02T11:00:00Z">
                  <w:rPr>
                    <w:sz w:val="20"/>
                    <w:szCs w:val="20"/>
                  </w:rPr>
                </w:rPrChange>
              </w:rPr>
              <w:t>0,00792</w:t>
            </w:r>
          </w:p>
        </w:tc>
        <w:tc>
          <w:tcPr>
            <w:tcW w:w="124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397" w:author="Milica Radić" w:date="2026-10-04T01:04:45Z">
              <w:tcPr>
                <w:tcW w:w="21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270F80A">
            <w:pPr>
              <w:jc w:val="center"/>
              <w:rPr>
                <w:sz w:val="20"/>
                <w:szCs w:val="20"/>
                <w:lang w:val="sr-Cyrl-RS"/>
                <w:rPrChange w:id="12399" w:author="Milan Stojkov" w:date="2026-10-02T11:00:00Z">
                  <w:rPr>
                    <w:sz w:val="20"/>
                    <w:szCs w:val="20"/>
                  </w:rPr>
                </w:rPrChange>
              </w:rPr>
              <w:pPrChange w:id="12398" w:author="Milica Radić" w:date="2026-10-04T01:04:41Z">
                <w:pPr/>
              </w:pPrChange>
            </w:pPr>
            <w:r>
              <w:rPr>
                <w:sz w:val="20"/>
                <w:szCs w:val="20"/>
                <w:lang w:val="sr-Cyrl-RS"/>
                <w:rPrChange w:id="12400" w:author="Milan Stojkov" w:date="2026-10-02T11:00:00Z">
                  <w:rPr>
                    <w:sz w:val="20"/>
                    <w:szCs w:val="20"/>
                  </w:rPr>
                </w:rPrChange>
              </w:rPr>
              <w:t>0,00792</w:t>
            </w:r>
          </w:p>
        </w:tc>
        <w:tc>
          <w:tcPr>
            <w:tcW w:w="71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401" w:author="Milica Radić" w:date="2026-10-04T01:04:45Z">
              <w:tcPr>
                <w:tcW w:w="122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2E87332">
            <w:pPr>
              <w:jc w:val="center"/>
              <w:rPr>
                <w:sz w:val="20"/>
                <w:szCs w:val="20"/>
                <w:lang w:val="sr-Cyrl-RS"/>
                <w:rPrChange w:id="12403" w:author="Milan Stojkov" w:date="2026-10-02T11:00:00Z">
                  <w:rPr>
                    <w:sz w:val="20"/>
                    <w:szCs w:val="20"/>
                  </w:rPr>
                </w:rPrChange>
              </w:rPr>
              <w:pPrChange w:id="12402" w:author="Milica Radić" w:date="2026-10-04T01:04:41Z">
                <w:pPr/>
              </w:pPrChange>
            </w:pPr>
            <w:r>
              <w:rPr>
                <w:sz w:val="20"/>
                <w:szCs w:val="20"/>
                <w:lang w:val="sr-Cyrl-RS"/>
                <w:rPrChange w:id="12404" w:author="Milan Stojkov" w:date="2026-10-02T11:00:00Z">
                  <w:rPr>
                    <w:sz w:val="20"/>
                    <w:szCs w:val="20"/>
                  </w:rPr>
                </w:rPrChange>
              </w:rPr>
              <w:t>9,83·10⁻¹¹</w:t>
            </w:r>
          </w:p>
        </w:tc>
      </w:tr>
      <w:tr w14:paraId="413AA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2405" w:author="Milica Radić" w:date="2026-10-04T01:04:4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2405" w:author="Milica Radić" w:date="2026-10-04T01:04:45Z">
            <w:trPr>
              <w:jc w:val="center"/>
            </w:trPr>
          </w:trPrChange>
        </w:trPr>
        <w:tc>
          <w:tcPr>
            <w:tcW w:w="102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406" w:author="Milica Radić" w:date="2026-10-04T01:04:45Z">
              <w:tcPr>
                <w:tcW w:w="177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8B67D5C">
            <w:pPr>
              <w:jc w:val="center"/>
              <w:rPr>
                <w:sz w:val="20"/>
                <w:szCs w:val="20"/>
                <w:lang w:val="sr-Cyrl-RS"/>
                <w:rPrChange w:id="12408" w:author="Milan Stojkov" w:date="2026-10-02T11:00:00Z">
                  <w:rPr>
                    <w:sz w:val="20"/>
                    <w:szCs w:val="20"/>
                  </w:rPr>
                </w:rPrChange>
              </w:rPr>
              <w:pPrChange w:id="12407" w:author="Milica Radić" w:date="2026-10-04T01:04:41Z">
                <w:pPr/>
              </w:pPrChange>
            </w:pPr>
            <w:r>
              <w:rPr>
                <w:i/>
                <w:iCs/>
                <w:sz w:val="20"/>
                <w:szCs w:val="20"/>
                <w:lang w:val="sr-Cyrl-RS"/>
                <w:rPrChange w:id="12409" w:author="Milan Stojkov" w:date="2026-10-02T11:00:00Z">
                  <w:rPr>
                    <w:i/>
                    <w:iCs/>
                    <w:sz w:val="20"/>
                    <w:szCs w:val="20"/>
                  </w:rPr>
                </w:rPrChange>
              </w:rPr>
              <w:t>Eclipse</w:t>
            </w:r>
            <w:r>
              <w:rPr>
                <w:sz w:val="20"/>
                <w:szCs w:val="20"/>
                <w:lang w:val="sr-Cyrl-RS"/>
                <w:rPrChange w:id="12410" w:author="Milan Stojkov" w:date="2026-10-02T11:00:00Z">
                  <w:rPr>
                    <w:sz w:val="20"/>
                    <w:szCs w:val="20"/>
                  </w:rPr>
                </w:rPrChange>
              </w:rPr>
              <w:t>-отпорна</w:t>
            </w:r>
          </w:p>
        </w:tc>
        <w:tc>
          <w:tcPr>
            <w:tcW w:w="92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411" w:author="Milica Radić" w:date="2026-10-04T01:04:45Z">
              <w:tcPr>
                <w:tcW w:w="159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BF42FA1">
            <w:pPr>
              <w:jc w:val="center"/>
              <w:rPr>
                <w:sz w:val="20"/>
                <w:szCs w:val="20"/>
                <w:lang w:val="sr-Cyrl-RS"/>
                <w:rPrChange w:id="12413" w:author="Milan Stojkov" w:date="2026-10-02T11:00:00Z">
                  <w:rPr>
                    <w:sz w:val="20"/>
                    <w:szCs w:val="20"/>
                  </w:rPr>
                </w:rPrChange>
              </w:rPr>
              <w:pPrChange w:id="12412" w:author="Milica Radić" w:date="2026-10-04T01:04:41Z">
                <w:pPr/>
              </w:pPrChange>
            </w:pPr>
            <w:r>
              <w:rPr>
                <w:sz w:val="20"/>
                <w:szCs w:val="20"/>
                <w:lang w:val="sr-Cyrl-RS"/>
                <w:rPrChange w:id="12414" w:author="Milan Stojkov" w:date="2026-10-02T11:00:00Z">
                  <w:rPr>
                    <w:sz w:val="20"/>
                    <w:szCs w:val="20"/>
                  </w:rPr>
                </w:rPrChange>
              </w:rPr>
              <w:t>аритм. средина</w:t>
            </w:r>
          </w:p>
        </w:tc>
        <w:tc>
          <w:tcPr>
            <w:tcW w:w="10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415" w:author="Milica Radić" w:date="2026-10-04T01:04:45Z">
              <w:tcPr>
                <w:tcW w:w="186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1D3FB0C">
            <w:pPr>
              <w:jc w:val="center"/>
              <w:rPr>
                <w:sz w:val="20"/>
                <w:szCs w:val="20"/>
                <w:lang w:val="sr-Cyrl-RS"/>
                <w:rPrChange w:id="12417" w:author="Milan Stojkov" w:date="2026-10-02T11:00:00Z">
                  <w:rPr>
                    <w:sz w:val="20"/>
                    <w:szCs w:val="20"/>
                  </w:rPr>
                </w:rPrChange>
              </w:rPr>
              <w:pPrChange w:id="12416" w:author="Milica Radić" w:date="2026-10-04T01:04:41Z">
                <w:pPr/>
              </w:pPrChange>
            </w:pPr>
            <w:r>
              <w:rPr>
                <w:sz w:val="20"/>
                <w:szCs w:val="20"/>
                <w:lang w:val="sr-Cyrl-RS"/>
                <w:rPrChange w:id="12418" w:author="Milan Stojkov" w:date="2026-10-02T11:00:00Z">
                  <w:rPr>
                    <w:sz w:val="20"/>
                    <w:szCs w:val="20"/>
                  </w:rPr>
                </w:rPrChange>
              </w:rPr>
              <w:t>0,00065</w:t>
            </w:r>
          </w:p>
        </w:tc>
        <w:tc>
          <w:tcPr>
            <w:tcW w:w="124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419" w:author="Milica Radić" w:date="2026-10-04T01:04:45Z">
              <w:tcPr>
                <w:tcW w:w="21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C52C0BF">
            <w:pPr>
              <w:jc w:val="center"/>
              <w:rPr>
                <w:sz w:val="20"/>
                <w:szCs w:val="20"/>
                <w:lang w:val="sr-Cyrl-RS"/>
                <w:rPrChange w:id="12421" w:author="Milan Stojkov" w:date="2026-10-02T11:00:00Z">
                  <w:rPr>
                    <w:sz w:val="20"/>
                    <w:szCs w:val="20"/>
                  </w:rPr>
                </w:rPrChange>
              </w:rPr>
              <w:pPrChange w:id="12420" w:author="Milica Radić" w:date="2026-10-04T01:04:41Z">
                <w:pPr/>
              </w:pPrChange>
            </w:pPr>
            <w:r>
              <w:rPr>
                <w:sz w:val="20"/>
                <w:szCs w:val="20"/>
                <w:lang w:val="sr-Cyrl-RS"/>
                <w:rPrChange w:id="12422" w:author="Milan Stojkov" w:date="2026-10-02T11:00:00Z">
                  <w:rPr>
                    <w:sz w:val="20"/>
                    <w:szCs w:val="20"/>
                  </w:rPr>
                </w:rPrChange>
              </w:rPr>
              <w:t>0,28319</w:t>
            </w:r>
          </w:p>
        </w:tc>
        <w:tc>
          <w:tcPr>
            <w:tcW w:w="71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423" w:author="Milica Radić" w:date="2026-10-04T01:04:45Z">
              <w:tcPr>
                <w:tcW w:w="122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DB91A80">
            <w:pPr>
              <w:jc w:val="center"/>
              <w:rPr>
                <w:sz w:val="20"/>
                <w:szCs w:val="20"/>
                <w:lang w:val="sr-Cyrl-RS"/>
                <w:rPrChange w:id="12425" w:author="Milan Stojkov" w:date="2026-10-02T11:00:00Z">
                  <w:rPr>
                    <w:sz w:val="20"/>
                    <w:szCs w:val="20"/>
                  </w:rPr>
                </w:rPrChange>
              </w:rPr>
              <w:pPrChange w:id="12424" w:author="Milica Radić" w:date="2026-10-04T01:04:41Z">
                <w:pPr/>
              </w:pPrChange>
            </w:pPr>
            <w:r>
              <w:rPr>
                <w:sz w:val="20"/>
                <w:szCs w:val="20"/>
                <w:lang w:val="sr-Cyrl-RS"/>
                <w:rPrChange w:id="12426" w:author="Milan Stojkov" w:date="2026-10-02T11:00:00Z">
                  <w:rPr>
                    <w:sz w:val="20"/>
                    <w:szCs w:val="20"/>
                  </w:rPr>
                </w:rPrChange>
              </w:rPr>
              <w:t>1,33·10²</w:t>
            </w:r>
          </w:p>
        </w:tc>
      </w:tr>
      <w:tr w14:paraId="4120C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2427" w:author="Milica Radić" w:date="2026-10-04T01:04:4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2427" w:author="Milica Radić" w:date="2026-10-04T01:04:45Z">
            <w:trPr>
              <w:jc w:val="center"/>
            </w:trPr>
          </w:trPrChange>
        </w:trPr>
        <w:tc>
          <w:tcPr>
            <w:tcW w:w="102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428" w:author="Milica Radić" w:date="2026-10-04T01:04:45Z">
              <w:tcPr>
                <w:tcW w:w="177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302B63F">
            <w:pPr>
              <w:jc w:val="center"/>
              <w:rPr>
                <w:sz w:val="20"/>
                <w:szCs w:val="20"/>
                <w:lang w:val="sr-Cyrl-RS"/>
                <w:rPrChange w:id="12430" w:author="Milan Stojkov" w:date="2026-10-02T11:00:00Z">
                  <w:rPr>
                    <w:sz w:val="20"/>
                    <w:szCs w:val="20"/>
                  </w:rPr>
                </w:rPrChange>
              </w:rPr>
              <w:pPrChange w:id="12429" w:author="Milica Radić" w:date="2026-10-04T01:04:41Z">
                <w:pPr/>
              </w:pPrChange>
            </w:pPr>
            <w:r>
              <w:rPr>
                <w:i/>
                <w:iCs/>
                <w:sz w:val="20"/>
                <w:szCs w:val="20"/>
                <w:lang w:val="sr-Cyrl-RS"/>
                <w:rPrChange w:id="12431" w:author="Milan Stojkov" w:date="2026-10-02T11:00:00Z">
                  <w:rPr>
                    <w:i/>
                    <w:iCs/>
                    <w:sz w:val="20"/>
                    <w:szCs w:val="20"/>
                  </w:rPr>
                </w:rPrChange>
              </w:rPr>
              <w:t>Eclipse</w:t>
            </w:r>
            <w:r>
              <w:rPr>
                <w:sz w:val="20"/>
                <w:szCs w:val="20"/>
                <w:lang w:val="sr-Cyrl-RS"/>
                <w:rPrChange w:id="12432" w:author="Milan Stojkov" w:date="2026-10-02T11:00:00Z">
                  <w:rPr>
                    <w:sz w:val="20"/>
                    <w:szCs w:val="20"/>
                  </w:rPr>
                </w:rPrChange>
              </w:rPr>
              <w:t>-отпорна</w:t>
            </w:r>
          </w:p>
        </w:tc>
        <w:tc>
          <w:tcPr>
            <w:tcW w:w="92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433" w:author="Milica Radić" w:date="2026-10-04T01:04:45Z">
              <w:tcPr>
                <w:tcW w:w="159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A16369A">
            <w:pPr>
              <w:jc w:val="center"/>
              <w:rPr>
                <w:sz w:val="20"/>
                <w:szCs w:val="20"/>
                <w:lang w:val="sr-Cyrl-RS"/>
                <w:rPrChange w:id="12435" w:author="Milan Stojkov" w:date="2026-10-02T11:00:00Z">
                  <w:rPr>
                    <w:sz w:val="20"/>
                    <w:szCs w:val="20"/>
                  </w:rPr>
                </w:rPrChange>
              </w:rPr>
              <w:pPrChange w:id="12434" w:author="Milica Radić" w:date="2026-10-04T01:04:41Z">
                <w:pPr/>
              </w:pPrChange>
            </w:pPr>
            <w:r>
              <w:rPr>
                <w:sz w:val="20"/>
                <w:szCs w:val="20"/>
                <w:lang w:val="sr-Cyrl-RS"/>
                <w:rPrChange w:id="12436" w:author="Milan Stojkov" w:date="2026-10-02T11:00:00Z">
                  <w:rPr>
                    <w:sz w:val="20"/>
                    <w:szCs w:val="20"/>
                  </w:rPr>
                </w:rPrChange>
              </w:rPr>
              <w:t>медијана</w:t>
            </w:r>
          </w:p>
        </w:tc>
        <w:tc>
          <w:tcPr>
            <w:tcW w:w="10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437" w:author="Milica Radić" w:date="2026-10-04T01:04:45Z">
              <w:tcPr>
                <w:tcW w:w="186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1396FC3">
            <w:pPr>
              <w:jc w:val="center"/>
              <w:rPr>
                <w:sz w:val="20"/>
                <w:szCs w:val="20"/>
                <w:lang w:val="sr-Cyrl-RS"/>
                <w:rPrChange w:id="12439" w:author="Milan Stojkov" w:date="2026-10-02T11:00:00Z">
                  <w:rPr>
                    <w:sz w:val="20"/>
                    <w:szCs w:val="20"/>
                  </w:rPr>
                </w:rPrChange>
              </w:rPr>
              <w:pPrChange w:id="12438" w:author="Milica Radić" w:date="2026-10-04T01:04:41Z">
                <w:pPr/>
              </w:pPrChange>
            </w:pPr>
            <w:r>
              <w:rPr>
                <w:sz w:val="20"/>
                <w:szCs w:val="20"/>
                <w:lang w:val="sr-Cyrl-RS"/>
                <w:rPrChange w:id="12440" w:author="Milan Stojkov" w:date="2026-10-02T11:00:00Z">
                  <w:rPr>
                    <w:sz w:val="20"/>
                    <w:szCs w:val="20"/>
                  </w:rPr>
                </w:rPrChange>
              </w:rPr>
              <w:t>0,01585</w:t>
            </w:r>
          </w:p>
        </w:tc>
        <w:tc>
          <w:tcPr>
            <w:tcW w:w="124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441" w:author="Milica Radić" w:date="2026-10-04T01:04:45Z">
              <w:tcPr>
                <w:tcW w:w="21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381770F">
            <w:pPr>
              <w:jc w:val="center"/>
              <w:rPr>
                <w:sz w:val="20"/>
                <w:szCs w:val="20"/>
                <w:lang w:val="sr-Cyrl-RS"/>
                <w:rPrChange w:id="12443" w:author="Milan Stojkov" w:date="2026-10-02T11:00:00Z">
                  <w:rPr>
                    <w:sz w:val="20"/>
                    <w:szCs w:val="20"/>
                  </w:rPr>
                </w:rPrChange>
              </w:rPr>
              <w:pPrChange w:id="12442" w:author="Milica Radić" w:date="2026-10-04T01:04:41Z">
                <w:pPr/>
              </w:pPrChange>
            </w:pPr>
            <w:r>
              <w:rPr>
                <w:sz w:val="20"/>
                <w:szCs w:val="20"/>
                <w:lang w:val="sr-Cyrl-RS"/>
                <w:rPrChange w:id="12444" w:author="Milan Stojkov" w:date="2026-10-02T11:00:00Z">
                  <w:rPr>
                    <w:sz w:val="20"/>
                    <w:szCs w:val="20"/>
                  </w:rPr>
                </w:rPrChange>
              </w:rPr>
              <w:t>0,01495</w:t>
            </w:r>
          </w:p>
        </w:tc>
        <w:tc>
          <w:tcPr>
            <w:tcW w:w="71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445" w:author="Milica Radić" w:date="2026-10-04T01:04:45Z">
              <w:tcPr>
                <w:tcW w:w="122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8C177E1">
            <w:pPr>
              <w:jc w:val="center"/>
              <w:rPr>
                <w:sz w:val="20"/>
                <w:szCs w:val="20"/>
                <w:lang w:val="sr-Cyrl-RS"/>
                <w:rPrChange w:id="12447" w:author="Milan Stojkov" w:date="2026-10-02T11:00:00Z">
                  <w:rPr>
                    <w:sz w:val="20"/>
                    <w:szCs w:val="20"/>
                  </w:rPr>
                </w:rPrChange>
              </w:rPr>
              <w:pPrChange w:id="12446" w:author="Milica Radić" w:date="2026-10-04T01:04:41Z">
                <w:pPr/>
              </w:pPrChange>
            </w:pPr>
            <w:r>
              <w:rPr>
                <w:sz w:val="20"/>
                <w:szCs w:val="20"/>
                <w:lang w:val="sr-Cyrl-RS"/>
                <w:rPrChange w:id="12448" w:author="Milan Stojkov" w:date="2026-10-02T11:00:00Z">
                  <w:rPr>
                    <w:sz w:val="20"/>
                    <w:szCs w:val="20"/>
                  </w:rPr>
                </w:rPrChange>
              </w:rPr>
              <w:t>1,22·10⁻⁴</w:t>
            </w:r>
          </w:p>
        </w:tc>
      </w:tr>
      <w:tr w14:paraId="360E4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2449" w:author="Milica Radić" w:date="2026-10-04T01:04:45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jc w:val="center"/>
          <w:trPrChange w:id="12449" w:author="Milica Radić" w:date="2026-10-04T01:04:45Z">
            <w:trPr>
              <w:jc w:val="center"/>
            </w:trPr>
          </w:trPrChange>
        </w:trPr>
        <w:tc>
          <w:tcPr>
            <w:tcW w:w="102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450" w:author="Milica Radić" w:date="2026-10-04T01:04:45Z">
              <w:tcPr>
                <w:tcW w:w="177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BC96C9">
            <w:pPr>
              <w:jc w:val="center"/>
              <w:rPr>
                <w:sz w:val="20"/>
                <w:szCs w:val="20"/>
                <w:lang w:val="sr-Cyrl-RS"/>
                <w:rPrChange w:id="12452" w:author="Milan Stojkov" w:date="2026-10-02T11:00:00Z">
                  <w:rPr>
                    <w:sz w:val="20"/>
                    <w:szCs w:val="20"/>
                  </w:rPr>
                </w:rPrChange>
              </w:rPr>
              <w:pPrChange w:id="12451" w:author="Milica Radić" w:date="2026-10-04T01:04:41Z">
                <w:pPr/>
              </w:pPrChange>
            </w:pPr>
            <w:r>
              <w:rPr>
                <w:i/>
                <w:iCs/>
                <w:sz w:val="20"/>
                <w:szCs w:val="20"/>
                <w:lang w:val="sr-Cyrl-RS"/>
                <w:rPrChange w:id="12453" w:author="Milan Stojkov" w:date="2026-10-02T11:00:00Z">
                  <w:rPr>
                    <w:i/>
                    <w:iCs/>
                    <w:sz w:val="20"/>
                    <w:szCs w:val="20"/>
                  </w:rPr>
                </w:rPrChange>
              </w:rPr>
              <w:t>Eclipse</w:t>
            </w:r>
            <w:r>
              <w:rPr>
                <w:sz w:val="20"/>
                <w:szCs w:val="20"/>
                <w:lang w:val="sr-Cyrl-RS"/>
                <w:rPrChange w:id="12454" w:author="Milan Stojkov" w:date="2026-10-02T11:00:00Z">
                  <w:rPr>
                    <w:sz w:val="20"/>
                    <w:szCs w:val="20"/>
                  </w:rPr>
                </w:rPrChange>
              </w:rPr>
              <w:t>-отпорна</w:t>
            </w:r>
          </w:p>
        </w:tc>
        <w:tc>
          <w:tcPr>
            <w:tcW w:w="92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455" w:author="Milica Radić" w:date="2026-10-04T01:04:45Z">
              <w:tcPr>
                <w:tcW w:w="159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7F15524">
            <w:pPr>
              <w:jc w:val="center"/>
              <w:rPr>
                <w:sz w:val="20"/>
                <w:szCs w:val="20"/>
                <w:lang w:val="sr-Cyrl-RS"/>
                <w:rPrChange w:id="12457" w:author="Milan Stojkov" w:date="2026-10-02T11:00:00Z">
                  <w:rPr>
                    <w:sz w:val="20"/>
                    <w:szCs w:val="20"/>
                  </w:rPr>
                </w:rPrChange>
              </w:rPr>
              <w:pPrChange w:id="12456" w:author="Milica Radić" w:date="2026-10-04T01:04:41Z">
                <w:pPr/>
              </w:pPrChange>
            </w:pPr>
            <w:r>
              <w:rPr>
                <w:sz w:val="20"/>
                <w:szCs w:val="20"/>
                <w:lang w:val="sr-Cyrl-RS"/>
                <w:rPrChange w:id="12458" w:author="Milan Stojkov" w:date="2026-10-02T11:00:00Z">
                  <w:rPr>
                    <w:sz w:val="20"/>
                    <w:szCs w:val="20"/>
                  </w:rPr>
                </w:rPrChange>
              </w:rPr>
              <w:t>одсеч. средина</w:t>
            </w:r>
          </w:p>
        </w:tc>
        <w:tc>
          <w:tcPr>
            <w:tcW w:w="108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459" w:author="Milica Radić" w:date="2026-10-04T01:04:45Z">
              <w:tcPr>
                <w:tcW w:w="186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05C21CA">
            <w:pPr>
              <w:jc w:val="center"/>
              <w:rPr>
                <w:sz w:val="20"/>
                <w:szCs w:val="20"/>
                <w:lang w:val="sr-Cyrl-RS"/>
                <w:rPrChange w:id="12461" w:author="Milan Stojkov" w:date="2026-10-02T11:00:00Z">
                  <w:rPr>
                    <w:sz w:val="20"/>
                    <w:szCs w:val="20"/>
                  </w:rPr>
                </w:rPrChange>
              </w:rPr>
              <w:pPrChange w:id="12460" w:author="Milica Radić" w:date="2026-10-04T01:04:41Z">
                <w:pPr/>
              </w:pPrChange>
            </w:pPr>
            <w:r>
              <w:rPr>
                <w:sz w:val="20"/>
                <w:szCs w:val="20"/>
                <w:lang w:val="sr-Cyrl-RS"/>
                <w:rPrChange w:id="12462" w:author="Milan Stojkov" w:date="2026-10-02T11:00:00Z">
                  <w:rPr>
                    <w:sz w:val="20"/>
                    <w:szCs w:val="20"/>
                  </w:rPr>
                </w:rPrChange>
              </w:rPr>
              <w:t>0,00792</w:t>
            </w:r>
          </w:p>
        </w:tc>
        <w:tc>
          <w:tcPr>
            <w:tcW w:w="124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463" w:author="Milica Radić" w:date="2026-10-04T01:04:45Z">
              <w:tcPr>
                <w:tcW w:w="214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98928D0">
            <w:pPr>
              <w:jc w:val="center"/>
              <w:rPr>
                <w:sz w:val="20"/>
                <w:szCs w:val="20"/>
                <w:lang w:val="sr-Cyrl-RS"/>
                <w:rPrChange w:id="12465" w:author="Milan Stojkov" w:date="2026-10-02T11:00:00Z">
                  <w:rPr>
                    <w:sz w:val="20"/>
                    <w:szCs w:val="20"/>
                  </w:rPr>
                </w:rPrChange>
              </w:rPr>
              <w:pPrChange w:id="12464" w:author="Milica Radić" w:date="2026-10-04T01:04:41Z">
                <w:pPr/>
              </w:pPrChange>
            </w:pPr>
            <w:r>
              <w:rPr>
                <w:sz w:val="20"/>
                <w:szCs w:val="20"/>
                <w:lang w:val="sr-Cyrl-RS"/>
                <w:rPrChange w:id="12466" w:author="Milan Stojkov" w:date="2026-10-02T11:00:00Z">
                  <w:rPr>
                    <w:sz w:val="20"/>
                    <w:szCs w:val="20"/>
                  </w:rPr>
                </w:rPrChange>
              </w:rPr>
              <w:t>0,00792</w:t>
            </w:r>
          </w:p>
        </w:tc>
        <w:tc>
          <w:tcPr>
            <w:tcW w:w="71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467" w:author="Milica Radić" w:date="2026-10-04T01:04:45Z">
              <w:tcPr>
                <w:tcW w:w="122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DEF72A8">
            <w:pPr>
              <w:jc w:val="center"/>
              <w:rPr>
                <w:sz w:val="20"/>
                <w:szCs w:val="20"/>
                <w:lang w:val="sr-Cyrl-RS"/>
                <w:rPrChange w:id="12469" w:author="Milan Stojkov" w:date="2026-10-02T11:00:00Z">
                  <w:rPr>
                    <w:sz w:val="20"/>
                    <w:szCs w:val="20"/>
                  </w:rPr>
                </w:rPrChange>
              </w:rPr>
              <w:pPrChange w:id="12468" w:author="Milica Radić" w:date="2026-10-04T01:04:41Z">
                <w:pPr/>
              </w:pPrChange>
            </w:pPr>
            <w:r>
              <w:rPr>
                <w:sz w:val="20"/>
                <w:szCs w:val="20"/>
                <w:lang w:val="sr-Cyrl-RS"/>
                <w:rPrChange w:id="12470" w:author="Milan Stojkov" w:date="2026-10-02T11:00:00Z">
                  <w:rPr>
                    <w:sz w:val="20"/>
                    <w:szCs w:val="20"/>
                  </w:rPr>
                </w:rPrChange>
              </w:rPr>
              <w:t>3,44·10⁻¹⁰</w:t>
            </w:r>
          </w:p>
        </w:tc>
      </w:tr>
    </w:tbl>
    <w:p w14:paraId="4A57A620">
      <w:pPr>
        <w:ind w:firstLine="360"/>
        <w:jc w:val="both"/>
        <w:rPr>
          <w:ins w:id="12471" w:author="Milica Radić" w:date="2026-10-04T14:12:32Z"/>
          <w:color w:val="000000"/>
          <w:sz w:val="22"/>
          <w:szCs w:val="22"/>
          <w:lang w:val="sr-Cyrl-RS"/>
        </w:rPr>
      </w:pPr>
    </w:p>
    <w:p w14:paraId="4C6D786C">
      <w:pPr>
        <w:ind w:firstLine="360"/>
        <w:jc w:val="both"/>
        <w:rPr>
          <w:ins w:id="12472" w:author="Milica Radić" w:date="2026-10-04T14:12:41Z"/>
          <w:rFonts w:hint="default"/>
          <w:color w:val="000000"/>
          <w:sz w:val="22"/>
          <w:szCs w:val="22"/>
          <w:lang w:val="sr-Cyrl-RS"/>
        </w:rPr>
      </w:pPr>
      <w:ins w:id="12473" w:author="Milica Radić" w:date="2026-10-04T14:12:33Z">
        <w:r>
          <w:rPr>
            <w:rFonts w:hint="default"/>
            <w:color w:val="000000"/>
            <w:sz w:val="22"/>
            <w:szCs w:val="22"/>
            <w:lang w:val="sr-Cyrl-RS"/>
          </w:rPr>
          <w:t xml:space="preserve">Посматрајући заштитне стратегије уз аритметичку средину, грешка у петнаестој рунди је изузетно мала, док је у педесетој знатно већа </w:t>
        </w:r>
      </w:ins>
      <w:ins w:id="12474" w:author="Milica Radić" w:date="2026-10-04T14:12:37Z">
        <w:r>
          <w:rPr>
            <w:rFonts w:hint="default"/>
            <w:color w:val="000000"/>
            <w:sz w:val="22"/>
            <w:szCs w:val="22"/>
            <w:lang w:val="sr-Cyrl-RS"/>
          </w:rPr>
          <w:t>-</w:t>
        </w:r>
      </w:ins>
      <w:ins w:id="12475" w:author="Milica Radić" w:date="2026-10-04T14:12:33Z">
        <w:r>
          <w:rPr>
            <w:rFonts w:hint="default"/>
            <w:color w:val="000000"/>
            <w:sz w:val="22"/>
            <w:szCs w:val="22"/>
            <w:lang w:val="sr-Cyrl-RS"/>
          </w:rPr>
          <w:t xml:space="preserve"> систем је, дакле, изгледао отпорно, а заправо се временом кварио. Код заштитних стратегија са робусним агрегацијама грешка је мала у петнаестој рунди и остаје мала чак и у педесетој.</w:t>
        </w:r>
      </w:ins>
      <w:ins w:id="12476" w:author="Milica Radić" w:date="2026-10-04T14:13:45Z">
        <w:r>
          <w:rPr>
            <w:rFonts w:hint="default"/>
            <w:color w:val="000000"/>
            <w:sz w:val="22"/>
            <w:szCs w:val="22"/>
            <w:lang w:val="sr-Cyrl-RS"/>
          </w:rPr>
          <w:t xml:space="preserve"> </w:t>
        </w:r>
      </w:ins>
      <w:ins w:id="12477" w:author="Milica Radić" w:date="2026-10-04T14:14:26Z">
        <w:r>
          <w:rPr>
            <w:rFonts w:hint="default"/>
            <w:color w:val="000000"/>
            <w:sz w:val="22"/>
            <w:szCs w:val="22"/>
            <w:lang w:val="sr-Cyrl-RS"/>
          </w:rPr>
          <w:t>Слика 7.8 потврђује да заштитне стратегије са робусном агрегацијом грешку одржавају ниском током целог извршавања.</w:t>
        </w:r>
      </w:ins>
    </w:p>
    <w:p w14:paraId="4B2C068D">
      <w:pPr>
        <w:ind w:firstLine="360"/>
        <w:jc w:val="both"/>
        <w:rPr>
          <w:color w:val="000000"/>
          <w:sz w:val="22"/>
          <w:szCs w:val="22"/>
          <w:lang w:val="sr-Cyrl-RS"/>
          <w:rPrChange w:id="12478" w:author="Milan Stojkov" w:date="2026-10-02T11:00:00Z">
            <w:rPr>
              <w:color w:val="000000"/>
              <w:sz w:val="22"/>
              <w:szCs w:val="22"/>
            </w:rPr>
          </w:rPrChange>
        </w:rPr>
      </w:pPr>
      <w:del w:id="12479" w:author="Milica Radić" w:date="2026-10-04T14:12:31Z">
        <w:r>
          <w:rPr>
            <w:color w:val="000000"/>
            <w:sz w:val="22"/>
            <w:szCs w:val="22"/>
            <w:lang w:val="sr-Cyrl-RS"/>
            <w:rPrChange w:id="12480" w:author="Milan Stojkov" w:date="2026-10-02T11:00:00Z">
              <w:rPr>
                <w:color w:val="000000"/>
                <w:sz w:val="22"/>
                <w:szCs w:val="22"/>
              </w:rPr>
            </w:rPrChange>
          </w:rPr>
          <w:delText>Ниска варијанса сама по себи није повољан исход, будући да систем може мирно конвергирати и ка погрешној вредности. Због тога се стабилност тумачи заједно са грешком. У испитаној матрици ниједна конфигурација није ни нетачна а стабилна, ни тачна а нестабилна - систем који постигне малу грешку ту вредност и задржава до краја извршавања, што потврђује и слика 7.8.</w:delText>
        </w:r>
      </w:del>
    </w:p>
    <w:p w14:paraId="08CC9E3A">
      <w:pPr>
        <w:pBdr>
          <w:top w:val="none" w:color="auto" w:sz="0" w:space="0"/>
          <w:left w:val="none" w:color="auto" w:sz="0" w:space="0"/>
          <w:bottom w:val="none" w:color="auto" w:sz="0" w:space="0"/>
          <w:right w:val="none" w:color="auto" w:sz="0" w:space="0"/>
          <w:between w:val="none" w:color="auto" w:sz="0" w:space="0"/>
        </w:pBdr>
        <w:ind w:firstLine="0"/>
        <w:jc w:val="both"/>
        <w:rPr>
          <w:rFonts w:ascii="Arial" w:hAnsi="Arial" w:eastAsia="Arial" w:cs="Arial"/>
          <w:color w:val="000000"/>
          <w:sz w:val="22"/>
          <w:szCs w:val="22"/>
          <w:lang w:val="sr-Cyrl-RS"/>
          <w:rPrChange w:id="12483" w:author="Milan Stojkov" w:date="2026-10-02T11:00:00Z">
            <w:rPr>
              <w:rFonts w:ascii="Arial" w:hAnsi="Arial" w:eastAsia="Arial" w:cs="Arial"/>
              <w:color w:val="000000"/>
              <w:sz w:val="22"/>
              <w:szCs w:val="22"/>
            </w:rPr>
          </w:rPrChange>
        </w:rPr>
        <w:pPrChange w:id="12482" w:author="Milica Radić" w:date="2026-10-04T12:24:27Z">
          <w:pPr>
            <w:pBdr>
              <w:top w:val="none" w:color="auto" w:sz="0" w:space="0"/>
              <w:left w:val="none" w:color="auto" w:sz="0" w:space="0"/>
              <w:bottom w:val="none" w:color="auto" w:sz="0" w:space="0"/>
              <w:right w:val="none" w:color="auto" w:sz="0" w:space="0"/>
              <w:between w:val="none" w:color="auto" w:sz="0" w:space="0"/>
            </w:pBdr>
            <w:ind w:firstLine="360"/>
            <w:jc w:val="center"/>
          </w:pPr>
        </w:pPrChange>
      </w:pPr>
      <w:commentRangeStart w:id="19"/>
      <w:r>
        <w:rPr>
          <w:rFonts w:ascii="Arial" w:hAnsi="Arial" w:eastAsia="Arial" w:cs="Arial"/>
          <w:color w:val="000000"/>
          <w:sz w:val="22"/>
          <w:szCs w:val="22"/>
          <w:lang w:val="sr-Cyrl-RS"/>
          <w:rPrChange w:id="12485" w:author="Milan Stojkov" w:date="2026-10-02T11:00:00Z">
            <w:rPr>
              <w:rFonts w:ascii="Arial" w:hAnsi="Arial" w:eastAsia="Arial" w:cs="Arial"/>
              <w:color w:val="000000"/>
              <w:sz w:val="22"/>
              <w:szCs w:val="22"/>
            </w:rPr>
          </w:rPrChange>
        </w:rPr>
        <w:drawing>
          <wp:inline distT="0" distB="0" distL="114300" distR="114300">
            <wp:extent cx="4949825" cy="1656080"/>
            <wp:effectExtent l="0" t="0" r="3175" b="7620"/>
            <wp:docPr id="249180206" name="image3.png" descr="moving_average"/>
            <wp:cNvGraphicFramePr/>
            <a:graphic xmlns:a="http://schemas.openxmlformats.org/drawingml/2006/main">
              <a:graphicData uri="http://schemas.openxmlformats.org/drawingml/2006/picture">
                <pic:pic xmlns:pic="http://schemas.openxmlformats.org/drawingml/2006/picture">
                  <pic:nvPicPr>
                    <pic:cNvPr id="249180206" name="image3.png" descr="moving_average"/>
                    <pic:cNvPicPr preferRelativeResize="0"/>
                  </pic:nvPicPr>
                  <pic:blipFill>
                    <a:blip r:embed="rId33"/>
                    <a:srcRect/>
                    <a:stretch>
                      <a:fillRect/>
                    </a:stretch>
                  </pic:blipFill>
                  <pic:spPr>
                    <a:xfrm>
                      <a:off x="0" y="0"/>
                      <a:ext cx="4949825" cy="1656080"/>
                    </a:xfrm>
                    <a:prstGeom prst="rect">
                      <a:avLst/>
                    </a:prstGeom>
                  </pic:spPr>
                </pic:pic>
              </a:graphicData>
            </a:graphic>
          </wp:inline>
        </w:drawing>
      </w:r>
      <w:commentRangeEnd w:id="19"/>
      <w:r>
        <w:rPr>
          <w:rStyle w:val="12"/>
          <w:rFonts w:ascii="Arial" w:hAnsi="Arial" w:eastAsia="Arial" w:cs="Arial"/>
          <w:color w:val="000000"/>
          <w:sz w:val="22"/>
          <w:szCs w:val="22"/>
          <w:lang w:val="sr-Cyrl-RS"/>
          <w:rPrChange w:id="12486" w:author="Milan Stojkov" w:date="2026-10-02T11:00:00Z">
            <w:rPr>
              <w:rStyle w:val="12"/>
              <w:rFonts w:ascii="Arial" w:hAnsi="Arial" w:eastAsia="Arial" w:cs="Arial"/>
              <w:color w:val="000000"/>
              <w:sz w:val="22"/>
              <w:szCs w:val="22"/>
            </w:rPr>
          </w:rPrChange>
        </w:rPr>
        <w:commentReference w:id="19"/>
      </w:r>
    </w:p>
    <w:p w14:paraId="2CDEDA0F">
      <w:pPr>
        <w:pBdr>
          <w:top w:val="none" w:color="auto" w:sz="0" w:space="0"/>
          <w:left w:val="none" w:color="auto" w:sz="0" w:space="0"/>
          <w:bottom w:val="none" w:color="auto" w:sz="0" w:space="0"/>
          <w:right w:val="none" w:color="auto" w:sz="0" w:space="0"/>
          <w:between w:val="none" w:color="auto" w:sz="0" w:space="0"/>
        </w:pBdr>
        <w:ind w:firstLine="360"/>
        <w:jc w:val="center"/>
        <w:rPr>
          <w:ins w:id="12487" w:author="Milica Radić" w:date="2026-10-04T14:14:43Z"/>
          <w:i/>
          <w:iCs/>
          <w:color w:val="000000"/>
          <w:sz w:val="20"/>
          <w:szCs w:val="20"/>
          <w:lang w:val="sr-Cyrl-RS"/>
        </w:rPr>
      </w:pPr>
      <w:r>
        <w:rPr>
          <w:i/>
          <w:iCs/>
          <w:color w:val="000000"/>
          <w:sz w:val="20"/>
          <w:szCs w:val="20"/>
          <w:lang w:val="sr-Cyrl-RS"/>
          <w:rPrChange w:id="12488" w:author="Milan Stojkov" w:date="2026-10-02T11:00:00Z">
            <w:rPr>
              <w:i/>
              <w:iCs/>
              <w:color w:val="000000"/>
              <w:sz w:val="20"/>
              <w:szCs w:val="20"/>
            </w:rPr>
          </w:rPrChange>
        </w:rPr>
        <w:t>Слика 7.8. Покретни просек процене кроз рунде, Eclipse-отпорна стратегија, β = 0,3, прозор од пет рунди.</w:t>
      </w:r>
    </w:p>
    <w:p w14:paraId="131011C0">
      <w:pPr>
        <w:pBdr>
          <w:top w:val="none" w:color="auto" w:sz="0" w:space="0"/>
          <w:left w:val="none" w:color="auto" w:sz="0" w:space="0"/>
          <w:bottom w:val="none" w:color="auto" w:sz="0" w:space="0"/>
          <w:right w:val="none" w:color="auto" w:sz="0" w:space="0"/>
          <w:between w:val="none" w:color="auto" w:sz="0" w:space="0"/>
        </w:pBdr>
        <w:ind w:firstLine="360"/>
        <w:jc w:val="center"/>
        <w:rPr>
          <w:i/>
          <w:iCs/>
          <w:color w:val="000000"/>
          <w:sz w:val="20"/>
          <w:szCs w:val="20"/>
          <w:lang w:val="sr-Cyrl-RS"/>
        </w:rPr>
      </w:pPr>
    </w:p>
    <w:p w14:paraId="7C6033C2">
      <w:pPr>
        <w:ind w:firstLine="360"/>
        <w:jc w:val="both"/>
        <w:rPr>
          <w:color w:val="000000"/>
          <w:sz w:val="22"/>
          <w:szCs w:val="22"/>
          <w:lang w:val="sr-Cyrl-RS"/>
          <w:rPrChange w:id="12489" w:author="Milan Stojkov" w:date="2026-10-02T11:00:00Z">
            <w:rPr>
              <w:color w:val="000000"/>
              <w:sz w:val="22"/>
              <w:szCs w:val="22"/>
            </w:rPr>
          </w:rPrChange>
        </w:rPr>
      </w:pPr>
      <w:ins w:id="12490" w:author="Milica Radić" w:date="2026-10-04T12:35:31Z">
        <w:r>
          <w:rPr>
            <w:rFonts w:hint="default"/>
            <w:color w:val="000000"/>
            <w:sz w:val="22"/>
            <w:szCs w:val="22"/>
            <w:lang w:val="sr-Cyrl-RS"/>
          </w:rPr>
          <w:t xml:space="preserve">Остаје да се испита како на стабилност утичу напади усмерени баш на њу. Табела 7.20 приказује варијансу при </w:t>
        </w:r>
      </w:ins>
      <w:ins w:id="12491" w:author="Milica Radić" w:date="2026-10-04T12:35:31Z">
        <w:r>
          <w:rPr>
            <w:rFonts w:hint="default"/>
            <w:i/>
            <w:iCs/>
            <w:color w:val="000000"/>
            <w:sz w:val="22"/>
            <w:szCs w:val="22"/>
            <w:lang w:val="sr-Cyrl-RS"/>
            <w:rPrChange w:id="12492" w:author="Milica Radić" w:date="2026-10-04T12:35:36Z">
              <w:rPr>
                <w:rFonts w:hint="default"/>
                <w:color w:val="000000"/>
                <w:sz w:val="22"/>
                <w:szCs w:val="22"/>
                <w:lang w:val="sr-Cyrl-RS"/>
              </w:rPr>
            </w:rPrChange>
          </w:rPr>
          <w:t xml:space="preserve">churn </w:t>
        </w:r>
      </w:ins>
      <w:ins w:id="12494" w:author="Milica Radić" w:date="2026-10-04T12:35:31Z">
        <w:r>
          <w:rPr>
            <w:rFonts w:hint="default"/>
            <w:color w:val="000000"/>
            <w:sz w:val="22"/>
            <w:szCs w:val="22"/>
            <w:lang w:val="sr-Cyrl-RS"/>
          </w:rPr>
          <w:t>нападу, при различитим периодима одсуства.</w:t>
        </w:r>
      </w:ins>
    </w:p>
    <w:p w14:paraId="11AE902B">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2495" w:author="Milan Stojkov" w:date="2026-10-02T11:00:00Z">
            <w:rPr>
              <w:i/>
              <w:iCs/>
              <w:color w:val="000000"/>
              <w:sz w:val="20"/>
              <w:szCs w:val="20"/>
            </w:rPr>
          </w:rPrChange>
        </w:rPr>
      </w:pPr>
      <w:r>
        <w:rPr>
          <w:i/>
          <w:iCs/>
          <w:color w:val="000000"/>
          <w:sz w:val="20"/>
          <w:szCs w:val="20"/>
          <w:lang w:val="sr-Cyrl-RS"/>
          <w:rPrChange w:id="12496" w:author="Milan Stojkov" w:date="2026-10-02T11:00:00Z">
            <w:rPr>
              <w:i/>
              <w:iCs/>
              <w:color w:val="000000"/>
              <w:sz w:val="20"/>
              <w:szCs w:val="20"/>
            </w:rPr>
          </w:rPrChange>
        </w:rPr>
        <w:t>Табела 7.20. Варијанса процене при churn нападу</w:t>
      </w:r>
    </w:p>
    <w:tbl>
      <w:tblPr>
        <w:tblStyle w:val="104"/>
        <w:tblW w:w="4998"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12497" w:author="Milica Radić" w:date="2026-10-04T01:05:08Z">
          <w:tblPr>
            <w:tblStyle w:val="104"/>
            <w:tblW w:w="86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2166"/>
        <w:gridCol w:w="1550"/>
        <w:gridCol w:w="1330"/>
        <w:gridCol w:w="1330"/>
        <w:gridCol w:w="1470"/>
        <w:tblGridChange w:id="12498">
          <w:tblGrid>
            <w:gridCol w:w="2376"/>
            <w:gridCol w:w="1700"/>
            <w:gridCol w:w="1459"/>
            <w:gridCol w:w="1459"/>
            <w:gridCol w:w="1611"/>
          </w:tblGrid>
        </w:tblGridChange>
      </w:tblGrid>
      <w:tr w14:paraId="27B720E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2499" w:author="Milica Radić" w:date="2026-10-04T01:05:0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jc w:val="center"/>
          <w:trPrChange w:id="12499" w:author="Milica Radić" w:date="2026-10-04T01:05:08Z">
            <w:trPr>
              <w:tblHeader/>
              <w:jc w:val="center"/>
            </w:trPr>
          </w:trPrChange>
        </w:trPr>
        <w:tc>
          <w:tcPr>
            <w:tcW w:w="1380" w:type="pct"/>
            <w:tcBorders>
              <w:bottom w:val="single" w:color="000000" w:sz="4" w:space="0"/>
              <w:right w:val="single" w:color="000000" w:sz="4" w:space="0"/>
            </w:tcBorders>
            <w:tcMar>
              <w:top w:w="15" w:type="dxa"/>
              <w:left w:w="15" w:type="dxa"/>
              <w:bottom w:w="15" w:type="dxa"/>
              <w:right w:w="15" w:type="dxa"/>
            </w:tcMar>
            <w:vAlign w:val="center"/>
            <w:tcPrChange w:id="12500" w:author="Milica Radić" w:date="2026-10-04T01:05:08Z">
              <w:tcPr>
                <w:tcW w:w="2376" w:type="dxa"/>
                <w:tcBorders>
                  <w:bottom w:val="single" w:color="000000" w:sz="4" w:space="0"/>
                  <w:right w:val="single" w:color="000000" w:sz="4" w:space="0"/>
                </w:tcBorders>
                <w:tcMar>
                  <w:top w:w="15" w:type="dxa"/>
                  <w:left w:w="15" w:type="dxa"/>
                  <w:bottom w:w="15" w:type="dxa"/>
                  <w:right w:w="15" w:type="dxa"/>
                </w:tcMar>
                <w:vAlign w:val="center"/>
              </w:tcPr>
            </w:tcPrChange>
          </w:tcPr>
          <w:p w14:paraId="70DD6A4E">
            <w:pPr>
              <w:jc w:val="center"/>
              <w:rPr>
                <w:b/>
                <w:bCs/>
                <w:sz w:val="20"/>
                <w:szCs w:val="20"/>
                <w:lang w:val="sr-Cyrl-RS"/>
                <w:rPrChange w:id="12501" w:author="Milan Stojkov" w:date="2026-10-02T11:00:00Z">
                  <w:rPr>
                    <w:b/>
                    <w:bCs/>
                    <w:sz w:val="20"/>
                    <w:szCs w:val="20"/>
                  </w:rPr>
                </w:rPrChange>
              </w:rPr>
            </w:pPr>
            <w:ins w:id="12502" w:author="Milica Radić" w:date="2026-10-04T01:05:02Z">
              <w:r>
                <w:rPr>
                  <w:b/>
                  <w:bCs/>
                  <w:sz w:val="20"/>
                  <w:szCs w:val="20"/>
                  <w:lang w:val="sr-Cyrl-RS"/>
                </w:rPr>
                <w:t>С</w:t>
              </w:r>
            </w:ins>
            <w:del w:id="12503" w:author="Milica Radić" w:date="2026-10-04T01:05:02Z">
              <w:r>
                <w:rPr>
                  <w:b/>
                  <w:bCs/>
                  <w:sz w:val="20"/>
                  <w:szCs w:val="20"/>
                  <w:lang w:val="sr-Cyrl-RS"/>
                  <w:rPrChange w:id="12504" w:author="Milan Stojkov" w:date="2026-10-02T11:00:00Z">
                    <w:rPr>
                      <w:b/>
                      <w:bCs/>
                      <w:sz w:val="20"/>
                      <w:szCs w:val="20"/>
                    </w:rPr>
                  </w:rPrChange>
                </w:rPr>
                <w:delText>с</w:delText>
              </w:r>
            </w:del>
            <w:r>
              <w:rPr>
                <w:b/>
                <w:bCs/>
                <w:sz w:val="20"/>
                <w:szCs w:val="20"/>
                <w:lang w:val="sr-Cyrl-RS"/>
                <w:rPrChange w:id="12505" w:author="Milan Stojkov" w:date="2026-10-02T11:00:00Z">
                  <w:rPr>
                    <w:b/>
                    <w:bCs/>
                    <w:sz w:val="20"/>
                    <w:szCs w:val="20"/>
                  </w:rPr>
                </w:rPrChange>
              </w:rPr>
              <w:t>тратегија</w:t>
            </w:r>
          </w:p>
        </w:tc>
        <w:tc>
          <w:tcPr>
            <w:tcW w:w="987"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2506" w:author="Milica Radić" w:date="2026-10-04T01:05:08Z">
              <w:tcPr>
                <w:tcW w:w="1700"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9442460">
            <w:pPr>
              <w:jc w:val="center"/>
              <w:rPr>
                <w:b/>
                <w:bCs/>
                <w:sz w:val="20"/>
                <w:szCs w:val="20"/>
                <w:lang w:val="sr-Cyrl-RS"/>
                <w:rPrChange w:id="12507" w:author="Milan Stojkov" w:date="2026-10-02T11:00:00Z">
                  <w:rPr>
                    <w:b/>
                    <w:bCs/>
                    <w:sz w:val="20"/>
                    <w:szCs w:val="20"/>
                  </w:rPr>
                </w:rPrChange>
              </w:rPr>
            </w:pPr>
            <w:ins w:id="12508" w:author="Milica Radić" w:date="2026-10-04T01:04:59Z">
              <w:r>
                <w:rPr>
                  <w:b/>
                  <w:bCs/>
                  <w:sz w:val="20"/>
                  <w:szCs w:val="20"/>
                  <w:lang w:val="sr-Cyrl-RS"/>
                </w:rPr>
                <w:t>Б</w:t>
              </w:r>
            </w:ins>
            <w:del w:id="12509" w:author="Milica Radić" w:date="2026-10-04T01:04:59Z">
              <w:r>
                <w:rPr>
                  <w:b/>
                  <w:bCs/>
                  <w:sz w:val="20"/>
                  <w:szCs w:val="20"/>
                  <w:lang w:val="sr-Cyrl-RS"/>
                  <w:rPrChange w:id="12510" w:author="Milan Stojkov" w:date="2026-10-02T11:00:00Z">
                    <w:rPr>
                      <w:b/>
                      <w:bCs/>
                      <w:sz w:val="20"/>
                      <w:szCs w:val="20"/>
                    </w:rPr>
                  </w:rPrChange>
                </w:rPr>
                <w:delText>б</w:delText>
              </w:r>
            </w:del>
            <w:r>
              <w:rPr>
                <w:b/>
                <w:bCs/>
                <w:sz w:val="20"/>
                <w:szCs w:val="20"/>
                <w:lang w:val="sr-Cyrl-RS"/>
                <w:rPrChange w:id="12511" w:author="Milan Stojkov" w:date="2026-10-02T11:00:00Z">
                  <w:rPr>
                    <w:b/>
                    <w:bCs/>
                    <w:sz w:val="20"/>
                    <w:szCs w:val="20"/>
                  </w:rPr>
                </w:rPrChange>
              </w:rPr>
              <w:t>ез напада</w:t>
            </w:r>
          </w:p>
        </w:tc>
        <w:tc>
          <w:tcPr>
            <w:tcW w:w="847"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2512" w:author="Milica Radić" w:date="2026-10-04T01:05:08Z">
              <w:tcPr>
                <w:tcW w:w="1459"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6346266">
            <w:pPr>
              <w:jc w:val="center"/>
              <w:rPr>
                <w:b/>
                <w:bCs/>
                <w:sz w:val="20"/>
                <w:szCs w:val="20"/>
                <w:lang w:val="sr-Cyrl-RS"/>
                <w:rPrChange w:id="12513" w:author="Milan Stojkov" w:date="2026-10-02T11:00:00Z">
                  <w:rPr>
                    <w:b/>
                    <w:bCs/>
                    <w:sz w:val="20"/>
                    <w:szCs w:val="20"/>
                  </w:rPr>
                </w:rPrChange>
              </w:rPr>
            </w:pPr>
            <w:ins w:id="12514" w:author="Milica Radić" w:date="2026-10-04T01:04:57Z">
              <w:r>
                <w:rPr>
                  <w:b/>
                  <w:bCs/>
                  <w:sz w:val="20"/>
                  <w:szCs w:val="20"/>
                  <w:lang w:val="sr-Cyrl-RS"/>
                </w:rPr>
                <w:t>П</w:t>
              </w:r>
            </w:ins>
            <w:del w:id="12515" w:author="Milica Radić" w:date="2026-10-04T01:04:56Z">
              <w:r>
                <w:rPr>
                  <w:b/>
                  <w:bCs/>
                  <w:sz w:val="20"/>
                  <w:szCs w:val="20"/>
                  <w:lang w:val="sr-Cyrl-RS"/>
                  <w:rPrChange w:id="12516" w:author="Milan Stojkov" w:date="2026-10-02T11:00:00Z">
                    <w:rPr>
                      <w:b/>
                      <w:bCs/>
                      <w:sz w:val="20"/>
                      <w:szCs w:val="20"/>
                    </w:rPr>
                  </w:rPrChange>
                </w:rPr>
                <w:delText>п</w:delText>
              </w:r>
            </w:del>
            <w:r>
              <w:rPr>
                <w:b/>
                <w:bCs/>
                <w:sz w:val="20"/>
                <w:szCs w:val="20"/>
                <w:lang w:val="sr-Cyrl-RS"/>
                <w:rPrChange w:id="12517" w:author="Milan Stojkov" w:date="2026-10-02T11:00:00Z">
                  <w:rPr>
                    <w:b/>
                    <w:bCs/>
                    <w:sz w:val="20"/>
                    <w:szCs w:val="20"/>
                  </w:rPr>
                </w:rPrChange>
              </w:rPr>
              <w:t>ериод 3</w:t>
            </w:r>
          </w:p>
        </w:tc>
        <w:tc>
          <w:tcPr>
            <w:tcW w:w="847"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2518" w:author="Milica Radić" w:date="2026-10-04T01:05:08Z">
              <w:tcPr>
                <w:tcW w:w="1459"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2AFAFB4">
            <w:pPr>
              <w:jc w:val="center"/>
              <w:rPr>
                <w:b/>
                <w:bCs/>
                <w:sz w:val="20"/>
                <w:szCs w:val="20"/>
                <w:lang w:val="sr-Cyrl-RS"/>
                <w:rPrChange w:id="12519" w:author="Milan Stojkov" w:date="2026-10-02T11:00:00Z">
                  <w:rPr>
                    <w:b/>
                    <w:bCs/>
                    <w:sz w:val="20"/>
                    <w:szCs w:val="20"/>
                  </w:rPr>
                </w:rPrChange>
              </w:rPr>
            </w:pPr>
            <w:del w:id="12520" w:author="Milica Radić" w:date="2026-10-04T01:04:54Z">
              <w:r>
                <w:rPr>
                  <w:b/>
                  <w:bCs/>
                  <w:sz w:val="20"/>
                  <w:szCs w:val="20"/>
                  <w:lang w:val="sr-Cyrl-RS"/>
                  <w:rPrChange w:id="12521" w:author="Milan Stojkov" w:date="2026-10-02T11:00:00Z">
                    <w:rPr>
                      <w:b/>
                      <w:bCs/>
                      <w:sz w:val="20"/>
                      <w:szCs w:val="20"/>
                    </w:rPr>
                  </w:rPrChange>
                </w:rPr>
                <w:delText>п</w:delText>
              </w:r>
            </w:del>
            <w:ins w:id="12522" w:author="Milica Radić" w:date="2026-10-04T01:04:55Z">
              <w:r>
                <w:rPr>
                  <w:b/>
                  <w:bCs/>
                  <w:sz w:val="20"/>
                  <w:szCs w:val="20"/>
                  <w:lang w:val="sr-Cyrl-RS"/>
                </w:rPr>
                <w:t>П</w:t>
              </w:r>
            </w:ins>
            <w:r>
              <w:rPr>
                <w:b/>
                <w:bCs/>
                <w:sz w:val="20"/>
                <w:szCs w:val="20"/>
                <w:lang w:val="sr-Cyrl-RS"/>
                <w:rPrChange w:id="12523" w:author="Milan Stojkov" w:date="2026-10-02T11:00:00Z">
                  <w:rPr>
                    <w:b/>
                    <w:bCs/>
                    <w:sz w:val="20"/>
                    <w:szCs w:val="20"/>
                  </w:rPr>
                </w:rPrChange>
              </w:rPr>
              <w:t>ериод 5</w:t>
            </w:r>
          </w:p>
        </w:tc>
        <w:tc>
          <w:tcPr>
            <w:tcW w:w="936" w:type="pct"/>
            <w:tcBorders>
              <w:left w:val="single" w:color="000000" w:sz="4" w:space="0"/>
              <w:bottom w:val="single" w:color="000000" w:sz="4" w:space="0"/>
            </w:tcBorders>
            <w:tcMar>
              <w:top w:w="15" w:type="dxa"/>
              <w:left w:w="15" w:type="dxa"/>
              <w:bottom w:w="15" w:type="dxa"/>
              <w:right w:w="15" w:type="dxa"/>
            </w:tcMar>
            <w:vAlign w:val="center"/>
            <w:tcPrChange w:id="12524" w:author="Milica Radić" w:date="2026-10-04T01:05:08Z">
              <w:tcPr>
                <w:tcW w:w="1611" w:type="dxa"/>
                <w:tcBorders>
                  <w:left w:val="single" w:color="000000" w:sz="4" w:space="0"/>
                  <w:bottom w:val="single" w:color="000000" w:sz="4" w:space="0"/>
                </w:tcBorders>
                <w:tcMar>
                  <w:top w:w="15" w:type="dxa"/>
                  <w:left w:w="15" w:type="dxa"/>
                  <w:bottom w:w="15" w:type="dxa"/>
                  <w:right w:w="15" w:type="dxa"/>
                </w:tcMar>
                <w:vAlign w:val="center"/>
              </w:tcPr>
            </w:tcPrChange>
          </w:tcPr>
          <w:p w14:paraId="08F485A1">
            <w:pPr>
              <w:jc w:val="center"/>
              <w:rPr>
                <w:b/>
                <w:bCs/>
                <w:sz w:val="20"/>
                <w:szCs w:val="20"/>
                <w:lang w:val="sr-Cyrl-RS"/>
                <w:rPrChange w:id="12525" w:author="Milan Stojkov" w:date="2026-10-02T11:00:00Z">
                  <w:rPr>
                    <w:b/>
                    <w:bCs/>
                    <w:sz w:val="20"/>
                    <w:szCs w:val="20"/>
                  </w:rPr>
                </w:rPrChange>
              </w:rPr>
            </w:pPr>
            <w:ins w:id="12526" w:author="Milica Radić" w:date="2026-10-04T01:04:52Z">
              <w:r>
                <w:rPr>
                  <w:b/>
                  <w:bCs/>
                  <w:sz w:val="20"/>
                  <w:szCs w:val="20"/>
                  <w:lang w:val="sr-Cyrl-RS"/>
                </w:rPr>
                <w:t>П</w:t>
              </w:r>
            </w:ins>
            <w:del w:id="12527" w:author="Milica Radić" w:date="2026-10-04T01:04:51Z">
              <w:r>
                <w:rPr>
                  <w:b/>
                  <w:bCs/>
                  <w:sz w:val="20"/>
                  <w:szCs w:val="20"/>
                  <w:lang w:val="sr-Cyrl-RS"/>
                  <w:rPrChange w:id="12528" w:author="Milan Stojkov" w:date="2026-10-02T11:00:00Z">
                    <w:rPr>
                      <w:b/>
                      <w:bCs/>
                      <w:sz w:val="20"/>
                      <w:szCs w:val="20"/>
                    </w:rPr>
                  </w:rPrChange>
                </w:rPr>
                <w:delText>п</w:delText>
              </w:r>
            </w:del>
            <w:r>
              <w:rPr>
                <w:b/>
                <w:bCs/>
                <w:sz w:val="20"/>
                <w:szCs w:val="20"/>
                <w:lang w:val="sr-Cyrl-RS"/>
                <w:rPrChange w:id="12529" w:author="Milan Stojkov" w:date="2026-10-02T11:00:00Z">
                  <w:rPr>
                    <w:b/>
                    <w:bCs/>
                    <w:sz w:val="20"/>
                    <w:szCs w:val="20"/>
                  </w:rPr>
                </w:rPrChange>
              </w:rPr>
              <w:t>ериод 10</w:t>
            </w:r>
          </w:p>
        </w:tc>
      </w:tr>
      <w:tr w14:paraId="6CB0CC0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2530" w:author="Milica Radić" w:date="2026-10-04T01:05:0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12530" w:author="Milica Radić" w:date="2026-10-04T01:05:08Z">
            <w:trPr>
              <w:jc w:val="center"/>
            </w:trPr>
          </w:trPrChange>
        </w:trPr>
        <w:tc>
          <w:tcPr>
            <w:tcW w:w="138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2531" w:author="Milica Radić" w:date="2026-10-04T01:05:08Z">
              <w:tcPr>
                <w:tcW w:w="2376"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776B063">
            <w:pPr>
              <w:jc w:val="center"/>
              <w:rPr>
                <w:sz w:val="20"/>
                <w:szCs w:val="20"/>
                <w:lang w:val="sr-Cyrl-RS"/>
                <w:rPrChange w:id="12533" w:author="Milan Stojkov" w:date="2026-10-02T11:00:00Z">
                  <w:rPr>
                    <w:sz w:val="20"/>
                    <w:szCs w:val="20"/>
                  </w:rPr>
                </w:rPrChange>
              </w:rPr>
              <w:pPrChange w:id="12532" w:author="Milica Radić" w:date="2026-10-04T01:05:07Z">
                <w:pPr/>
              </w:pPrChange>
            </w:pPr>
            <w:r>
              <w:rPr>
                <w:i/>
                <w:iCs/>
                <w:sz w:val="20"/>
                <w:szCs w:val="20"/>
                <w:lang w:val="sr-Cyrl-RS"/>
                <w:rPrChange w:id="12534" w:author="Milan Stojkov" w:date="2026-10-02T11:00:00Z">
                  <w:rPr>
                    <w:i/>
                    <w:iCs/>
                    <w:sz w:val="20"/>
                    <w:szCs w:val="20"/>
                  </w:rPr>
                </w:rPrChange>
              </w:rPr>
              <w:t>Random</w:t>
            </w:r>
          </w:p>
        </w:tc>
        <w:tc>
          <w:tcPr>
            <w:tcW w:w="98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535" w:author="Milica Radić" w:date="2026-10-04T01:05:08Z">
              <w:tcPr>
                <w:tcW w:w="170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F5997B6">
            <w:pPr>
              <w:jc w:val="center"/>
              <w:rPr>
                <w:sz w:val="20"/>
                <w:szCs w:val="20"/>
                <w:lang w:val="sr-Cyrl-RS"/>
                <w:rPrChange w:id="12537" w:author="Milan Stojkov" w:date="2026-10-02T11:00:00Z">
                  <w:rPr>
                    <w:sz w:val="20"/>
                    <w:szCs w:val="20"/>
                  </w:rPr>
                </w:rPrChange>
              </w:rPr>
              <w:pPrChange w:id="12536" w:author="Milica Radić" w:date="2026-10-04T01:05:07Z">
                <w:pPr/>
              </w:pPrChange>
            </w:pPr>
            <w:r>
              <w:rPr>
                <w:sz w:val="20"/>
                <w:szCs w:val="20"/>
                <w:lang w:val="sr-Cyrl-RS"/>
                <w:rPrChange w:id="12538" w:author="Milan Stojkov" w:date="2026-10-02T11:00:00Z">
                  <w:rPr>
                    <w:sz w:val="20"/>
                    <w:szCs w:val="20"/>
                  </w:rPr>
                </w:rPrChange>
              </w:rPr>
              <w:t>2,00·10¹</w:t>
            </w:r>
          </w:p>
        </w:tc>
        <w:tc>
          <w:tcPr>
            <w:tcW w:w="84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539" w:author="Milica Radić" w:date="2026-10-04T01:05:08Z">
              <w:tcPr>
                <w:tcW w:w="145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B1E017B">
            <w:pPr>
              <w:jc w:val="center"/>
              <w:rPr>
                <w:sz w:val="20"/>
                <w:szCs w:val="20"/>
                <w:lang w:val="sr-Cyrl-RS"/>
                <w:rPrChange w:id="12541" w:author="Milan Stojkov" w:date="2026-10-02T11:00:00Z">
                  <w:rPr>
                    <w:sz w:val="20"/>
                    <w:szCs w:val="20"/>
                  </w:rPr>
                </w:rPrChange>
              </w:rPr>
              <w:pPrChange w:id="12540" w:author="Milica Radić" w:date="2026-10-04T01:05:07Z">
                <w:pPr/>
              </w:pPrChange>
            </w:pPr>
            <w:r>
              <w:rPr>
                <w:sz w:val="20"/>
                <w:szCs w:val="20"/>
                <w:lang w:val="sr-Cyrl-RS"/>
                <w:rPrChange w:id="12542" w:author="Milan Stojkov" w:date="2026-10-02T11:00:00Z">
                  <w:rPr>
                    <w:sz w:val="20"/>
                    <w:szCs w:val="20"/>
                  </w:rPr>
                </w:rPrChange>
              </w:rPr>
              <w:t>2,43·10¹</w:t>
            </w:r>
          </w:p>
        </w:tc>
        <w:tc>
          <w:tcPr>
            <w:tcW w:w="84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543" w:author="Milica Radić" w:date="2026-10-04T01:05:08Z">
              <w:tcPr>
                <w:tcW w:w="145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92B6F6D">
            <w:pPr>
              <w:jc w:val="center"/>
              <w:rPr>
                <w:sz w:val="20"/>
                <w:szCs w:val="20"/>
                <w:lang w:val="sr-Cyrl-RS"/>
                <w:rPrChange w:id="12545" w:author="Milan Stojkov" w:date="2026-10-02T11:00:00Z">
                  <w:rPr>
                    <w:sz w:val="20"/>
                    <w:szCs w:val="20"/>
                  </w:rPr>
                </w:rPrChange>
              </w:rPr>
              <w:pPrChange w:id="12544" w:author="Milica Radić" w:date="2026-10-04T01:05:07Z">
                <w:pPr/>
              </w:pPrChange>
            </w:pPr>
            <w:r>
              <w:rPr>
                <w:sz w:val="20"/>
                <w:szCs w:val="20"/>
                <w:lang w:val="sr-Cyrl-RS"/>
                <w:rPrChange w:id="12546" w:author="Milan Stojkov" w:date="2026-10-02T11:00:00Z">
                  <w:rPr>
                    <w:sz w:val="20"/>
                    <w:szCs w:val="20"/>
                  </w:rPr>
                </w:rPrChange>
              </w:rPr>
              <w:t>2,23·10¹</w:t>
            </w:r>
          </w:p>
        </w:tc>
        <w:tc>
          <w:tcPr>
            <w:tcW w:w="936"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2547" w:author="Milica Radić" w:date="2026-10-04T01:05:08Z">
              <w:tcPr>
                <w:tcW w:w="161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325E74BA">
            <w:pPr>
              <w:jc w:val="center"/>
              <w:rPr>
                <w:sz w:val="20"/>
                <w:szCs w:val="20"/>
                <w:lang w:val="sr-Cyrl-RS"/>
                <w:rPrChange w:id="12549" w:author="Milan Stojkov" w:date="2026-10-02T11:00:00Z">
                  <w:rPr>
                    <w:sz w:val="20"/>
                    <w:szCs w:val="20"/>
                  </w:rPr>
                </w:rPrChange>
              </w:rPr>
              <w:pPrChange w:id="12548" w:author="Milica Radić" w:date="2026-10-04T01:05:07Z">
                <w:pPr/>
              </w:pPrChange>
            </w:pPr>
            <w:r>
              <w:rPr>
                <w:sz w:val="20"/>
                <w:szCs w:val="20"/>
                <w:lang w:val="sr-Cyrl-RS"/>
                <w:rPrChange w:id="12550" w:author="Milan Stojkov" w:date="2026-10-02T11:00:00Z">
                  <w:rPr>
                    <w:sz w:val="20"/>
                    <w:szCs w:val="20"/>
                  </w:rPr>
                </w:rPrChange>
              </w:rPr>
              <w:t>1,49·10¹</w:t>
            </w:r>
          </w:p>
        </w:tc>
      </w:tr>
      <w:tr w14:paraId="32FE82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2551" w:author="Milica Radić" w:date="2026-10-04T01:05:0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12551" w:author="Milica Radić" w:date="2026-10-04T01:05:08Z">
            <w:trPr>
              <w:jc w:val="center"/>
            </w:trPr>
          </w:trPrChange>
        </w:trPr>
        <w:tc>
          <w:tcPr>
            <w:tcW w:w="1380"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2552" w:author="Milica Radić" w:date="2026-10-04T01:05:08Z">
              <w:tcPr>
                <w:tcW w:w="2376"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58FF4D2">
            <w:pPr>
              <w:jc w:val="center"/>
              <w:rPr>
                <w:sz w:val="20"/>
                <w:szCs w:val="20"/>
                <w:lang w:val="sr-Cyrl-RS"/>
                <w:rPrChange w:id="12554" w:author="Milan Stojkov" w:date="2026-10-02T11:00:00Z">
                  <w:rPr>
                    <w:sz w:val="20"/>
                    <w:szCs w:val="20"/>
                  </w:rPr>
                </w:rPrChange>
              </w:rPr>
              <w:pPrChange w:id="12553" w:author="Milica Radić" w:date="2026-10-04T01:05:07Z">
                <w:pPr/>
              </w:pPrChange>
            </w:pPr>
            <w:r>
              <w:rPr>
                <w:i/>
                <w:iCs/>
                <w:sz w:val="20"/>
                <w:szCs w:val="20"/>
                <w:lang w:val="sr-Cyrl-RS"/>
                <w:rPrChange w:id="12555" w:author="Milan Stojkov" w:date="2026-10-02T11:00:00Z">
                  <w:rPr>
                    <w:i/>
                    <w:iCs/>
                    <w:sz w:val="20"/>
                    <w:szCs w:val="20"/>
                  </w:rPr>
                </w:rPrChange>
              </w:rPr>
              <w:t>Sybil</w:t>
            </w:r>
            <w:r>
              <w:rPr>
                <w:sz w:val="20"/>
                <w:szCs w:val="20"/>
                <w:lang w:val="sr-Cyrl-RS"/>
                <w:rPrChange w:id="12556" w:author="Milan Stojkov" w:date="2026-10-02T11:00:00Z">
                  <w:rPr>
                    <w:sz w:val="20"/>
                    <w:szCs w:val="20"/>
                  </w:rPr>
                </w:rPrChange>
              </w:rPr>
              <w:t>-отпорна</w:t>
            </w:r>
          </w:p>
        </w:tc>
        <w:tc>
          <w:tcPr>
            <w:tcW w:w="98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557" w:author="Milica Radić" w:date="2026-10-04T01:05:08Z">
              <w:tcPr>
                <w:tcW w:w="170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EAFF2D6">
            <w:pPr>
              <w:jc w:val="center"/>
              <w:rPr>
                <w:sz w:val="20"/>
                <w:szCs w:val="20"/>
                <w:lang w:val="sr-Cyrl-RS"/>
                <w:rPrChange w:id="12559" w:author="Milan Stojkov" w:date="2026-10-02T11:00:00Z">
                  <w:rPr>
                    <w:sz w:val="20"/>
                    <w:szCs w:val="20"/>
                  </w:rPr>
                </w:rPrChange>
              </w:rPr>
              <w:pPrChange w:id="12558" w:author="Milica Radić" w:date="2026-10-04T01:05:07Z">
                <w:pPr/>
              </w:pPrChange>
            </w:pPr>
            <w:r>
              <w:rPr>
                <w:sz w:val="20"/>
                <w:szCs w:val="20"/>
                <w:lang w:val="sr-Cyrl-RS"/>
                <w:rPrChange w:id="12560" w:author="Milan Stojkov" w:date="2026-10-02T11:00:00Z">
                  <w:rPr>
                    <w:sz w:val="20"/>
                    <w:szCs w:val="20"/>
                  </w:rPr>
                </w:rPrChange>
              </w:rPr>
              <w:t>1,91·10⁰</w:t>
            </w:r>
          </w:p>
        </w:tc>
        <w:tc>
          <w:tcPr>
            <w:tcW w:w="84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561" w:author="Milica Radić" w:date="2026-10-04T01:05:08Z">
              <w:tcPr>
                <w:tcW w:w="145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F03A75B">
            <w:pPr>
              <w:jc w:val="center"/>
              <w:rPr>
                <w:sz w:val="20"/>
                <w:szCs w:val="20"/>
                <w:lang w:val="sr-Cyrl-RS"/>
                <w:rPrChange w:id="12563" w:author="Milan Stojkov" w:date="2026-10-02T11:00:00Z">
                  <w:rPr>
                    <w:sz w:val="20"/>
                    <w:szCs w:val="20"/>
                  </w:rPr>
                </w:rPrChange>
              </w:rPr>
              <w:pPrChange w:id="12562" w:author="Milica Radić" w:date="2026-10-04T01:05:07Z">
                <w:pPr/>
              </w:pPrChange>
            </w:pPr>
            <w:r>
              <w:rPr>
                <w:sz w:val="20"/>
                <w:szCs w:val="20"/>
                <w:lang w:val="sr-Cyrl-RS"/>
                <w:rPrChange w:id="12564" w:author="Milan Stojkov" w:date="2026-10-02T11:00:00Z">
                  <w:rPr>
                    <w:sz w:val="20"/>
                    <w:szCs w:val="20"/>
                  </w:rPr>
                </w:rPrChange>
              </w:rPr>
              <w:t>4,72·10⁻¹⁴</w:t>
            </w:r>
          </w:p>
        </w:tc>
        <w:tc>
          <w:tcPr>
            <w:tcW w:w="84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565" w:author="Milica Radić" w:date="2026-10-04T01:05:08Z">
              <w:tcPr>
                <w:tcW w:w="145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A37F699">
            <w:pPr>
              <w:jc w:val="center"/>
              <w:rPr>
                <w:sz w:val="20"/>
                <w:szCs w:val="20"/>
                <w:lang w:val="sr-Cyrl-RS"/>
                <w:rPrChange w:id="12567" w:author="Milan Stojkov" w:date="2026-10-02T11:00:00Z">
                  <w:rPr>
                    <w:sz w:val="20"/>
                    <w:szCs w:val="20"/>
                  </w:rPr>
                </w:rPrChange>
              </w:rPr>
              <w:pPrChange w:id="12566" w:author="Milica Radić" w:date="2026-10-04T01:05:07Z">
                <w:pPr/>
              </w:pPrChange>
            </w:pPr>
            <w:r>
              <w:rPr>
                <w:sz w:val="20"/>
                <w:szCs w:val="20"/>
                <w:lang w:val="sr-Cyrl-RS"/>
                <w:rPrChange w:id="12568" w:author="Milan Stojkov" w:date="2026-10-02T11:00:00Z">
                  <w:rPr>
                    <w:sz w:val="20"/>
                    <w:szCs w:val="20"/>
                  </w:rPr>
                </w:rPrChange>
              </w:rPr>
              <w:t>1,09·10⁻¹³</w:t>
            </w:r>
          </w:p>
        </w:tc>
        <w:tc>
          <w:tcPr>
            <w:tcW w:w="936"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2569" w:author="Milica Radić" w:date="2026-10-04T01:05:08Z">
              <w:tcPr>
                <w:tcW w:w="161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FFC0952">
            <w:pPr>
              <w:jc w:val="center"/>
              <w:rPr>
                <w:sz w:val="20"/>
                <w:szCs w:val="20"/>
                <w:lang w:val="sr-Cyrl-RS"/>
                <w:rPrChange w:id="12571" w:author="Milan Stojkov" w:date="2026-10-02T11:00:00Z">
                  <w:rPr>
                    <w:sz w:val="20"/>
                    <w:szCs w:val="20"/>
                  </w:rPr>
                </w:rPrChange>
              </w:rPr>
              <w:pPrChange w:id="12570" w:author="Milica Radić" w:date="2026-10-04T01:05:07Z">
                <w:pPr/>
              </w:pPrChange>
            </w:pPr>
            <w:r>
              <w:rPr>
                <w:sz w:val="20"/>
                <w:szCs w:val="20"/>
                <w:lang w:val="sr-Cyrl-RS"/>
                <w:rPrChange w:id="12572" w:author="Milan Stojkov" w:date="2026-10-02T11:00:00Z">
                  <w:rPr>
                    <w:sz w:val="20"/>
                    <w:szCs w:val="20"/>
                  </w:rPr>
                </w:rPrChange>
              </w:rPr>
              <w:t>4,65·10⁻¹⁴</w:t>
            </w:r>
          </w:p>
        </w:tc>
      </w:tr>
      <w:tr w14:paraId="2F9B880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2573" w:author="Milica Radić" w:date="2026-10-04T01:05:0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12573" w:author="Milica Radić" w:date="2026-10-04T01:05:08Z">
            <w:trPr>
              <w:jc w:val="center"/>
            </w:trPr>
          </w:trPrChange>
        </w:trPr>
        <w:tc>
          <w:tcPr>
            <w:tcW w:w="1380" w:type="pct"/>
            <w:tcBorders>
              <w:top w:val="single" w:color="000000" w:sz="4" w:space="0"/>
              <w:right w:val="single" w:color="000000" w:sz="4" w:space="0"/>
            </w:tcBorders>
            <w:tcMar>
              <w:top w:w="15" w:type="dxa"/>
              <w:left w:w="15" w:type="dxa"/>
              <w:bottom w:w="15" w:type="dxa"/>
              <w:right w:w="15" w:type="dxa"/>
            </w:tcMar>
            <w:vAlign w:val="center"/>
            <w:tcPrChange w:id="12574" w:author="Milica Radić" w:date="2026-10-04T01:05:08Z">
              <w:tcPr>
                <w:tcW w:w="2376" w:type="dxa"/>
                <w:tcBorders>
                  <w:top w:val="single" w:color="000000" w:sz="4" w:space="0"/>
                  <w:right w:val="single" w:color="000000" w:sz="4" w:space="0"/>
                </w:tcBorders>
                <w:tcMar>
                  <w:top w:w="15" w:type="dxa"/>
                  <w:left w:w="15" w:type="dxa"/>
                  <w:bottom w:w="15" w:type="dxa"/>
                  <w:right w:w="15" w:type="dxa"/>
                </w:tcMar>
                <w:vAlign w:val="center"/>
              </w:tcPr>
            </w:tcPrChange>
          </w:tcPr>
          <w:p w14:paraId="68DD8DBF">
            <w:pPr>
              <w:jc w:val="center"/>
              <w:rPr>
                <w:sz w:val="20"/>
                <w:szCs w:val="20"/>
                <w:lang w:val="sr-Cyrl-RS"/>
                <w:rPrChange w:id="12576" w:author="Milan Stojkov" w:date="2026-10-02T11:00:00Z">
                  <w:rPr>
                    <w:sz w:val="20"/>
                    <w:szCs w:val="20"/>
                  </w:rPr>
                </w:rPrChange>
              </w:rPr>
              <w:pPrChange w:id="12575" w:author="Milica Radić" w:date="2026-10-04T01:05:07Z">
                <w:pPr/>
              </w:pPrChange>
            </w:pPr>
            <w:r>
              <w:rPr>
                <w:i/>
                <w:iCs/>
                <w:sz w:val="20"/>
                <w:szCs w:val="20"/>
                <w:lang w:val="sr-Cyrl-RS"/>
                <w:rPrChange w:id="12577" w:author="Milan Stojkov" w:date="2026-10-02T11:00:00Z">
                  <w:rPr>
                    <w:i/>
                    <w:iCs/>
                    <w:sz w:val="20"/>
                    <w:szCs w:val="20"/>
                  </w:rPr>
                </w:rPrChange>
              </w:rPr>
              <w:t>Eclipse</w:t>
            </w:r>
            <w:r>
              <w:rPr>
                <w:sz w:val="20"/>
                <w:szCs w:val="20"/>
                <w:lang w:val="sr-Cyrl-RS"/>
                <w:rPrChange w:id="12578" w:author="Milan Stojkov" w:date="2026-10-02T11:00:00Z">
                  <w:rPr>
                    <w:sz w:val="20"/>
                    <w:szCs w:val="20"/>
                  </w:rPr>
                </w:rPrChange>
              </w:rPr>
              <w:t>-отпорна</w:t>
            </w:r>
          </w:p>
        </w:tc>
        <w:tc>
          <w:tcPr>
            <w:tcW w:w="987"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2579" w:author="Milica Radić" w:date="2026-10-04T01:05:08Z">
              <w:tcPr>
                <w:tcW w:w="1700"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1693BA8C">
            <w:pPr>
              <w:jc w:val="center"/>
              <w:rPr>
                <w:sz w:val="20"/>
                <w:szCs w:val="20"/>
                <w:lang w:val="sr-Cyrl-RS"/>
                <w:rPrChange w:id="12581" w:author="Milan Stojkov" w:date="2026-10-02T11:00:00Z">
                  <w:rPr>
                    <w:sz w:val="20"/>
                    <w:szCs w:val="20"/>
                  </w:rPr>
                </w:rPrChange>
              </w:rPr>
              <w:pPrChange w:id="12580" w:author="Milica Radić" w:date="2026-10-04T01:05:07Z">
                <w:pPr/>
              </w:pPrChange>
            </w:pPr>
            <w:r>
              <w:rPr>
                <w:sz w:val="20"/>
                <w:szCs w:val="20"/>
                <w:lang w:val="sr-Cyrl-RS"/>
                <w:rPrChange w:id="12582" w:author="Milan Stojkov" w:date="2026-10-02T11:00:00Z">
                  <w:rPr>
                    <w:sz w:val="20"/>
                    <w:szCs w:val="20"/>
                  </w:rPr>
                </w:rPrChange>
              </w:rPr>
              <w:t>1,14·10⁻¹</w:t>
            </w:r>
          </w:p>
        </w:tc>
        <w:tc>
          <w:tcPr>
            <w:tcW w:w="847"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2583" w:author="Milica Radić" w:date="2026-10-04T01:05:08Z">
              <w:tcPr>
                <w:tcW w:w="1459"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3C683E63">
            <w:pPr>
              <w:jc w:val="center"/>
              <w:rPr>
                <w:sz w:val="20"/>
                <w:szCs w:val="20"/>
                <w:lang w:val="sr-Cyrl-RS"/>
                <w:rPrChange w:id="12585" w:author="Milan Stojkov" w:date="2026-10-02T11:00:00Z">
                  <w:rPr>
                    <w:sz w:val="20"/>
                    <w:szCs w:val="20"/>
                  </w:rPr>
                </w:rPrChange>
              </w:rPr>
              <w:pPrChange w:id="12584" w:author="Milica Radić" w:date="2026-10-04T01:05:07Z">
                <w:pPr/>
              </w:pPrChange>
            </w:pPr>
            <w:r>
              <w:rPr>
                <w:sz w:val="20"/>
                <w:szCs w:val="20"/>
                <w:lang w:val="sr-Cyrl-RS"/>
                <w:rPrChange w:id="12586" w:author="Milan Stojkov" w:date="2026-10-02T11:00:00Z">
                  <w:rPr>
                    <w:sz w:val="20"/>
                    <w:szCs w:val="20"/>
                  </w:rPr>
                </w:rPrChange>
              </w:rPr>
              <w:t>4,86·10⁻¹⁴</w:t>
            </w:r>
          </w:p>
        </w:tc>
        <w:tc>
          <w:tcPr>
            <w:tcW w:w="847"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2587" w:author="Milica Radić" w:date="2026-10-04T01:05:08Z">
              <w:tcPr>
                <w:tcW w:w="1459"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062E3848">
            <w:pPr>
              <w:jc w:val="center"/>
              <w:rPr>
                <w:sz w:val="20"/>
                <w:szCs w:val="20"/>
                <w:lang w:val="sr-Cyrl-RS"/>
                <w:rPrChange w:id="12589" w:author="Milan Stojkov" w:date="2026-10-02T11:00:00Z">
                  <w:rPr>
                    <w:sz w:val="20"/>
                    <w:szCs w:val="20"/>
                  </w:rPr>
                </w:rPrChange>
              </w:rPr>
              <w:pPrChange w:id="12588" w:author="Milica Radić" w:date="2026-10-04T01:05:07Z">
                <w:pPr/>
              </w:pPrChange>
            </w:pPr>
            <w:r>
              <w:rPr>
                <w:sz w:val="20"/>
                <w:szCs w:val="20"/>
                <w:lang w:val="sr-Cyrl-RS"/>
                <w:rPrChange w:id="12590" w:author="Milan Stojkov" w:date="2026-10-02T11:00:00Z">
                  <w:rPr>
                    <w:sz w:val="20"/>
                    <w:szCs w:val="20"/>
                  </w:rPr>
                </w:rPrChange>
              </w:rPr>
              <w:t>2,60·10⁻¹³</w:t>
            </w:r>
          </w:p>
        </w:tc>
        <w:tc>
          <w:tcPr>
            <w:tcW w:w="936" w:type="pct"/>
            <w:tcBorders>
              <w:top w:val="single" w:color="000000" w:sz="4" w:space="0"/>
              <w:left w:val="single" w:color="000000" w:sz="4" w:space="0"/>
            </w:tcBorders>
            <w:tcMar>
              <w:top w:w="15" w:type="dxa"/>
              <w:left w:w="15" w:type="dxa"/>
              <w:bottom w:w="15" w:type="dxa"/>
              <w:right w:w="15" w:type="dxa"/>
            </w:tcMar>
            <w:vAlign w:val="center"/>
            <w:tcPrChange w:id="12591" w:author="Milica Radić" w:date="2026-10-04T01:05:08Z">
              <w:tcPr>
                <w:tcW w:w="1611" w:type="dxa"/>
                <w:tcBorders>
                  <w:top w:val="single" w:color="000000" w:sz="4" w:space="0"/>
                  <w:left w:val="single" w:color="000000" w:sz="4" w:space="0"/>
                </w:tcBorders>
                <w:tcMar>
                  <w:top w:w="15" w:type="dxa"/>
                  <w:left w:w="15" w:type="dxa"/>
                  <w:bottom w:w="15" w:type="dxa"/>
                  <w:right w:w="15" w:type="dxa"/>
                </w:tcMar>
                <w:vAlign w:val="center"/>
              </w:tcPr>
            </w:tcPrChange>
          </w:tcPr>
          <w:p w14:paraId="3631CD3E">
            <w:pPr>
              <w:jc w:val="center"/>
              <w:rPr>
                <w:sz w:val="20"/>
                <w:szCs w:val="20"/>
                <w:lang w:val="sr-Cyrl-RS"/>
                <w:rPrChange w:id="12593" w:author="Milan Stojkov" w:date="2026-10-02T11:00:00Z">
                  <w:rPr>
                    <w:sz w:val="20"/>
                    <w:szCs w:val="20"/>
                  </w:rPr>
                </w:rPrChange>
              </w:rPr>
              <w:pPrChange w:id="12592" w:author="Milica Radić" w:date="2026-10-04T01:05:07Z">
                <w:pPr/>
              </w:pPrChange>
            </w:pPr>
            <w:r>
              <w:rPr>
                <w:sz w:val="20"/>
                <w:szCs w:val="20"/>
                <w:lang w:val="sr-Cyrl-RS"/>
                <w:rPrChange w:id="12594" w:author="Milan Stojkov" w:date="2026-10-02T11:00:00Z">
                  <w:rPr>
                    <w:sz w:val="20"/>
                    <w:szCs w:val="20"/>
                  </w:rPr>
                </w:rPrChange>
              </w:rPr>
              <w:t>3,95·10⁻¹⁴</w:t>
            </w:r>
          </w:p>
        </w:tc>
      </w:tr>
    </w:tbl>
    <w:p w14:paraId="42945529">
      <w:pPr>
        <w:ind w:firstLine="360"/>
        <w:jc w:val="both"/>
        <w:rPr>
          <w:ins w:id="12595" w:author="Milica Radić" w:date="2026-10-04T12:35:41Z"/>
          <w:i/>
          <w:iCs/>
          <w:color w:val="000000"/>
          <w:sz w:val="22"/>
          <w:szCs w:val="22"/>
          <w:lang w:val="sr-Cyrl-RS"/>
        </w:rPr>
      </w:pPr>
    </w:p>
    <w:p w14:paraId="7B553938">
      <w:pPr>
        <w:ind w:firstLine="360"/>
        <w:jc w:val="both"/>
        <w:rPr>
          <w:ins w:id="12596" w:author="Milica Radić" w:date="2026-10-04T14:20:19Z"/>
          <w:i/>
          <w:iCs/>
          <w:color w:val="000000"/>
          <w:sz w:val="22"/>
          <w:szCs w:val="22"/>
          <w:lang w:val="sr-Cyrl-RS"/>
        </w:rPr>
      </w:pPr>
      <w:ins w:id="12597" w:author="Milica Radić" w:date="2026-10-04T14:20:18Z">
        <w:r>
          <w:rPr>
            <w:rFonts w:hint="default"/>
            <w:i/>
            <w:iCs/>
            <w:color w:val="000000"/>
            <w:sz w:val="22"/>
            <w:szCs w:val="22"/>
            <w:lang w:val="sr-Cyrl-RS"/>
          </w:rPr>
          <w:t xml:space="preserve">Churn, </w:t>
        </w:r>
      </w:ins>
      <w:ins w:id="12598" w:author="Milica Radić" w:date="2026-10-04T14:20:18Z">
        <w:r>
          <w:rPr>
            <w:rFonts w:hint="default"/>
            <w:i w:val="0"/>
            <w:iCs w:val="0"/>
            <w:color w:val="000000"/>
            <w:sz w:val="22"/>
            <w:szCs w:val="22"/>
            <w:lang w:val="sr-Cyrl-RS"/>
            <w:rPrChange w:id="12599" w:author="Milica Radić" w:date="2026-10-04T14:20:25Z">
              <w:rPr>
                <w:rFonts w:hint="default"/>
                <w:i/>
                <w:iCs/>
                <w:color w:val="000000"/>
                <w:sz w:val="22"/>
                <w:szCs w:val="22"/>
                <w:lang w:val="sr-Cyrl-RS"/>
              </w:rPr>
            </w:rPrChange>
          </w:rPr>
          <w:t>који има за циљ да дестабилизује систем, у овом случају заправо ради против себе. Када се напад укључи, варијанса је изузетно ниска уз заштитне стратегије, независно од дужине периода. Нападач напусти систем како би очистио лошу историју, али му се повратком у мрежу поништава старост, па више не достиже праг оцене. Пошто се нападач након повратка више не прима у скупове суседа, у њима остају само честити чворови, па процену нема шта да помера из рунде у рунду. Код референтне стратегије, где прага нема, нападач се после повратка слободно враћа у скупове суседа.</w:t>
        </w:r>
      </w:ins>
      <w:del w:id="12601" w:author="Milica Radić" w:date="2026-10-04T14:20:18Z">
        <w:r>
          <w:rPr>
            <w:i/>
            <w:iCs/>
            <w:color w:val="000000"/>
            <w:sz w:val="22"/>
            <w:szCs w:val="22"/>
            <w:lang w:val="sr-Cyrl-RS"/>
            <w:rPrChange w:id="12602" w:author="Milan Stojkov" w:date="2026-10-02T11:00:00Z">
              <w:rPr>
                <w:i/>
                <w:iCs/>
                <w:color w:val="000000"/>
                <w:sz w:val="22"/>
                <w:szCs w:val="22"/>
              </w:rPr>
            </w:rPrChange>
          </w:rPr>
          <w:delText>Churn</w:delText>
        </w:r>
      </w:del>
      <w:del w:id="12604" w:author="Milica Radić" w:date="2026-10-04T14:20:18Z">
        <w:r>
          <w:rPr>
            <w:i/>
            <w:iCs/>
            <w:color w:val="000000"/>
            <w:sz w:val="22"/>
            <w:szCs w:val="22"/>
            <w:lang w:val="sr-Cyrl-RS"/>
          </w:rPr>
          <w:delText>, чија је сврха дестабилизација, уз заштитне стратегије делује супротно намери: варијанса пада на ред 10⁻¹³ чим се напад укључи, независно од дужине периода. Нападач који напусти мрежу бива уклоњен истеком времена, а по повратку му се дневник брише, па више не достиже праг оцене. Механизам који му омогућава да одбаци казну за неодзивност истовремено му одузима предуслов за поновни улазак. Уз референтну стратегију, где прага нема, тог дејства нема.</w:delText>
        </w:r>
      </w:del>
    </w:p>
    <w:p w14:paraId="1ACC5097">
      <w:pPr>
        <w:ind w:firstLine="360"/>
        <w:jc w:val="both"/>
        <w:rPr>
          <w:ins w:id="12605" w:author="Milica Radić" w:date="2026-10-04T12:36:47Z"/>
          <w:rFonts w:hint="default"/>
          <w:color w:val="000000"/>
          <w:sz w:val="22"/>
          <w:szCs w:val="22"/>
          <w:lang w:val="sr-Cyrl-RS"/>
        </w:rPr>
      </w:pPr>
      <w:ins w:id="12606" w:author="Milica Radić" w:date="2026-10-04T12:36:45Z">
        <w:r>
          <w:rPr>
            <w:rFonts w:hint="default"/>
            <w:color w:val="000000"/>
            <w:sz w:val="22"/>
            <w:szCs w:val="22"/>
            <w:lang w:val="sr-Cyrl-RS"/>
          </w:rPr>
          <w:t xml:space="preserve">Табела 7.21 приказује исту меру при </w:t>
        </w:r>
      </w:ins>
      <w:ins w:id="12607" w:author="Milica Radić" w:date="2026-10-04T12:36:45Z">
        <w:r>
          <w:rPr>
            <w:rFonts w:hint="default"/>
            <w:i/>
            <w:iCs/>
            <w:color w:val="000000"/>
            <w:sz w:val="22"/>
            <w:szCs w:val="22"/>
            <w:lang w:val="sr-Cyrl-RS"/>
            <w:rPrChange w:id="12608" w:author="Milica Radić" w:date="2026-10-04T14:15:51Z">
              <w:rPr>
                <w:rFonts w:hint="default"/>
                <w:color w:val="000000"/>
                <w:sz w:val="22"/>
                <w:szCs w:val="22"/>
                <w:lang w:val="sr-Cyrl-RS"/>
              </w:rPr>
            </w:rPrChange>
          </w:rPr>
          <w:t xml:space="preserve">delay </w:t>
        </w:r>
      </w:ins>
      <w:ins w:id="12610" w:author="Milica Radić" w:date="2026-10-04T12:36:45Z">
        <w:r>
          <w:rPr>
            <w:rFonts w:hint="default"/>
            <w:color w:val="000000"/>
            <w:sz w:val="22"/>
            <w:szCs w:val="22"/>
            <w:lang w:val="sr-Cyrl-RS"/>
          </w:rPr>
          <w:t>нападу, при различитим дужинама кашњења.</w:t>
        </w:r>
      </w:ins>
    </w:p>
    <w:p w14:paraId="2557CFBF">
      <w:pPr>
        <w:ind w:firstLine="360"/>
        <w:jc w:val="both"/>
        <w:rPr>
          <w:color w:val="000000"/>
          <w:sz w:val="22"/>
          <w:szCs w:val="22"/>
          <w:lang w:val="sr-Cyrl-RS"/>
          <w:rPrChange w:id="12611" w:author="Milan Stojkov" w:date="2026-10-02T11:00:00Z">
            <w:rPr>
              <w:color w:val="000000"/>
              <w:sz w:val="22"/>
              <w:szCs w:val="22"/>
            </w:rPr>
          </w:rPrChange>
        </w:rPr>
      </w:pPr>
    </w:p>
    <w:p w14:paraId="0F2FE10F">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2612" w:author="Milan Stojkov" w:date="2026-10-02T11:00:00Z">
            <w:rPr>
              <w:i/>
              <w:iCs/>
              <w:color w:val="000000"/>
              <w:sz w:val="20"/>
              <w:szCs w:val="20"/>
            </w:rPr>
          </w:rPrChange>
        </w:rPr>
      </w:pPr>
      <w:r>
        <w:rPr>
          <w:i/>
          <w:iCs/>
          <w:color w:val="000000"/>
          <w:sz w:val="20"/>
          <w:szCs w:val="20"/>
          <w:lang w:val="sr-Cyrl-RS"/>
          <w:rPrChange w:id="12613" w:author="Milan Stojkov" w:date="2026-10-02T11:00:00Z">
            <w:rPr>
              <w:i/>
              <w:iCs/>
              <w:color w:val="000000"/>
              <w:sz w:val="20"/>
              <w:szCs w:val="20"/>
            </w:rPr>
          </w:rPrChange>
        </w:rPr>
        <w:t>Табела 7.21. Варијанса процене при delay нападу</w:t>
      </w:r>
    </w:p>
    <w:tbl>
      <w:tblPr>
        <w:tblStyle w:val="105"/>
        <w:tblW w:w="4998"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12614" w:author="Milica Radić" w:date="2026-10-04T01:05:22Z">
          <w:tblPr>
            <w:tblStyle w:val="105"/>
            <w:tblW w:w="86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2195"/>
        <w:gridCol w:w="1966"/>
        <w:gridCol w:w="1153"/>
        <w:gridCol w:w="1178"/>
        <w:gridCol w:w="1354"/>
        <w:tblGridChange w:id="12615">
          <w:tblGrid>
            <w:gridCol w:w="2407"/>
            <w:gridCol w:w="2156"/>
            <w:gridCol w:w="1265"/>
            <w:gridCol w:w="1292"/>
            <w:gridCol w:w="1485"/>
          </w:tblGrid>
        </w:tblGridChange>
      </w:tblGrid>
      <w:tr w14:paraId="04985F8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2616" w:author="Milica Radić" w:date="2026-10-04T01:05:2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jc w:val="center"/>
          <w:trPrChange w:id="12616" w:author="Milica Radić" w:date="2026-10-04T01:05:22Z">
            <w:trPr>
              <w:tblHeader/>
              <w:jc w:val="center"/>
            </w:trPr>
          </w:trPrChange>
        </w:trPr>
        <w:tc>
          <w:tcPr>
            <w:tcW w:w="1398" w:type="pct"/>
            <w:tcBorders>
              <w:bottom w:val="single" w:color="000000" w:sz="4" w:space="0"/>
              <w:right w:val="single" w:color="000000" w:sz="4" w:space="0"/>
            </w:tcBorders>
            <w:tcMar>
              <w:top w:w="15" w:type="dxa"/>
              <w:left w:w="15" w:type="dxa"/>
              <w:bottom w:w="15" w:type="dxa"/>
              <w:right w:w="15" w:type="dxa"/>
            </w:tcMar>
            <w:vAlign w:val="center"/>
            <w:tcPrChange w:id="12617" w:author="Milica Radić" w:date="2026-10-04T01:05:22Z">
              <w:tcPr>
                <w:tcW w:w="2407" w:type="dxa"/>
                <w:tcBorders>
                  <w:bottom w:val="single" w:color="000000" w:sz="4" w:space="0"/>
                  <w:right w:val="single" w:color="000000" w:sz="4" w:space="0"/>
                </w:tcBorders>
                <w:tcMar>
                  <w:top w:w="15" w:type="dxa"/>
                  <w:left w:w="15" w:type="dxa"/>
                  <w:bottom w:w="15" w:type="dxa"/>
                  <w:right w:w="15" w:type="dxa"/>
                </w:tcMar>
                <w:vAlign w:val="center"/>
              </w:tcPr>
            </w:tcPrChange>
          </w:tcPr>
          <w:p w14:paraId="3AD9ACA1">
            <w:pPr>
              <w:jc w:val="center"/>
              <w:rPr>
                <w:b/>
                <w:bCs/>
                <w:sz w:val="20"/>
                <w:szCs w:val="20"/>
                <w:lang w:val="sr-Cyrl-RS"/>
                <w:rPrChange w:id="12618" w:author="Milan Stojkov" w:date="2026-10-02T11:00:00Z">
                  <w:rPr>
                    <w:b/>
                    <w:bCs/>
                    <w:sz w:val="20"/>
                    <w:szCs w:val="20"/>
                  </w:rPr>
                </w:rPrChange>
              </w:rPr>
            </w:pPr>
            <w:del w:id="12619" w:author="Milica Radić" w:date="2026-10-04T01:05:11Z">
              <w:r>
                <w:rPr>
                  <w:b/>
                  <w:bCs/>
                  <w:sz w:val="20"/>
                  <w:szCs w:val="20"/>
                  <w:lang w:val="sr-Cyrl-RS"/>
                  <w:rPrChange w:id="12620" w:author="Milan Stojkov" w:date="2026-10-02T11:00:00Z">
                    <w:rPr>
                      <w:b/>
                      <w:bCs/>
                      <w:sz w:val="20"/>
                      <w:szCs w:val="20"/>
                    </w:rPr>
                  </w:rPrChange>
                </w:rPr>
                <w:delText>с</w:delText>
              </w:r>
            </w:del>
            <w:ins w:id="12621" w:author="Milica Radić" w:date="2026-10-04T01:05:11Z">
              <w:r>
                <w:rPr>
                  <w:b/>
                  <w:bCs/>
                  <w:sz w:val="20"/>
                  <w:szCs w:val="20"/>
                  <w:lang w:val="sr-Cyrl-RS"/>
                </w:rPr>
                <w:t>С</w:t>
              </w:r>
            </w:ins>
            <w:r>
              <w:rPr>
                <w:b/>
                <w:bCs/>
                <w:sz w:val="20"/>
                <w:szCs w:val="20"/>
                <w:lang w:val="sr-Cyrl-RS"/>
                <w:rPrChange w:id="12622" w:author="Milan Stojkov" w:date="2026-10-02T11:00:00Z">
                  <w:rPr>
                    <w:b/>
                    <w:bCs/>
                    <w:sz w:val="20"/>
                    <w:szCs w:val="20"/>
                  </w:rPr>
                </w:rPrChange>
              </w:rPr>
              <w:t>тратегија</w:t>
            </w:r>
          </w:p>
        </w:tc>
        <w:tc>
          <w:tcPr>
            <w:tcW w:w="1252"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2623" w:author="Milica Radić" w:date="2026-10-04T01:05:22Z">
              <w:tcPr>
                <w:tcW w:w="2156"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BC06E76">
            <w:pPr>
              <w:jc w:val="center"/>
              <w:rPr>
                <w:b/>
                <w:bCs/>
                <w:sz w:val="20"/>
                <w:szCs w:val="20"/>
                <w:lang w:val="sr-Cyrl-RS"/>
                <w:rPrChange w:id="12624" w:author="Milan Stojkov" w:date="2026-10-02T11:00:00Z">
                  <w:rPr>
                    <w:b/>
                    <w:bCs/>
                    <w:sz w:val="20"/>
                    <w:szCs w:val="20"/>
                  </w:rPr>
                </w:rPrChange>
              </w:rPr>
            </w:pPr>
            <w:ins w:id="12625" w:author="Milica Radić" w:date="2026-10-04T01:05:14Z">
              <w:r>
                <w:rPr>
                  <w:b/>
                  <w:bCs/>
                  <w:sz w:val="20"/>
                  <w:szCs w:val="20"/>
                  <w:lang w:val="sr-Cyrl-RS"/>
                </w:rPr>
                <w:t>Б</w:t>
              </w:r>
            </w:ins>
            <w:del w:id="12626" w:author="Milica Radić" w:date="2026-10-04T01:05:14Z">
              <w:r>
                <w:rPr>
                  <w:b/>
                  <w:bCs/>
                  <w:sz w:val="20"/>
                  <w:szCs w:val="20"/>
                  <w:lang w:val="sr-Cyrl-RS"/>
                  <w:rPrChange w:id="12627" w:author="Milan Stojkov" w:date="2026-10-02T11:00:00Z">
                    <w:rPr>
                      <w:b/>
                      <w:bCs/>
                      <w:sz w:val="20"/>
                      <w:szCs w:val="20"/>
                    </w:rPr>
                  </w:rPrChange>
                </w:rPr>
                <w:delText>б</w:delText>
              </w:r>
            </w:del>
            <w:r>
              <w:rPr>
                <w:b/>
                <w:bCs/>
                <w:sz w:val="20"/>
                <w:szCs w:val="20"/>
                <w:lang w:val="sr-Cyrl-RS"/>
                <w:rPrChange w:id="12628" w:author="Milan Stojkov" w:date="2026-10-02T11:00:00Z">
                  <w:rPr>
                    <w:b/>
                    <w:bCs/>
                    <w:sz w:val="20"/>
                    <w:szCs w:val="20"/>
                  </w:rPr>
                </w:rPrChange>
              </w:rPr>
              <w:t>ез кашњења</w:t>
            </w:r>
          </w:p>
        </w:tc>
        <w:tc>
          <w:tcPr>
            <w:tcW w:w="734"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2629" w:author="Milica Radić" w:date="2026-10-04T01:05:22Z">
              <w:tcPr>
                <w:tcW w:w="1265"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05A73C5">
            <w:pPr>
              <w:jc w:val="center"/>
              <w:rPr>
                <w:b/>
                <w:bCs/>
                <w:sz w:val="20"/>
                <w:szCs w:val="20"/>
                <w:lang w:val="sr-Cyrl-RS"/>
                <w:rPrChange w:id="12630" w:author="Milan Stojkov" w:date="2026-10-02T11:00:00Z">
                  <w:rPr>
                    <w:b/>
                    <w:bCs/>
                    <w:sz w:val="20"/>
                    <w:szCs w:val="20"/>
                  </w:rPr>
                </w:rPrChange>
              </w:rPr>
            </w:pPr>
            <w:r>
              <w:rPr>
                <w:b/>
                <w:bCs/>
                <w:sz w:val="20"/>
                <w:szCs w:val="20"/>
                <w:lang w:val="sr-Cyrl-RS"/>
                <w:rPrChange w:id="12631" w:author="Milan Stojkov" w:date="2026-10-02T11:00:00Z">
                  <w:rPr>
                    <w:b/>
                    <w:bCs/>
                    <w:sz w:val="20"/>
                    <w:szCs w:val="20"/>
                  </w:rPr>
                </w:rPrChange>
              </w:rPr>
              <w:t>2 рунде</w:t>
            </w:r>
          </w:p>
        </w:tc>
        <w:tc>
          <w:tcPr>
            <w:tcW w:w="750"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2632" w:author="Milica Radić" w:date="2026-10-04T01:05:22Z">
              <w:tcPr>
                <w:tcW w:w="1292"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9180A4F">
            <w:pPr>
              <w:jc w:val="center"/>
              <w:rPr>
                <w:b/>
                <w:bCs/>
                <w:sz w:val="20"/>
                <w:szCs w:val="20"/>
                <w:lang w:val="sr-Cyrl-RS"/>
                <w:rPrChange w:id="12633" w:author="Milan Stojkov" w:date="2026-10-02T11:00:00Z">
                  <w:rPr>
                    <w:b/>
                    <w:bCs/>
                    <w:sz w:val="20"/>
                    <w:szCs w:val="20"/>
                  </w:rPr>
                </w:rPrChange>
              </w:rPr>
            </w:pPr>
            <w:r>
              <w:rPr>
                <w:b/>
                <w:bCs/>
                <w:sz w:val="20"/>
                <w:szCs w:val="20"/>
                <w:lang w:val="sr-Cyrl-RS"/>
                <w:rPrChange w:id="12634" w:author="Milan Stojkov" w:date="2026-10-02T11:00:00Z">
                  <w:rPr>
                    <w:b/>
                    <w:bCs/>
                    <w:sz w:val="20"/>
                    <w:szCs w:val="20"/>
                  </w:rPr>
                </w:rPrChange>
              </w:rPr>
              <w:t>5 рунди</w:t>
            </w:r>
          </w:p>
        </w:tc>
        <w:tc>
          <w:tcPr>
            <w:tcW w:w="862" w:type="pct"/>
            <w:tcBorders>
              <w:left w:val="single" w:color="000000" w:sz="4" w:space="0"/>
              <w:bottom w:val="single" w:color="000000" w:sz="4" w:space="0"/>
            </w:tcBorders>
            <w:tcMar>
              <w:top w:w="15" w:type="dxa"/>
              <w:left w:w="15" w:type="dxa"/>
              <w:bottom w:w="15" w:type="dxa"/>
              <w:right w:w="15" w:type="dxa"/>
            </w:tcMar>
            <w:vAlign w:val="center"/>
            <w:tcPrChange w:id="12635" w:author="Milica Radić" w:date="2026-10-04T01:05:22Z">
              <w:tcPr>
                <w:tcW w:w="1485" w:type="dxa"/>
                <w:tcBorders>
                  <w:left w:val="single" w:color="000000" w:sz="4" w:space="0"/>
                  <w:bottom w:val="single" w:color="000000" w:sz="4" w:space="0"/>
                </w:tcBorders>
                <w:tcMar>
                  <w:top w:w="15" w:type="dxa"/>
                  <w:left w:w="15" w:type="dxa"/>
                  <w:bottom w:w="15" w:type="dxa"/>
                  <w:right w:w="15" w:type="dxa"/>
                </w:tcMar>
                <w:vAlign w:val="center"/>
              </w:tcPr>
            </w:tcPrChange>
          </w:tcPr>
          <w:p w14:paraId="4A5045F3">
            <w:pPr>
              <w:jc w:val="center"/>
              <w:rPr>
                <w:b/>
                <w:bCs/>
                <w:sz w:val="20"/>
                <w:szCs w:val="20"/>
                <w:lang w:val="sr-Cyrl-RS"/>
                <w:rPrChange w:id="12636" w:author="Milan Stojkov" w:date="2026-10-02T11:00:00Z">
                  <w:rPr>
                    <w:b/>
                    <w:bCs/>
                    <w:sz w:val="20"/>
                    <w:szCs w:val="20"/>
                  </w:rPr>
                </w:rPrChange>
              </w:rPr>
            </w:pPr>
            <w:r>
              <w:rPr>
                <w:b/>
                <w:bCs/>
                <w:sz w:val="20"/>
                <w:szCs w:val="20"/>
                <w:lang w:val="sr-Cyrl-RS"/>
                <w:rPrChange w:id="12637" w:author="Milan Stojkov" w:date="2026-10-02T11:00:00Z">
                  <w:rPr>
                    <w:b/>
                    <w:bCs/>
                    <w:sz w:val="20"/>
                    <w:szCs w:val="20"/>
                  </w:rPr>
                </w:rPrChange>
              </w:rPr>
              <w:t>10 рунди</w:t>
            </w:r>
          </w:p>
        </w:tc>
      </w:tr>
      <w:tr w14:paraId="58B60DA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2638" w:author="Milica Radić" w:date="2026-10-04T01:05:2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12638" w:author="Milica Radić" w:date="2026-10-04T01:05:22Z">
            <w:trPr>
              <w:jc w:val="center"/>
            </w:trPr>
          </w:trPrChange>
        </w:trPr>
        <w:tc>
          <w:tcPr>
            <w:tcW w:w="139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2639" w:author="Milica Radić" w:date="2026-10-04T01:05:22Z">
              <w:tcPr>
                <w:tcW w:w="240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495BF98">
            <w:pPr>
              <w:jc w:val="center"/>
              <w:rPr>
                <w:sz w:val="20"/>
                <w:szCs w:val="20"/>
                <w:lang w:val="sr-Cyrl-RS"/>
                <w:rPrChange w:id="12641" w:author="Milan Stojkov" w:date="2026-10-02T11:00:00Z">
                  <w:rPr>
                    <w:sz w:val="20"/>
                    <w:szCs w:val="20"/>
                  </w:rPr>
                </w:rPrChange>
              </w:rPr>
              <w:pPrChange w:id="12640" w:author="Milica Radić" w:date="2026-10-04T01:05:21Z">
                <w:pPr/>
              </w:pPrChange>
            </w:pPr>
            <w:r>
              <w:rPr>
                <w:i/>
                <w:iCs/>
                <w:sz w:val="20"/>
                <w:szCs w:val="20"/>
                <w:lang w:val="sr-Cyrl-RS"/>
                <w:rPrChange w:id="12642" w:author="Milan Stojkov" w:date="2026-10-02T11:00:00Z">
                  <w:rPr>
                    <w:i/>
                    <w:iCs/>
                    <w:sz w:val="20"/>
                    <w:szCs w:val="20"/>
                  </w:rPr>
                </w:rPrChange>
              </w:rPr>
              <w:t>Random</w:t>
            </w:r>
          </w:p>
        </w:tc>
        <w:tc>
          <w:tcPr>
            <w:tcW w:w="125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643" w:author="Milica Radić" w:date="2026-10-04T01:05:22Z">
              <w:tcPr>
                <w:tcW w:w="215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FE4063B">
            <w:pPr>
              <w:jc w:val="center"/>
              <w:rPr>
                <w:sz w:val="20"/>
                <w:szCs w:val="20"/>
                <w:lang w:val="sr-Cyrl-RS"/>
                <w:rPrChange w:id="12645" w:author="Milan Stojkov" w:date="2026-10-02T11:00:00Z">
                  <w:rPr>
                    <w:sz w:val="20"/>
                    <w:szCs w:val="20"/>
                  </w:rPr>
                </w:rPrChange>
              </w:rPr>
              <w:pPrChange w:id="12644" w:author="Milica Radić" w:date="2026-10-04T01:05:21Z">
                <w:pPr/>
              </w:pPrChange>
            </w:pPr>
            <w:r>
              <w:rPr>
                <w:sz w:val="20"/>
                <w:szCs w:val="20"/>
                <w:lang w:val="sr-Cyrl-RS"/>
                <w:rPrChange w:id="12646" w:author="Milan Stojkov" w:date="2026-10-02T11:00:00Z">
                  <w:rPr>
                    <w:sz w:val="20"/>
                    <w:szCs w:val="20"/>
                  </w:rPr>
                </w:rPrChange>
              </w:rPr>
              <w:t>1,87·10³</w:t>
            </w:r>
          </w:p>
        </w:tc>
        <w:tc>
          <w:tcPr>
            <w:tcW w:w="7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647" w:author="Milica Radić" w:date="2026-10-04T01:05:22Z">
              <w:tcPr>
                <w:tcW w:w="126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9CFE15F">
            <w:pPr>
              <w:jc w:val="center"/>
              <w:rPr>
                <w:sz w:val="20"/>
                <w:szCs w:val="20"/>
                <w:lang w:val="sr-Cyrl-RS"/>
                <w:rPrChange w:id="12649" w:author="Milan Stojkov" w:date="2026-10-02T11:00:00Z">
                  <w:rPr>
                    <w:sz w:val="20"/>
                    <w:szCs w:val="20"/>
                  </w:rPr>
                </w:rPrChange>
              </w:rPr>
              <w:pPrChange w:id="12648" w:author="Milica Radić" w:date="2026-10-04T01:05:21Z">
                <w:pPr/>
              </w:pPrChange>
            </w:pPr>
            <w:r>
              <w:rPr>
                <w:sz w:val="20"/>
                <w:szCs w:val="20"/>
                <w:lang w:val="sr-Cyrl-RS"/>
                <w:rPrChange w:id="12650" w:author="Milan Stojkov" w:date="2026-10-02T11:00:00Z">
                  <w:rPr>
                    <w:sz w:val="20"/>
                    <w:szCs w:val="20"/>
                  </w:rPr>
                </w:rPrChange>
              </w:rPr>
              <w:t>2,38·10³</w:t>
            </w:r>
          </w:p>
        </w:tc>
        <w:tc>
          <w:tcPr>
            <w:tcW w:w="75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651" w:author="Milica Radić" w:date="2026-10-04T01:05:22Z">
              <w:tcPr>
                <w:tcW w:w="12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705CE7B">
            <w:pPr>
              <w:jc w:val="center"/>
              <w:rPr>
                <w:sz w:val="20"/>
                <w:szCs w:val="20"/>
                <w:lang w:val="sr-Cyrl-RS"/>
                <w:rPrChange w:id="12653" w:author="Milan Stojkov" w:date="2026-10-02T11:00:00Z">
                  <w:rPr>
                    <w:sz w:val="20"/>
                    <w:szCs w:val="20"/>
                  </w:rPr>
                </w:rPrChange>
              </w:rPr>
              <w:pPrChange w:id="12652" w:author="Milica Radić" w:date="2026-10-04T01:05:21Z">
                <w:pPr/>
              </w:pPrChange>
            </w:pPr>
            <w:r>
              <w:rPr>
                <w:sz w:val="20"/>
                <w:szCs w:val="20"/>
                <w:lang w:val="sr-Cyrl-RS"/>
                <w:rPrChange w:id="12654" w:author="Milan Stojkov" w:date="2026-10-02T11:00:00Z">
                  <w:rPr>
                    <w:sz w:val="20"/>
                    <w:szCs w:val="20"/>
                  </w:rPr>
                </w:rPrChange>
              </w:rPr>
              <w:t>2,25·10³</w:t>
            </w:r>
          </w:p>
        </w:tc>
        <w:tc>
          <w:tcPr>
            <w:tcW w:w="86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2655" w:author="Milica Radić" w:date="2026-10-04T01:05:22Z">
              <w:tcPr>
                <w:tcW w:w="1485"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44CF1DC6">
            <w:pPr>
              <w:jc w:val="center"/>
              <w:rPr>
                <w:sz w:val="20"/>
                <w:szCs w:val="20"/>
                <w:lang w:val="sr-Cyrl-RS"/>
                <w:rPrChange w:id="12657" w:author="Milan Stojkov" w:date="2026-10-02T11:00:00Z">
                  <w:rPr>
                    <w:sz w:val="20"/>
                    <w:szCs w:val="20"/>
                  </w:rPr>
                </w:rPrChange>
              </w:rPr>
              <w:pPrChange w:id="12656" w:author="Milica Radić" w:date="2026-10-04T01:05:21Z">
                <w:pPr/>
              </w:pPrChange>
            </w:pPr>
            <w:r>
              <w:rPr>
                <w:sz w:val="20"/>
                <w:szCs w:val="20"/>
                <w:lang w:val="sr-Cyrl-RS"/>
                <w:rPrChange w:id="12658" w:author="Milan Stojkov" w:date="2026-10-02T11:00:00Z">
                  <w:rPr>
                    <w:sz w:val="20"/>
                    <w:szCs w:val="20"/>
                  </w:rPr>
                </w:rPrChange>
              </w:rPr>
              <w:t>2,12·10³</w:t>
            </w:r>
          </w:p>
        </w:tc>
      </w:tr>
      <w:tr w14:paraId="33BC472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2659" w:author="Milica Radić" w:date="2026-10-04T01:05:2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12659" w:author="Milica Radić" w:date="2026-10-04T01:05:22Z">
            <w:trPr>
              <w:jc w:val="center"/>
            </w:trPr>
          </w:trPrChange>
        </w:trPr>
        <w:tc>
          <w:tcPr>
            <w:tcW w:w="1398"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2660" w:author="Milica Radić" w:date="2026-10-04T01:05:22Z">
              <w:tcPr>
                <w:tcW w:w="2407"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B364F2D">
            <w:pPr>
              <w:jc w:val="center"/>
              <w:rPr>
                <w:sz w:val="20"/>
                <w:szCs w:val="20"/>
                <w:lang w:val="sr-Cyrl-RS"/>
                <w:rPrChange w:id="12662" w:author="Milan Stojkov" w:date="2026-10-02T11:00:00Z">
                  <w:rPr>
                    <w:sz w:val="20"/>
                    <w:szCs w:val="20"/>
                  </w:rPr>
                </w:rPrChange>
              </w:rPr>
              <w:pPrChange w:id="12661" w:author="Milica Radić" w:date="2026-10-04T01:05:21Z">
                <w:pPr/>
              </w:pPrChange>
            </w:pPr>
            <w:r>
              <w:rPr>
                <w:i/>
                <w:iCs/>
                <w:sz w:val="20"/>
                <w:szCs w:val="20"/>
                <w:lang w:val="sr-Cyrl-RS"/>
                <w:rPrChange w:id="12663" w:author="Milan Stojkov" w:date="2026-10-02T11:00:00Z">
                  <w:rPr>
                    <w:i/>
                    <w:iCs/>
                    <w:sz w:val="20"/>
                    <w:szCs w:val="20"/>
                  </w:rPr>
                </w:rPrChange>
              </w:rPr>
              <w:t>Sybil</w:t>
            </w:r>
            <w:r>
              <w:rPr>
                <w:sz w:val="20"/>
                <w:szCs w:val="20"/>
                <w:lang w:val="sr-Cyrl-RS"/>
                <w:rPrChange w:id="12664" w:author="Milan Stojkov" w:date="2026-10-02T11:00:00Z">
                  <w:rPr>
                    <w:sz w:val="20"/>
                    <w:szCs w:val="20"/>
                  </w:rPr>
                </w:rPrChange>
              </w:rPr>
              <w:t>-отпорна</w:t>
            </w:r>
          </w:p>
        </w:tc>
        <w:tc>
          <w:tcPr>
            <w:tcW w:w="125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665" w:author="Milica Radić" w:date="2026-10-04T01:05:22Z">
              <w:tcPr>
                <w:tcW w:w="215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D886230">
            <w:pPr>
              <w:jc w:val="center"/>
              <w:rPr>
                <w:sz w:val="20"/>
                <w:szCs w:val="20"/>
                <w:lang w:val="sr-Cyrl-RS"/>
                <w:rPrChange w:id="12667" w:author="Milan Stojkov" w:date="2026-10-02T11:00:00Z">
                  <w:rPr>
                    <w:sz w:val="20"/>
                    <w:szCs w:val="20"/>
                  </w:rPr>
                </w:rPrChange>
              </w:rPr>
              <w:pPrChange w:id="12666" w:author="Milica Radić" w:date="2026-10-04T01:05:21Z">
                <w:pPr/>
              </w:pPrChange>
            </w:pPr>
            <w:r>
              <w:rPr>
                <w:sz w:val="20"/>
                <w:szCs w:val="20"/>
                <w:lang w:val="sr-Cyrl-RS"/>
                <w:rPrChange w:id="12668" w:author="Milan Stojkov" w:date="2026-10-02T11:00:00Z">
                  <w:rPr>
                    <w:sz w:val="20"/>
                    <w:szCs w:val="20"/>
                  </w:rPr>
                </w:rPrChange>
              </w:rPr>
              <w:t>8,54·10²</w:t>
            </w:r>
          </w:p>
        </w:tc>
        <w:tc>
          <w:tcPr>
            <w:tcW w:w="7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669" w:author="Milica Radić" w:date="2026-10-04T01:05:22Z">
              <w:tcPr>
                <w:tcW w:w="126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42BBA69">
            <w:pPr>
              <w:jc w:val="center"/>
              <w:rPr>
                <w:sz w:val="20"/>
                <w:szCs w:val="20"/>
                <w:lang w:val="sr-Cyrl-RS"/>
                <w:rPrChange w:id="12671" w:author="Milan Stojkov" w:date="2026-10-02T11:00:00Z">
                  <w:rPr>
                    <w:sz w:val="20"/>
                    <w:szCs w:val="20"/>
                  </w:rPr>
                </w:rPrChange>
              </w:rPr>
              <w:pPrChange w:id="12670" w:author="Milica Radić" w:date="2026-10-04T01:05:21Z">
                <w:pPr/>
              </w:pPrChange>
            </w:pPr>
            <w:r>
              <w:rPr>
                <w:sz w:val="20"/>
                <w:szCs w:val="20"/>
                <w:lang w:val="sr-Cyrl-RS"/>
                <w:rPrChange w:id="12672" w:author="Milan Stojkov" w:date="2026-10-02T11:00:00Z">
                  <w:rPr>
                    <w:sz w:val="20"/>
                    <w:szCs w:val="20"/>
                  </w:rPr>
                </w:rPrChange>
              </w:rPr>
              <w:t>1,49·10³</w:t>
            </w:r>
          </w:p>
        </w:tc>
        <w:tc>
          <w:tcPr>
            <w:tcW w:w="75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673" w:author="Milica Radić" w:date="2026-10-04T01:05:22Z">
              <w:tcPr>
                <w:tcW w:w="129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C9B01FF">
            <w:pPr>
              <w:jc w:val="center"/>
              <w:rPr>
                <w:sz w:val="20"/>
                <w:szCs w:val="20"/>
                <w:lang w:val="sr-Cyrl-RS"/>
                <w:rPrChange w:id="12675" w:author="Milan Stojkov" w:date="2026-10-02T11:00:00Z">
                  <w:rPr>
                    <w:sz w:val="20"/>
                    <w:szCs w:val="20"/>
                  </w:rPr>
                </w:rPrChange>
              </w:rPr>
              <w:pPrChange w:id="12674" w:author="Milica Radić" w:date="2026-10-04T01:05:21Z">
                <w:pPr/>
              </w:pPrChange>
            </w:pPr>
            <w:r>
              <w:rPr>
                <w:sz w:val="20"/>
                <w:szCs w:val="20"/>
                <w:lang w:val="sr-Cyrl-RS"/>
                <w:rPrChange w:id="12676" w:author="Milan Stojkov" w:date="2026-10-02T11:00:00Z">
                  <w:rPr>
                    <w:sz w:val="20"/>
                    <w:szCs w:val="20"/>
                  </w:rPr>
                </w:rPrChange>
              </w:rPr>
              <w:t>1,19·10³</w:t>
            </w:r>
          </w:p>
        </w:tc>
        <w:tc>
          <w:tcPr>
            <w:tcW w:w="862"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2677" w:author="Milica Radić" w:date="2026-10-04T01:05:22Z">
              <w:tcPr>
                <w:tcW w:w="1485"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01A861CB">
            <w:pPr>
              <w:jc w:val="center"/>
              <w:rPr>
                <w:sz w:val="20"/>
                <w:szCs w:val="20"/>
                <w:lang w:val="sr-Cyrl-RS"/>
                <w:rPrChange w:id="12679" w:author="Milan Stojkov" w:date="2026-10-02T11:00:00Z">
                  <w:rPr>
                    <w:sz w:val="20"/>
                    <w:szCs w:val="20"/>
                  </w:rPr>
                </w:rPrChange>
              </w:rPr>
              <w:pPrChange w:id="12678" w:author="Milica Radić" w:date="2026-10-04T01:05:21Z">
                <w:pPr/>
              </w:pPrChange>
            </w:pPr>
            <w:r>
              <w:rPr>
                <w:sz w:val="20"/>
                <w:szCs w:val="20"/>
                <w:lang w:val="sr-Cyrl-RS"/>
                <w:rPrChange w:id="12680" w:author="Milan Stojkov" w:date="2026-10-02T11:00:00Z">
                  <w:rPr>
                    <w:sz w:val="20"/>
                    <w:szCs w:val="20"/>
                  </w:rPr>
                </w:rPrChange>
              </w:rPr>
              <w:t>9,57·10²</w:t>
            </w:r>
          </w:p>
        </w:tc>
      </w:tr>
      <w:tr w14:paraId="37C7697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2681" w:author="Milica Radić" w:date="2026-10-04T01:05:2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jc w:val="center"/>
          <w:trPrChange w:id="12681" w:author="Milica Radić" w:date="2026-10-04T01:05:22Z">
            <w:trPr>
              <w:jc w:val="center"/>
            </w:trPr>
          </w:trPrChange>
        </w:trPr>
        <w:tc>
          <w:tcPr>
            <w:tcW w:w="1398" w:type="pct"/>
            <w:tcBorders>
              <w:top w:val="single" w:color="000000" w:sz="4" w:space="0"/>
              <w:right w:val="single" w:color="000000" w:sz="4" w:space="0"/>
            </w:tcBorders>
            <w:tcMar>
              <w:top w:w="15" w:type="dxa"/>
              <w:left w:w="15" w:type="dxa"/>
              <w:bottom w:w="15" w:type="dxa"/>
              <w:right w:w="15" w:type="dxa"/>
            </w:tcMar>
            <w:vAlign w:val="center"/>
            <w:tcPrChange w:id="12682" w:author="Milica Radić" w:date="2026-10-04T01:05:22Z">
              <w:tcPr>
                <w:tcW w:w="2407" w:type="dxa"/>
                <w:tcBorders>
                  <w:top w:val="single" w:color="000000" w:sz="4" w:space="0"/>
                  <w:right w:val="single" w:color="000000" w:sz="4" w:space="0"/>
                </w:tcBorders>
                <w:tcMar>
                  <w:top w:w="15" w:type="dxa"/>
                  <w:left w:w="15" w:type="dxa"/>
                  <w:bottom w:w="15" w:type="dxa"/>
                  <w:right w:w="15" w:type="dxa"/>
                </w:tcMar>
                <w:vAlign w:val="center"/>
              </w:tcPr>
            </w:tcPrChange>
          </w:tcPr>
          <w:p w14:paraId="59030CB8">
            <w:pPr>
              <w:jc w:val="center"/>
              <w:rPr>
                <w:sz w:val="20"/>
                <w:szCs w:val="20"/>
                <w:lang w:val="sr-Cyrl-RS"/>
                <w:rPrChange w:id="12684" w:author="Milan Stojkov" w:date="2026-10-02T11:00:00Z">
                  <w:rPr>
                    <w:sz w:val="20"/>
                    <w:szCs w:val="20"/>
                  </w:rPr>
                </w:rPrChange>
              </w:rPr>
              <w:pPrChange w:id="12683" w:author="Milica Radić" w:date="2026-10-04T01:05:21Z">
                <w:pPr/>
              </w:pPrChange>
            </w:pPr>
            <w:r>
              <w:rPr>
                <w:i/>
                <w:iCs/>
                <w:sz w:val="20"/>
                <w:szCs w:val="20"/>
                <w:lang w:val="sr-Cyrl-RS"/>
                <w:rPrChange w:id="12685" w:author="Milan Stojkov" w:date="2026-10-02T11:00:00Z">
                  <w:rPr>
                    <w:i/>
                    <w:iCs/>
                    <w:sz w:val="20"/>
                    <w:szCs w:val="20"/>
                  </w:rPr>
                </w:rPrChange>
              </w:rPr>
              <w:t>Eclipse</w:t>
            </w:r>
            <w:r>
              <w:rPr>
                <w:sz w:val="20"/>
                <w:szCs w:val="20"/>
                <w:lang w:val="sr-Cyrl-RS"/>
                <w:rPrChange w:id="12686" w:author="Milan Stojkov" w:date="2026-10-02T11:00:00Z">
                  <w:rPr>
                    <w:sz w:val="20"/>
                    <w:szCs w:val="20"/>
                  </w:rPr>
                </w:rPrChange>
              </w:rPr>
              <w:t>-отпорна</w:t>
            </w:r>
          </w:p>
        </w:tc>
        <w:tc>
          <w:tcPr>
            <w:tcW w:w="1252"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2687" w:author="Milica Radić" w:date="2026-10-04T01:05:22Z">
              <w:tcPr>
                <w:tcW w:w="2156"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650BDADA">
            <w:pPr>
              <w:jc w:val="center"/>
              <w:rPr>
                <w:sz w:val="20"/>
                <w:szCs w:val="20"/>
                <w:lang w:val="sr-Cyrl-RS"/>
                <w:rPrChange w:id="12689" w:author="Milan Stojkov" w:date="2026-10-02T11:00:00Z">
                  <w:rPr>
                    <w:sz w:val="20"/>
                    <w:szCs w:val="20"/>
                  </w:rPr>
                </w:rPrChange>
              </w:rPr>
              <w:pPrChange w:id="12688" w:author="Milica Radić" w:date="2026-10-04T01:05:21Z">
                <w:pPr/>
              </w:pPrChange>
            </w:pPr>
            <w:r>
              <w:rPr>
                <w:sz w:val="20"/>
                <w:szCs w:val="20"/>
                <w:lang w:val="sr-Cyrl-RS"/>
                <w:rPrChange w:id="12690" w:author="Milan Stojkov" w:date="2026-10-02T11:00:00Z">
                  <w:rPr>
                    <w:sz w:val="20"/>
                    <w:szCs w:val="20"/>
                  </w:rPr>
                </w:rPrChange>
              </w:rPr>
              <w:t>6,30·10²</w:t>
            </w:r>
          </w:p>
        </w:tc>
        <w:tc>
          <w:tcPr>
            <w:tcW w:w="734"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2691" w:author="Milica Radić" w:date="2026-10-04T01:05:22Z">
              <w:tcPr>
                <w:tcW w:w="1265"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12D7C3DA">
            <w:pPr>
              <w:jc w:val="center"/>
              <w:rPr>
                <w:sz w:val="20"/>
                <w:szCs w:val="20"/>
                <w:lang w:val="sr-Cyrl-RS"/>
                <w:rPrChange w:id="12693" w:author="Milan Stojkov" w:date="2026-10-02T11:00:00Z">
                  <w:rPr>
                    <w:sz w:val="20"/>
                    <w:szCs w:val="20"/>
                  </w:rPr>
                </w:rPrChange>
              </w:rPr>
              <w:pPrChange w:id="12692" w:author="Milica Radić" w:date="2026-10-04T01:05:21Z">
                <w:pPr/>
              </w:pPrChange>
            </w:pPr>
            <w:r>
              <w:rPr>
                <w:sz w:val="20"/>
                <w:szCs w:val="20"/>
                <w:lang w:val="sr-Cyrl-RS"/>
                <w:rPrChange w:id="12694" w:author="Milan Stojkov" w:date="2026-10-02T11:00:00Z">
                  <w:rPr>
                    <w:sz w:val="20"/>
                    <w:szCs w:val="20"/>
                  </w:rPr>
                </w:rPrChange>
              </w:rPr>
              <w:t>1,16·10³</w:t>
            </w:r>
          </w:p>
        </w:tc>
        <w:tc>
          <w:tcPr>
            <w:tcW w:w="750"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2695" w:author="Milica Radić" w:date="2026-10-04T01:05:22Z">
              <w:tcPr>
                <w:tcW w:w="129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7A812FD3">
            <w:pPr>
              <w:jc w:val="center"/>
              <w:rPr>
                <w:sz w:val="20"/>
                <w:szCs w:val="20"/>
                <w:lang w:val="sr-Cyrl-RS"/>
                <w:rPrChange w:id="12697" w:author="Milan Stojkov" w:date="2026-10-02T11:00:00Z">
                  <w:rPr>
                    <w:sz w:val="20"/>
                    <w:szCs w:val="20"/>
                  </w:rPr>
                </w:rPrChange>
              </w:rPr>
              <w:pPrChange w:id="12696" w:author="Milica Radić" w:date="2026-10-04T01:05:21Z">
                <w:pPr/>
              </w:pPrChange>
            </w:pPr>
            <w:r>
              <w:rPr>
                <w:sz w:val="20"/>
                <w:szCs w:val="20"/>
                <w:lang w:val="sr-Cyrl-RS"/>
                <w:rPrChange w:id="12698" w:author="Milan Stojkov" w:date="2026-10-02T11:00:00Z">
                  <w:rPr>
                    <w:sz w:val="20"/>
                    <w:szCs w:val="20"/>
                  </w:rPr>
                </w:rPrChange>
              </w:rPr>
              <w:t>9,58·10²</w:t>
            </w:r>
          </w:p>
        </w:tc>
        <w:tc>
          <w:tcPr>
            <w:tcW w:w="862" w:type="pct"/>
            <w:tcBorders>
              <w:top w:val="single" w:color="000000" w:sz="4" w:space="0"/>
              <w:left w:val="single" w:color="000000" w:sz="4" w:space="0"/>
            </w:tcBorders>
            <w:tcMar>
              <w:top w:w="15" w:type="dxa"/>
              <w:left w:w="15" w:type="dxa"/>
              <w:bottom w:w="15" w:type="dxa"/>
              <w:right w:w="15" w:type="dxa"/>
            </w:tcMar>
            <w:vAlign w:val="center"/>
            <w:tcPrChange w:id="12699" w:author="Milica Radić" w:date="2026-10-04T01:05:22Z">
              <w:tcPr>
                <w:tcW w:w="1485" w:type="dxa"/>
                <w:tcBorders>
                  <w:top w:val="single" w:color="000000" w:sz="4" w:space="0"/>
                  <w:left w:val="single" w:color="000000" w:sz="4" w:space="0"/>
                </w:tcBorders>
                <w:tcMar>
                  <w:top w:w="15" w:type="dxa"/>
                  <w:left w:w="15" w:type="dxa"/>
                  <w:bottom w:w="15" w:type="dxa"/>
                  <w:right w:w="15" w:type="dxa"/>
                </w:tcMar>
                <w:vAlign w:val="center"/>
              </w:tcPr>
            </w:tcPrChange>
          </w:tcPr>
          <w:p w14:paraId="4914A33E">
            <w:pPr>
              <w:jc w:val="center"/>
              <w:rPr>
                <w:sz w:val="20"/>
                <w:szCs w:val="20"/>
                <w:lang w:val="sr-Cyrl-RS"/>
                <w:rPrChange w:id="12701" w:author="Milan Stojkov" w:date="2026-10-02T11:00:00Z">
                  <w:rPr>
                    <w:sz w:val="20"/>
                    <w:szCs w:val="20"/>
                  </w:rPr>
                </w:rPrChange>
              </w:rPr>
              <w:pPrChange w:id="12700" w:author="Milica Radić" w:date="2026-10-04T01:05:21Z">
                <w:pPr/>
              </w:pPrChange>
            </w:pPr>
            <w:r>
              <w:rPr>
                <w:sz w:val="20"/>
                <w:szCs w:val="20"/>
                <w:lang w:val="sr-Cyrl-RS"/>
                <w:rPrChange w:id="12702" w:author="Milan Stojkov" w:date="2026-10-02T11:00:00Z">
                  <w:rPr>
                    <w:sz w:val="20"/>
                    <w:szCs w:val="20"/>
                  </w:rPr>
                </w:rPrChange>
              </w:rPr>
              <w:t>7,82·10²</w:t>
            </w:r>
          </w:p>
        </w:tc>
      </w:tr>
    </w:tbl>
    <w:p w14:paraId="39A73085">
      <w:pPr>
        <w:ind w:firstLine="360"/>
        <w:jc w:val="both"/>
        <w:rPr>
          <w:ins w:id="12703" w:author="Milica Radić" w:date="2026-10-04T12:36:49Z"/>
          <w:color w:val="000000"/>
          <w:sz w:val="22"/>
          <w:szCs w:val="22"/>
          <w:lang w:val="sr-Cyrl-RS"/>
        </w:rPr>
      </w:pPr>
    </w:p>
    <w:p w14:paraId="7B2F9C91">
      <w:pPr>
        <w:ind w:firstLine="360"/>
        <w:jc w:val="both"/>
        <w:rPr>
          <w:ins w:id="12704" w:author="Milica Radić" w:date="2026-10-04T14:35:21Z"/>
          <w:rFonts w:hint="default"/>
          <w:color w:val="000000"/>
          <w:sz w:val="22"/>
          <w:szCs w:val="22"/>
          <w:lang w:val="sr-Cyrl-RS"/>
        </w:rPr>
      </w:pPr>
      <w:ins w:id="12705" w:author="Milica Radić" w:date="2026-10-04T14:29:30Z">
        <w:r>
          <w:rPr>
            <w:rFonts w:hint="default"/>
            <w:i/>
            <w:iCs/>
            <w:color w:val="000000"/>
            <w:sz w:val="22"/>
            <w:szCs w:val="22"/>
            <w:lang w:val="sr-Cyrl-RS"/>
            <w:rPrChange w:id="12706" w:author="Milica Radić" w:date="2026-10-04T14:29:34Z">
              <w:rPr>
                <w:rFonts w:hint="default"/>
                <w:color w:val="000000"/>
                <w:sz w:val="22"/>
                <w:szCs w:val="22"/>
                <w:lang w:val="sr-Cyrl-RS"/>
              </w:rPr>
            </w:rPrChange>
          </w:rPr>
          <w:t>Delay</w:t>
        </w:r>
      </w:ins>
      <w:ins w:id="12708" w:author="Milica Radić" w:date="2026-10-04T14:29:30Z">
        <w:r>
          <w:rPr>
            <w:rFonts w:hint="default"/>
            <w:color w:val="000000"/>
            <w:sz w:val="22"/>
            <w:szCs w:val="22"/>
            <w:lang w:val="sr-Cyrl-RS"/>
          </w:rPr>
          <w:t xml:space="preserve">, за разлику од </w:t>
        </w:r>
      </w:ins>
      <w:ins w:id="12709" w:author="Milica Radić" w:date="2026-10-04T14:29:30Z">
        <w:r>
          <w:rPr>
            <w:rFonts w:hint="default"/>
            <w:i/>
            <w:iCs/>
            <w:color w:val="000000"/>
            <w:sz w:val="22"/>
            <w:szCs w:val="22"/>
            <w:lang w:val="sr-Cyrl-RS"/>
            <w:rPrChange w:id="12710" w:author="Milica Radić" w:date="2026-10-04T14:29:37Z">
              <w:rPr>
                <w:rFonts w:hint="default"/>
                <w:color w:val="000000"/>
                <w:sz w:val="22"/>
                <w:szCs w:val="22"/>
                <w:lang w:val="sr-Cyrl-RS"/>
              </w:rPr>
            </w:rPrChange>
          </w:rPr>
          <w:t xml:space="preserve">churn </w:t>
        </w:r>
      </w:ins>
      <w:ins w:id="12712" w:author="Milica Radić" w:date="2026-10-04T14:29:30Z">
        <w:r>
          <w:rPr>
            <w:rFonts w:hint="default"/>
            <w:color w:val="000000"/>
            <w:sz w:val="22"/>
            <w:szCs w:val="22"/>
            <w:lang w:val="sr-Cyrl-RS"/>
          </w:rPr>
          <w:t>напада, заправо нарушава стабилност. У поређењу са системом без кашњења, увођење кашњења изазива повишену варијансу, и то највећу при најмањој дужини кашњења. Са дужим кашњењем варијанса благо опада, будући да вредности старије од неколико рунди потичу из периода у коме је процена већ била устаљена.</w:t>
        </w:r>
      </w:ins>
    </w:p>
    <w:p w14:paraId="78253824">
      <w:pPr>
        <w:ind w:firstLine="360"/>
        <w:jc w:val="both"/>
        <w:rPr>
          <w:del w:id="12713" w:author="Milica Radić" w:date="2026-10-04T14:35:24Z"/>
          <w:color w:val="000000"/>
          <w:sz w:val="22"/>
          <w:szCs w:val="22"/>
          <w:lang w:val="sr-Cyrl-RS"/>
          <w:rPrChange w:id="12714" w:author="Milan Stojkov" w:date="2026-10-02T11:00:00Z">
            <w:rPr>
              <w:del w:id="12715" w:author="Milica Radić" w:date="2026-10-04T14:35:24Z"/>
              <w:color w:val="000000"/>
              <w:sz w:val="22"/>
              <w:szCs w:val="22"/>
            </w:rPr>
          </w:rPrChange>
        </w:rPr>
      </w:pPr>
      <w:ins w:id="12716" w:author="Milica Radić" w:date="2026-10-04T14:35:22Z">
        <w:r>
          <w:rPr>
            <w:rFonts w:hint="default"/>
            <w:color w:val="000000"/>
            <w:sz w:val="22"/>
            <w:szCs w:val="22"/>
            <w:lang w:val="sr-Cyrl-RS"/>
          </w:rPr>
          <w:t xml:space="preserve">Стабилност углавном прати тачност: конфигурације са малом грешком имају и малу варијансу процене. </w:t>
        </w:r>
      </w:ins>
      <w:ins w:id="12717" w:author="Milica Radić" w:date="2026-10-04T14:36:29Z">
        <w:r>
          <w:rPr>
            <w:rFonts w:hint="default"/>
            <w:color w:val="000000"/>
            <w:sz w:val="22"/>
            <w:szCs w:val="22"/>
            <w:lang w:val="sr-Cyrl-RS"/>
          </w:rPr>
          <w:t>М</w:t>
        </w:r>
      </w:ins>
      <w:ins w:id="12718" w:author="Milica Radić" w:date="2026-10-04T14:35:22Z">
        <w:r>
          <w:rPr>
            <w:rFonts w:hint="default"/>
            <w:color w:val="000000"/>
            <w:sz w:val="22"/>
            <w:szCs w:val="22"/>
            <w:lang w:val="sr-Cyrl-RS"/>
          </w:rPr>
          <w:t xml:space="preserve">еђутим, </w:t>
        </w:r>
      </w:ins>
      <w:ins w:id="12719" w:author="Milica Radić" w:date="2026-10-04T14:36:31Z">
        <w:r>
          <w:rPr>
            <w:rFonts w:hint="default"/>
            <w:color w:val="000000"/>
            <w:sz w:val="22"/>
            <w:szCs w:val="22"/>
            <w:lang w:val="sr-Cyrl-RS"/>
          </w:rPr>
          <w:t>т</w:t>
        </w:r>
      </w:ins>
      <w:ins w:id="12720" w:author="Milica Radić" w:date="2026-10-04T14:36:32Z">
        <w:r>
          <w:rPr>
            <w:rFonts w:hint="default"/>
            <w:color w:val="000000"/>
            <w:sz w:val="22"/>
            <w:szCs w:val="22"/>
            <w:lang w:val="sr-Cyrl-RS"/>
          </w:rPr>
          <w:t xml:space="preserve">о </w:t>
        </w:r>
      </w:ins>
      <w:ins w:id="12721" w:author="Milica Radić" w:date="2026-10-04T14:35:22Z">
        <w:r>
          <w:rPr>
            <w:rFonts w:hint="default"/>
            <w:color w:val="000000"/>
            <w:sz w:val="22"/>
            <w:szCs w:val="22"/>
            <w:lang w:val="sr-Cyrl-RS"/>
          </w:rPr>
          <w:t xml:space="preserve">није нужно правило </w:t>
        </w:r>
      </w:ins>
      <w:ins w:id="12722" w:author="Milica Radić" w:date="2026-10-04T14:36:19Z">
        <w:r>
          <w:rPr>
            <w:rFonts w:hint="default"/>
            <w:color w:val="000000"/>
            <w:sz w:val="22"/>
            <w:szCs w:val="22"/>
            <w:lang w:val="sr-Cyrl-RS"/>
          </w:rPr>
          <w:t>-</w:t>
        </w:r>
      </w:ins>
      <w:ins w:id="12723" w:author="Milica Radić" w:date="2026-10-04T14:35:22Z">
        <w:r>
          <w:rPr>
            <w:rFonts w:hint="default"/>
            <w:color w:val="000000"/>
            <w:sz w:val="22"/>
            <w:szCs w:val="22"/>
            <w:lang w:val="sr-Cyrl-RS"/>
          </w:rPr>
          <w:t xml:space="preserve"> систем у коме нападачи трајно задржавају скупове суседа може бити стабилан, али давати погрешну процену, због чега се ове две мере посматрају одвојено. Најстабилнију процену даје одсечена средина у комбинацији са заштитним стратегијама, док аритметичка средина остаје нестабилна код свих стратегија.</w:t>
        </w:r>
      </w:ins>
      <w:del w:id="12724" w:author="Milica Radić" w:date="2026-10-04T14:35:24Z">
        <w:r>
          <w:rPr>
            <w:color w:val="000000"/>
            <w:sz w:val="22"/>
            <w:szCs w:val="22"/>
            <w:lang w:val="sr-Cyrl-RS"/>
            <w:rPrChange w:id="12725" w:author="Milan Stojkov" w:date="2026-10-02T11:00:00Z">
              <w:rPr>
                <w:color w:val="000000"/>
                <w:sz w:val="22"/>
                <w:szCs w:val="22"/>
              </w:rPr>
            </w:rPrChange>
          </w:rPr>
          <w:delText xml:space="preserve">Кашњење, за разлику од обнављања идентитета, стабилност нарушава. Варијанса расте код све три стратегије, највише при најкраћем кашњењу - уз заштитне за око 75 %. Застарела вредност одступа од тренутног стања система, а пошто </w:delText>
        </w:r>
      </w:del>
      <w:del w:id="12727" w:author="Milica Radić" w:date="2026-10-04T14:35:24Z">
        <w:r>
          <w:rPr>
            <w:i/>
            <w:iCs/>
            <w:color w:val="000000"/>
            <w:sz w:val="22"/>
            <w:szCs w:val="22"/>
            <w:lang w:val="sr-Cyrl-RS"/>
            <w:rPrChange w:id="12728" w:author="Milan Stojkov" w:date="2026-10-02T11:00:00Z">
              <w:rPr>
                <w:i/>
                <w:iCs/>
                <w:color w:val="000000"/>
                <w:sz w:val="22"/>
                <w:szCs w:val="22"/>
              </w:rPr>
            </w:rPrChange>
          </w:rPr>
          <w:delText xml:space="preserve">Byzantine </w:delText>
        </w:r>
      </w:del>
      <w:del w:id="12730" w:author="Milica Radić" w:date="2026-10-04T14:35:24Z">
        <w:r>
          <w:rPr>
            <w:color w:val="000000"/>
            <w:sz w:val="22"/>
            <w:szCs w:val="22"/>
            <w:lang w:val="sr-Cyrl-RS"/>
            <w:rPrChange w:id="12731" w:author="Milan Stojkov" w:date="2026-10-02T11:00:00Z">
              <w:rPr>
                <w:color w:val="000000"/>
                <w:sz w:val="22"/>
                <w:szCs w:val="22"/>
              </w:rPr>
            </w:rPrChange>
          </w:rPr>
          <w:delText xml:space="preserve">чворови истовремено емитују лажну вредност, процена се помера у две неусклађене равни. Са дужим кашњењем варијанса благо опада, будући да вредности старије од неколико рунди потичу из периода у коме је процена већ била устаљена. </w:delText>
        </w:r>
      </w:del>
    </w:p>
    <w:p w14:paraId="46E7B557">
      <w:pPr>
        <w:ind w:firstLine="360"/>
        <w:jc w:val="both"/>
        <w:rPr>
          <w:color w:val="000000"/>
          <w:sz w:val="22"/>
          <w:szCs w:val="22"/>
          <w:lang w:val="sr-Cyrl-RS"/>
          <w:rPrChange w:id="12733" w:author="Milan Stojkov" w:date="2026-10-02T11:00:00Z">
            <w:rPr>
              <w:color w:val="000000"/>
              <w:sz w:val="22"/>
              <w:szCs w:val="22"/>
            </w:rPr>
          </w:rPrChange>
        </w:rPr>
      </w:pPr>
      <w:del w:id="12734" w:author="Milica Radić" w:date="2026-10-04T14:35:24Z">
        <w:r>
          <w:rPr>
            <w:color w:val="000000"/>
            <w:sz w:val="22"/>
            <w:szCs w:val="22"/>
            <w:lang w:val="sr-Cyrl-RS"/>
            <w:rPrChange w:id="12735" w:author="Milan Stojkov" w:date="2026-10-02T11:00:00Z">
              <w:rPr>
                <w:color w:val="000000"/>
                <w:sz w:val="22"/>
                <w:szCs w:val="22"/>
              </w:rPr>
            </w:rPrChange>
          </w:rPr>
          <w:delText>Стабилност, дакле, прати тачност, али није њена последица. Одсечена средина уз заштитне стратегије даје најмирнију процену, док аритметичка средина остаје нестабилна у свим структурама, а највише управо у најбоље заштићеним.</w:delText>
        </w:r>
      </w:del>
    </w:p>
    <w:p w14:paraId="4224929D">
      <w:pPr>
        <w:pStyle w:val="3"/>
        <w:ind w:left="0" w:firstLine="0"/>
        <w:rPr>
          <w:lang w:val="sr-Cyrl-RS"/>
          <w:rPrChange w:id="12737" w:author="Milan Stojkov" w:date="2026-10-02T11:00:00Z">
            <w:rPr/>
          </w:rPrChange>
        </w:rPr>
      </w:pPr>
      <w:bookmarkStart w:id="110" w:name="_Toc32677"/>
      <w:bookmarkStart w:id="111" w:name="_Toc2666"/>
      <w:r>
        <w:rPr>
          <w:rFonts w:ascii="Times New Roman" w:hAnsi="Times New Roman" w:eastAsia="Times New Roman" w:cs="Times New Roman"/>
          <w:color w:val="000000"/>
          <w:lang w:val="sr-Cyrl-RS"/>
          <w:rPrChange w:id="12738" w:author="Milan Stojkov" w:date="2026-10-02T11:00:00Z">
            <w:rPr>
              <w:rFonts w:ascii="Times New Roman" w:hAnsi="Times New Roman" w:eastAsia="Times New Roman" w:cs="Times New Roman"/>
              <w:color w:val="000000"/>
            </w:rPr>
          </w:rPrChange>
        </w:rPr>
        <w:t>7.7. Анализа разноврсности скупа суседа</w:t>
      </w:r>
      <w:bookmarkEnd w:id="110"/>
      <w:bookmarkEnd w:id="111"/>
    </w:p>
    <w:p w14:paraId="101959DE">
      <w:pPr>
        <w:ind w:firstLine="360"/>
        <w:jc w:val="both"/>
        <w:rPr>
          <w:ins w:id="12739" w:author="Milica Radić" w:date="2026-10-04T14:40:34Z"/>
          <w:color w:val="000000"/>
          <w:sz w:val="22"/>
          <w:szCs w:val="22"/>
          <w:lang w:val="sr-Cyrl-RS"/>
        </w:rPr>
      </w:pPr>
      <w:ins w:id="12740" w:author="Milica Radić" w:date="2026-10-04T14:40:49Z">
        <w:r>
          <w:rPr>
            <w:rFonts w:hint="default"/>
            <w:color w:val="000000"/>
            <w:sz w:val="22"/>
            <w:szCs w:val="22"/>
            <w:lang w:val="sr-Cyrl-RS"/>
          </w:rPr>
          <w:t xml:space="preserve">У овом одељку анализира се Шенонова ентропија расподеле суседа по групама идентитета. Циљ је да се испита разноврсност </w:t>
        </w:r>
      </w:ins>
      <w:ins w:id="12741" w:author="Milica Radić" w:date="2026-10-04T14:40:49Z">
        <w:r>
          <w:rPr>
            <w:rFonts w:hint="default"/>
            <w:i/>
            <w:iCs/>
            <w:color w:val="000000"/>
            <w:sz w:val="22"/>
            <w:szCs w:val="22"/>
            <w:lang w:val="sr-Cyrl-RS"/>
            <w:rPrChange w:id="12742" w:author="Milica Radić" w:date="2026-10-04T14:40:57Z">
              <w:rPr>
                <w:rFonts w:hint="default"/>
                <w:color w:val="000000"/>
                <w:sz w:val="22"/>
                <w:szCs w:val="22"/>
                <w:lang w:val="sr-Cyrl-RS"/>
              </w:rPr>
            </w:rPrChange>
          </w:rPr>
          <w:t>peer set</w:t>
        </w:r>
      </w:ins>
      <w:ins w:id="12744" w:author="Milica Radić" w:date="2026-10-04T14:40:49Z">
        <w:r>
          <w:rPr>
            <w:rFonts w:hint="default"/>
            <w:color w:val="000000"/>
            <w:sz w:val="22"/>
            <w:szCs w:val="22"/>
            <w:lang w:val="sr-Cyrl-RS"/>
          </w:rPr>
          <w:t xml:space="preserve">-ова и њена повезаност са отпорношћу на </w:t>
        </w:r>
      </w:ins>
      <w:ins w:id="12745" w:author="Milica Radić" w:date="2026-10-04T14:40:49Z">
        <w:r>
          <w:rPr>
            <w:rFonts w:hint="default"/>
            <w:i/>
            <w:iCs/>
            <w:color w:val="000000"/>
            <w:sz w:val="22"/>
            <w:szCs w:val="22"/>
            <w:lang w:val="sr-Cyrl-RS"/>
            <w:rPrChange w:id="12746" w:author="Milica Radić" w:date="2026-10-04T14:40:52Z">
              <w:rPr>
                <w:rFonts w:hint="default"/>
                <w:color w:val="000000"/>
                <w:sz w:val="22"/>
                <w:szCs w:val="22"/>
                <w:lang w:val="sr-Cyrl-RS"/>
              </w:rPr>
            </w:rPrChange>
          </w:rPr>
          <w:t xml:space="preserve">Eclipse </w:t>
        </w:r>
      </w:ins>
      <w:ins w:id="12748" w:author="Milica Radić" w:date="2026-10-04T14:40:49Z">
        <w:r>
          <w:rPr>
            <w:rFonts w:hint="default"/>
            <w:color w:val="000000"/>
            <w:sz w:val="22"/>
            <w:szCs w:val="22"/>
            <w:lang w:val="sr-Cyrl-RS"/>
          </w:rPr>
          <w:t>напад.</w:t>
        </w:r>
      </w:ins>
      <w:del w:id="12749" w:author="Milica Radić" w:date="2026-10-04T14:40:48Z">
        <w:r>
          <w:rPr>
            <w:color w:val="000000"/>
            <w:sz w:val="22"/>
            <w:szCs w:val="22"/>
            <w:lang w:val="sr-Cyrl-RS"/>
            <w:rPrChange w:id="12750" w:author="Milan Stojkov" w:date="2026-10-02T11:00:00Z">
              <w:rPr>
                <w:color w:val="000000"/>
                <w:sz w:val="22"/>
                <w:szCs w:val="22"/>
              </w:rPr>
            </w:rPrChange>
          </w:rPr>
          <w:delText>Р</w:delText>
        </w:r>
      </w:del>
      <w:del w:id="12752" w:author="Milica Radić" w:date="2026-10-04T14:40:48Z">
        <w:r>
          <w:rPr>
            <w:color w:val="000000"/>
            <w:sz w:val="22"/>
            <w:szCs w:val="22"/>
            <w:lang w:val="sr-Cyrl-RS"/>
            <w:rPrChange w:id="12753" w:author="Milan Stojkov" w:date="2026-10-02T11:00:00Z">
              <w:rPr>
                <w:color w:val="000000"/>
                <w:sz w:val="22"/>
                <w:szCs w:val="22"/>
              </w:rPr>
            </w:rPrChange>
          </w:rPr>
          <w:delText>азноврсност се изражава Шеноновом ентропијом расподеле суседа по групама идентитета. Највиша могућа вредност при осам група и седам суседа износи око 1,95, а вредност коју даје потпуно равномерна расподела по четири групе око 1,39.</w:delText>
        </w:r>
      </w:del>
    </w:p>
    <w:p w14:paraId="0EACCD32">
      <w:pPr>
        <w:ind w:firstLine="360"/>
        <w:jc w:val="both"/>
        <w:rPr>
          <w:ins w:id="12755" w:author="Milica Radić" w:date="2026-10-04T14:40:36Z"/>
          <w:rFonts w:hint="default"/>
          <w:color w:val="000000"/>
          <w:sz w:val="22"/>
          <w:szCs w:val="22"/>
          <w:lang w:val="sr-Cyrl-RS"/>
        </w:rPr>
      </w:pPr>
      <w:ins w:id="12756" w:author="Milica Radić" w:date="2026-10-04T14:40:34Z">
        <w:r>
          <w:rPr>
            <w:rFonts w:hint="default"/>
            <w:color w:val="000000"/>
            <w:sz w:val="22"/>
            <w:szCs w:val="22"/>
            <w:lang w:val="sr-Cyrl-RS"/>
          </w:rPr>
          <w:t>Табела 7.22 приказује како се ентропија мења кроз рунде, при чему напад постаје активан у једанаестој.</w:t>
        </w:r>
      </w:ins>
    </w:p>
    <w:p w14:paraId="505B7373">
      <w:pPr>
        <w:ind w:firstLine="360"/>
        <w:jc w:val="both"/>
        <w:rPr>
          <w:color w:val="000000"/>
          <w:sz w:val="22"/>
          <w:szCs w:val="22"/>
          <w:lang w:val="sr-Cyrl-RS"/>
          <w:rPrChange w:id="12757" w:author="Milan Stojkov" w:date="2026-10-02T11:00:00Z">
            <w:rPr>
              <w:color w:val="000000"/>
              <w:sz w:val="22"/>
              <w:szCs w:val="22"/>
            </w:rPr>
          </w:rPrChange>
        </w:rPr>
      </w:pPr>
    </w:p>
    <w:p w14:paraId="37996268">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2758" w:author="Milan Stojkov" w:date="2026-10-02T11:00:00Z">
            <w:rPr>
              <w:i/>
              <w:iCs/>
              <w:color w:val="000000"/>
              <w:sz w:val="20"/>
              <w:szCs w:val="20"/>
            </w:rPr>
          </w:rPrChange>
        </w:rPr>
      </w:pPr>
      <w:r>
        <w:rPr>
          <w:i/>
          <w:iCs/>
          <w:color w:val="000000"/>
          <w:sz w:val="20"/>
          <w:szCs w:val="20"/>
          <w:lang w:val="sr-Cyrl-RS"/>
          <w:rPrChange w:id="12759" w:author="Milan Stojkov" w:date="2026-10-02T11:00:00Z">
            <w:rPr>
              <w:i/>
              <w:iCs/>
              <w:color w:val="000000"/>
              <w:sz w:val="20"/>
              <w:szCs w:val="20"/>
            </w:rPr>
          </w:rPrChange>
        </w:rPr>
        <w:t>Табела 7.22. Ентропија кроз рунде, β = 0,3</w:t>
      </w:r>
    </w:p>
    <w:tbl>
      <w:tblPr>
        <w:tblStyle w:val="106"/>
        <w:tblW w:w="4996"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12760" w:author="Milica Radić" w:date="2026-10-04T12:24:49Z">
          <w:tblPr>
            <w:tblStyle w:val="106"/>
            <w:tblW w:w="8601"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1718"/>
        <w:gridCol w:w="902"/>
        <w:gridCol w:w="867"/>
        <w:gridCol w:w="867"/>
        <w:gridCol w:w="867"/>
        <w:gridCol w:w="867"/>
        <w:gridCol w:w="868"/>
        <w:gridCol w:w="887"/>
        <w:tblGridChange w:id="12761">
          <w:tblGrid>
            <w:gridCol w:w="1883"/>
            <w:gridCol w:w="989"/>
            <w:gridCol w:w="951"/>
            <w:gridCol w:w="951"/>
            <w:gridCol w:w="951"/>
            <w:gridCol w:w="951"/>
            <w:gridCol w:w="952"/>
            <w:gridCol w:w="973"/>
          </w:tblGrid>
        </w:tblGridChange>
      </w:tblGrid>
      <w:tr w14:paraId="69FAD45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2762" w:author="Milica Radić" w:date="2026-10-04T12:24:4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trPrChange w:id="12762" w:author="Milica Radić" w:date="2026-10-04T12:24:49Z">
            <w:trPr>
              <w:tblHeader/>
            </w:trPr>
          </w:trPrChange>
        </w:trPr>
        <w:tc>
          <w:tcPr>
            <w:tcW w:w="1095" w:type="pct"/>
            <w:tcBorders>
              <w:bottom w:val="single" w:color="000000" w:sz="4" w:space="0"/>
              <w:right w:val="single" w:color="000000" w:sz="4" w:space="0"/>
            </w:tcBorders>
            <w:tcMar>
              <w:top w:w="15" w:type="dxa"/>
              <w:left w:w="15" w:type="dxa"/>
              <w:bottom w:w="15" w:type="dxa"/>
              <w:right w:w="15" w:type="dxa"/>
            </w:tcMar>
            <w:vAlign w:val="center"/>
            <w:tcPrChange w:id="12763" w:author="Milica Radić" w:date="2026-10-04T12:24:49Z">
              <w:tcPr>
                <w:tcW w:w="1883" w:type="dxa"/>
                <w:tcBorders>
                  <w:bottom w:val="single" w:color="000000" w:sz="4" w:space="0"/>
                  <w:right w:val="single" w:color="000000" w:sz="4" w:space="0"/>
                </w:tcBorders>
                <w:tcMar>
                  <w:top w:w="15" w:type="dxa"/>
                  <w:left w:w="15" w:type="dxa"/>
                  <w:bottom w:w="15" w:type="dxa"/>
                  <w:right w:w="15" w:type="dxa"/>
                </w:tcMar>
                <w:vAlign w:val="center"/>
              </w:tcPr>
            </w:tcPrChange>
          </w:tcPr>
          <w:p w14:paraId="1260F192">
            <w:pPr>
              <w:jc w:val="center"/>
              <w:rPr>
                <w:b/>
                <w:bCs/>
                <w:sz w:val="20"/>
                <w:szCs w:val="20"/>
                <w:lang w:val="sr-Cyrl-RS"/>
                <w:rPrChange w:id="12764" w:author="Milan Stojkov" w:date="2026-10-02T11:00:00Z">
                  <w:rPr>
                    <w:b/>
                    <w:bCs/>
                    <w:sz w:val="20"/>
                    <w:szCs w:val="20"/>
                  </w:rPr>
                </w:rPrChange>
              </w:rPr>
            </w:pPr>
            <w:del w:id="12765" w:author="Milica Radić" w:date="2026-10-04T12:24:58Z">
              <w:r>
                <w:rPr>
                  <w:b/>
                  <w:bCs/>
                  <w:sz w:val="20"/>
                  <w:szCs w:val="20"/>
                  <w:lang w:val="sr-Cyrl-RS"/>
                  <w:rPrChange w:id="12766" w:author="Milan Stojkov" w:date="2026-10-02T11:00:00Z">
                    <w:rPr>
                      <w:b/>
                      <w:bCs/>
                      <w:sz w:val="20"/>
                      <w:szCs w:val="20"/>
                    </w:rPr>
                  </w:rPrChange>
                </w:rPr>
                <w:delText>с</w:delText>
              </w:r>
            </w:del>
            <w:ins w:id="12768" w:author="Milica Radić" w:date="2026-10-04T12:24:58Z">
              <w:r>
                <w:rPr>
                  <w:b/>
                  <w:bCs/>
                  <w:sz w:val="20"/>
                  <w:szCs w:val="20"/>
                  <w:lang w:val="sr-Cyrl-RS"/>
                </w:rPr>
                <w:t>С</w:t>
              </w:r>
            </w:ins>
            <w:r>
              <w:rPr>
                <w:b/>
                <w:bCs/>
                <w:sz w:val="20"/>
                <w:szCs w:val="20"/>
                <w:lang w:val="sr-Cyrl-RS"/>
                <w:rPrChange w:id="12769" w:author="Milan Stojkov" w:date="2026-10-02T11:00:00Z">
                  <w:rPr>
                    <w:b/>
                    <w:bCs/>
                    <w:sz w:val="20"/>
                    <w:szCs w:val="20"/>
                  </w:rPr>
                </w:rPrChange>
              </w:rPr>
              <w:t>тратегија</w:t>
            </w:r>
          </w:p>
        </w:tc>
        <w:tc>
          <w:tcPr>
            <w:tcW w:w="575"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2770" w:author="Milica Radić" w:date="2026-10-04T12:24:49Z">
              <w:tcPr>
                <w:tcW w:w="989"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C2033F3">
            <w:pPr>
              <w:jc w:val="center"/>
              <w:rPr>
                <w:b/>
                <w:bCs/>
                <w:sz w:val="20"/>
                <w:szCs w:val="20"/>
                <w:lang w:val="sr-Cyrl-RS"/>
                <w:rPrChange w:id="12771" w:author="Milan Stojkov" w:date="2026-10-02T11:00:00Z">
                  <w:rPr>
                    <w:b/>
                    <w:bCs/>
                    <w:sz w:val="20"/>
                    <w:szCs w:val="20"/>
                  </w:rPr>
                </w:rPrChange>
              </w:rPr>
            </w:pPr>
            <w:ins w:id="12772" w:author="Milica Radić" w:date="2026-10-04T12:24:56Z">
              <w:r>
                <w:rPr>
                  <w:b/>
                  <w:bCs/>
                  <w:sz w:val="20"/>
                  <w:szCs w:val="20"/>
                  <w:lang w:val="sr-Cyrl-RS"/>
                </w:rPr>
                <w:t>Р</w:t>
              </w:r>
            </w:ins>
            <w:del w:id="12773" w:author="Milica Radić" w:date="2026-10-04T12:24:55Z">
              <w:r>
                <w:rPr>
                  <w:b/>
                  <w:bCs/>
                  <w:sz w:val="20"/>
                  <w:szCs w:val="20"/>
                  <w:lang w:val="sr-Cyrl-RS"/>
                  <w:rPrChange w:id="12774" w:author="Milan Stojkov" w:date="2026-10-02T11:00:00Z">
                    <w:rPr>
                      <w:b/>
                      <w:bCs/>
                      <w:sz w:val="20"/>
                      <w:szCs w:val="20"/>
                    </w:rPr>
                  </w:rPrChange>
                </w:rPr>
                <w:delText>р</w:delText>
              </w:r>
            </w:del>
            <w:r>
              <w:rPr>
                <w:b/>
                <w:bCs/>
                <w:sz w:val="20"/>
                <w:szCs w:val="20"/>
                <w:lang w:val="sr-Cyrl-RS"/>
                <w:rPrChange w:id="12776" w:author="Milan Stojkov" w:date="2026-10-02T11:00:00Z">
                  <w:rPr>
                    <w:b/>
                    <w:bCs/>
                    <w:sz w:val="20"/>
                    <w:szCs w:val="20"/>
                  </w:rPr>
                </w:rPrChange>
              </w:rPr>
              <w:t>унда 1</w:t>
            </w:r>
          </w:p>
        </w:tc>
        <w:tc>
          <w:tcPr>
            <w:tcW w:w="552"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2777" w:author="Milica Radić" w:date="2026-10-04T12:24:49Z">
              <w:tcPr>
                <w:tcW w:w="951"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A75B6CF">
            <w:pPr>
              <w:jc w:val="center"/>
              <w:rPr>
                <w:b/>
                <w:bCs/>
                <w:sz w:val="20"/>
                <w:szCs w:val="20"/>
                <w:lang w:val="sr-Cyrl-RS"/>
                <w:rPrChange w:id="12778" w:author="Milan Stojkov" w:date="2026-10-02T11:00:00Z">
                  <w:rPr>
                    <w:b/>
                    <w:bCs/>
                    <w:sz w:val="20"/>
                    <w:szCs w:val="20"/>
                  </w:rPr>
                </w:rPrChange>
              </w:rPr>
            </w:pPr>
            <w:r>
              <w:rPr>
                <w:b/>
                <w:bCs/>
                <w:sz w:val="20"/>
                <w:szCs w:val="20"/>
                <w:lang w:val="sr-Cyrl-RS"/>
                <w:rPrChange w:id="12779" w:author="Milan Stojkov" w:date="2026-10-02T11:00:00Z">
                  <w:rPr>
                    <w:b/>
                    <w:bCs/>
                    <w:sz w:val="20"/>
                    <w:szCs w:val="20"/>
                  </w:rPr>
                </w:rPrChange>
              </w:rPr>
              <w:t>10</w:t>
            </w:r>
          </w:p>
        </w:tc>
        <w:tc>
          <w:tcPr>
            <w:tcW w:w="552"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2780" w:author="Milica Radić" w:date="2026-10-04T12:24:49Z">
              <w:tcPr>
                <w:tcW w:w="951"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0F3129E">
            <w:pPr>
              <w:jc w:val="center"/>
              <w:rPr>
                <w:b/>
                <w:bCs/>
                <w:sz w:val="20"/>
                <w:szCs w:val="20"/>
                <w:lang w:val="sr-Cyrl-RS"/>
                <w:rPrChange w:id="12781" w:author="Milan Stojkov" w:date="2026-10-02T11:00:00Z">
                  <w:rPr>
                    <w:b/>
                    <w:bCs/>
                    <w:sz w:val="20"/>
                    <w:szCs w:val="20"/>
                  </w:rPr>
                </w:rPrChange>
              </w:rPr>
            </w:pPr>
            <w:r>
              <w:rPr>
                <w:b/>
                <w:bCs/>
                <w:sz w:val="20"/>
                <w:szCs w:val="20"/>
                <w:lang w:val="sr-Cyrl-RS"/>
                <w:rPrChange w:id="12782" w:author="Milan Stojkov" w:date="2026-10-02T11:00:00Z">
                  <w:rPr>
                    <w:b/>
                    <w:bCs/>
                    <w:sz w:val="20"/>
                    <w:szCs w:val="20"/>
                  </w:rPr>
                </w:rPrChange>
              </w:rPr>
              <w:t>11</w:t>
            </w:r>
          </w:p>
        </w:tc>
        <w:tc>
          <w:tcPr>
            <w:tcW w:w="552"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2783" w:author="Milica Radić" w:date="2026-10-04T12:24:49Z">
              <w:tcPr>
                <w:tcW w:w="951"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81E150F">
            <w:pPr>
              <w:jc w:val="center"/>
              <w:rPr>
                <w:b/>
                <w:bCs/>
                <w:sz w:val="20"/>
                <w:szCs w:val="20"/>
                <w:lang w:val="sr-Cyrl-RS"/>
                <w:rPrChange w:id="12784" w:author="Milan Stojkov" w:date="2026-10-02T11:00:00Z">
                  <w:rPr>
                    <w:b/>
                    <w:bCs/>
                    <w:sz w:val="20"/>
                    <w:szCs w:val="20"/>
                  </w:rPr>
                </w:rPrChange>
              </w:rPr>
            </w:pPr>
            <w:r>
              <w:rPr>
                <w:b/>
                <w:bCs/>
                <w:sz w:val="20"/>
                <w:szCs w:val="20"/>
                <w:lang w:val="sr-Cyrl-RS"/>
                <w:rPrChange w:id="12785" w:author="Milan Stojkov" w:date="2026-10-02T11:00:00Z">
                  <w:rPr>
                    <w:b/>
                    <w:bCs/>
                    <w:sz w:val="20"/>
                    <w:szCs w:val="20"/>
                  </w:rPr>
                </w:rPrChange>
              </w:rPr>
              <w:t>15</w:t>
            </w:r>
          </w:p>
        </w:tc>
        <w:tc>
          <w:tcPr>
            <w:tcW w:w="552"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2786" w:author="Milica Radić" w:date="2026-10-04T12:24:49Z">
              <w:tcPr>
                <w:tcW w:w="951"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51ABC3D">
            <w:pPr>
              <w:jc w:val="center"/>
              <w:rPr>
                <w:b/>
                <w:bCs/>
                <w:sz w:val="20"/>
                <w:szCs w:val="20"/>
                <w:lang w:val="sr-Cyrl-RS"/>
                <w:rPrChange w:id="12787" w:author="Milan Stojkov" w:date="2026-10-02T11:00:00Z">
                  <w:rPr>
                    <w:b/>
                    <w:bCs/>
                    <w:sz w:val="20"/>
                    <w:szCs w:val="20"/>
                  </w:rPr>
                </w:rPrChange>
              </w:rPr>
            </w:pPr>
            <w:r>
              <w:rPr>
                <w:b/>
                <w:bCs/>
                <w:sz w:val="20"/>
                <w:szCs w:val="20"/>
                <w:lang w:val="sr-Cyrl-RS"/>
                <w:rPrChange w:id="12788" w:author="Milan Stojkov" w:date="2026-10-02T11:00:00Z">
                  <w:rPr>
                    <w:b/>
                    <w:bCs/>
                    <w:sz w:val="20"/>
                    <w:szCs w:val="20"/>
                  </w:rPr>
                </w:rPrChange>
              </w:rPr>
              <w:t>20</w:t>
            </w:r>
          </w:p>
        </w:tc>
        <w:tc>
          <w:tcPr>
            <w:tcW w:w="553"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2789" w:author="Milica Radić" w:date="2026-10-04T12:24:49Z">
              <w:tcPr>
                <w:tcW w:w="952"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DB43732">
            <w:pPr>
              <w:jc w:val="center"/>
              <w:rPr>
                <w:b/>
                <w:bCs/>
                <w:sz w:val="20"/>
                <w:szCs w:val="20"/>
                <w:lang w:val="sr-Cyrl-RS"/>
                <w:rPrChange w:id="12790" w:author="Milan Stojkov" w:date="2026-10-02T11:00:00Z">
                  <w:rPr>
                    <w:b/>
                    <w:bCs/>
                    <w:sz w:val="20"/>
                    <w:szCs w:val="20"/>
                  </w:rPr>
                </w:rPrChange>
              </w:rPr>
            </w:pPr>
            <w:r>
              <w:rPr>
                <w:b/>
                <w:bCs/>
                <w:sz w:val="20"/>
                <w:szCs w:val="20"/>
                <w:lang w:val="sr-Cyrl-RS"/>
                <w:rPrChange w:id="12791" w:author="Milan Stojkov" w:date="2026-10-02T11:00:00Z">
                  <w:rPr>
                    <w:b/>
                    <w:bCs/>
                    <w:sz w:val="20"/>
                    <w:szCs w:val="20"/>
                  </w:rPr>
                </w:rPrChange>
              </w:rPr>
              <w:t>30</w:t>
            </w:r>
          </w:p>
        </w:tc>
        <w:tc>
          <w:tcPr>
            <w:tcW w:w="565" w:type="pct"/>
            <w:tcBorders>
              <w:left w:val="single" w:color="000000" w:sz="4" w:space="0"/>
              <w:bottom w:val="single" w:color="000000" w:sz="4" w:space="0"/>
            </w:tcBorders>
            <w:tcMar>
              <w:top w:w="15" w:type="dxa"/>
              <w:left w:w="15" w:type="dxa"/>
              <w:bottom w:w="15" w:type="dxa"/>
              <w:right w:w="15" w:type="dxa"/>
            </w:tcMar>
            <w:vAlign w:val="center"/>
            <w:tcPrChange w:id="12792" w:author="Milica Radić" w:date="2026-10-04T12:24:49Z">
              <w:tcPr>
                <w:tcW w:w="973" w:type="dxa"/>
                <w:tcBorders>
                  <w:left w:val="single" w:color="000000" w:sz="4" w:space="0"/>
                  <w:bottom w:val="single" w:color="000000" w:sz="4" w:space="0"/>
                </w:tcBorders>
                <w:tcMar>
                  <w:top w:w="15" w:type="dxa"/>
                  <w:left w:w="15" w:type="dxa"/>
                  <w:bottom w:w="15" w:type="dxa"/>
                  <w:right w:w="15" w:type="dxa"/>
                </w:tcMar>
                <w:vAlign w:val="center"/>
              </w:tcPr>
            </w:tcPrChange>
          </w:tcPr>
          <w:p w14:paraId="75B63421">
            <w:pPr>
              <w:jc w:val="center"/>
              <w:rPr>
                <w:b/>
                <w:bCs/>
                <w:sz w:val="20"/>
                <w:szCs w:val="20"/>
                <w:lang w:val="sr-Cyrl-RS"/>
                <w:rPrChange w:id="12793" w:author="Milan Stojkov" w:date="2026-10-02T11:00:00Z">
                  <w:rPr>
                    <w:b/>
                    <w:bCs/>
                    <w:sz w:val="20"/>
                    <w:szCs w:val="20"/>
                  </w:rPr>
                </w:rPrChange>
              </w:rPr>
            </w:pPr>
            <w:r>
              <w:rPr>
                <w:b/>
                <w:bCs/>
                <w:sz w:val="20"/>
                <w:szCs w:val="20"/>
                <w:lang w:val="sr-Cyrl-RS"/>
                <w:rPrChange w:id="12794" w:author="Milan Stojkov" w:date="2026-10-02T11:00:00Z">
                  <w:rPr>
                    <w:b/>
                    <w:bCs/>
                    <w:sz w:val="20"/>
                    <w:szCs w:val="20"/>
                  </w:rPr>
                </w:rPrChange>
              </w:rPr>
              <w:t>50</w:t>
            </w:r>
          </w:p>
        </w:tc>
      </w:tr>
      <w:tr w14:paraId="4EE3D65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2795" w:author="Milica Radić" w:date="2026-10-04T12:24:4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95"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2796" w:author="Milica Radić" w:date="2026-10-04T12:24:49Z">
              <w:tcPr>
                <w:tcW w:w="1883"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6B00ADB">
            <w:pPr>
              <w:jc w:val="center"/>
              <w:rPr>
                <w:sz w:val="20"/>
                <w:szCs w:val="20"/>
                <w:lang w:val="sr-Cyrl-RS"/>
                <w:rPrChange w:id="12798" w:author="Milan Stojkov" w:date="2026-10-02T11:00:00Z">
                  <w:rPr>
                    <w:sz w:val="20"/>
                    <w:szCs w:val="20"/>
                  </w:rPr>
                </w:rPrChange>
              </w:rPr>
              <w:pPrChange w:id="12797" w:author="Milica Radić" w:date="2026-10-04T12:24:45Z">
                <w:pPr/>
              </w:pPrChange>
            </w:pPr>
            <w:r>
              <w:rPr>
                <w:i/>
                <w:iCs/>
                <w:sz w:val="20"/>
                <w:szCs w:val="20"/>
                <w:lang w:val="sr-Cyrl-RS"/>
                <w:rPrChange w:id="12799" w:author="Milan Stojkov" w:date="2026-10-02T11:00:00Z">
                  <w:rPr>
                    <w:i/>
                    <w:iCs/>
                    <w:sz w:val="20"/>
                    <w:szCs w:val="20"/>
                  </w:rPr>
                </w:rPrChange>
              </w:rPr>
              <w:t>Random</w:t>
            </w:r>
          </w:p>
        </w:tc>
        <w:tc>
          <w:tcPr>
            <w:tcW w:w="57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800" w:author="Milica Radić" w:date="2026-10-04T12:24:49Z">
              <w:tcPr>
                <w:tcW w:w="9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A9D4ED2">
            <w:pPr>
              <w:jc w:val="center"/>
              <w:rPr>
                <w:sz w:val="20"/>
                <w:szCs w:val="20"/>
                <w:lang w:val="sr-Cyrl-RS"/>
                <w:rPrChange w:id="12802" w:author="Milan Stojkov" w:date="2026-10-02T11:00:00Z">
                  <w:rPr>
                    <w:sz w:val="20"/>
                    <w:szCs w:val="20"/>
                  </w:rPr>
                </w:rPrChange>
              </w:rPr>
              <w:pPrChange w:id="12801" w:author="Milica Radić" w:date="2026-10-04T12:24:45Z">
                <w:pPr/>
              </w:pPrChange>
            </w:pPr>
            <w:r>
              <w:rPr>
                <w:sz w:val="20"/>
                <w:szCs w:val="20"/>
                <w:lang w:val="sr-Cyrl-RS"/>
                <w:rPrChange w:id="12803" w:author="Milan Stojkov" w:date="2026-10-02T11:00:00Z">
                  <w:rPr>
                    <w:sz w:val="20"/>
                    <w:szCs w:val="20"/>
                  </w:rPr>
                </w:rPrChange>
              </w:rPr>
              <w:t>1,50975</w:t>
            </w:r>
          </w:p>
        </w:tc>
        <w:tc>
          <w:tcPr>
            <w:tcW w:w="55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804" w:author="Milica Radić" w:date="2026-10-04T12:24:49Z">
              <w:tcPr>
                <w:tcW w:w="95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FE5B145">
            <w:pPr>
              <w:jc w:val="center"/>
              <w:rPr>
                <w:sz w:val="20"/>
                <w:szCs w:val="20"/>
                <w:lang w:val="sr-Cyrl-RS"/>
                <w:rPrChange w:id="12806" w:author="Milan Stojkov" w:date="2026-10-02T11:00:00Z">
                  <w:rPr>
                    <w:sz w:val="20"/>
                    <w:szCs w:val="20"/>
                  </w:rPr>
                </w:rPrChange>
              </w:rPr>
              <w:pPrChange w:id="12805" w:author="Milica Radić" w:date="2026-10-04T12:24:45Z">
                <w:pPr/>
              </w:pPrChange>
            </w:pPr>
            <w:r>
              <w:rPr>
                <w:sz w:val="20"/>
                <w:szCs w:val="20"/>
                <w:lang w:val="sr-Cyrl-RS"/>
                <w:rPrChange w:id="12807" w:author="Milan Stojkov" w:date="2026-10-02T11:00:00Z">
                  <w:rPr>
                    <w:sz w:val="20"/>
                    <w:szCs w:val="20"/>
                  </w:rPr>
                </w:rPrChange>
              </w:rPr>
              <w:t>1,50006</w:t>
            </w:r>
          </w:p>
        </w:tc>
        <w:tc>
          <w:tcPr>
            <w:tcW w:w="55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808" w:author="Milica Radić" w:date="2026-10-04T12:24:49Z">
              <w:tcPr>
                <w:tcW w:w="95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9CE7BE1">
            <w:pPr>
              <w:jc w:val="center"/>
              <w:rPr>
                <w:sz w:val="20"/>
                <w:szCs w:val="20"/>
                <w:lang w:val="sr-Cyrl-RS"/>
                <w:rPrChange w:id="12810" w:author="Milan Stojkov" w:date="2026-10-02T11:00:00Z">
                  <w:rPr>
                    <w:sz w:val="20"/>
                    <w:szCs w:val="20"/>
                  </w:rPr>
                </w:rPrChange>
              </w:rPr>
              <w:pPrChange w:id="12809" w:author="Milica Radić" w:date="2026-10-04T12:24:45Z">
                <w:pPr/>
              </w:pPrChange>
            </w:pPr>
            <w:r>
              <w:rPr>
                <w:sz w:val="20"/>
                <w:szCs w:val="20"/>
                <w:lang w:val="sr-Cyrl-RS"/>
                <w:rPrChange w:id="12811" w:author="Milan Stojkov" w:date="2026-10-02T11:00:00Z">
                  <w:rPr>
                    <w:sz w:val="20"/>
                    <w:szCs w:val="20"/>
                  </w:rPr>
                </w:rPrChange>
              </w:rPr>
              <w:t>1,39893</w:t>
            </w:r>
          </w:p>
        </w:tc>
        <w:tc>
          <w:tcPr>
            <w:tcW w:w="55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812" w:author="Milica Radić" w:date="2026-10-04T12:24:49Z">
              <w:tcPr>
                <w:tcW w:w="95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1736272">
            <w:pPr>
              <w:jc w:val="center"/>
              <w:rPr>
                <w:sz w:val="20"/>
                <w:szCs w:val="20"/>
                <w:lang w:val="sr-Cyrl-RS"/>
                <w:rPrChange w:id="12814" w:author="Milan Stojkov" w:date="2026-10-02T11:00:00Z">
                  <w:rPr>
                    <w:sz w:val="20"/>
                    <w:szCs w:val="20"/>
                  </w:rPr>
                </w:rPrChange>
              </w:rPr>
              <w:pPrChange w:id="12813" w:author="Milica Radić" w:date="2026-10-04T12:24:45Z">
                <w:pPr/>
              </w:pPrChange>
            </w:pPr>
            <w:r>
              <w:rPr>
                <w:sz w:val="20"/>
                <w:szCs w:val="20"/>
                <w:lang w:val="sr-Cyrl-RS"/>
                <w:rPrChange w:id="12815" w:author="Milan Stojkov" w:date="2026-10-02T11:00:00Z">
                  <w:rPr>
                    <w:sz w:val="20"/>
                    <w:szCs w:val="20"/>
                  </w:rPr>
                </w:rPrChange>
              </w:rPr>
              <w:t>1,39077</w:t>
            </w:r>
          </w:p>
        </w:tc>
        <w:tc>
          <w:tcPr>
            <w:tcW w:w="55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816" w:author="Milica Radić" w:date="2026-10-04T12:24:49Z">
              <w:tcPr>
                <w:tcW w:w="95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29484FC">
            <w:pPr>
              <w:jc w:val="center"/>
              <w:rPr>
                <w:sz w:val="20"/>
                <w:szCs w:val="20"/>
                <w:lang w:val="sr-Cyrl-RS"/>
                <w:rPrChange w:id="12818" w:author="Milan Stojkov" w:date="2026-10-02T11:00:00Z">
                  <w:rPr>
                    <w:sz w:val="20"/>
                    <w:szCs w:val="20"/>
                  </w:rPr>
                </w:rPrChange>
              </w:rPr>
              <w:pPrChange w:id="12817" w:author="Milica Radić" w:date="2026-10-04T12:24:45Z">
                <w:pPr/>
              </w:pPrChange>
            </w:pPr>
            <w:r>
              <w:rPr>
                <w:sz w:val="20"/>
                <w:szCs w:val="20"/>
                <w:lang w:val="sr-Cyrl-RS"/>
                <w:rPrChange w:id="12819" w:author="Milan Stojkov" w:date="2026-10-02T11:00:00Z">
                  <w:rPr>
                    <w:sz w:val="20"/>
                    <w:szCs w:val="20"/>
                  </w:rPr>
                </w:rPrChange>
              </w:rPr>
              <w:t>1,41077</w:t>
            </w:r>
          </w:p>
        </w:tc>
        <w:tc>
          <w:tcPr>
            <w:tcW w:w="55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820" w:author="Milica Radić" w:date="2026-10-04T12:24:49Z">
              <w:tcPr>
                <w:tcW w:w="95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6BE7BA9">
            <w:pPr>
              <w:jc w:val="center"/>
              <w:rPr>
                <w:sz w:val="20"/>
                <w:szCs w:val="20"/>
                <w:lang w:val="sr-Cyrl-RS"/>
                <w:rPrChange w:id="12822" w:author="Milan Stojkov" w:date="2026-10-02T11:00:00Z">
                  <w:rPr>
                    <w:sz w:val="20"/>
                    <w:szCs w:val="20"/>
                  </w:rPr>
                </w:rPrChange>
              </w:rPr>
              <w:pPrChange w:id="12821" w:author="Milica Radić" w:date="2026-10-04T12:24:45Z">
                <w:pPr/>
              </w:pPrChange>
            </w:pPr>
            <w:r>
              <w:rPr>
                <w:sz w:val="20"/>
                <w:szCs w:val="20"/>
                <w:lang w:val="sr-Cyrl-RS"/>
                <w:rPrChange w:id="12823" w:author="Milan Stojkov" w:date="2026-10-02T11:00:00Z">
                  <w:rPr>
                    <w:sz w:val="20"/>
                    <w:szCs w:val="20"/>
                  </w:rPr>
                </w:rPrChange>
              </w:rPr>
              <w:t>1,39609</w:t>
            </w:r>
          </w:p>
        </w:tc>
        <w:tc>
          <w:tcPr>
            <w:tcW w:w="565"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2824" w:author="Milica Radić" w:date="2026-10-04T12:24:49Z">
              <w:tcPr>
                <w:tcW w:w="97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49ABA24">
            <w:pPr>
              <w:jc w:val="center"/>
              <w:rPr>
                <w:sz w:val="20"/>
                <w:szCs w:val="20"/>
                <w:lang w:val="sr-Cyrl-RS"/>
                <w:rPrChange w:id="12826" w:author="Milan Stojkov" w:date="2026-10-02T11:00:00Z">
                  <w:rPr>
                    <w:sz w:val="20"/>
                    <w:szCs w:val="20"/>
                  </w:rPr>
                </w:rPrChange>
              </w:rPr>
              <w:pPrChange w:id="12825" w:author="Milica Radić" w:date="2026-10-04T12:24:45Z">
                <w:pPr/>
              </w:pPrChange>
            </w:pPr>
            <w:r>
              <w:rPr>
                <w:sz w:val="20"/>
                <w:szCs w:val="20"/>
                <w:lang w:val="sr-Cyrl-RS"/>
                <w:rPrChange w:id="12827" w:author="Milan Stojkov" w:date="2026-10-02T11:00:00Z">
                  <w:rPr>
                    <w:sz w:val="20"/>
                    <w:szCs w:val="20"/>
                  </w:rPr>
                </w:rPrChange>
              </w:rPr>
              <w:t>1,39891</w:t>
            </w:r>
          </w:p>
        </w:tc>
      </w:tr>
      <w:tr w14:paraId="1132390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2828" w:author="Milica Radić" w:date="2026-10-04T12:24:4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95"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2829" w:author="Milica Radić" w:date="2026-10-04T12:24:49Z">
              <w:tcPr>
                <w:tcW w:w="1883"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5A18FBC">
            <w:pPr>
              <w:jc w:val="center"/>
              <w:rPr>
                <w:sz w:val="20"/>
                <w:szCs w:val="20"/>
                <w:lang w:val="sr-Cyrl-RS"/>
                <w:rPrChange w:id="12831" w:author="Milan Stojkov" w:date="2026-10-02T11:00:00Z">
                  <w:rPr>
                    <w:sz w:val="20"/>
                    <w:szCs w:val="20"/>
                  </w:rPr>
                </w:rPrChange>
              </w:rPr>
              <w:pPrChange w:id="12830" w:author="Milica Radić" w:date="2026-10-04T12:24:45Z">
                <w:pPr/>
              </w:pPrChange>
            </w:pPr>
            <w:r>
              <w:rPr>
                <w:i/>
                <w:iCs/>
                <w:sz w:val="20"/>
                <w:szCs w:val="20"/>
                <w:lang w:val="sr-Cyrl-RS"/>
                <w:rPrChange w:id="12832" w:author="Milan Stojkov" w:date="2026-10-02T11:00:00Z">
                  <w:rPr>
                    <w:i/>
                    <w:iCs/>
                    <w:sz w:val="20"/>
                    <w:szCs w:val="20"/>
                  </w:rPr>
                </w:rPrChange>
              </w:rPr>
              <w:t>Sybil</w:t>
            </w:r>
            <w:r>
              <w:rPr>
                <w:sz w:val="20"/>
                <w:szCs w:val="20"/>
                <w:lang w:val="sr-Cyrl-RS"/>
                <w:rPrChange w:id="12833" w:author="Milan Stojkov" w:date="2026-10-02T11:00:00Z">
                  <w:rPr>
                    <w:sz w:val="20"/>
                    <w:szCs w:val="20"/>
                  </w:rPr>
                </w:rPrChange>
              </w:rPr>
              <w:t>-отпорна</w:t>
            </w:r>
          </w:p>
        </w:tc>
        <w:tc>
          <w:tcPr>
            <w:tcW w:w="57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834" w:author="Milica Radić" w:date="2026-10-04T12:24:49Z">
              <w:tcPr>
                <w:tcW w:w="98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213DC83">
            <w:pPr>
              <w:jc w:val="center"/>
              <w:rPr>
                <w:sz w:val="20"/>
                <w:szCs w:val="20"/>
                <w:lang w:val="sr-Cyrl-RS"/>
                <w:rPrChange w:id="12836" w:author="Milan Stojkov" w:date="2026-10-02T11:00:00Z">
                  <w:rPr>
                    <w:sz w:val="20"/>
                    <w:szCs w:val="20"/>
                  </w:rPr>
                </w:rPrChange>
              </w:rPr>
              <w:pPrChange w:id="12835" w:author="Milica Radić" w:date="2026-10-04T12:24:45Z">
                <w:pPr/>
              </w:pPrChange>
            </w:pPr>
            <w:r>
              <w:rPr>
                <w:sz w:val="20"/>
                <w:szCs w:val="20"/>
                <w:lang w:val="sr-Cyrl-RS"/>
                <w:rPrChange w:id="12837" w:author="Milan Stojkov" w:date="2026-10-02T11:00:00Z">
                  <w:rPr>
                    <w:sz w:val="20"/>
                    <w:szCs w:val="20"/>
                  </w:rPr>
                </w:rPrChange>
              </w:rPr>
              <w:t>1,54831</w:t>
            </w:r>
          </w:p>
        </w:tc>
        <w:tc>
          <w:tcPr>
            <w:tcW w:w="55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838" w:author="Milica Radić" w:date="2026-10-04T12:24:49Z">
              <w:tcPr>
                <w:tcW w:w="95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EFF76C9">
            <w:pPr>
              <w:jc w:val="center"/>
              <w:rPr>
                <w:sz w:val="20"/>
                <w:szCs w:val="20"/>
                <w:lang w:val="sr-Cyrl-RS"/>
                <w:rPrChange w:id="12840" w:author="Milan Stojkov" w:date="2026-10-02T11:00:00Z">
                  <w:rPr>
                    <w:sz w:val="20"/>
                    <w:szCs w:val="20"/>
                  </w:rPr>
                </w:rPrChange>
              </w:rPr>
              <w:pPrChange w:id="12839" w:author="Milica Radić" w:date="2026-10-04T12:24:45Z">
                <w:pPr/>
              </w:pPrChange>
            </w:pPr>
            <w:r>
              <w:rPr>
                <w:sz w:val="20"/>
                <w:szCs w:val="20"/>
                <w:lang w:val="sr-Cyrl-RS"/>
                <w:rPrChange w:id="12841" w:author="Milan Stojkov" w:date="2026-10-02T11:00:00Z">
                  <w:rPr>
                    <w:sz w:val="20"/>
                    <w:szCs w:val="20"/>
                  </w:rPr>
                </w:rPrChange>
              </w:rPr>
              <w:t>1,54831</w:t>
            </w:r>
          </w:p>
        </w:tc>
        <w:tc>
          <w:tcPr>
            <w:tcW w:w="55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842" w:author="Milica Radić" w:date="2026-10-04T12:24:49Z">
              <w:tcPr>
                <w:tcW w:w="95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97CFE1F">
            <w:pPr>
              <w:jc w:val="center"/>
              <w:rPr>
                <w:sz w:val="20"/>
                <w:szCs w:val="20"/>
                <w:lang w:val="sr-Cyrl-RS"/>
                <w:rPrChange w:id="12844" w:author="Milan Stojkov" w:date="2026-10-02T11:00:00Z">
                  <w:rPr>
                    <w:sz w:val="20"/>
                    <w:szCs w:val="20"/>
                  </w:rPr>
                </w:rPrChange>
              </w:rPr>
              <w:pPrChange w:id="12843" w:author="Milica Radić" w:date="2026-10-04T12:24:45Z">
                <w:pPr/>
              </w:pPrChange>
            </w:pPr>
            <w:r>
              <w:rPr>
                <w:sz w:val="20"/>
                <w:szCs w:val="20"/>
                <w:lang w:val="sr-Cyrl-RS"/>
                <w:rPrChange w:id="12845" w:author="Milan Stojkov" w:date="2026-10-02T11:00:00Z">
                  <w:rPr>
                    <w:sz w:val="20"/>
                    <w:szCs w:val="20"/>
                  </w:rPr>
                </w:rPrChange>
              </w:rPr>
              <w:t>1,54849</w:t>
            </w:r>
          </w:p>
        </w:tc>
        <w:tc>
          <w:tcPr>
            <w:tcW w:w="55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846" w:author="Milica Radić" w:date="2026-10-04T12:24:49Z">
              <w:tcPr>
                <w:tcW w:w="95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B2DC3E7">
            <w:pPr>
              <w:jc w:val="center"/>
              <w:rPr>
                <w:sz w:val="20"/>
                <w:szCs w:val="20"/>
                <w:lang w:val="sr-Cyrl-RS"/>
                <w:rPrChange w:id="12848" w:author="Milan Stojkov" w:date="2026-10-02T11:00:00Z">
                  <w:rPr>
                    <w:sz w:val="20"/>
                    <w:szCs w:val="20"/>
                  </w:rPr>
                </w:rPrChange>
              </w:rPr>
              <w:pPrChange w:id="12847" w:author="Milica Radić" w:date="2026-10-04T12:24:45Z">
                <w:pPr/>
              </w:pPrChange>
            </w:pPr>
            <w:r>
              <w:rPr>
                <w:sz w:val="20"/>
                <w:szCs w:val="20"/>
                <w:lang w:val="sr-Cyrl-RS"/>
                <w:rPrChange w:id="12849" w:author="Milan Stojkov" w:date="2026-10-02T11:00:00Z">
                  <w:rPr>
                    <w:sz w:val="20"/>
                    <w:szCs w:val="20"/>
                  </w:rPr>
                </w:rPrChange>
              </w:rPr>
              <w:t>1,55519</w:t>
            </w:r>
          </w:p>
        </w:tc>
        <w:tc>
          <w:tcPr>
            <w:tcW w:w="55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850" w:author="Milica Radić" w:date="2026-10-04T12:24:49Z">
              <w:tcPr>
                <w:tcW w:w="95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5C14A2F">
            <w:pPr>
              <w:jc w:val="center"/>
              <w:rPr>
                <w:sz w:val="20"/>
                <w:szCs w:val="20"/>
                <w:lang w:val="sr-Cyrl-RS"/>
                <w:rPrChange w:id="12852" w:author="Milan Stojkov" w:date="2026-10-02T11:00:00Z">
                  <w:rPr>
                    <w:sz w:val="20"/>
                    <w:szCs w:val="20"/>
                  </w:rPr>
                </w:rPrChange>
              </w:rPr>
              <w:pPrChange w:id="12851" w:author="Milica Radić" w:date="2026-10-04T12:24:45Z">
                <w:pPr/>
              </w:pPrChange>
            </w:pPr>
            <w:r>
              <w:rPr>
                <w:sz w:val="20"/>
                <w:szCs w:val="20"/>
                <w:lang w:val="sr-Cyrl-RS"/>
                <w:rPrChange w:id="12853" w:author="Milan Stojkov" w:date="2026-10-02T11:00:00Z">
                  <w:rPr>
                    <w:sz w:val="20"/>
                    <w:szCs w:val="20"/>
                  </w:rPr>
                </w:rPrChange>
              </w:rPr>
              <w:t>1,55482</w:t>
            </w:r>
          </w:p>
        </w:tc>
        <w:tc>
          <w:tcPr>
            <w:tcW w:w="55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854" w:author="Milica Radić" w:date="2026-10-04T12:24:49Z">
              <w:tcPr>
                <w:tcW w:w="95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347E20A">
            <w:pPr>
              <w:jc w:val="center"/>
              <w:rPr>
                <w:sz w:val="20"/>
                <w:szCs w:val="20"/>
                <w:lang w:val="sr-Cyrl-RS"/>
                <w:rPrChange w:id="12856" w:author="Milan Stojkov" w:date="2026-10-02T11:00:00Z">
                  <w:rPr>
                    <w:sz w:val="20"/>
                    <w:szCs w:val="20"/>
                  </w:rPr>
                </w:rPrChange>
              </w:rPr>
              <w:pPrChange w:id="12855" w:author="Milica Radić" w:date="2026-10-04T12:24:45Z">
                <w:pPr/>
              </w:pPrChange>
            </w:pPr>
            <w:r>
              <w:rPr>
                <w:sz w:val="20"/>
                <w:szCs w:val="20"/>
                <w:lang w:val="sr-Cyrl-RS"/>
                <w:rPrChange w:id="12857" w:author="Milan Stojkov" w:date="2026-10-02T11:00:00Z">
                  <w:rPr>
                    <w:sz w:val="20"/>
                    <w:szCs w:val="20"/>
                  </w:rPr>
                </w:rPrChange>
              </w:rPr>
              <w:t>1,50162</w:t>
            </w:r>
          </w:p>
        </w:tc>
        <w:tc>
          <w:tcPr>
            <w:tcW w:w="565"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2858" w:author="Milica Radić" w:date="2026-10-04T12:24:49Z">
              <w:tcPr>
                <w:tcW w:w="97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37B761DD">
            <w:pPr>
              <w:jc w:val="center"/>
              <w:rPr>
                <w:sz w:val="20"/>
                <w:szCs w:val="20"/>
                <w:lang w:val="sr-Cyrl-RS"/>
                <w:rPrChange w:id="12860" w:author="Milan Stojkov" w:date="2026-10-02T11:00:00Z">
                  <w:rPr>
                    <w:sz w:val="20"/>
                    <w:szCs w:val="20"/>
                  </w:rPr>
                </w:rPrChange>
              </w:rPr>
              <w:pPrChange w:id="12859" w:author="Milica Radić" w:date="2026-10-04T12:24:45Z">
                <w:pPr/>
              </w:pPrChange>
            </w:pPr>
            <w:r>
              <w:rPr>
                <w:sz w:val="20"/>
                <w:szCs w:val="20"/>
                <w:lang w:val="sr-Cyrl-RS"/>
                <w:rPrChange w:id="12861" w:author="Milan Stojkov" w:date="2026-10-02T11:00:00Z">
                  <w:rPr>
                    <w:sz w:val="20"/>
                    <w:szCs w:val="20"/>
                  </w:rPr>
                </w:rPrChange>
              </w:rPr>
              <w:t>1,50653</w:t>
            </w:r>
          </w:p>
        </w:tc>
      </w:tr>
      <w:tr w14:paraId="6C32CE0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2862" w:author="Milica Radić" w:date="2026-10-04T12:24:4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95" w:type="pct"/>
            <w:tcBorders>
              <w:top w:val="single" w:color="000000" w:sz="4" w:space="0"/>
              <w:right w:val="single" w:color="000000" w:sz="4" w:space="0"/>
            </w:tcBorders>
            <w:tcMar>
              <w:top w:w="15" w:type="dxa"/>
              <w:left w:w="15" w:type="dxa"/>
              <w:bottom w:w="15" w:type="dxa"/>
              <w:right w:w="15" w:type="dxa"/>
            </w:tcMar>
            <w:vAlign w:val="center"/>
            <w:tcPrChange w:id="12863" w:author="Milica Radić" w:date="2026-10-04T12:24:49Z">
              <w:tcPr>
                <w:tcW w:w="1883" w:type="dxa"/>
                <w:tcBorders>
                  <w:top w:val="single" w:color="000000" w:sz="4" w:space="0"/>
                  <w:right w:val="single" w:color="000000" w:sz="4" w:space="0"/>
                </w:tcBorders>
                <w:tcMar>
                  <w:top w:w="15" w:type="dxa"/>
                  <w:left w:w="15" w:type="dxa"/>
                  <w:bottom w:w="15" w:type="dxa"/>
                  <w:right w:w="15" w:type="dxa"/>
                </w:tcMar>
                <w:vAlign w:val="center"/>
              </w:tcPr>
            </w:tcPrChange>
          </w:tcPr>
          <w:p w14:paraId="4EC25792">
            <w:pPr>
              <w:jc w:val="center"/>
              <w:rPr>
                <w:sz w:val="20"/>
                <w:szCs w:val="20"/>
                <w:lang w:val="sr-Cyrl-RS"/>
                <w:rPrChange w:id="12865" w:author="Milan Stojkov" w:date="2026-10-02T11:00:00Z">
                  <w:rPr>
                    <w:sz w:val="20"/>
                    <w:szCs w:val="20"/>
                  </w:rPr>
                </w:rPrChange>
              </w:rPr>
              <w:pPrChange w:id="12864" w:author="Milica Radić" w:date="2026-10-04T12:24:45Z">
                <w:pPr/>
              </w:pPrChange>
            </w:pPr>
            <w:r>
              <w:rPr>
                <w:i/>
                <w:iCs/>
                <w:sz w:val="20"/>
                <w:szCs w:val="20"/>
                <w:lang w:val="sr-Cyrl-RS"/>
                <w:rPrChange w:id="12866" w:author="Milan Stojkov" w:date="2026-10-02T11:00:00Z">
                  <w:rPr>
                    <w:i/>
                    <w:iCs/>
                    <w:sz w:val="20"/>
                    <w:szCs w:val="20"/>
                  </w:rPr>
                </w:rPrChange>
              </w:rPr>
              <w:t>Eclipse</w:t>
            </w:r>
            <w:r>
              <w:rPr>
                <w:sz w:val="20"/>
                <w:szCs w:val="20"/>
                <w:lang w:val="sr-Cyrl-RS"/>
                <w:rPrChange w:id="12867" w:author="Milan Stojkov" w:date="2026-10-02T11:00:00Z">
                  <w:rPr>
                    <w:sz w:val="20"/>
                    <w:szCs w:val="20"/>
                  </w:rPr>
                </w:rPrChange>
              </w:rPr>
              <w:t>-отпорна</w:t>
            </w:r>
          </w:p>
        </w:tc>
        <w:tc>
          <w:tcPr>
            <w:tcW w:w="575"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2868" w:author="Milica Radić" w:date="2026-10-04T12:24:49Z">
              <w:tcPr>
                <w:tcW w:w="989"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10A66551">
            <w:pPr>
              <w:jc w:val="center"/>
              <w:rPr>
                <w:sz w:val="20"/>
                <w:szCs w:val="20"/>
                <w:lang w:val="sr-Cyrl-RS"/>
                <w:rPrChange w:id="12870" w:author="Milan Stojkov" w:date="2026-10-02T11:00:00Z">
                  <w:rPr>
                    <w:sz w:val="20"/>
                    <w:szCs w:val="20"/>
                  </w:rPr>
                </w:rPrChange>
              </w:rPr>
              <w:pPrChange w:id="12869" w:author="Milica Radić" w:date="2026-10-04T12:24:45Z">
                <w:pPr/>
              </w:pPrChange>
            </w:pPr>
            <w:r>
              <w:rPr>
                <w:sz w:val="20"/>
                <w:szCs w:val="20"/>
                <w:lang w:val="sr-Cyrl-RS"/>
                <w:rPrChange w:id="12871" w:author="Milan Stojkov" w:date="2026-10-02T11:00:00Z">
                  <w:rPr>
                    <w:sz w:val="20"/>
                    <w:szCs w:val="20"/>
                  </w:rPr>
                </w:rPrChange>
              </w:rPr>
              <w:t>1,54831</w:t>
            </w:r>
          </w:p>
        </w:tc>
        <w:tc>
          <w:tcPr>
            <w:tcW w:w="552"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2872" w:author="Milica Radić" w:date="2026-10-04T12:24:49Z">
              <w:tcPr>
                <w:tcW w:w="951"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5A898FC5">
            <w:pPr>
              <w:jc w:val="center"/>
              <w:rPr>
                <w:sz w:val="20"/>
                <w:szCs w:val="20"/>
                <w:lang w:val="sr-Cyrl-RS"/>
                <w:rPrChange w:id="12874" w:author="Milan Stojkov" w:date="2026-10-02T11:00:00Z">
                  <w:rPr>
                    <w:sz w:val="20"/>
                    <w:szCs w:val="20"/>
                  </w:rPr>
                </w:rPrChange>
              </w:rPr>
              <w:pPrChange w:id="12873" w:author="Milica Radić" w:date="2026-10-04T12:24:45Z">
                <w:pPr/>
              </w:pPrChange>
            </w:pPr>
            <w:r>
              <w:rPr>
                <w:sz w:val="20"/>
                <w:szCs w:val="20"/>
                <w:lang w:val="sr-Cyrl-RS"/>
                <w:rPrChange w:id="12875" w:author="Milan Stojkov" w:date="2026-10-02T11:00:00Z">
                  <w:rPr>
                    <w:sz w:val="20"/>
                    <w:szCs w:val="20"/>
                  </w:rPr>
                </w:rPrChange>
              </w:rPr>
              <w:t>1,54831</w:t>
            </w:r>
          </w:p>
        </w:tc>
        <w:tc>
          <w:tcPr>
            <w:tcW w:w="552"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2876" w:author="Milica Radić" w:date="2026-10-04T12:24:49Z">
              <w:tcPr>
                <w:tcW w:w="951"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6A5D4D02">
            <w:pPr>
              <w:jc w:val="center"/>
              <w:rPr>
                <w:sz w:val="20"/>
                <w:szCs w:val="20"/>
                <w:lang w:val="sr-Cyrl-RS"/>
                <w:rPrChange w:id="12878" w:author="Milan Stojkov" w:date="2026-10-02T11:00:00Z">
                  <w:rPr>
                    <w:sz w:val="20"/>
                    <w:szCs w:val="20"/>
                  </w:rPr>
                </w:rPrChange>
              </w:rPr>
              <w:pPrChange w:id="12877" w:author="Milica Radić" w:date="2026-10-04T12:24:45Z">
                <w:pPr/>
              </w:pPrChange>
            </w:pPr>
            <w:r>
              <w:rPr>
                <w:sz w:val="20"/>
                <w:szCs w:val="20"/>
                <w:lang w:val="sr-Cyrl-RS"/>
                <w:rPrChange w:id="12879" w:author="Milan Stojkov" w:date="2026-10-02T11:00:00Z">
                  <w:rPr>
                    <w:sz w:val="20"/>
                    <w:szCs w:val="20"/>
                  </w:rPr>
                </w:rPrChange>
              </w:rPr>
              <w:t>1,54846</w:t>
            </w:r>
          </w:p>
        </w:tc>
        <w:tc>
          <w:tcPr>
            <w:tcW w:w="552"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2880" w:author="Milica Radić" w:date="2026-10-04T12:24:49Z">
              <w:tcPr>
                <w:tcW w:w="951"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18603AC4">
            <w:pPr>
              <w:jc w:val="center"/>
              <w:rPr>
                <w:sz w:val="20"/>
                <w:szCs w:val="20"/>
                <w:lang w:val="sr-Cyrl-RS"/>
                <w:rPrChange w:id="12882" w:author="Milan Stojkov" w:date="2026-10-02T11:00:00Z">
                  <w:rPr>
                    <w:sz w:val="20"/>
                    <w:szCs w:val="20"/>
                  </w:rPr>
                </w:rPrChange>
              </w:rPr>
              <w:pPrChange w:id="12881" w:author="Milica Radić" w:date="2026-10-04T12:24:45Z">
                <w:pPr/>
              </w:pPrChange>
            </w:pPr>
            <w:r>
              <w:rPr>
                <w:sz w:val="20"/>
                <w:szCs w:val="20"/>
                <w:lang w:val="sr-Cyrl-RS"/>
                <w:rPrChange w:id="12883" w:author="Milan Stojkov" w:date="2026-10-02T11:00:00Z">
                  <w:rPr>
                    <w:sz w:val="20"/>
                    <w:szCs w:val="20"/>
                  </w:rPr>
                </w:rPrChange>
              </w:rPr>
              <w:t>1,58493</w:t>
            </w:r>
          </w:p>
        </w:tc>
        <w:tc>
          <w:tcPr>
            <w:tcW w:w="552"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2884" w:author="Milica Radić" w:date="2026-10-04T12:24:49Z">
              <w:tcPr>
                <w:tcW w:w="951"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3EBB4067">
            <w:pPr>
              <w:jc w:val="center"/>
              <w:rPr>
                <w:sz w:val="20"/>
                <w:szCs w:val="20"/>
                <w:lang w:val="sr-Cyrl-RS"/>
                <w:rPrChange w:id="12886" w:author="Milan Stojkov" w:date="2026-10-02T11:00:00Z">
                  <w:rPr>
                    <w:sz w:val="20"/>
                    <w:szCs w:val="20"/>
                  </w:rPr>
                </w:rPrChange>
              </w:rPr>
              <w:pPrChange w:id="12885" w:author="Milica Radić" w:date="2026-10-04T12:24:45Z">
                <w:pPr/>
              </w:pPrChange>
            </w:pPr>
            <w:r>
              <w:rPr>
                <w:sz w:val="20"/>
                <w:szCs w:val="20"/>
                <w:lang w:val="sr-Cyrl-RS"/>
                <w:rPrChange w:id="12887" w:author="Milan Stojkov" w:date="2026-10-02T11:00:00Z">
                  <w:rPr>
                    <w:sz w:val="20"/>
                    <w:szCs w:val="20"/>
                  </w:rPr>
                </w:rPrChange>
              </w:rPr>
              <w:t>1,58236</w:t>
            </w:r>
          </w:p>
        </w:tc>
        <w:tc>
          <w:tcPr>
            <w:tcW w:w="553"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2888" w:author="Milica Radić" w:date="2026-10-04T12:24:49Z">
              <w:tcPr>
                <w:tcW w:w="95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30A28909">
            <w:pPr>
              <w:jc w:val="center"/>
              <w:rPr>
                <w:sz w:val="20"/>
                <w:szCs w:val="20"/>
                <w:lang w:val="sr-Cyrl-RS"/>
                <w:rPrChange w:id="12890" w:author="Milan Stojkov" w:date="2026-10-02T11:00:00Z">
                  <w:rPr>
                    <w:sz w:val="20"/>
                    <w:szCs w:val="20"/>
                  </w:rPr>
                </w:rPrChange>
              </w:rPr>
              <w:pPrChange w:id="12889" w:author="Milica Radić" w:date="2026-10-04T12:24:45Z">
                <w:pPr/>
              </w:pPrChange>
            </w:pPr>
            <w:r>
              <w:rPr>
                <w:sz w:val="20"/>
                <w:szCs w:val="20"/>
                <w:lang w:val="sr-Cyrl-RS"/>
                <w:rPrChange w:id="12891" w:author="Milan Stojkov" w:date="2026-10-02T11:00:00Z">
                  <w:rPr>
                    <w:sz w:val="20"/>
                    <w:szCs w:val="20"/>
                  </w:rPr>
                </w:rPrChange>
              </w:rPr>
              <w:t>1,54832</w:t>
            </w:r>
          </w:p>
        </w:tc>
        <w:tc>
          <w:tcPr>
            <w:tcW w:w="565" w:type="pct"/>
            <w:tcBorders>
              <w:top w:val="single" w:color="000000" w:sz="4" w:space="0"/>
              <w:left w:val="single" w:color="000000" w:sz="4" w:space="0"/>
            </w:tcBorders>
            <w:tcMar>
              <w:top w:w="15" w:type="dxa"/>
              <w:left w:w="15" w:type="dxa"/>
              <w:bottom w:w="15" w:type="dxa"/>
              <w:right w:w="15" w:type="dxa"/>
            </w:tcMar>
            <w:vAlign w:val="center"/>
            <w:tcPrChange w:id="12892" w:author="Milica Radić" w:date="2026-10-04T12:24:49Z">
              <w:tcPr>
                <w:tcW w:w="973" w:type="dxa"/>
                <w:tcBorders>
                  <w:top w:val="single" w:color="000000" w:sz="4" w:space="0"/>
                  <w:left w:val="single" w:color="000000" w:sz="4" w:space="0"/>
                </w:tcBorders>
                <w:tcMar>
                  <w:top w:w="15" w:type="dxa"/>
                  <w:left w:w="15" w:type="dxa"/>
                  <w:bottom w:w="15" w:type="dxa"/>
                  <w:right w:w="15" w:type="dxa"/>
                </w:tcMar>
                <w:vAlign w:val="center"/>
              </w:tcPr>
            </w:tcPrChange>
          </w:tcPr>
          <w:p w14:paraId="666FDB09">
            <w:pPr>
              <w:jc w:val="center"/>
              <w:rPr>
                <w:sz w:val="20"/>
                <w:szCs w:val="20"/>
                <w:lang w:val="sr-Cyrl-RS"/>
                <w:rPrChange w:id="12894" w:author="Milan Stojkov" w:date="2026-10-02T11:00:00Z">
                  <w:rPr>
                    <w:sz w:val="20"/>
                    <w:szCs w:val="20"/>
                  </w:rPr>
                </w:rPrChange>
              </w:rPr>
              <w:pPrChange w:id="12893" w:author="Milica Radić" w:date="2026-10-04T12:24:45Z">
                <w:pPr/>
              </w:pPrChange>
            </w:pPr>
            <w:r>
              <w:rPr>
                <w:sz w:val="20"/>
                <w:szCs w:val="20"/>
                <w:lang w:val="sr-Cyrl-RS"/>
                <w:rPrChange w:id="12895" w:author="Milan Stojkov" w:date="2026-10-02T11:00:00Z">
                  <w:rPr>
                    <w:sz w:val="20"/>
                    <w:szCs w:val="20"/>
                  </w:rPr>
                </w:rPrChange>
              </w:rPr>
              <w:t>1,56582</w:t>
            </w:r>
          </w:p>
        </w:tc>
      </w:tr>
    </w:tbl>
    <w:p w14:paraId="2D0404C2">
      <w:pPr>
        <w:ind w:firstLine="360"/>
        <w:jc w:val="both"/>
        <w:rPr>
          <w:ins w:id="12896" w:author="Milica Radić" w:date="2026-10-04T14:41:52Z"/>
          <w:color w:val="000000"/>
          <w:sz w:val="22"/>
          <w:szCs w:val="22"/>
          <w:lang w:val="sr-Cyrl-RS"/>
        </w:rPr>
      </w:pPr>
    </w:p>
    <w:p w14:paraId="5F70CAB0">
      <w:pPr>
        <w:ind w:firstLine="360"/>
        <w:jc w:val="both"/>
        <w:rPr>
          <w:ins w:id="12897" w:author="Milica Radić" w:date="2026-10-04T14:44:18Z"/>
          <w:color w:val="000000"/>
          <w:sz w:val="22"/>
          <w:szCs w:val="22"/>
          <w:lang w:val="sr-Cyrl-RS"/>
        </w:rPr>
      </w:pPr>
      <w:r>
        <w:rPr>
          <w:color w:val="000000"/>
          <w:sz w:val="22"/>
          <w:szCs w:val="22"/>
          <w:lang w:val="sr-Cyrl-RS"/>
          <w:rPrChange w:id="12898" w:author="Milan Stojkov" w:date="2026-10-02T11:00:00Z">
            <w:rPr>
              <w:color w:val="000000"/>
              <w:sz w:val="22"/>
              <w:szCs w:val="22"/>
            </w:rPr>
          </w:rPrChange>
        </w:rPr>
        <w:t xml:space="preserve">Све три стратегије крећу од исте почетне вредности, будући да почетна топологија поштује ограничење разноврсности. </w:t>
      </w:r>
    </w:p>
    <w:p w14:paraId="12012C12">
      <w:pPr>
        <w:ind w:firstLine="360"/>
        <w:jc w:val="both"/>
        <w:rPr>
          <w:ins w:id="12899" w:author="Milica Radić" w:date="2026-10-04T14:46:41Z"/>
          <w:rFonts w:hint="default"/>
          <w:color w:val="000000"/>
          <w:sz w:val="22"/>
          <w:szCs w:val="22"/>
          <w:lang w:val="sr-Cyrl-RS"/>
        </w:rPr>
      </w:pPr>
      <w:ins w:id="12900" w:author="Milica Radić" w:date="2026-10-04T14:46:35Z">
        <w:r>
          <w:rPr>
            <w:rFonts w:hint="default"/>
            <w:color w:val="000000"/>
            <w:sz w:val="22"/>
            <w:szCs w:val="22"/>
            <w:lang w:val="sr-Cyrl-RS"/>
          </w:rPr>
          <w:t>Код референтне стратегије ентропија се при активацији напада смањује са 1,5 на 1,399 и приближно на том нивоу остаје до краја извршавања. Нападачи улазе без провере и попуњавају скупове суседа без обзира на припадност групама. Расподела се на тај начин нарушава и остаје неравномерна до краја извршавања.</w:t>
        </w:r>
      </w:ins>
    </w:p>
    <w:p w14:paraId="74168947">
      <w:pPr>
        <w:ind w:firstLine="360"/>
        <w:jc w:val="both"/>
        <w:rPr>
          <w:color w:val="000000"/>
          <w:sz w:val="22"/>
          <w:szCs w:val="22"/>
          <w:lang w:val="sr-Cyrl-RS"/>
          <w:rPrChange w:id="12901" w:author="Milan Stojkov" w:date="2026-10-02T11:00:00Z">
            <w:rPr>
              <w:color w:val="000000"/>
              <w:sz w:val="22"/>
              <w:szCs w:val="22"/>
            </w:rPr>
          </w:rPrChange>
        </w:rPr>
      </w:pPr>
      <w:ins w:id="12902" w:author="Milica Radić" w:date="2026-10-04T14:47:11Z">
        <w:r>
          <w:rPr>
            <w:rFonts w:hint="default"/>
            <w:color w:val="000000"/>
            <w:sz w:val="22"/>
            <w:szCs w:val="22"/>
            <w:lang w:val="sr-Cyrl-RS"/>
          </w:rPr>
          <w:t xml:space="preserve">Код </w:t>
        </w:r>
      </w:ins>
      <w:ins w:id="12903" w:author="Milica Radić" w:date="2026-10-04T14:47:11Z">
        <w:r>
          <w:rPr>
            <w:rFonts w:hint="default"/>
            <w:i/>
            <w:iCs/>
            <w:color w:val="000000"/>
            <w:sz w:val="22"/>
            <w:szCs w:val="22"/>
            <w:lang w:val="sr-Cyrl-RS"/>
            <w:rPrChange w:id="12904" w:author="Milica Radić" w:date="2026-10-04T14:47:16Z">
              <w:rPr>
                <w:rFonts w:hint="default"/>
                <w:color w:val="000000"/>
                <w:sz w:val="22"/>
                <w:szCs w:val="22"/>
                <w:lang w:val="sr-Cyrl-RS"/>
              </w:rPr>
            </w:rPrChange>
          </w:rPr>
          <w:t>Sybil</w:t>
        </w:r>
      </w:ins>
      <w:ins w:id="12906" w:author="Milica Radić" w:date="2026-10-04T14:47:11Z">
        <w:r>
          <w:rPr>
            <w:rFonts w:hint="default"/>
            <w:color w:val="000000"/>
            <w:sz w:val="22"/>
            <w:szCs w:val="22"/>
            <w:lang w:val="sr-Cyrl-RS"/>
          </w:rPr>
          <w:t>-отпорне стратегије пада нема све до двадесете рунде, зато што нападачи дотле не испуњавају услове за пријем. Након тога ентропија благо опада</w:t>
        </w:r>
      </w:ins>
      <w:ins w:id="12907" w:author="Milica Radić" w:date="2026-10-04T14:47:12Z">
        <w:r>
          <w:rPr>
            <w:rFonts w:hint="default"/>
            <w:color w:val="000000"/>
            <w:sz w:val="22"/>
            <w:szCs w:val="22"/>
            <w:lang w:val="sr-Cyrl-RS"/>
          </w:rPr>
          <w:t>.</w:t>
        </w:r>
      </w:ins>
      <w:del w:id="12908" w:author="Milica Radić" w:date="2026-10-04T14:46:39Z">
        <w:r>
          <w:rPr>
            <w:color w:val="000000"/>
            <w:sz w:val="22"/>
            <w:szCs w:val="22"/>
            <w:lang w:val="sr-Cyrl-RS"/>
            <w:rPrChange w:id="12909" w:author="Milan Stojkov" w:date="2026-10-02T11:00:00Z">
              <w:rPr>
                <w:color w:val="000000"/>
                <w:sz w:val="22"/>
                <w:szCs w:val="22"/>
              </w:rPr>
            </w:rPrChange>
          </w:rPr>
          <w:delText xml:space="preserve">Код референтне стратегије ентропија пада у тренутку активације напада и остаје на том нивоу до краја, јер убачени идентитети попуњавају скуп суседа без обзира на своју групу. Код заштитних стратегија пад изостаје. </w:delText>
        </w:r>
      </w:del>
    </w:p>
    <w:p w14:paraId="1F9D658D">
      <w:pPr>
        <w:ind w:firstLine="360"/>
        <w:jc w:val="both"/>
        <w:rPr>
          <w:ins w:id="12911" w:author="Milica Radić" w:date="2026-10-04T14:53:17Z"/>
          <w:color w:val="000000"/>
          <w:sz w:val="22"/>
          <w:szCs w:val="22"/>
          <w:lang w:val="sr-Cyrl-RS"/>
        </w:rPr>
      </w:pPr>
      <w:ins w:id="12912" w:author="Milica Radić" w:date="2026-10-04T14:51:41Z">
        <w:r>
          <w:rPr>
            <w:rFonts w:hint="default"/>
            <w:color w:val="000000"/>
            <w:sz w:val="22"/>
            <w:szCs w:val="22"/>
            <w:lang w:val="sr-Cyrl-RS"/>
          </w:rPr>
          <w:t xml:space="preserve">Код </w:t>
        </w:r>
      </w:ins>
      <w:ins w:id="12913" w:author="Milica Radić" w:date="2026-10-04T14:51:41Z">
        <w:r>
          <w:rPr>
            <w:rFonts w:hint="default"/>
            <w:i/>
            <w:iCs/>
            <w:color w:val="000000"/>
            <w:sz w:val="22"/>
            <w:szCs w:val="22"/>
            <w:lang w:val="sr-Cyrl-RS"/>
            <w:rPrChange w:id="12914" w:author="Milica Radić" w:date="2026-10-04T14:51:46Z">
              <w:rPr>
                <w:rFonts w:hint="default"/>
                <w:color w:val="000000"/>
                <w:sz w:val="22"/>
                <w:szCs w:val="22"/>
                <w:lang w:val="sr-Cyrl-RS"/>
              </w:rPr>
            </w:rPrChange>
          </w:rPr>
          <w:t>Eclipse</w:t>
        </w:r>
      </w:ins>
      <w:ins w:id="12916" w:author="Milica Radić" w:date="2026-10-04T14:51:41Z">
        <w:r>
          <w:rPr>
            <w:rFonts w:hint="default"/>
            <w:color w:val="000000"/>
            <w:sz w:val="22"/>
            <w:szCs w:val="22"/>
            <w:lang w:val="sr-Cyrl-RS"/>
          </w:rPr>
          <w:t>-отпорне стратегије, ентропија након активације напада расте. Напад доноси кандидате из група у којима чвор до тада није имао ниједног суседа, а правила стратегије управо такве кандидате преферирају.</w:t>
        </w:r>
      </w:ins>
      <w:del w:id="12917" w:author="Milica Radić" w:date="2026-10-04T14:51:41Z">
        <w:r>
          <w:rPr>
            <w:color w:val="000000"/>
            <w:sz w:val="22"/>
            <w:szCs w:val="22"/>
            <w:lang w:val="sr-Cyrl-RS"/>
            <w:rPrChange w:id="12918" w:author="Milan Stojkov" w:date="2026-10-02T11:00:00Z">
              <w:rPr>
                <w:color w:val="000000"/>
                <w:sz w:val="22"/>
                <w:szCs w:val="22"/>
              </w:rPr>
            </w:rPrChange>
          </w:rPr>
          <w:delText xml:space="preserve">Занимљивије је понашање </w:delText>
        </w:r>
      </w:del>
      <w:del w:id="12920" w:author="Milica Radić" w:date="2026-10-04T14:51:41Z">
        <w:r>
          <w:rPr>
            <w:i/>
            <w:iCs/>
            <w:color w:val="000000"/>
            <w:sz w:val="22"/>
            <w:szCs w:val="22"/>
            <w:lang w:val="sr-Cyrl-RS"/>
            <w:rPrChange w:id="12921" w:author="Milan Stojkov" w:date="2026-10-02T11:00:00Z">
              <w:rPr>
                <w:i/>
                <w:iCs/>
                <w:color w:val="000000"/>
                <w:sz w:val="22"/>
                <w:szCs w:val="22"/>
              </w:rPr>
            </w:rPrChange>
          </w:rPr>
          <w:delText>Eclipse</w:delText>
        </w:r>
      </w:del>
      <w:del w:id="12923" w:author="Milica Radić" w:date="2026-10-04T14:51:41Z">
        <w:r>
          <w:rPr>
            <w:color w:val="000000"/>
            <w:sz w:val="22"/>
            <w:szCs w:val="22"/>
            <w:lang w:val="sr-Cyrl-RS"/>
            <w:rPrChange w:id="12924" w:author="Milan Stojkov" w:date="2026-10-02T11:00:00Z">
              <w:rPr>
                <w:color w:val="000000"/>
                <w:sz w:val="22"/>
                <w:szCs w:val="22"/>
              </w:rPr>
            </w:rPrChange>
          </w:rPr>
          <w:delText>-отпорне стратегије, код које ентропија након напада расте. Напад јој доноси кандидате из група у којима чвор дотле није имао ниједног суседа, а њена правила управо такве кандидате радије прихватају</w:delText>
        </w:r>
      </w:del>
      <w:del w:id="12926" w:author="Milica Radić" w:date="2026-10-04T14:51:43Z">
        <w:r>
          <w:rPr>
            <w:color w:val="000000"/>
            <w:sz w:val="22"/>
            <w:szCs w:val="22"/>
            <w:lang w:val="sr-Cyrl-RS"/>
            <w:rPrChange w:id="12927" w:author="Milan Stojkov" w:date="2026-10-02T11:00:00Z">
              <w:rPr>
                <w:color w:val="000000"/>
                <w:sz w:val="22"/>
                <w:szCs w:val="22"/>
              </w:rPr>
            </w:rPrChange>
          </w:rPr>
          <w:delText>.</w:delText>
        </w:r>
      </w:del>
      <w:r>
        <w:rPr>
          <w:color w:val="000000"/>
          <w:sz w:val="22"/>
          <w:szCs w:val="22"/>
          <w:lang w:val="sr-Cyrl-RS"/>
          <w:rPrChange w:id="12929" w:author="Milan Stojkov" w:date="2026-10-02T11:00:00Z">
            <w:rPr>
              <w:color w:val="000000"/>
              <w:sz w:val="22"/>
              <w:szCs w:val="22"/>
            </w:rPr>
          </w:rPrChange>
        </w:rPr>
        <w:t xml:space="preserve"> </w:t>
      </w:r>
      <w:ins w:id="12930" w:author="Milica Radić" w:date="2026-10-04T14:53:07Z">
        <w:r>
          <w:rPr>
            <w:rFonts w:hint="default"/>
            <w:color w:val="000000"/>
            <w:sz w:val="22"/>
            <w:szCs w:val="22"/>
            <w:lang w:val="sr-Cyrl-RS"/>
          </w:rPr>
          <w:t>Нападачки идентитети су равномерно распоређени по групама, јер се група одређује на основу хеша ознаке. Зато њихово додавање повећава разноврсност скупа, али то не значи да је скуп суседа заиста бољи, већ само да су у њему заступљене различите групе.</w:t>
        </w:r>
      </w:ins>
      <w:del w:id="12931" w:author="Milica Radić" w:date="2026-10-04T14:53:07Z">
        <w:r>
          <w:rPr>
            <w:color w:val="000000"/>
            <w:sz w:val="22"/>
            <w:szCs w:val="22"/>
            <w:lang w:val="sr-Cyrl-RS"/>
            <w:rPrChange w:id="12932" w:author="Milan Stojkov" w:date="2026-10-02T11:00:00Z">
              <w:rPr>
                <w:color w:val="000000"/>
                <w:sz w:val="22"/>
                <w:szCs w:val="22"/>
              </w:rPr>
            </w:rPrChange>
          </w:rPr>
          <w:delText>Нападачки идентитети су по групама равномерно распоређени, будући да група произлази из хеша ознаке, па уношење нападача у понуду делује као уношење разноврсности. То је уједно и упозорење при тумачењу мере: раст ентропије не значи да је стање скупа суседа побољшано, него само да су његови чланови разноврснијег порекла.</w:delText>
        </w:r>
      </w:del>
    </w:p>
    <w:p w14:paraId="39536669">
      <w:pPr>
        <w:ind w:firstLine="360"/>
        <w:jc w:val="both"/>
        <w:rPr>
          <w:ins w:id="12934" w:author="Milica Radić" w:date="2026-10-04T14:37:06Z"/>
          <w:color w:val="000000"/>
          <w:sz w:val="22"/>
          <w:szCs w:val="22"/>
          <w:lang w:val="sr-Cyrl-RS"/>
        </w:rPr>
      </w:pPr>
      <w:ins w:id="12935" w:author="Milica Radić" w:date="2026-10-04T14:53:31Z">
        <w:r>
          <w:rPr>
            <w:rFonts w:hint="default"/>
            <w:color w:val="000000"/>
            <w:sz w:val="22"/>
            <w:szCs w:val="22"/>
            <w:lang w:val="sr-Cyrl-RS"/>
          </w:rPr>
          <w:t>Табела 7.23 приказује ентропију на крају извршавања, при различитим уделима злонамерних учесника.</w:t>
        </w:r>
      </w:ins>
    </w:p>
    <w:p w14:paraId="0BFCD3E6">
      <w:pPr>
        <w:ind w:firstLine="360"/>
        <w:jc w:val="both"/>
        <w:rPr>
          <w:color w:val="000000"/>
          <w:sz w:val="22"/>
          <w:szCs w:val="22"/>
          <w:lang w:val="sr-Cyrl-RS"/>
          <w:rPrChange w:id="12936" w:author="Milan Stojkov" w:date="2026-10-02T11:00:00Z">
            <w:rPr>
              <w:color w:val="000000"/>
              <w:sz w:val="22"/>
              <w:szCs w:val="22"/>
            </w:rPr>
          </w:rPrChange>
        </w:rPr>
      </w:pPr>
    </w:p>
    <w:p w14:paraId="744D9654">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2937" w:author="Milan Stojkov" w:date="2026-10-02T11:00:00Z">
            <w:rPr>
              <w:i/>
              <w:iCs/>
              <w:color w:val="000000"/>
              <w:sz w:val="20"/>
              <w:szCs w:val="20"/>
            </w:rPr>
          </w:rPrChange>
        </w:rPr>
      </w:pPr>
      <w:r>
        <w:rPr>
          <w:i/>
          <w:iCs/>
          <w:color w:val="000000"/>
          <w:sz w:val="20"/>
          <w:szCs w:val="20"/>
          <w:lang w:val="sr-Cyrl-RS"/>
          <w:rPrChange w:id="12938" w:author="Milan Stojkov" w:date="2026-10-02T11:00:00Z">
            <w:rPr>
              <w:i/>
              <w:iCs/>
              <w:color w:val="000000"/>
              <w:sz w:val="20"/>
              <w:szCs w:val="20"/>
            </w:rPr>
          </w:rPrChange>
        </w:rPr>
        <w:t>Табела 7.23. Ентропија у последњој рунди по уделу злонамерних</w:t>
      </w:r>
    </w:p>
    <w:tbl>
      <w:tblPr>
        <w:tblStyle w:val="107"/>
        <w:tblW w:w="4997"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Change w:id="12939" w:author="Milica Radić" w:date="2026-10-04T12:25:06Z">
          <w:tblPr>
            <w:tblStyle w:val="107"/>
            <w:tblW w:w="8615"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2771"/>
        <w:gridCol w:w="1261"/>
        <w:gridCol w:w="1261"/>
        <w:gridCol w:w="1261"/>
        <w:gridCol w:w="1290"/>
        <w:tblGridChange w:id="12940">
          <w:tblGrid>
            <w:gridCol w:w="3042"/>
            <w:gridCol w:w="1385"/>
            <w:gridCol w:w="1385"/>
            <w:gridCol w:w="1385"/>
            <w:gridCol w:w="1418"/>
          </w:tblGrid>
        </w:tblGridChange>
      </w:tblGrid>
      <w:tr w14:paraId="5A0429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2941" w:author="Milica Radić" w:date="2026-10-04T12:25:06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blHeader/>
          <w:trPrChange w:id="12941" w:author="Milica Radić" w:date="2026-10-04T12:25:06Z">
            <w:trPr>
              <w:tblHeader/>
            </w:trPr>
          </w:trPrChange>
        </w:trPr>
        <w:tc>
          <w:tcPr>
            <w:tcW w:w="176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942" w:author="Milica Radić" w:date="2026-10-04T12:25:06Z">
              <w:tcPr>
                <w:tcW w:w="304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F8D18FD">
            <w:pPr>
              <w:jc w:val="center"/>
              <w:rPr>
                <w:b/>
                <w:bCs/>
                <w:sz w:val="20"/>
                <w:szCs w:val="20"/>
                <w:lang w:val="sr-Cyrl-RS"/>
                <w:rPrChange w:id="12943" w:author="Milan Stojkov" w:date="2026-10-02T11:00:00Z">
                  <w:rPr>
                    <w:b/>
                    <w:bCs/>
                    <w:sz w:val="20"/>
                    <w:szCs w:val="20"/>
                  </w:rPr>
                </w:rPrChange>
              </w:rPr>
            </w:pPr>
            <w:ins w:id="12944" w:author="Milica Radić" w:date="2026-10-04T12:25:08Z">
              <w:r>
                <w:rPr>
                  <w:b/>
                  <w:bCs/>
                  <w:sz w:val="20"/>
                  <w:szCs w:val="20"/>
                  <w:lang w:val="sr-Cyrl-RS"/>
                </w:rPr>
                <w:t>С</w:t>
              </w:r>
            </w:ins>
            <w:del w:id="12945" w:author="Milica Radić" w:date="2026-10-04T12:25:07Z">
              <w:r>
                <w:rPr>
                  <w:b/>
                  <w:bCs/>
                  <w:sz w:val="20"/>
                  <w:szCs w:val="20"/>
                  <w:lang w:val="sr-Cyrl-RS"/>
                  <w:rPrChange w:id="12946" w:author="Milan Stojkov" w:date="2026-10-02T11:00:00Z">
                    <w:rPr>
                      <w:b/>
                      <w:bCs/>
                      <w:sz w:val="20"/>
                      <w:szCs w:val="20"/>
                    </w:rPr>
                  </w:rPrChange>
                </w:rPr>
                <w:delText>с</w:delText>
              </w:r>
            </w:del>
            <w:r>
              <w:rPr>
                <w:b/>
                <w:bCs/>
                <w:sz w:val="20"/>
                <w:szCs w:val="20"/>
                <w:lang w:val="sr-Cyrl-RS"/>
                <w:rPrChange w:id="12948" w:author="Milan Stojkov" w:date="2026-10-02T11:00:00Z">
                  <w:rPr>
                    <w:b/>
                    <w:bCs/>
                    <w:sz w:val="20"/>
                    <w:szCs w:val="20"/>
                  </w:rPr>
                </w:rPrChange>
              </w:rPr>
              <w:t>тратегија</w:t>
            </w:r>
          </w:p>
        </w:tc>
        <w:tc>
          <w:tcPr>
            <w:tcW w:w="8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949" w:author="Milica Radić" w:date="2026-10-04T12:25:06Z">
              <w:tcPr>
                <w:tcW w:w="13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3048125">
            <w:pPr>
              <w:jc w:val="center"/>
              <w:rPr>
                <w:b/>
                <w:bCs/>
                <w:sz w:val="20"/>
                <w:szCs w:val="20"/>
                <w:lang w:val="sr-Cyrl-RS"/>
                <w:rPrChange w:id="12950" w:author="Milan Stojkov" w:date="2026-10-02T11:00:00Z">
                  <w:rPr>
                    <w:b/>
                    <w:bCs/>
                    <w:sz w:val="20"/>
                    <w:szCs w:val="20"/>
                  </w:rPr>
                </w:rPrChange>
              </w:rPr>
            </w:pPr>
            <w:r>
              <w:rPr>
                <w:b/>
                <w:bCs/>
                <w:sz w:val="20"/>
                <w:szCs w:val="20"/>
                <w:lang w:val="sr-Cyrl-RS"/>
                <w:rPrChange w:id="12951" w:author="Milan Stojkov" w:date="2026-10-02T11:00:00Z">
                  <w:rPr>
                    <w:b/>
                    <w:bCs/>
                    <w:sz w:val="20"/>
                    <w:szCs w:val="20"/>
                  </w:rPr>
                </w:rPrChange>
              </w:rPr>
              <w:t>β = 0</w:t>
            </w:r>
          </w:p>
        </w:tc>
        <w:tc>
          <w:tcPr>
            <w:tcW w:w="8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952" w:author="Milica Radić" w:date="2026-10-04T12:25:06Z">
              <w:tcPr>
                <w:tcW w:w="13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EDB3D1D">
            <w:pPr>
              <w:jc w:val="center"/>
              <w:rPr>
                <w:b/>
                <w:bCs/>
                <w:sz w:val="20"/>
                <w:szCs w:val="20"/>
                <w:lang w:val="sr-Cyrl-RS"/>
                <w:rPrChange w:id="12953" w:author="Milan Stojkov" w:date="2026-10-02T11:00:00Z">
                  <w:rPr>
                    <w:b/>
                    <w:bCs/>
                    <w:sz w:val="20"/>
                    <w:szCs w:val="20"/>
                  </w:rPr>
                </w:rPrChange>
              </w:rPr>
            </w:pPr>
            <w:r>
              <w:rPr>
                <w:b/>
                <w:bCs/>
                <w:sz w:val="20"/>
                <w:szCs w:val="20"/>
                <w:lang w:val="sr-Cyrl-RS"/>
                <w:rPrChange w:id="12954" w:author="Milan Stojkov" w:date="2026-10-02T11:00:00Z">
                  <w:rPr>
                    <w:b/>
                    <w:bCs/>
                    <w:sz w:val="20"/>
                    <w:szCs w:val="20"/>
                  </w:rPr>
                </w:rPrChange>
              </w:rPr>
              <w:t>β = 0,1</w:t>
            </w:r>
          </w:p>
        </w:tc>
        <w:tc>
          <w:tcPr>
            <w:tcW w:w="8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955" w:author="Milica Radić" w:date="2026-10-04T12:25:06Z">
              <w:tcPr>
                <w:tcW w:w="13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BC43EC0">
            <w:pPr>
              <w:jc w:val="center"/>
              <w:rPr>
                <w:b/>
                <w:bCs/>
                <w:sz w:val="20"/>
                <w:szCs w:val="20"/>
                <w:lang w:val="sr-Cyrl-RS"/>
                <w:rPrChange w:id="12956" w:author="Milan Stojkov" w:date="2026-10-02T11:00:00Z">
                  <w:rPr>
                    <w:b/>
                    <w:bCs/>
                    <w:sz w:val="20"/>
                    <w:szCs w:val="20"/>
                  </w:rPr>
                </w:rPrChange>
              </w:rPr>
            </w:pPr>
            <w:r>
              <w:rPr>
                <w:b/>
                <w:bCs/>
                <w:sz w:val="20"/>
                <w:szCs w:val="20"/>
                <w:lang w:val="sr-Cyrl-RS"/>
                <w:rPrChange w:id="12957" w:author="Milan Stojkov" w:date="2026-10-02T11:00:00Z">
                  <w:rPr>
                    <w:b/>
                    <w:bCs/>
                    <w:sz w:val="20"/>
                    <w:szCs w:val="20"/>
                  </w:rPr>
                </w:rPrChange>
              </w:rPr>
              <w:t>β = 0,2</w:t>
            </w:r>
          </w:p>
        </w:tc>
        <w:tc>
          <w:tcPr>
            <w:tcW w:w="82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958" w:author="Milica Radić" w:date="2026-10-04T12:25:06Z">
              <w:tcPr>
                <w:tcW w:w="141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2A834F4">
            <w:pPr>
              <w:jc w:val="center"/>
              <w:rPr>
                <w:b/>
                <w:bCs/>
                <w:sz w:val="20"/>
                <w:szCs w:val="20"/>
                <w:lang w:val="sr-Cyrl-RS"/>
                <w:rPrChange w:id="12959" w:author="Milan Stojkov" w:date="2026-10-02T11:00:00Z">
                  <w:rPr>
                    <w:b/>
                    <w:bCs/>
                    <w:sz w:val="20"/>
                    <w:szCs w:val="20"/>
                  </w:rPr>
                </w:rPrChange>
              </w:rPr>
            </w:pPr>
            <w:r>
              <w:rPr>
                <w:b/>
                <w:bCs/>
                <w:sz w:val="20"/>
                <w:szCs w:val="20"/>
                <w:lang w:val="sr-Cyrl-RS"/>
                <w:rPrChange w:id="12960" w:author="Milan Stojkov" w:date="2026-10-02T11:00:00Z">
                  <w:rPr>
                    <w:b/>
                    <w:bCs/>
                    <w:sz w:val="20"/>
                    <w:szCs w:val="20"/>
                  </w:rPr>
                </w:rPrChange>
              </w:rPr>
              <w:t>β = 0,3</w:t>
            </w:r>
          </w:p>
        </w:tc>
      </w:tr>
      <w:tr w14:paraId="5EAEA5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2961" w:author="Milica Radić" w:date="2026-10-04T12:25:06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176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962" w:author="Milica Radić" w:date="2026-10-04T12:25:06Z">
              <w:tcPr>
                <w:tcW w:w="304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CA65704">
            <w:pPr>
              <w:jc w:val="center"/>
              <w:rPr>
                <w:sz w:val="20"/>
                <w:szCs w:val="20"/>
                <w:lang w:val="sr-Cyrl-RS"/>
                <w:rPrChange w:id="12964" w:author="Milan Stojkov" w:date="2026-10-02T11:00:00Z">
                  <w:rPr>
                    <w:sz w:val="20"/>
                    <w:szCs w:val="20"/>
                  </w:rPr>
                </w:rPrChange>
              </w:rPr>
              <w:pPrChange w:id="12963" w:author="Milica Radić" w:date="2026-10-04T12:25:05Z">
                <w:pPr/>
              </w:pPrChange>
            </w:pPr>
            <w:r>
              <w:rPr>
                <w:i/>
                <w:iCs/>
                <w:sz w:val="20"/>
                <w:szCs w:val="20"/>
                <w:lang w:val="sr-Cyrl-RS"/>
                <w:rPrChange w:id="12965" w:author="Milan Stojkov" w:date="2026-10-02T11:00:00Z">
                  <w:rPr>
                    <w:i/>
                    <w:iCs/>
                    <w:sz w:val="20"/>
                    <w:szCs w:val="20"/>
                  </w:rPr>
                </w:rPrChange>
              </w:rPr>
              <w:t>Random</w:t>
            </w:r>
          </w:p>
        </w:tc>
        <w:tc>
          <w:tcPr>
            <w:tcW w:w="8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966" w:author="Milica Radić" w:date="2026-10-04T12:25:06Z">
              <w:tcPr>
                <w:tcW w:w="13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465291E">
            <w:pPr>
              <w:jc w:val="center"/>
              <w:rPr>
                <w:sz w:val="20"/>
                <w:szCs w:val="20"/>
                <w:lang w:val="sr-Cyrl-RS"/>
                <w:rPrChange w:id="12968" w:author="Milan Stojkov" w:date="2026-10-02T11:00:00Z">
                  <w:rPr>
                    <w:sz w:val="20"/>
                    <w:szCs w:val="20"/>
                  </w:rPr>
                </w:rPrChange>
              </w:rPr>
              <w:pPrChange w:id="12967" w:author="Milica Radić" w:date="2026-10-04T12:25:05Z">
                <w:pPr/>
              </w:pPrChange>
            </w:pPr>
            <w:r>
              <w:rPr>
                <w:sz w:val="20"/>
                <w:szCs w:val="20"/>
                <w:lang w:val="sr-Cyrl-RS"/>
                <w:rPrChange w:id="12969" w:author="Milan Stojkov" w:date="2026-10-02T11:00:00Z">
                  <w:rPr>
                    <w:sz w:val="20"/>
                    <w:szCs w:val="20"/>
                  </w:rPr>
                </w:rPrChange>
              </w:rPr>
              <w:t>1,49863</w:t>
            </w:r>
          </w:p>
        </w:tc>
        <w:tc>
          <w:tcPr>
            <w:tcW w:w="8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970" w:author="Milica Radić" w:date="2026-10-04T12:25:06Z">
              <w:tcPr>
                <w:tcW w:w="13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7E736B1">
            <w:pPr>
              <w:jc w:val="center"/>
              <w:rPr>
                <w:sz w:val="20"/>
                <w:szCs w:val="20"/>
                <w:lang w:val="sr-Cyrl-RS"/>
                <w:rPrChange w:id="12972" w:author="Milan Stojkov" w:date="2026-10-02T11:00:00Z">
                  <w:rPr>
                    <w:sz w:val="20"/>
                    <w:szCs w:val="20"/>
                  </w:rPr>
                </w:rPrChange>
              </w:rPr>
              <w:pPrChange w:id="12971" w:author="Milica Radić" w:date="2026-10-04T12:25:05Z">
                <w:pPr/>
              </w:pPrChange>
            </w:pPr>
            <w:r>
              <w:rPr>
                <w:sz w:val="20"/>
                <w:szCs w:val="20"/>
                <w:lang w:val="sr-Cyrl-RS"/>
                <w:rPrChange w:id="12973" w:author="Milan Stojkov" w:date="2026-10-02T11:00:00Z">
                  <w:rPr>
                    <w:sz w:val="20"/>
                    <w:szCs w:val="20"/>
                  </w:rPr>
                </w:rPrChange>
              </w:rPr>
              <w:t>1,38497</w:t>
            </w:r>
          </w:p>
        </w:tc>
        <w:tc>
          <w:tcPr>
            <w:tcW w:w="8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974" w:author="Milica Radić" w:date="2026-10-04T12:25:06Z">
              <w:tcPr>
                <w:tcW w:w="13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C2A197C">
            <w:pPr>
              <w:jc w:val="center"/>
              <w:rPr>
                <w:sz w:val="20"/>
                <w:szCs w:val="20"/>
                <w:lang w:val="sr-Cyrl-RS"/>
                <w:rPrChange w:id="12976" w:author="Milan Stojkov" w:date="2026-10-02T11:00:00Z">
                  <w:rPr>
                    <w:sz w:val="20"/>
                    <w:szCs w:val="20"/>
                  </w:rPr>
                </w:rPrChange>
              </w:rPr>
              <w:pPrChange w:id="12975" w:author="Milica Radić" w:date="2026-10-04T12:25:05Z">
                <w:pPr/>
              </w:pPrChange>
            </w:pPr>
            <w:r>
              <w:rPr>
                <w:sz w:val="20"/>
                <w:szCs w:val="20"/>
                <w:lang w:val="sr-Cyrl-RS"/>
                <w:rPrChange w:id="12977" w:author="Milan Stojkov" w:date="2026-10-02T11:00:00Z">
                  <w:rPr>
                    <w:sz w:val="20"/>
                    <w:szCs w:val="20"/>
                  </w:rPr>
                </w:rPrChange>
              </w:rPr>
              <w:t>1,37631</w:t>
            </w:r>
          </w:p>
        </w:tc>
        <w:tc>
          <w:tcPr>
            <w:tcW w:w="82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978" w:author="Milica Radić" w:date="2026-10-04T12:25:06Z">
              <w:tcPr>
                <w:tcW w:w="141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620AD8B">
            <w:pPr>
              <w:jc w:val="center"/>
              <w:rPr>
                <w:sz w:val="20"/>
                <w:szCs w:val="20"/>
                <w:lang w:val="sr-Cyrl-RS"/>
                <w:rPrChange w:id="12980" w:author="Milan Stojkov" w:date="2026-10-02T11:00:00Z">
                  <w:rPr>
                    <w:sz w:val="20"/>
                    <w:szCs w:val="20"/>
                  </w:rPr>
                </w:rPrChange>
              </w:rPr>
              <w:pPrChange w:id="12979" w:author="Milica Radić" w:date="2026-10-04T12:25:05Z">
                <w:pPr/>
              </w:pPrChange>
            </w:pPr>
            <w:r>
              <w:rPr>
                <w:sz w:val="20"/>
                <w:szCs w:val="20"/>
                <w:lang w:val="sr-Cyrl-RS"/>
                <w:rPrChange w:id="12981" w:author="Milan Stojkov" w:date="2026-10-02T11:00:00Z">
                  <w:rPr>
                    <w:sz w:val="20"/>
                    <w:szCs w:val="20"/>
                  </w:rPr>
                </w:rPrChange>
              </w:rPr>
              <w:t>1,39891</w:t>
            </w:r>
          </w:p>
        </w:tc>
      </w:tr>
      <w:tr w14:paraId="1E33A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2982" w:author="Milica Radić" w:date="2026-10-04T12:25:06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176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983" w:author="Milica Radić" w:date="2026-10-04T12:25:06Z">
              <w:tcPr>
                <w:tcW w:w="304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D088C42">
            <w:pPr>
              <w:jc w:val="center"/>
              <w:rPr>
                <w:sz w:val="20"/>
                <w:szCs w:val="20"/>
                <w:lang w:val="sr-Cyrl-RS"/>
                <w:rPrChange w:id="12985" w:author="Milan Stojkov" w:date="2026-10-02T11:00:00Z">
                  <w:rPr>
                    <w:sz w:val="20"/>
                    <w:szCs w:val="20"/>
                  </w:rPr>
                </w:rPrChange>
              </w:rPr>
              <w:pPrChange w:id="12984" w:author="Milica Radić" w:date="2026-10-04T12:25:05Z">
                <w:pPr/>
              </w:pPrChange>
            </w:pPr>
            <w:r>
              <w:rPr>
                <w:i/>
                <w:iCs/>
                <w:sz w:val="20"/>
                <w:szCs w:val="20"/>
                <w:lang w:val="sr-Cyrl-RS"/>
                <w:rPrChange w:id="12986" w:author="Milan Stojkov" w:date="2026-10-02T11:00:00Z">
                  <w:rPr>
                    <w:i/>
                    <w:iCs/>
                    <w:sz w:val="20"/>
                    <w:szCs w:val="20"/>
                  </w:rPr>
                </w:rPrChange>
              </w:rPr>
              <w:t>Sybil</w:t>
            </w:r>
            <w:r>
              <w:rPr>
                <w:sz w:val="20"/>
                <w:szCs w:val="20"/>
                <w:lang w:val="sr-Cyrl-RS"/>
                <w:rPrChange w:id="12987" w:author="Milan Stojkov" w:date="2026-10-02T11:00:00Z">
                  <w:rPr>
                    <w:sz w:val="20"/>
                    <w:szCs w:val="20"/>
                  </w:rPr>
                </w:rPrChange>
              </w:rPr>
              <w:t>-отпорна</w:t>
            </w:r>
          </w:p>
        </w:tc>
        <w:tc>
          <w:tcPr>
            <w:tcW w:w="8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988" w:author="Milica Radić" w:date="2026-10-04T12:25:06Z">
              <w:tcPr>
                <w:tcW w:w="13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BF9A188">
            <w:pPr>
              <w:jc w:val="center"/>
              <w:rPr>
                <w:sz w:val="20"/>
                <w:szCs w:val="20"/>
                <w:lang w:val="sr-Cyrl-RS"/>
                <w:rPrChange w:id="12990" w:author="Milan Stojkov" w:date="2026-10-02T11:00:00Z">
                  <w:rPr>
                    <w:sz w:val="20"/>
                    <w:szCs w:val="20"/>
                  </w:rPr>
                </w:rPrChange>
              </w:rPr>
              <w:pPrChange w:id="12989" w:author="Milica Radić" w:date="2026-10-04T12:25:05Z">
                <w:pPr/>
              </w:pPrChange>
            </w:pPr>
            <w:r>
              <w:rPr>
                <w:sz w:val="20"/>
                <w:szCs w:val="20"/>
                <w:lang w:val="sr-Cyrl-RS"/>
                <w:rPrChange w:id="12991" w:author="Milan Stojkov" w:date="2026-10-02T11:00:00Z">
                  <w:rPr>
                    <w:sz w:val="20"/>
                    <w:szCs w:val="20"/>
                  </w:rPr>
                </w:rPrChange>
              </w:rPr>
              <w:t>1,51168</w:t>
            </w:r>
          </w:p>
        </w:tc>
        <w:tc>
          <w:tcPr>
            <w:tcW w:w="8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992" w:author="Milica Radić" w:date="2026-10-04T12:25:06Z">
              <w:tcPr>
                <w:tcW w:w="13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2B6CB6E">
            <w:pPr>
              <w:jc w:val="center"/>
              <w:rPr>
                <w:sz w:val="20"/>
                <w:szCs w:val="20"/>
                <w:lang w:val="sr-Cyrl-RS"/>
                <w:rPrChange w:id="12994" w:author="Milan Stojkov" w:date="2026-10-02T11:00:00Z">
                  <w:rPr>
                    <w:sz w:val="20"/>
                    <w:szCs w:val="20"/>
                  </w:rPr>
                </w:rPrChange>
              </w:rPr>
              <w:pPrChange w:id="12993" w:author="Milica Radić" w:date="2026-10-04T12:25:05Z">
                <w:pPr/>
              </w:pPrChange>
            </w:pPr>
            <w:r>
              <w:rPr>
                <w:sz w:val="20"/>
                <w:szCs w:val="20"/>
                <w:lang w:val="sr-Cyrl-RS"/>
                <w:rPrChange w:id="12995" w:author="Milan Stojkov" w:date="2026-10-02T11:00:00Z">
                  <w:rPr>
                    <w:sz w:val="20"/>
                    <w:szCs w:val="20"/>
                  </w:rPr>
                </w:rPrChange>
              </w:rPr>
              <w:t>1,45131</w:t>
            </w:r>
          </w:p>
        </w:tc>
        <w:tc>
          <w:tcPr>
            <w:tcW w:w="8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2996" w:author="Milica Radić" w:date="2026-10-04T12:25:06Z">
              <w:tcPr>
                <w:tcW w:w="13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9A6F987">
            <w:pPr>
              <w:jc w:val="center"/>
              <w:rPr>
                <w:sz w:val="20"/>
                <w:szCs w:val="20"/>
                <w:lang w:val="sr-Cyrl-RS"/>
                <w:rPrChange w:id="12998" w:author="Milan Stojkov" w:date="2026-10-02T11:00:00Z">
                  <w:rPr>
                    <w:sz w:val="20"/>
                    <w:szCs w:val="20"/>
                  </w:rPr>
                </w:rPrChange>
              </w:rPr>
              <w:pPrChange w:id="12997" w:author="Milica Radić" w:date="2026-10-04T12:25:05Z">
                <w:pPr/>
              </w:pPrChange>
            </w:pPr>
            <w:r>
              <w:rPr>
                <w:sz w:val="20"/>
                <w:szCs w:val="20"/>
                <w:lang w:val="sr-Cyrl-RS"/>
                <w:rPrChange w:id="12999" w:author="Milan Stojkov" w:date="2026-10-02T11:00:00Z">
                  <w:rPr>
                    <w:sz w:val="20"/>
                    <w:szCs w:val="20"/>
                  </w:rPr>
                </w:rPrChange>
              </w:rPr>
              <w:t>1,50081</w:t>
            </w:r>
          </w:p>
        </w:tc>
        <w:tc>
          <w:tcPr>
            <w:tcW w:w="82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000" w:author="Milica Radić" w:date="2026-10-04T12:25:06Z">
              <w:tcPr>
                <w:tcW w:w="141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5BF7D39">
            <w:pPr>
              <w:jc w:val="center"/>
              <w:rPr>
                <w:sz w:val="20"/>
                <w:szCs w:val="20"/>
                <w:lang w:val="sr-Cyrl-RS"/>
                <w:rPrChange w:id="13002" w:author="Milan Stojkov" w:date="2026-10-02T11:00:00Z">
                  <w:rPr>
                    <w:sz w:val="20"/>
                    <w:szCs w:val="20"/>
                  </w:rPr>
                </w:rPrChange>
              </w:rPr>
              <w:pPrChange w:id="13001" w:author="Milica Radić" w:date="2026-10-04T12:25:05Z">
                <w:pPr/>
              </w:pPrChange>
            </w:pPr>
            <w:r>
              <w:rPr>
                <w:sz w:val="20"/>
                <w:szCs w:val="20"/>
                <w:lang w:val="sr-Cyrl-RS"/>
                <w:rPrChange w:id="13003" w:author="Milan Stojkov" w:date="2026-10-02T11:00:00Z">
                  <w:rPr>
                    <w:sz w:val="20"/>
                    <w:szCs w:val="20"/>
                  </w:rPr>
                </w:rPrChange>
              </w:rPr>
              <w:t>1,50653</w:t>
            </w:r>
          </w:p>
        </w:tc>
      </w:tr>
      <w:tr w14:paraId="03DA1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3004" w:author="Milica Radić" w:date="2026-10-04T12:25:06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1766"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005" w:author="Milica Radić" w:date="2026-10-04T12:25:06Z">
              <w:tcPr>
                <w:tcW w:w="304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F25C1CC">
            <w:pPr>
              <w:jc w:val="center"/>
              <w:rPr>
                <w:sz w:val="20"/>
                <w:szCs w:val="20"/>
                <w:lang w:val="sr-Cyrl-RS"/>
                <w:rPrChange w:id="13007" w:author="Milan Stojkov" w:date="2026-10-02T11:00:00Z">
                  <w:rPr>
                    <w:sz w:val="20"/>
                    <w:szCs w:val="20"/>
                  </w:rPr>
                </w:rPrChange>
              </w:rPr>
              <w:pPrChange w:id="13006" w:author="Milica Radić" w:date="2026-10-04T12:25:05Z">
                <w:pPr/>
              </w:pPrChange>
            </w:pPr>
            <w:r>
              <w:rPr>
                <w:i/>
                <w:iCs/>
                <w:sz w:val="20"/>
                <w:szCs w:val="20"/>
                <w:lang w:val="sr-Cyrl-RS"/>
                <w:rPrChange w:id="13008" w:author="Milan Stojkov" w:date="2026-10-02T11:00:00Z">
                  <w:rPr>
                    <w:i/>
                    <w:iCs/>
                    <w:sz w:val="20"/>
                    <w:szCs w:val="20"/>
                  </w:rPr>
                </w:rPrChange>
              </w:rPr>
              <w:t>Eclipse</w:t>
            </w:r>
            <w:r>
              <w:rPr>
                <w:sz w:val="20"/>
                <w:szCs w:val="20"/>
                <w:lang w:val="sr-Cyrl-RS"/>
                <w:rPrChange w:id="13009" w:author="Milan Stojkov" w:date="2026-10-02T11:00:00Z">
                  <w:rPr>
                    <w:sz w:val="20"/>
                    <w:szCs w:val="20"/>
                  </w:rPr>
                </w:rPrChange>
              </w:rPr>
              <w:t>-отпорна</w:t>
            </w:r>
          </w:p>
        </w:tc>
        <w:tc>
          <w:tcPr>
            <w:tcW w:w="8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010" w:author="Milica Radić" w:date="2026-10-04T12:25:06Z">
              <w:tcPr>
                <w:tcW w:w="13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6888AC0">
            <w:pPr>
              <w:jc w:val="center"/>
              <w:rPr>
                <w:sz w:val="20"/>
                <w:szCs w:val="20"/>
                <w:lang w:val="sr-Cyrl-RS"/>
                <w:rPrChange w:id="13012" w:author="Milan Stojkov" w:date="2026-10-02T11:00:00Z">
                  <w:rPr>
                    <w:sz w:val="20"/>
                    <w:szCs w:val="20"/>
                  </w:rPr>
                </w:rPrChange>
              </w:rPr>
              <w:pPrChange w:id="13011" w:author="Milica Radić" w:date="2026-10-04T12:25:05Z">
                <w:pPr/>
              </w:pPrChange>
            </w:pPr>
            <w:r>
              <w:rPr>
                <w:sz w:val="20"/>
                <w:szCs w:val="20"/>
                <w:lang w:val="sr-Cyrl-RS"/>
                <w:rPrChange w:id="13013" w:author="Milan Stojkov" w:date="2026-10-02T11:00:00Z">
                  <w:rPr>
                    <w:sz w:val="20"/>
                    <w:szCs w:val="20"/>
                  </w:rPr>
                </w:rPrChange>
              </w:rPr>
              <w:t>1,57564</w:t>
            </w:r>
          </w:p>
        </w:tc>
        <w:tc>
          <w:tcPr>
            <w:tcW w:w="8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014" w:author="Milica Radić" w:date="2026-10-04T12:25:06Z">
              <w:tcPr>
                <w:tcW w:w="13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F3FA0D8">
            <w:pPr>
              <w:jc w:val="center"/>
              <w:rPr>
                <w:sz w:val="20"/>
                <w:szCs w:val="20"/>
                <w:lang w:val="sr-Cyrl-RS"/>
                <w:rPrChange w:id="13016" w:author="Milan Stojkov" w:date="2026-10-02T11:00:00Z">
                  <w:rPr>
                    <w:sz w:val="20"/>
                    <w:szCs w:val="20"/>
                  </w:rPr>
                </w:rPrChange>
              </w:rPr>
              <w:pPrChange w:id="13015" w:author="Milica Radić" w:date="2026-10-04T12:25:05Z">
                <w:pPr/>
              </w:pPrChange>
            </w:pPr>
            <w:r>
              <w:rPr>
                <w:sz w:val="20"/>
                <w:szCs w:val="20"/>
                <w:lang w:val="sr-Cyrl-RS"/>
                <w:rPrChange w:id="13017" w:author="Milan Stojkov" w:date="2026-10-02T11:00:00Z">
                  <w:rPr>
                    <w:sz w:val="20"/>
                    <w:szCs w:val="20"/>
                  </w:rPr>
                </w:rPrChange>
              </w:rPr>
              <w:t>1,54083</w:t>
            </w:r>
          </w:p>
        </w:tc>
        <w:tc>
          <w:tcPr>
            <w:tcW w:w="8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018" w:author="Milica Radić" w:date="2026-10-04T12:25:06Z">
              <w:tcPr>
                <w:tcW w:w="138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70A680B">
            <w:pPr>
              <w:jc w:val="center"/>
              <w:rPr>
                <w:sz w:val="20"/>
                <w:szCs w:val="20"/>
                <w:lang w:val="sr-Cyrl-RS"/>
                <w:rPrChange w:id="13020" w:author="Milan Stojkov" w:date="2026-10-02T11:00:00Z">
                  <w:rPr>
                    <w:sz w:val="20"/>
                    <w:szCs w:val="20"/>
                  </w:rPr>
                </w:rPrChange>
              </w:rPr>
              <w:pPrChange w:id="13019" w:author="Milica Radić" w:date="2026-10-04T12:25:05Z">
                <w:pPr/>
              </w:pPrChange>
            </w:pPr>
            <w:r>
              <w:rPr>
                <w:sz w:val="20"/>
                <w:szCs w:val="20"/>
                <w:lang w:val="sr-Cyrl-RS"/>
                <w:rPrChange w:id="13021" w:author="Milan Stojkov" w:date="2026-10-02T11:00:00Z">
                  <w:rPr>
                    <w:sz w:val="20"/>
                    <w:szCs w:val="20"/>
                  </w:rPr>
                </w:rPrChange>
              </w:rPr>
              <w:t>1,56318</w:t>
            </w:r>
          </w:p>
        </w:tc>
        <w:tc>
          <w:tcPr>
            <w:tcW w:w="82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022" w:author="Milica Radić" w:date="2026-10-04T12:25:06Z">
              <w:tcPr>
                <w:tcW w:w="141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5464536">
            <w:pPr>
              <w:jc w:val="center"/>
              <w:rPr>
                <w:sz w:val="20"/>
                <w:szCs w:val="20"/>
                <w:lang w:val="sr-Cyrl-RS"/>
                <w:rPrChange w:id="13024" w:author="Milan Stojkov" w:date="2026-10-02T11:00:00Z">
                  <w:rPr>
                    <w:sz w:val="20"/>
                    <w:szCs w:val="20"/>
                  </w:rPr>
                </w:rPrChange>
              </w:rPr>
              <w:pPrChange w:id="13023" w:author="Milica Radić" w:date="2026-10-04T12:25:05Z">
                <w:pPr/>
              </w:pPrChange>
            </w:pPr>
            <w:r>
              <w:rPr>
                <w:sz w:val="20"/>
                <w:szCs w:val="20"/>
                <w:lang w:val="sr-Cyrl-RS"/>
                <w:rPrChange w:id="13025" w:author="Milan Stojkov" w:date="2026-10-02T11:00:00Z">
                  <w:rPr>
                    <w:sz w:val="20"/>
                    <w:szCs w:val="20"/>
                  </w:rPr>
                </w:rPrChange>
              </w:rPr>
              <w:t>1,56582</w:t>
            </w:r>
          </w:p>
        </w:tc>
      </w:tr>
    </w:tbl>
    <w:p w14:paraId="01BD1E30">
      <w:pPr>
        <w:ind w:firstLine="360"/>
        <w:jc w:val="both"/>
        <w:rPr>
          <w:ins w:id="13026" w:author="Milica Radić" w:date="2026-10-04T14:37:08Z"/>
          <w:i/>
          <w:iCs/>
          <w:color w:val="000000"/>
          <w:sz w:val="22"/>
          <w:szCs w:val="22"/>
          <w:lang w:val="sr-Cyrl-RS"/>
        </w:rPr>
      </w:pPr>
    </w:p>
    <w:p w14:paraId="601577B9">
      <w:pPr>
        <w:ind w:firstLine="360"/>
        <w:jc w:val="both"/>
        <w:rPr>
          <w:ins w:id="13027" w:author="Milica Radić" w:date="2026-10-04T14:58:59Z"/>
          <w:color w:val="000000"/>
          <w:sz w:val="22"/>
          <w:szCs w:val="22"/>
          <w:lang w:val="sr-Cyrl-RS"/>
        </w:rPr>
      </w:pPr>
      <w:ins w:id="13028" w:author="Milica Radić" w:date="2026-10-04T14:58:56Z">
        <w:r>
          <w:rPr>
            <w:rFonts w:hint="default"/>
            <w:i/>
            <w:iCs/>
            <w:color w:val="000000"/>
            <w:sz w:val="22"/>
            <w:szCs w:val="22"/>
            <w:lang w:val="sr-Cyrl-RS"/>
          </w:rPr>
          <w:t>Eclipse-</w:t>
        </w:r>
      </w:ins>
      <w:ins w:id="13029" w:author="Milica Radić" w:date="2026-10-04T14:58:56Z">
        <w:r>
          <w:rPr>
            <w:rFonts w:hint="default"/>
            <w:i w:val="0"/>
            <w:iCs w:val="0"/>
            <w:color w:val="000000"/>
            <w:sz w:val="22"/>
            <w:szCs w:val="22"/>
            <w:lang w:val="sr-Cyrl-RS"/>
            <w:rPrChange w:id="13030" w:author="Milica Radić" w:date="2026-10-04T14:59:12Z">
              <w:rPr>
                <w:rFonts w:hint="default"/>
                <w:i/>
                <w:iCs/>
                <w:color w:val="000000"/>
                <w:sz w:val="22"/>
                <w:szCs w:val="22"/>
                <w:lang w:val="sr-Cyrl-RS"/>
              </w:rPr>
            </w:rPrChange>
          </w:rPr>
          <w:t xml:space="preserve">отпорна стратегија има највећу ентропију без обзира на удео нападача. Код референтне стратегије ентропија опада чак и при малом броју нападача. </w:t>
        </w:r>
      </w:ins>
      <w:ins w:id="13032" w:author="Milica Radić" w:date="2026-10-04T14:58:56Z">
        <w:r>
          <w:rPr>
            <w:rFonts w:hint="default"/>
            <w:i/>
            <w:iCs/>
            <w:color w:val="000000"/>
            <w:sz w:val="22"/>
            <w:szCs w:val="22"/>
            <w:lang w:val="sr-Cyrl-RS"/>
            <w:rPrChange w:id="13033" w:author="Milica Radić" w:date="2026-10-04T14:59:19Z">
              <w:rPr>
                <w:rFonts w:hint="default"/>
                <w:i/>
                <w:iCs/>
                <w:color w:val="000000"/>
                <w:sz w:val="22"/>
                <w:szCs w:val="22"/>
                <w:lang w:val="sr-Cyrl-RS"/>
              </w:rPr>
            </w:rPrChange>
          </w:rPr>
          <w:t>Sybil</w:t>
        </w:r>
      </w:ins>
      <w:ins w:id="13035" w:author="Milica Radić" w:date="2026-10-04T14:58:56Z">
        <w:r>
          <w:rPr>
            <w:rFonts w:hint="default"/>
            <w:i w:val="0"/>
            <w:iCs w:val="0"/>
            <w:color w:val="000000"/>
            <w:sz w:val="22"/>
            <w:szCs w:val="22"/>
            <w:lang w:val="sr-Cyrl-RS"/>
            <w:rPrChange w:id="13036" w:author="Milica Radić" w:date="2026-10-04T14:59:12Z">
              <w:rPr>
                <w:rFonts w:hint="default"/>
                <w:i/>
                <w:iCs/>
                <w:color w:val="000000"/>
                <w:sz w:val="22"/>
                <w:szCs w:val="22"/>
                <w:lang w:val="sr-Cyrl-RS"/>
              </w:rPr>
            </w:rPrChange>
          </w:rPr>
          <w:t xml:space="preserve">-отпорна стратегија има ентропију приближну </w:t>
        </w:r>
      </w:ins>
      <w:ins w:id="13038" w:author="Milica Radić" w:date="2026-10-04T14:58:56Z">
        <w:r>
          <w:rPr>
            <w:rFonts w:hint="default"/>
            <w:i/>
            <w:iCs/>
            <w:color w:val="000000"/>
            <w:sz w:val="22"/>
            <w:szCs w:val="22"/>
            <w:lang w:val="sr-Cyrl-RS"/>
            <w:rPrChange w:id="13039" w:author="Milica Radić" w:date="2026-10-04T14:59:16Z">
              <w:rPr>
                <w:rFonts w:hint="default"/>
                <w:i/>
                <w:iCs/>
                <w:color w:val="000000"/>
                <w:sz w:val="22"/>
                <w:szCs w:val="22"/>
                <w:lang w:val="sr-Cyrl-RS"/>
              </w:rPr>
            </w:rPrChange>
          </w:rPr>
          <w:t>Eclipse</w:t>
        </w:r>
      </w:ins>
      <w:ins w:id="13041" w:author="Milica Radić" w:date="2026-10-04T14:58:56Z">
        <w:r>
          <w:rPr>
            <w:rFonts w:hint="default"/>
            <w:i w:val="0"/>
            <w:iCs w:val="0"/>
            <w:color w:val="000000"/>
            <w:sz w:val="22"/>
            <w:szCs w:val="22"/>
            <w:lang w:val="sr-Cyrl-RS"/>
            <w:rPrChange w:id="13042" w:author="Milica Radić" w:date="2026-10-04T14:59:12Z">
              <w:rPr>
                <w:rFonts w:hint="default"/>
                <w:i/>
                <w:iCs/>
                <w:color w:val="000000"/>
                <w:sz w:val="22"/>
                <w:szCs w:val="22"/>
                <w:lang w:val="sr-Cyrl-RS"/>
              </w:rPr>
            </w:rPrChange>
          </w:rPr>
          <w:t>-отпорној стратегији. Разлог је то што се суседи строго бирају на основу оцене и старости, па не долази до нарушавања расподеле по групама. Висока разноврсност је у овом случају последица строге селекције, а не директног ограничења разноврсности.</w:t>
        </w:r>
      </w:ins>
      <w:del w:id="13044" w:author="Milica Radić" w:date="2026-10-04T14:58:59Z">
        <w:r>
          <w:rPr>
            <w:i/>
            <w:iCs/>
            <w:color w:val="000000"/>
            <w:sz w:val="22"/>
            <w:szCs w:val="22"/>
            <w:lang w:val="sr-Cyrl-RS"/>
            <w:rPrChange w:id="13045" w:author="Milan Stojkov" w:date="2026-10-02T11:00:00Z">
              <w:rPr>
                <w:i/>
                <w:iCs/>
                <w:color w:val="000000"/>
                <w:sz w:val="22"/>
                <w:szCs w:val="22"/>
              </w:rPr>
            </w:rPrChange>
          </w:rPr>
          <w:delText>Eclipse</w:delText>
        </w:r>
      </w:del>
      <w:del w:id="13047" w:author="Milica Radić" w:date="2026-10-04T14:58:59Z">
        <w:r>
          <w:rPr>
            <w:color w:val="000000"/>
            <w:sz w:val="22"/>
            <w:szCs w:val="22"/>
            <w:lang w:val="sr-Cyrl-RS"/>
            <w:rPrChange w:id="13048" w:author="Milan Stojkov" w:date="2026-10-02T11:00:00Z">
              <w:rPr>
                <w:color w:val="000000"/>
                <w:sz w:val="22"/>
                <w:szCs w:val="22"/>
              </w:rPr>
            </w:rPrChange>
          </w:rPr>
          <w:delText>-отпорна стратегија даје највишу ентропију при сваком уделу, укључујући и одсуство напада, и њена вредност се са порастом удела практично не мења, док код референтне стратегије пад износи око 7 %. Приметно је, међутим, да Sybil-отпорна стратегија одржава ентропију само незнатно нижу, иако ограничење разноврсности уопште не примењује. Разлог је то што она бира суседа по оцени: нападачи, који су најмлађи и без размена, ретко пролазе, па се расподела по групама ни не квари. Висока разноврсност овде је, дакле, последица строге селекције, а не ограничења по групама.</w:delText>
        </w:r>
      </w:del>
    </w:p>
    <w:p w14:paraId="5D466E73">
      <w:pPr>
        <w:ind w:firstLine="360"/>
        <w:jc w:val="both"/>
        <w:rPr>
          <w:ins w:id="13050" w:author="Milica Radić" w:date="2026-10-04T14:37:10Z"/>
          <w:color w:val="000000"/>
          <w:sz w:val="22"/>
          <w:szCs w:val="22"/>
          <w:lang w:val="sr-Cyrl-RS"/>
        </w:rPr>
      </w:pPr>
      <w:ins w:id="13051" w:author="Milica Radić" w:date="2026-10-04T14:59:33Z">
        <w:r>
          <w:rPr>
            <w:rFonts w:hint="default"/>
            <w:color w:val="000000"/>
            <w:sz w:val="22"/>
            <w:szCs w:val="22"/>
            <w:lang w:val="sr-Cyrl-RS"/>
          </w:rPr>
          <w:t>Потребно је проверити да ли се ентропија може користити као показатељ изолације. Табела 7.24 приказује просечну ентропију чворова груписаних према броју честитих суседа које су задржали.</w:t>
        </w:r>
      </w:ins>
    </w:p>
    <w:p w14:paraId="3D8AA6C8">
      <w:pPr>
        <w:ind w:firstLine="360"/>
        <w:jc w:val="both"/>
        <w:rPr>
          <w:color w:val="000000"/>
          <w:sz w:val="22"/>
          <w:szCs w:val="22"/>
          <w:lang w:val="sr-Cyrl-RS"/>
          <w:rPrChange w:id="13052" w:author="Milan Stojkov" w:date="2026-10-02T11:00:00Z">
            <w:rPr>
              <w:color w:val="000000"/>
              <w:sz w:val="22"/>
              <w:szCs w:val="22"/>
            </w:rPr>
          </w:rPrChange>
        </w:rPr>
      </w:pPr>
    </w:p>
    <w:p w14:paraId="329EDBAF">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3053" w:author="Milan Stojkov" w:date="2026-10-02T11:00:00Z">
            <w:rPr>
              <w:i/>
              <w:iCs/>
              <w:color w:val="000000"/>
              <w:sz w:val="20"/>
              <w:szCs w:val="20"/>
            </w:rPr>
          </w:rPrChange>
        </w:rPr>
      </w:pPr>
      <w:r>
        <w:rPr>
          <w:i/>
          <w:iCs/>
          <w:color w:val="000000"/>
          <w:sz w:val="20"/>
          <w:szCs w:val="20"/>
          <w:lang w:val="sr-Cyrl-RS"/>
          <w:rPrChange w:id="13054" w:author="Milan Stojkov" w:date="2026-10-02T11:00:00Z">
            <w:rPr>
              <w:i/>
              <w:iCs/>
              <w:color w:val="000000"/>
              <w:sz w:val="20"/>
              <w:szCs w:val="20"/>
            </w:rPr>
          </w:rPrChange>
        </w:rPr>
        <w:t>Табела 7.24. Ентропија према броју честитих суседа, рунда 50, β = 0,3</w:t>
      </w:r>
    </w:p>
    <w:tbl>
      <w:tblPr>
        <w:tblStyle w:val="108"/>
        <w:tblW w:w="4998"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13055" w:author="Milica Radić" w:date="2026-10-04T14:37:21Z">
          <w:tblPr>
            <w:tblStyle w:val="108"/>
            <w:tblW w:w="860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2451"/>
        <w:gridCol w:w="1984"/>
        <w:gridCol w:w="1576"/>
        <w:gridCol w:w="1835"/>
        <w:tblGridChange w:id="13056">
          <w:tblGrid>
            <w:gridCol w:w="2689"/>
            <w:gridCol w:w="2176"/>
            <w:gridCol w:w="1728"/>
            <w:gridCol w:w="2012"/>
          </w:tblGrid>
        </w:tblGridChange>
      </w:tblGrid>
      <w:tr w14:paraId="6A8D171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057" w:author="Milica Radić" w:date="2026-10-04T14:37: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trPrChange w:id="13057" w:author="Milica Radić" w:date="2026-10-04T14:37:21Z">
            <w:trPr>
              <w:tblHeader/>
            </w:trPr>
          </w:trPrChange>
        </w:trPr>
        <w:tc>
          <w:tcPr>
            <w:tcW w:w="1562" w:type="pct"/>
            <w:tcBorders>
              <w:bottom w:val="single" w:color="000000" w:sz="4" w:space="0"/>
              <w:right w:val="single" w:color="000000" w:sz="4" w:space="0"/>
            </w:tcBorders>
            <w:tcMar>
              <w:top w:w="15" w:type="dxa"/>
              <w:left w:w="15" w:type="dxa"/>
              <w:bottom w:w="15" w:type="dxa"/>
              <w:right w:w="15" w:type="dxa"/>
            </w:tcMar>
            <w:vAlign w:val="center"/>
            <w:tcPrChange w:id="13058" w:author="Milica Radić" w:date="2026-10-04T14:37:21Z">
              <w:tcPr>
                <w:tcW w:w="2689" w:type="dxa"/>
                <w:tcBorders>
                  <w:bottom w:val="single" w:color="000000" w:sz="4" w:space="0"/>
                  <w:right w:val="single" w:color="000000" w:sz="4" w:space="0"/>
                </w:tcBorders>
                <w:tcMar>
                  <w:top w:w="15" w:type="dxa"/>
                  <w:left w:w="15" w:type="dxa"/>
                  <w:bottom w:w="15" w:type="dxa"/>
                  <w:right w:w="15" w:type="dxa"/>
                </w:tcMar>
                <w:vAlign w:val="center"/>
              </w:tcPr>
            </w:tcPrChange>
          </w:tcPr>
          <w:p w14:paraId="135E9C7F">
            <w:pPr>
              <w:jc w:val="center"/>
              <w:rPr>
                <w:b/>
                <w:bCs/>
                <w:sz w:val="20"/>
                <w:szCs w:val="20"/>
                <w:lang w:val="sr-Cyrl-RS"/>
                <w:rPrChange w:id="13060" w:author="Milan Stojkov" w:date="2026-10-02T11:00:00Z">
                  <w:rPr>
                    <w:b/>
                    <w:bCs/>
                    <w:sz w:val="20"/>
                    <w:szCs w:val="20"/>
                  </w:rPr>
                </w:rPrChange>
              </w:rPr>
              <w:pPrChange w:id="13059" w:author="Milica Radić" w:date="2026-10-04T14:37:21Z">
                <w:pPr>
                  <w:jc w:val="center"/>
                </w:pPr>
              </w:pPrChange>
            </w:pPr>
            <w:del w:id="13061" w:author="Milica Radić" w:date="2026-10-04T12:25:11Z">
              <w:r>
                <w:rPr>
                  <w:b/>
                  <w:bCs/>
                  <w:sz w:val="20"/>
                  <w:szCs w:val="20"/>
                  <w:lang w:val="sr-Cyrl-RS"/>
                  <w:rPrChange w:id="13062" w:author="Milan Stojkov" w:date="2026-10-02T11:00:00Z">
                    <w:rPr>
                      <w:b/>
                      <w:bCs/>
                      <w:sz w:val="20"/>
                      <w:szCs w:val="20"/>
                    </w:rPr>
                  </w:rPrChange>
                </w:rPr>
                <w:delText>ч</w:delText>
              </w:r>
            </w:del>
            <w:ins w:id="13064" w:author="Milica Radić" w:date="2026-10-04T12:25:12Z">
              <w:r>
                <w:rPr>
                  <w:b/>
                  <w:bCs/>
                  <w:sz w:val="20"/>
                  <w:szCs w:val="20"/>
                  <w:lang w:val="sr-Cyrl-RS"/>
                </w:rPr>
                <w:t>Ч</w:t>
              </w:r>
            </w:ins>
            <w:r>
              <w:rPr>
                <w:b/>
                <w:bCs/>
                <w:sz w:val="20"/>
                <w:szCs w:val="20"/>
                <w:lang w:val="sr-Cyrl-RS"/>
                <w:rPrChange w:id="13065" w:author="Milan Stojkov" w:date="2026-10-02T11:00:00Z">
                  <w:rPr>
                    <w:b/>
                    <w:bCs/>
                    <w:sz w:val="20"/>
                    <w:szCs w:val="20"/>
                  </w:rPr>
                </w:rPrChange>
              </w:rPr>
              <w:t>еститих суседа</w:t>
            </w:r>
          </w:p>
        </w:tc>
        <w:tc>
          <w:tcPr>
            <w:tcW w:w="1264"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3066" w:author="Milica Radić" w:date="2026-10-04T14:37:21Z">
              <w:tcPr>
                <w:tcW w:w="2176"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FA67866">
            <w:pPr>
              <w:jc w:val="center"/>
              <w:rPr>
                <w:b/>
                <w:bCs/>
                <w:sz w:val="20"/>
                <w:szCs w:val="20"/>
                <w:lang w:val="sr-Cyrl-RS"/>
                <w:rPrChange w:id="13068" w:author="Milan Stojkov" w:date="2026-10-02T11:00:00Z">
                  <w:rPr>
                    <w:b/>
                    <w:bCs/>
                    <w:sz w:val="20"/>
                    <w:szCs w:val="20"/>
                  </w:rPr>
                </w:rPrChange>
              </w:rPr>
              <w:pPrChange w:id="13067" w:author="Milica Radić" w:date="2026-10-04T14:37:21Z">
                <w:pPr>
                  <w:jc w:val="center"/>
                </w:pPr>
              </w:pPrChange>
            </w:pPr>
            <w:ins w:id="13069" w:author="Milica Radić" w:date="2026-10-04T12:25:15Z">
              <w:r>
                <w:rPr>
                  <w:b/>
                  <w:bCs/>
                  <w:sz w:val="20"/>
                  <w:szCs w:val="20"/>
                  <w:lang w:val="sr-Cyrl-RS"/>
                </w:rPr>
                <w:t>Б</w:t>
              </w:r>
            </w:ins>
            <w:del w:id="13070" w:author="Milica Radić" w:date="2026-10-04T12:25:15Z">
              <w:r>
                <w:rPr>
                  <w:b/>
                  <w:bCs/>
                  <w:sz w:val="20"/>
                  <w:szCs w:val="20"/>
                  <w:lang w:val="sr-Cyrl-RS"/>
                  <w:rPrChange w:id="13071" w:author="Milan Stojkov" w:date="2026-10-02T11:00:00Z">
                    <w:rPr>
                      <w:b/>
                      <w:bCs/>
                      <w:sz w:val="20"/>
                      <w:szCs w:val="20"/>
                    </w:rPr>
                  </w:rPrChange>
                </w:rPr>
                <w:delText>б</w:delText>
              </w:r>
            </w:del>
            <w:r>
              <w:rPr>
                <w:b/>
                <w:bCs/>
                <w:sz w:val="20"/>
                <w:szCs w:val="20"/>
                <w:lang w:val="sr-Cyrl-RS"/>
                <w:rPrChange w:id="13073" w:author="Milan Stojkov" w:date="2026-10-02T11:00:00Z">
                  <w:rPr>
                    <w:b/>
                    <w:bCs/>
                    <w:sz w:val="20"/>
                    <w:szCs w:val="20"/>
                  </w:rPr>
                </w:rPrChange>
              </w:rPr>
              <w:t>рој чворова</w:t>
            </w:r>
          </w:p>
        </w:tc>
        <w:tc>
          <w:tcPr>
            <w:tcW w:w="1004"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3074" w:author="Milica Radić" w:date="2026-10-04T14:37:21Z">
              <w:tcPr>
                <w:tcW w:w="1728"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065A6BE">
            <w:pPr>
              <w:jc w:val="center"/>
              <w:rPr>
                <w:b/>
                <w:bCs/>
                <w:sz w:val="20"/>
                <w:szCs w:val="20"/>
                <w:lang w:val="sr-Cyrl-RS"/>
                <w:rPrChange w:id="13076" w:author="Milan Stojkov" w:date="2026-10-02T11:00:00Z">
                  <w:rPr>
                    <w:b/>
                    <w:bCs/>
                    <w:sz w:val="20"/>
                    <w:szCs w:val="20"/>
                  </w:rPr>
                </w:rPrChange>
              </w:rPr>
              <w:pPrChange w:id="13075" w:author="Milica Radić" w:date="2026-10-04T14:37:21Z">
                <w:pPr>
                  <w:jc w:val="center"/>
                </w:pPr>
              </w:pPrChange>
            </w:pPr>
            <w:del w:id="13077" w:author="Milica Radić" w:date="2026-10-04T12:25:17Z">
              <w:r>
                <w:rPr>
                  <w:b/>
                  <w:bCs/>
                  <w:sz w:val="20"/>
                  <w:szCs w:val="20"/>
                  <w:lang w:val="sr-Cyrl-RS"/>
                  <w:rPrChange w:id="13078" w:author="Milan Stojkov" w:date="2026-10-02T11:00:00Z">
                    <w:rPr>
                      <w:b/>
                      <w:bCs/>
                      <w:sz w:val="20"/>
                      <w:szCs w:val="20"/>
                    </w:rPr>
                  </w:rPrChange>
                </w:rPr>
                <w:delText>е</w:delText>
              </w:r>
            </w:del>
            <w:ins w:id="13080" w:author="Milica Radić" w:date="2026-10-04T12:25:18Z">
              <w:r>
                <w:rPr>
                  <w:b/>
                  <w:bCs/>
                  <w:sz w:val="20"/>
                  <w:szCs w:val="20"/>
                  <w:lang w:val="sr-Cyrl-RS"/>
                </w:rPr>
                <w:t>Е</w:t>
              </w:r>
            </w:ins>
            <w:r>
              <w:rPr>
                <w:b/>
                <w:bCs/>
                <w:sz w:val="20"/>
                <w:szCs w:val="20"/>
                <w:lang w:val="sr-Cyrl-RS"/>
                <w:rPrChange w:id="13081" w:author="Milan Stojkov" w:date="2026-10-02T11:00:00Z">
                  <w:rPr>
                    <w:b/>
                    <w:bCs/>
                    <w:sz w:val="20"/>
                    <w:szCs w:val="20"/>
                  </w:rPr>
                </w:rPrChange>
              </w:rPr>
              <w:t>нтропија</w:t>
            </w:r>
          </w:p>
        </w:tc>
        <w:tc>
          <w:tcPr>
            <w:tcW w:w="1169" w:type="pct"/>
            <w:tcBorders>
              <w:left w:val="single" w:color="000000" w:sz="4" w:space="0"/>
              <w:bottom w:val="single" w:color="000000" w:sz="4" w:space="0"/>
            </w:tcBorders>
            <w:tcMar>
              <w:top w:w="15" w:type="dxa"/>
              <w:left w:w="15" w:type="dxa"/>
              <w:bottom w:w="15" w:type="dxa"/>
              <w:right w:w="15" w:type="dxa"/>
            </w:tcMar>
            <w:vAlign w:val="center"/>
            <w:tcPrChange w:id="13082" w:author="Milica Radić" w:date="2026-10-04T14:37:21Z">
              <w:tcPr>
                <w:tcW w:w="2012" w:type="dxa"/>
                <w:tcBorders>
                  <w:left w:val="single" w:color="000000" w:sz="4" w:space="0"/>
                  <w:bottom w:val="single" w:color="000000" w:sz="4" w:space="0"/>
                </w:tcBorders>
                <w:tcMar>
                  <w:top w:w="15" w:type="dxa"/>
                  <w:left w:w="15" w:type="dxa"/>
                  <w:bottom w:w="15" w:type="dxa"/>
                  <w:right w:w="15" w:type="dxa"/>
                </w:tcMar>
                <w:vAlign w:val="center"/>
              </w:tcPr>
            </w:tcPrChange>
          </w:tcPr>
          <w:p w14:paraId="76BA77A6">
            <w:pPr>
              <w:jc w:val="center"/>
              <w:rPr>
                <w:b/>
                <w:bCs/>
                <w:sz w:val="20"/>
                <w:szCs w:val="20"/>
                <w:lang w:val="sr-Cyrl-RS"/>
                <w:rPrChange w:id="13084" w:author="Milan Stojkov" w:date="2026-10-02T11:00:00Z">
                  <w:rPr>
                    <w:b/>
                    <w:bCs/>
                    <w:sz w:val="20"/>
                    <w:szCs w:val="20"/>
                  </w:rPr>
                </w:rPrChange>
              </w:rPr>
              <w:pPrChange w:id="13083" w:author="Milica Radić" w:date="2026-10-04T14:37:21Z">
                <w:pPr>
                  <w:jc w:val="center"/>
                </w:pPr>
              </w:pPrChange>
            </w:pPr>
            <w:ins w:id="13085" w:author="Milica Radić" w:date="2026-10-04T12:25:20Z">
              <w:r>
                <w:rPr>
                  <w:b/>
                  <w:bCs/>
                  <w:sz w:val="20"/>
                  <w:szCs w:val="20"/>
                  <w:lang w:val="sr-Cyrl-RS"/>
                </w:rPr>
                <w:t>И</w:t>
              </w:r>
            </w:ins>
            <w:del w:id="13086" w:author="Milica Radić" w:date="2026-10-04T12:25:20Z">
              <w:r>
                <w:rPr>
                  <w:b/>
                  <w:bCs/>
                  <w:sz w:val="20"/>
                  <w:szCs w:val="20"/>
                  <w:lang w:val="sr-Cyrl-RS"/>
                  <w:rPrChange w:id="13087" w:author="Milan Stojkov" w:date="2026-10-02T11:00:00Z">
                    <w:rPr>
                      <w:b/>
                      <w:bCs/>
                      <w:sz w:val="20"/>
                      <w:szCs w:val="20"/>
                    </w:rPr>
                  </w:rPrChange>
                </w:rPr>
                <w:delText>и</w:delText>
              </w:r>
            </w:del>
            <w:r>
              <w:rPr>
                <w:b/>
                <w:bCs/>
                <w:sz w:val="20"/>
                <w:szCs w:val="20"/>
                <w:lang w:val="sr-Cyrl-RS"/>
                <w:rPrChange w:id="13089" w:author="Milan Stojkov" w:date="2026-10-02T11:00:00Z">
                  <w:rPr>
                    <w:b/>
                    <w:bCs/>
                    <w:sz w:val="20"/>
                    <w:szCs w:val="20"/>
                  </w:rPr>
                </w:rPrChange>
              </w:rPr>
              <w:t>золованих</w:t>
            </w:r>
          </w:p>
        </w:tc>
      </w:tr>
      <w:tr w14:paraId="26FC78E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090" w:author="Milica Radić" w:date="2026-10-04T14:37: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562"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091" w:author="Milica Radić" w:date="2026-10-04T14:37:21Z">
              <w:tcPr>
                <w:tcW w:w="268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1BB8387">
            <w:pPr>
              <w:jc w:val="center"/>
              <w:rPr>
                <w:sz w:val="20"/>
                <w:szCs w:val="20"/>
                <w:lang w:val="sr-Cyrl-RS"/>
                <w:rPrChange w:id="13093" w:author="Milan Stojkov" w:date="2026-10-02T11:00:00Z">
                  <w:rPr>
                    <w:sz w:val="20"/>
                    <w:szCs w:val="20"/>
                  </w:rPr>
                </w:rPrChange>
              </w:rPr>
              <w:pPrChange w:id="13092" w:author="Milica Radić" w:date="2026-10-04T14:37:21Z">
                <w:pPr/>
              </w:pPrChange>
            </w:pPr>
            <w:r>
              <w:rPr>
                <w:sz w:val="20"/>
                <w:szCs w:val="20"/>
                <w:lang w:val="sr-Cyrl-RS"/>
                <w:rPrChange w:id="13094" w:author="Milan Stojkov" w:date="2026-10-02T11:00:00Z">
                  <w:rPr>
                    <w:sz w:val="20"/>
                    <w:szCs w:val="20"/>
                  </w:rPr>
                </w:rPrChange>
              </w:rPr>
              <w:t>0</w:t>
            </w:r>
          </w:p>
        </w:tc>
        <w:tc>
          <w:tcPr>
            <w:tcW w:w="12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095" w:author="Milica Radić" w:date="2026-10-04T14:37:21Z">
              <w:tcPr>
                <w:tcW w:w="217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1B1B865">
            <w:pPr>
              <w:jc w:val="center"/>
              <w:rPr>
                <w:sz w:val="20"/>
                <w:szCs w:val="20"/>
                <w:lang w:val="sr-Cyrl-RS"/>
                <w:rPrChange w:id="13097" w:author="Milan Stojkov" w:date="2026-10-02T11:00:00Z">
                  <w:rPr>
                    <w:sz w:val="20"/>
                    <w:szCs w:val="20"/>
                  </w:rPr>
                </w:rPrChange>
              </w:rPr>
              <w:pPrChange w:id="13096" w:author="Milica Radić" w:date="2026-10-04T14:37:21Z">
                <w:pPr/>
              </w:pPrChange>
            </w:pPr>
            <w:r>
              <w:rPr>
                <w:sz w:val="20"/>
                <w:szCs w:val="20"/>
                <w:lang w:val="sr-Cyrl-RS"/>
                <w:rPrChange w:id="13098" w:author="Milan Stojkov" w:date="2026-10-02T11:00:00Z">
                  <w:rPr>
                    <w:sz w:val="20"/>
                    <w:szCs w:val="20"/>
                  </w:rPr>
                </w:rPrChange>
              </w:rPr>
              <w:t>544</w:t>
            </w:r>
          </w:p>
        </w:tc>
        <w:tc>
          <w:tcPr>
            <w:tcW w:w="100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099" w:author="Milica Radić" w:date="2026-10-04T14:37:21Z">
              <w:tcPr>
                <w:tcW w:w="17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9FBD92D">
            <w:pPr>
              <w:jc w:val="center"/>
              <w:rPr>
                <w:sz w:val="20"/>
                <w:szCs w:val="20"/>
                <w:lang w:val="sr-Cyrl-RS"/>
                <w:rPrChange w:id="13101" w:author="Milan Stojkov" w:date="2026-10-02T11:00:00Z">
                  <w:rPr>
                    <w:sz w:val="20"/>
                    <w:szCs w:val="20"/>
                  </w:rPr>
                </w:rPrChange>
              </w:rPr>
              <w:pPrChange w:id="13100" w:author="Milica Radić" w:date="2026-10-04T14:37:21Z">
                <w:pPr/>
              </w:pPrChange>
            </w:pPr>
            <w:r>
              <w:rPr>
                <w:sz w:val="20"/>
                <w:szCs w:val="20"/>
                <w:lang w:val="sr-Cyrl-RS"/>
                <w:rPrChange w:id="13102" w:author="Milan Stojkov" w:date="2026-10-02T11:00:00Z">
                  <w:rPr>
                    <w:sz w:val="20"/>
                    <w:szCs w:val="20"/>
                  </w:rPr>
                </w:rPrChange>
              </w:rPr>
              <w:t>1,40573</w:t>
            </w:r>
          </w:p>
        </w:tc>
        <w:tc>
          <w:tcPr>
            <w:tcW w:w="1169"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103" w:author="Milica Radić" w:date="2026-10-04T14:37:21Z">
              <w:tcPr>
                <w:tcW w:w="2012"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3DC76F0F">
            <w:pPr>
              <w:jc w:val="center"/>
              <w:rPr>
                <w:sz w:val="20"/>
                <w:szCs w:val="20"/>
                <w:lang w:val="sr-Cyrl-RS"/>
                <w:rPrChange w:id="13105" w:author="Milan Stojkov" w:date="2026-10-02T11:00:00Z">
                  <w:rPr>
                    <w:sz w:val="20"/>
                    <w:szCs w:val="20"/>
                  </w:rPr>
                </w:rPrChange>
              </w:rPr>
              <w:pPrChange w:id="13104" w:author="Milica Radić" w:date="2026-10-04T14:37:21Z">
                <w:pPr/>
              </w:pPrChange>
            </w:pPr>
            <w:r>
              <w:rPr>
                <w:sz w:val="20"/>
                <w:szCs w:val="20"/>
                <w:lang w:val="sr-Cyrl-RS"/>
                <w:rPrChange w:id="13106" w:author="Milan Stojkov" w:date="2026-10-02T11:00:00Z">
                  <w:rPr>
                    <w:sz w:val="20"/>
                    <w:szCs w:val="20"/>
                  </w:rPr>
                </w:rPrChange>
              </w:rPr>
              <w:t>544</w:t>
            </w:r>
          </w:p>
        </w:tc>
      </w:tr>
      <w:tr w14:paraId="3BFA75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107" w:author="Milica Radić" w:date="2026-10-04T14:37: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562"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108" w:author="Milica Radić" w:date="2026-10-04T14:37:21Z">
              <w:tcPr>
                <w:tcW w:w="268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EB60ED4">
            <w:pPr>
              <w:jc w:val="center"/>
              <w:rPr>
                <w:sz w:val="20"/>
                <w:szCs w:val="20"/>
                <w:lang w:val="sr-Cyrl-RS"/>
                <w:rPrChange w:id="13110" w:author="Milan Stojkov" w:date="2026-10-02T11:00:00Z">
                  <w:rPr>
                    <w:sz w:val="20"/>
                    <w:szCs w:val="20"/>
                  </w:rPr>
                </w:rPrChange>
              </w:rPr>
              <w:pPrChange w:id="13109" w:author="Milica Radić" w:date="2026-10-04T14:37:21Z">
                <w:pPr/>
              </w:pPrChange>
            </w:pPr>
            <w:r>
              <w:rPr>
                <w:sz w:val="20"/>
                <w:szCs w:val="20"/>
                <w:lang w:val="sr-Cyrl-RS"/>
                <w:rPrChange w:id="13111" w:author="Milan Stojkov" w:date="2026-10-02T11:00:00Z">
                  <w:rPr>
                    <w:sz w:val="20"/>
                    <w:szCs w:val="20"/>
                  </w:rPr>
                </w:rPrChange>
              </w:rPr>
              <w:t>1</w:t>
            </w:r>
          </w:p>
        </w:tc>
        <w:tc>
          <w:tcPr>
            <w:tcW w:w="12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112" w:author="Milica Radić" w:date="2026-10-04T14:37:21Z">
              <w:tcPr>
                <w:tcW w:w="217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963B29B">
            <w:pPr>
              <w:jc w:val="center"/>
              <w:rPr>
                <w:sz w:val="20"/>
                <w:szCs w:val="20"/>
                <w:lang w:val="sr-Cyrl-RS"/>
                <w:rPrChange w:id="13114" w:author="Milan Stojkov" w:date="2026-10-02T11:00:00Z">
                  <w:rPr>
                    <w:sz w:val="20"/>
                    <w:szCs w:val="20"/>
                  </w:rPr>
                </w:rPrChange>
              </w:rPr>
              <w:pPrChange w:id="13113" w:author="Milica Radić" w:date="2026-10-04T14:37:21Z">
                <w:pPr/>
              </w:pPrChange>
            </w:pPr>
            <w:r>
              <w:rPr>
                <w:sz w:val="20"/>
                <w:szCs w:val="20"/>
                <w:lang w:val="sr-Cyrl-RS"/>
                <w:rPrChange w:id="13115" w:author="Milan Stojkov" w:date="2026-10-02T11:00:00Z">
                  <w:rPr>
                    <w:sz w:val="20"/>
                    <w:szCs w:val="20"/>
                  </w:rPr>
                </w:rPrChange>
              </w:rPr>
              <w:t>49</w:t>
            </w:r>
          </w:p>
        </w:tc>
        <w:tc>
          <w:tcPr>
            <w:tcW w:w="100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116" w:author="Milica Radić" w:date="2026-10-04T14:37:21Z">
              <w:tcPr>
                <w:tcW w:w="17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0C7CB1D">
            <w:pPr>
              <w:jc w:val="center"/>
              <w:rPr>
                <w:sz w:val="20"/>
                <w:szCs w:val="20"/>
                <w:lang w:val="sr-Cyrl-RS"/>
                <w:rPrChange w:id="13118" w:author="Milan Stojkov" w:date="2026-10-02T11:00:00Z">
                  <w:rPr>
                    <w:sz w:val="20"/>
                    <w:szCs w:val="20"/>
                  </w:rPr>
                </w:rPrChange>
              </w:rPr>
              <w:pPrChange w:id="13117" w:author="Milica Radić" w:date="2026-10-04T14:37:21Z">
                <w:pPr/>
              </w:pPrChange>
            </w:pPr>
            <w:r>
              <w:rPr>
                <w:sz w:val="20"/>
                <w:szCs w:val="20"/>
                <w:lang w:val="sr-Cyrl-RS"/>
                <w:rPrChange w:id="13119" w:author="Milan Stojkov" w:date="2026-10-02T11:00:00Z">
                  <w:rPr>
                    <w:sz w:val="20"/>
                    <w:szCs w:val="20"/>
                  </w:rPr>
                </w:rPrChange>
              </w:rPr>
              <w:t>1,33728</w:t>
            </w:r>
          </w:p>
        </w:tc>
        <w:tc>
          <w:tcPr>
            <w:tcW w:w="1169"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120" w:author="Milica Radić" w:date="2026-10-04T14:37:21Z">
              <w:tcPr>
                <w:tcW w:w="2012"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7BC7D31A">
            <w:pPr>
              <w:jc w:val="center"/>
              <w:rPr>
                <w:sz w:val="20"/>
                <w:szCs w:val="20"/>
                <w:lang w:val="sr-Cyrl-RS"/>
                <w:rPrChange w:id="13122" w:author="Milan Stojkov" w:date="2026-10-02T11:00:00Z">
                  <w:rPr>
                    <w:sz w:val="20"/>
                    <w:szCs w:val="20"/>
                  </w:rPr>
                </w:rPrChange>
              </w:rPr>
              <w:pPrChange w:id="13121" w:author="Milica Radić" w:date="2026-10-04T14:37:21Z">
                <w:pPr/>
              </w:pPrChange>
            </w:pPr>
            <w:r>
              <w:rPr>
                <w:sz w:val="20"/>
                <w:szCs w:val="20"/>
                <w:lang w:val="sr-Cyrl-RS"/>
                <w:rPrChange w:id="13123" w:author="Milan Stojkov" w:date="2026-10-02T11:00:00Z">
                  <w:rPr>
                    <w:sz w:val="20"/>
                    <w:szCs w:val="20"/>
                  </w:rPr>
                </w:rPrChange>
              </w:rPr>
              <w:t>0</w:t>
            </w:r>
          </w:p>
        </w:tc>
      </w:tr>
      <w:tr w14:paraId="6DDA0AF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124" w:author="Milica Radić" w:date="2026-10-04T14:37: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562"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125" w:author="Milica Radić" w:date="2026-10-04T14:37:21Z">
              <w:tcPr>
                <w:tcW w:w="268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285D593">
            <w:pPr>
              <w:jc w:val="center"/>
              <w:rPr>
                <w:sz w:val="20"/>
                <w:szCs w:val="20"/>
                <w:lang w:val="sr-Cyrl-RS"/>
                <w:rPrChange w:id="13127" w:author="Milan Stojkov" w:date="2026-10-02T11:00:00Z">
                  <w:rPr>
                    <w:sz w:val="20"/>
                    <w:szCs w:val="20"/>
                  </w:rPr>
                </w:rPrChange>
              </w:rPr>
              <w:pPrChange w:id="13126" w:author="Milica Radić" w:date="2026-10-04T14:37:21Z">
                <w:pPr/>
              </w:pPrChange>
            </w:pPr>
            <w:r>
              <w:rPr>
                <w:sz w:val="20"/>
                <w:szCs w:val="20"/>
                <w:lang w:val="sr-Cyrl-RS"/>
                <w:rPrChange w:id="13128" w:author="Milan Stojkov" w:date="2026-10-02T11:00:00Z">
                  <w:rPr>
                    <w:sz w:val="20"/>
                    <w:szCs w:val="20"/>
                  </w:rPr>
                </w:rPrChange>
              </w:rPr>
              <w:t>2</w:t>
            </w:r>
          </w:p>
        </w:tc>
        <w:tc>
          <w:tcPr>
            <w:tcW w:w="12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129" w:author="Milica Radić" w:date="2026-10-04T14:37:21Z">
              <w:tcPr>
                <w:tcW w:w="217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35F204D">
            <w:pPr>
              <w:jc w:val="center"/>
              <w:rPr>
                <w:sz w:val="20"/>
                <w:szCs w:val="20"/>
                <w:lang w:val="sr-Cyrl-RS"/>
                <w:rPrChange w:id="13131" w:author="Milan Stojkov" w:date="2026-10-02T11:00:00Z">
                  <w:rPr>
                    <w:sz w:val="20"/>
                    <w:szCs w:val="20"/>
                  </w:rPr>
                </w:rPrChange>
              </w:rPr>
              <w:pPrChange w:id="13130" w:author="Milica Radić" w:date="2026-10-04T14:37:21Z">
                <w:pPr/>
              </w:pPrChange>
            </w:pPr>
            <w:r>
              <w:rPr>
                <w:sz w:val="20"/>
                <w:szCs w:val="20"/>
                <w:lang w:val="sr-Cyrl-RS"/>
                <w:rPrChange w:id="13132" w:author="Milan Stojkov" w:date="2026-10-02T11:00:00Z">
                  <w:rPr>
                    <w:sz w:val="20"/>
                    <w:szCs w:val="20"/>
                  </w:rPr>
                </w:rPrChange>
              </w:rPr>
              <w:t>32</w:t>
            </w:r>
          </w:p>
        </w:tc>
        <w:tc>
          <w:tcPr>
            <w:tcW w:w="100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133" w:author="Milica Radić" w:date="2026-10-04T14:37:21Z">
              <w:tcPr>
                <w:tcW w:w="17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366F0C7">
            <w:pPr>
              <w:jc w:val="center"/>
              <w:rPr>
                <w:sz w:val="20"/>
                <w:szCs w:val="20"/>
                <w:lang w:val="sr-Cyrl-RS"/>
                <w:rPrChange w:id="13135" w:author="Milan Stojkov" w:date="2026-10-02T11:00:00Z">
                  <w:rPr>
                    <w:sz w:val="20"/>
                    <w:szCs w:val="20"/>
                  </w:rPr>
                </w:rPrChange>
              </w:rPr>
              <w:pPrChange w:id="13134" w:author="Milica Radić" w:date="2026-10-04T14:37:21Z">
                <w:pPr/>
              </w:pPrChange>
            </w:pPr>
            <w:r>
              <w:rPr>
                <w:sz w:val="20"/>
                <w:szCs w:val="20"/>
                <w:lang w:val="sr-Cyrl-RS"/>
                <w:rPrChange w:id="13136" w:author="Milan Stojkov" w:date="2026-10-02T11:00:00Z">
                  <w:rPr>
                    <w:sz w:val="20"/>
                    <w:szCs w:val="20"/>
                  </w:rPr>
                </w:rPrChange>
              </w:rPr>
              <w:t>1,35894</w:t>
            </w:r>
          </w:p>
        </w:tc>
        <w:tc>
          <w:tcPr>
            <w:tcW w:w="1169"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137" w:author="Milica Radić" w:date="2026-10-04T14:37:21Z">
              <w:tcPr>
                <w:tcW w:w="2012"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7F2FF514">
            <w:pPr>
              <w:jc w:val="center"/>
              <w:rPr>
                <w:sz w:val="20"/>
                <w:szCs w:val="20"/>
                <w:lang w:val="sr-Cyrl-RS"/>
                <w:rPrChange w:id="13139" w:author="Milan Stojkov" w:date="2026-10-02T11:00:00Z">
                  <w:rPr>
                    <w:sz w:val="20"/>
                    <w:szCs w:val="20"/>
                  </w:rPr>
                </w:rPrChange>
              </w:rPr>
              <w:pPrChange w:id="13138" w:author="Milica Radić" w:date="2026-10-04T14:37:21Z">
                <w:pPr/>
              </w:pPrChange>
            </w:pPr>
            <w:r>
              <w:rPr>
                <w:sz w:val="20"/>
                <w:szCs w:val="20"/>
                <w:lang w:val="sr-Cyrl-RS"/>
                <w:rPrChange w:id="13140" w:author="Milan Stojkov" w:date="2026-10-02T11:00:00Z">
                  <w:rPr>
                    <w:sz w:val="20"/>
                    <w:szCs w:val="20"/>
                  </w:rPr>
                </w:rPrChange>
              </w:rPr>
              <w:t>0</w:t>
            </w:r>
          </w:p>
        </w:tc>
      </w:tr>
      <w:tr w14:paraId="13F0429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141" w:author="Milica Radić" w:date="2026-10-04T14:37: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562"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142" w:author="Milica Radić" w:date="2026-10-04T14:37:21Z">
              <w:tcPr>
                <w:tcW w:w="268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0E33B3C">
            <w:pPr>
              <w:jc w:val="center"/>
              <w:rPr>
                <w:sz w:val="20"/>
                <w:szCs w:val="20"/>
                <w:lang w:val="sr-Cyrl-RS"/>
                <w:rPrChange w:id="13144" w:author="Milan Stojkov" w:date="2026-10-02T11:00:00Z">
                  <w:rPr>
                    <w:sz w:val="20"/>
                    <w:szCs w:val="20"/>
                  </w:rPr>
                </w:rPrChange>
              </w:rPr>
              <w:pPrChange w:id="13143" w:author="Milica Radić" w:date="2026-10-04T14:37:21Z">
                <w:pPr/>
              </w:pPrChange>
            </w:pPr>
            <w:r>
              <w:rPr>
                <w:sz w:val="20"/>
                <w:szCs w:val="20"/>
                <w:lang w:val="sr-Cyrl-RS"/>
                <w:rPrChange w:id="13145" w:author="Milan Stojkov" w:date="2026-10-02T11:00:00Z">
                  <w:rPr>
                    <w:sz w:val="20"/>
                    <w:szCs w:val="20"/>
                  </w:rPr>
                </w:rPrChange>
              </w:rPr>
              <w:t>3</w:t>
            </w:r>
          </w:p>
        </w:tc>
        <w:tc>
          <w:tcPr>
            <w:tcW w:w="12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146" w:author="Milica Radić" w:date="2026-10-04T14:37:21Z">
              <w:tcPr>
                <w:tcW w:w="217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8644BBC">
            <w:pPr>
              <w:jc w:val="center"/>
              <w:rPr>
                <w:sz w:val="20"/>
                <w:szCs w:val="20"/>
                <w:lang w:val="sr-Cyrl-RS"/>
                <w:rPrChange w:id="13148" w:author="Milan Stojkov" w:date="2026-10-02T11:00:00Z">
                  <w:rPr>
                    <w:sz w:val="20"/>
                    <w:szCs w:val="20"/>
                  </w:rPr>
                </w:rPrChange>
              </w:rPr>
              <w:pPrChange w:id="13147" w:author="Milica Radić" w:date="2026-10-04T14:37:21Z">
                <w:pPr/>
              </w:pPrChange>
            </w:pPr>
            <w:r>
              <w:rPr>
                <w:sz w:val="20"/>
                <w:szCs w:val="20"/>
                <w:lang w:val="sr-Cyrl-RS"/>
                <w:rPrChange w:id="13149" w:author="Milan Stojkov" w:date="2026-10-02T11:00:00Z">
                  <w:rPr>
                    <w:sz w:val="20"/>
                    <w:szCs w:val="20"/>
                  </w:rPr>
                </w:rPrChange>
              </w:rPr>
              <w:t>24</w:t>
            </w:r>
          </w:p>
        </w:tc>
        <w:tc>
          <w:tcPr>
            <w:tcW w:w="100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150" w:author="Milica Radić" w:date="2026-10-04T14:37:21Z">
              <w:tcPr>
                <w:tcW w:w="17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ABA2419">
            <w:pPr>
              <w:jc w:val="center"/>
              <w:rPr>
                <w:sz w:val="20"/>
                <w:szCs w:val="20"/>
                <w:lang w:val="sr-Cyrl-RS"/>
                <w:rPrChange w:id="13152" w:author="Milan Stojkov" w:date="2026-10-02T11:00:00Z">
                  <w:rPr>
                    <w:sz w:val="20"/>
                    <w:szCs w:val="20"/>
                  </w:rPr>
                </w:rPrChange>
              </w:rPr>
              <w:pPrChange w:id="13151" w:author="Milica Radić" w:date="2026-10-04T14:37:21Z">
                <w:pPr/>
              </w:pPrChange>
            </w:pPr>
            <w:r>
              <w:rPr>
                <w:sz w:val="20"/>
                <w:szCs w:val="20"/>
                <w:lang w:val="sr-Cyrl-RS"/>
                <w:rPrChange w:id="13153" w:author="Milan Stojkov" w:date="2026-10-02T11:00:00Z">
                  <w:rPr>
                    <w:sz w:val="20"/>
                    <w:szCs w:val="20"/>
                  </w:rPr>
                </w:rPrChange>
              </w:rPr>
              <w:t>1,35130</w:t>
            </w:r>
          </w:p>
        </w:tc>
        <w:tc>
          <w:tcPr>
            <w:tcW w:w="1169"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154" w:author="Milica Radić" w:date="2026-10-04T14:37:21Z">
              <w:tcPr>
                <w:tcW w:w="2012"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2077A6C">
            <w:pPr>
              <w:jc w:val="center"/>
              <w:rPr>
                <w:sz w:val="20"/>
                <w:szCs w:val="20"/>
                <w:lang w:val="sr-Cyrl-RS"/>
                <w:rPrChange w:id="13156" w:author="Milan Stojkov" w:date="2026-10-02T11:00:00Z">
                  <w:rPr>
                    <w:sz w:val="20"/>
                    <w:szCs w:val="20"/>
                  </w:rPr>
                </w:rPrChange>
              </w:rPr>
              <w:pPrChange w:id="13155" w:author="Milica Radić" w:date="2026-10-04T14:37:21Z">
                <w:pPr/>
              </w:pPrChange>
            </w:pPr>
            <w:r>
              <w:rPr>
                <w:sz w:val="20"/>
                <w:szCs w:val="20"/>
                <w:lang w:val="sr-Cyrl-RS"/>
                <w:rPrChange w:id="13157" w:author="Milan Stojkov" w:date="2026-10-02T11:00:00Z">
                  <w:rPr>
                    <w:sz w:val="20"/>
                    <w:szCs w:val="20"/>
                  </w:rPr>
                </w:rPrChange>
              </w:rPr>
              <w:t>0</w:t>
            </w:r>
          </w:p>
        </w:tc>
      </w:tr>
      <w:tr w14:paraId="187F3B7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158" w:author="Milica Radić" w:date="2026-10-04T14:37: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562"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159" w:author="Milica Radić" w:date="2026-10-04T14:37:21Z">
              <w:tcPr>
                <w:tcW w:w="2689"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336C3DE">
            <w:pPr>
              <w:jc w:val="center"/>
              <w:rPr>
                <w:sz w:val="20"/>
                <w:szCs w:val="20"/>
                <w:lang w:val="sr-Cyrl-RS"/>
                <w:rPrChange w:id="13161" w:author="Milan Stojkov" w:date="2026-10-02T11:00:00Z">
                  <w:rPr>
                    <w:sz w:val="20"/>
                    <w:szCs w:val="20"/>
                  </w:rPr>
                </w:rPrChange>
              </w:rPr>
              <w:pPrChange w:id="13160" w:author="Milica Radić" w:date="2026-10-04T14:37:21Z">
                <w:pPr/>
              </w:pPrChange>
            </w:pPr>
            <w:r>
              <w:rPr>
                <w:sz w:val="20"/>
                <w:szCs w:val="20"/>
                <w:lang w:val="sr-Cyrl-RS"/>
                <w:rPrChange w:id="13162" w:author="Milan Stojkov" w:date="2026-10-02T11:00:00Z">
                  <w:rPr>
                    <w:sz w:val="20"/>
                    <w:szCs w:val="20"/>
                  </w:rPr>
                </w:rPrChange>
              </w:rPr>
              <w:t>4</w:t>
            </w:r>
          </w:p>
        </w:tc>
        <w:tc>
          <w:tcPr>
            <w:tcW w:w="12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163" w:author="Milica Radić" w:date="2026-10-04T14:37:21Z">
              <w:tcPr>
                <w:tcW w:w="2176"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704D38B">
            <w:pPr>
              <w:jc w:val="center"/>
              <w:rPr>
                <w:sz w:val="20"/>
                <w:szCs w:val="20"/>
                <w:lang w:val="sr-Cyrl-RS"/>
                <w:rPrChange w:id="13165" w:author="Milan Stojkov" w:date="2026-10-02T11:00:00Z">
                  <w:rPr>
                    <w:sz w:val="20"/>
                    <w:szCs w:val="20"/>
                  </w:rPr>
                </w:rPrChange>
              </w:rPr>
              <w:pPrChange w:id="13164" w:author="Milica Radić" w:date="2026-10-04T14:37:21Z">
                <w:pPr/>
              </w:pPrChange>
            </w:pPr>
            <w:r>
              <w:rPr>
                <w:sz w:val="20"/>
                <w:szCs w:val="20"/>
                <w:lang w:val="sr-Cyrl-RS"/>
                <w:rPrChange w:id="13166" w:author="Milan Stojkov" w:date="2026-10-02T11:00:00Z">
                  <w:rPr>
                    <w:sz w:val="20"/>
                    <w:szCs w:val="20"/>
                  </w:rPr>
                </w:rPrChange>
              </w:rPr>
              <w:t>14</w:t>
            </w:r>
          </w:p>
        </w:tc>
        <w:tc>
          <w:tcPr>
            <w:tcW w:w="100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167" w:author="Milica Radić" w:date="2026-10-04T14:37:21Z">
              <w:tcPr>
                <w:tcW w:w="172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F3468AB">
            <w:pPr>
              <w:jc w:val="center"/>
              <w:rPr>
                <w:sz w:val="20"/>
                <w:szCs w:val="20"/>
                <w:lang w:val="sr-Cyrl-RS"/>
                <w:rPrChange w:id="13169" w:author="Milan Stojkov" w:date="2026-10-02T11:00:00Z">
                  <w:rPr>
                    <w:sz w:val="20"/>
                    <w:szCs w:val="20"/>
                  </w:rPr>
                </w:rPrChange>
              </w:rPr>
              <w:pPrChange w:id="13168" w:author="Milica Radić" w:date="2026-10-04T14:37:21Z">
                <w:pPr/>
              </w:pPrChange>
            </w:pPr>
            <w:r>
              <w:rPr>
                <w:sz w:val="20"/>
                <w:szCs w:val="20"/>
                <w:lang w:val="sr-Cyrl-RS"/>
                <w:rPrChange w:id="13170" w:author="Milan Stojkov" w:date="2026-10-02T11:00:00Z">
                  <w:rPr>
                    <w:sz w:val="20"/>
                    <w:szCs w:val="20"/>
                  </w:rPr>
                </w:rPrChange>
              </w:rPr>
              <w:t>1,48603</w:t>
            </w:r>
          </w:p>
        </w:tc>
        <w:tc>
          <w:tcPr>
            <w:tcW w:w="1169"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171" w:author="Milica Radić" w:date="2026-10-04T14:37:21Z">
              <w:tcPr>
                <w:tcW w:w="2012"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8A04B8D">
            <w:pPr>
              <w:jc w:val="center"/>
              <w:rPr>
                <w:sz w:val="20"/>
                <w:szCs w:val="20"/>
                <w:lang w:val="sr-Cyrl-RS"/>
                <w:rPrChange w:id="13173" w:author="Milan Stojkov" w:date="2026-10-02T11:00:00Z">
                  <w:rPr>
                    <w:sz w:val="20"/>
                    <w:szCs w:val="20"/>
                  </w:rPr>
                </w:rPrChange>
              </w:rPr>
              <w:pPrChange w:id="13172" w:author="Milica Radić" w:date="2026-10-04T14:37:21Z">
                <w:pPr/>
              </w:pPrChange>
            </w:pPr>
            <w:r>
              <w:rPr>
                <w:sz w:val="20"/>
                <w:szCs w:val="20"/>
                <w:lang w:val="sr-Cyrl-RS"/>
                <w:rPrChange w:id="13174" w:author="Milan Stojkov" w:date="2026-10-02T11:00:00Z">
                  <w:rPr>
                    <w:sz w:val="20"/>
                    <w:szCs w:val="20"/>
                  </w:rPr>
                </w:rPrChange>
              </w:rPr>
              <w:t>0</w:t>
            </w:r>
          </w:p>
        </w:tc>
      </w:tr>
      <w:tr w14:paraId="603F6D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175" w:author="Milica Radić" w:date="2026-10-04T14:37: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562" w:type="pct"/>
            <w:tcBorders>
              <w:top w:val="single" w:color="000000" w:sz="4" w:space="0"/>
              <w:right w:val="single" w:color="000000" w:sz="4" w:space="0"/>
            </w:tcBorders>
            <w:tcMar>
              <w:top w:w="15" w:type="dxa"/>
              <w:left w:w="15" w:type="dxa"/>
              <w:bottom w:w="15" w:type="dxa"/>
              <w:right w:w="15" w:type="dxa"/>
            </w:tcMar>
            <w:vAlign w:val="center"/>
            <w:tcPrChange w:id="13176" w:author="Milica Radić" w:date="2026-10-04T14:37:21Z">
              <w:tcPr>
                <w:tcW w:w="2689" w:type="dxa"/>
                <w:tcBorders>
                  <w:top w:val="single" w:color="000000" w:sz="4" w:space="0"/>
                  <w:right w:val="single" w:color="000000" w:sz="4" w:space="0"/>
                </w:tcBorders>
                <w:tcMar>
                  <w:top w:w="15" w:type="dxa"/>
                  <w:left w:w="15" w:type="dxa"/>
                  <w:bottom w:w="15" w:type="dxa"/>
                  <w:right w:w="15" w:type="dxa"/>
                </w:tcMar>
                <w:vAlign w:val="center"/>
              </w:tcPr>
            </w:tcPrChange>
          </w:tcPr>
          <w:p w14:paraId="6419E706">
            <w:pPr>
              <w:jc w:val="center"/>
              <w:rPr>
                <w:sz w:val="20"/>
                <w:szCs w:val="20"/>
                <w:lang w:val="sr-Cyrl-RS"/>
                <w:rPrChange w:id="13178" w:author="Milan Stojkov" w:date="2026-10-02T11:00:00Z">
                  <w:rPr>
                    <w:sz w:val="20"/>
                    <w:szCs w:val="20"/>
                  </w:rPr>
                </w:rPrChange>
              </w:rPr>
              <w:pPrChange w:id="13177" w:author="Milica Radić" w:date="2026-10-04T14:37:21Z">
                <w:pPr/>
              </w:pPrChange>
            </w:pPr>
            <w:r>
              <w:rPr>
                <w:sz w:val="20"/>
                <w:szCs w:val="20"/>
                <w:lang w:val="sr-Cyrl-RS"/>
                <w:rPrChange w:id="13179" w:author="Milan Stojkov" w:date="2026-10-02T11:00:00Z">
                  <w:rPr>
                    <w:sz w:val="20"/>
                    <w:szCs w:val="20"/>
                  </w:rPr>
                </w:rPrChange>
              </w:rPr>
              <w:t>5</w:t>
            </w:r>
          </w:p>
        </w:tc>
        <w:tc>
          <w:tcPr>
            <w:tcW w:w="1264"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3180" w:author="Milica Radić" w:date="2026-10-04T14:37:21Z">
              <w:tcPr>
                <w:tcW w:w="2176"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50C0CF5C">
            <w:pPr>
              <w:jc w:val="center"/>
              <w:rPr>
                <w:sz w:val="20"/>
                <w:szCs w:val="20"/>
                <w:lang w:val="sr-Cyrl-RS"/>
                <w:rPrChange w:id="13182" w:author="Milan Stojkov" w:date="2026-10-02T11:00:00Z">
                  <w:rPr>
                    <w:sz w:val="20"/>
                    <w:szCs w:val="20"/>
                  </w:rPr>
                </w:rPrChange>
              </w:rPr>
              <w:pPrChange w:id="13181" w:author="Milica Radić" w:date="2026-10-04T14:37:21Z">
                <w:pPr/>
              </w:pPrChange>
            </w:pPr>
            <w:r>
              <w:rPr>
                <w:sz w:val="20"/>
                <w:szCs w:val="20"/>
                <w:lang w:val="sr-Cyrl-RS"/>
                <w:rPrChange w:id="13183" w:author="Milan Stojkov" w:date="2026-10-02T11:00:00Z">
                  <w:rPr>
                    <w:sz w:val="20"/>
                    <w:szCs w:val="20"/>
                  </w:rPr>
                </w:rPrChange>
              </w:rPr>
              <w:t>398</w:t>
            </w:r>
          </w:p>
        </w:tc>
        <w:tc>
          <w:tcPr>
            <w:tcW w:w="1004"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3184" w:author="Milica Radić" w:date="2026-10-04T14:37:21Z">
              <w:tcPr>
                <w:tcW w:w="1728"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0FDFD1C5">
            <w:pPr>
              <w:jc w:val="center"/>
              <w:rPr>
                <w:sz w:val="20"/>
                <w:szCs w:val="20"/>
                <w:lang w:val="sr-Cyrl-RS"/>
                <w:rPrChange w:id="13186" w:author="Milan Stojkov" w:date="2026-10-02T11:00:00Z">
                  <w:rPr>
                    <w:sz w:val="20"/>
                    <w:szCs w:val="20"/>
                  </w:rPr>
                </w:rPrChange>
              </w:rPr>
              <w:pPrChange w:id="13185" w:author="Milica Radić" w:date="2026-10-04T14:37:21Z">
                <w:pPr/>
              </w:pPrChange>
            </w:pPr>
            <w:r>
              <w:rPr>
                <w:sz w:val="20"/>
                <w:szCs w:val="20"/>
                <w:lang w:val="sr-Cyrl-RS"/>
                <w:rPrChange w:id="13187" w:author="Milan Stojkov" w:date="2026-10-02T11:00:00Z">
                  <w:rPr>
                    <w:sz w:val="20"/>
                    <w:szCs w:val="20"/>
                  </w:rPr>
                </w:rPrChange>
              </w:rPr>
              <w:t>1,51304</w:t>
            </w:r>
          </w:p>
        </w:tc>
        <w:tc>
          <w:tcPr>
            <w:tcW w:w="1169" w:type="pct"/>
            <w:tcBorders>
              <w:top w:val="single" w:color="000000" w:sz="4" w:space="0"/>
              <w:left w:val="single" w:color="000000" w:sz="4" w:space="0"/>
            </w:tcBorders>
            <w:tcMar>
              <w:top w:w="15" w:type="dxa"/>
              <w:left w:w="15" w:type="dxa"/>
              <w:bottom w:w="15" w:type="dxa"/>
              <w:right w:w="15" w:type="dxa"/>
            </w:tcMar>
            <w:vAlign w:val="center"/>
            <w:tcPrChange w:id="13188" w:author="Milica Radić" w:date="2026-10-04T14:37:21Z">
              <w:tcPr>
                <w:tcW w:w="2012" w:type="dxa"/>
                <w:tcBorders>
                  <w:top w:val="single" w:color="000000" w:sz="4" w:space="0"/>
                  <w:left w:val="single" w:color="000000" w:sz="4" w:space="0"/>
                </w:tcBorders>
                <w:tcMar>
                  <w:top w:w="15" w:type="dxa"/>
                  <w:left w:w="15" w:type="dxa"/>
                  <w:bottom w:w="15" w:type="dxa"/>
                  <w:right w:w="15" w:type="dxa"/>
                </w:tcMar>
                <w:vAlign w:val="center"/>
              </w:tcPr>
            </w:tcPrChange>
          </w:tcPr>
          <w:p w14:paraId="187F21C6">
            <w:pPr>
              <w:jc w:val="center"/>
              <w:rPr>
                <w:sz w:val="20"/>
                <w:szCs w:val="20"/>
                <w:lang w:val="sr-Cyrl-RS"/>
                <w:rPrChange w:id="13190" w:author="Milan Stojkov" w:date="2026-10-02T11:00:00Z">
                  <w:rPr>
                    <w:sz w:val="20"/>
                    <w:szCs w:val="20"/>
                  </w:rPr>
                </w:rPrChange>
              </w:rPr>
              <w:pPrChange w:id="13189" w:author="Milica Radić" w:date="2026-10-04T14:37:21Z">
                <w:pPr/>
              </w:pPrChange>
            </w:pPr>
            <w:r>
              <w:rPr>
                <w:sz w:val="20"/>
                <w:szCs w:val="20"/>
                <w:lang w:val="sr-Cyrl-RS"/>
                <w:rPrChange w:id="13191" w:author="Milan Stojkov" w:date="2026-10-02T11:00:00Z">
                  <w:rPr>
                    <w:sz w:val="20"/>
                    <w:szCs w:val="20"/>
                  </w:rPr>
                </w:rPrChange>
              </w:rPr>
              <w:t>0</w:t>
            </w:r>
          </w:p>
        </w:tc>
      </w:tr>
    </w:tbl>
    <w:p w14:paraId="5E84E565">
      <w:pPr>
        <w:ind w:firstLine="360"/>
        <w:jc w:val="both"/>
        <w:rPr>
          <w:ins w:id="13192" w:author="Milica Radić" w:date="2026-10-04T12:25:54Z"/>
          <w:color w:val="000000"/>
          <w:sz w:val="22"/>
          <w:szCs w:val="22"/>
          <w:lang w:val="sr-Cyrl-RS"/>
        </w:rPr>
      </w:pPr>
    </w:p>
    <w:p w14:paraId="7C46F6BD">
      <w:pPr>
        <w:ind w:firstLine="360"/>
        <w:jc w:val="both"/>
        <w:rPr>
          <w:color w:val="000000"/>
          <w:sz w:val="22"/>
          <w:szCs w:val="22"/>
          <w:lang w:val="sr-Cyrl-RS"/>
          <w:rPrChange w:id="13193" w:author="Milan Stojkov" w:date="2026-10-02T11:00:00Z">
            <w:rPr>
              <w:color w:val="000000"/>
              <w:sz w:val="22"/>
              <w:szCs w:val="22"/>
            </w:rPr>
          </w:rPrChange>
        </w:rPr>
      </w:pPr>
      <w:del w:id="13194" w:author="Milica Radić" w:date="2026-10-04T15:01:19Z">
        <w:r>
          <w:rPr>
            <w:color w:val="000000"/>
            <w:sz w:val="22"/>
            <w:szCs w:val="22"/>
            <w:lang w:val="sr-Cyrl-RS"/>
            <w:rPrChange w:id="13195" w:author="Milan Stojkov" w:date="2026-10-02T11:00:00Z">
              <w:rPr>
                <w:color w:val="000000"/>
                <w:sz w:val="22"/>
                <w:szCs w:val="22"/>
              </w:rPr>
            </w:rPrChange>
          </w:rPr>
          <w:delText xml:space="preserve">Веза између разноврсности и отпорности није једносмерна. </w:delText>
        </w:r>
      </w:del>
      <w:r>
        <w:rPr>
          <w:color w:val="000000"/>
          <w:sz w:val="22"/>
          <w:szCs w:val="22"/>
          <w:lang w:val="sr-Cyrl-RS"/>
          <w:rPrChange w:id="13197" w:author="Milan Stojkov" w:date="2026-10-02T11:00:00Z">
            <w:rPr>
              <w:color w:val="000000"/>
              <w:sz w:val="22"/>
              <w:szCs w:val="22"/>
            </w:rPr>
          </w:rPrChange>
        </w:rPr>
        <w:t>Чворови који су задржали све честите суседе имају високу ентропију, а они који су изгубили већину најнижу</w:t>
      </w:r>
      <w:del w:id="13198" w:author="Milica Radić" w:date="2026-10-04T15:01:23Z">
        <w:r>
          <w:rPr>
            <w:color w:val="000000"/>
            <w:sz w:val="22"/>
            <w:szCs w:val="22"/>
            <w:lang w:val="sr-Cyrl-RS"/>
            <w:rPrChange w:id="13199" w:author="Milan Stojkov" w:date="2026-10-02T11:00:00Z">
              <w:rPr>
                <w:color w:val="000000"/>
                <w:sz w:val="22"/>
                <w:szCs w:val="22"/>
              </w:rPr>
            </w:rPrChange>
          </w:rPr>
          <w:delText>, што одговара очекивању</w:delText>
        </w:r>
      </w:del>
      <w:r>
        <w:rPr>
          <w:color w:val="000000"/>
          <w:sz w:val="22"/>
          <w:szCs w:val="22"/>
          <w:lang w:val="sr-Cyrl-RS"/>
          <w:rPrChange w:id="13201" w:author="Milan Stojkov" w:date="2026-10-02T11:00:00Z">
            <w:rPr>
              <w:color w:val="000000"/>
              <w:sz w:val="22"/>
              <w:szCs w:val="22"/>
            </w:rPr>
          </w:rPrChange>
        </w:rPr>
        <w:t>. Потпуно изоловани чворови, међутим, имају ентропију вишу од делимично компромитованих</w:t>
      </w:r>
      <w:del w:id="13202" w:author="Milica Radić" w:date="2026-10-04T15:04:09Z">
        <w:r>
          <w:rPr>
            <w:color w:val="000000"/>
            <w:sz w:val="22"/>
            <w:szCs w:val="22"/>
            <w:lang w:val="sr-Cyrl-RS"/>
            <w:rPrChange w:id="13203" w:author="Milan Stojkov" w:date="2026-10-02T11:00:00Z">
              <w:rPr>
                <w:color w:val="000000"/>
                <w:sz w:val="22"/>
                <w:szCs w:val="22"/>
              </w:rPr>
            </w:rPrChange>
          </w:rPr>
          <w:delText>:</w:delText>
        </w:r>
      </w:del>
      <w:ins w:id="13205" w:author="Milica Radić" w:date="2026-10-04T15:04:10Z">
        <w:r>
          <w:rPr>
            <w:rFonts w:hint="default"/>
            <w:color w:val="000000"/>
            <w:sz w:val="22"/>
            <w:szCs w:val="22"/>
            <w:lang w:val="sr-Cyrl-RS"/>
          </w:rPr>
          <w:t>.</w:t>
        </w:r>
      </w:ins>
      <w:del w:id="13206" w:author="Milica Radić" w:date="2026-10-04T15:04:11Z">
        <w:r>
          <w:rPr>
            <w:color w:val="000000"/>
            <w:sz w:val="22"/>
            <w:szCs w:val="22"/>
            <w:lang w:val="sr-Cyrl-RS"/>
            <w:rPrChange w:id="13207" w:author="Milan Stojkov" w:date="2026-10-02T11:00:00Z">
              <w:rPr>
                <w:color w:val="000000"/>
                <w:sz w:val="22"/>
                <w:szCs w:val="22"/>
              </w:rPr>
            </w:rPrChange>
          </w:rPr>
          <w:delText xml:space="preserve"> </w:delText>
        </w:r>
      </w:del>
      <w:del w:id="13209" w:author="Milica Radić" w:date="2026-10-04T15:04:12Z">
        <w:r>
          <w:rPr>
            <w:color w:val="000000"/>
            <w:sz w:val="22"/>
            <w:szCs w:val="22"/>
            <w:lang w:val="sr-Cyrl-RS"/>
            <w:rPrChange w:id="13210" w:author="Milan Stojkov" w:date="2026-10-02T11:00:00Z">
              <w:rPr>
                <w:color w:val="000000"/>
                <w:sz w:val="22"/>
                <w:szCs w:val="22"/>
              </w:rPr>
            </w:rPrChange>
          </w:rPr>
          <w:delText>њ</w:delText>
        </w:r>
      </w:del>
      <w:ins w:id="13212" w:author="Milica Radić" w:date="2026-10-04T15:04:12Z">
        <w:r>
          <w:rPr>
            <w:rFonts w:hint="default"/>
            <w:color w:val="000000"/>
            <w:sz w:val="22"/>
            <w:szCs w:val="22"/>
            <w:lang w:val="sr-Cyrl-RS"/>
          </w:rPr>
          <w:t xml:space="preserve"> </w:t>
        </w:r>
      </w:ins>
      <w:ins w:id="13213" w:author="Milica Radić" w:date="2026-10-04T15:04:13Z">
        <w:r>
          <w:rPr>
            <w:rFonts w:hint="default"/>
            <w:color w:val="000000"/>
            <w:sz w:val="22"/>
            <w:szCs w:val="22"/>
            <w:lang w:val="sr-Cyrl-RS"/>
          </w:rPr>
          <w:t>Њ</w:t>
        </w:r>
      </w:ins>
      <w:r>
        <w:rPr>
          <w:color w:val="000000"/>
          <w:sz w:val="22"/>
          <w:szCs w:val="22"/>
          <w:lang w:val="sr-Cyrl-RS"/>
          <w:rPrChange w:id="13214" w:author="Milan Stojkov" w:date="2026-10-02T11:00:00Z">
            <w:rPr>
              <w:color w:val="000000"/>
              <w:sz w:val="22"/>
              <w:szCs w:val="22"/>
            </w:rPr>
          </w:rPrChange>
        </w:rPr>
        <w:t xml:space="preserve">ихов скуп суседа чине искључиво нападачки идентитети, </w:t>
      </w:r>
      <w:ins w:id="13215" w:author="Milica Radić" w:date="2026-10-04T15:05:19Z">
        <w:r>
          <w:rPr>
            <w:rFonts w:hint="default"/>
            <w:color w:val="000000"/>
            <w:sz w:val="22"/>
            <w:szCs w:val="22"/>
            <w:lang w:val="sr-Cyrl-RS"/>
          </w:rPr>
          <w:t>који су равномерно распоређени по групама, па расподела изгледа уравнотеженије него код чвора којем је остало неколико честитих суседа из исте групе.</w:t>
        </w:r>
      </w:ins>
      <w:del w:id="13216" w:author="Milica Radić" w:date="2026-10-04T15:05:19Z">
        <w:r>
          <w:rPr>
            <w:color w:val="000000"/>
            <w:sz w:val="22"/>
            <w:szCs w:val="22"/>
            <w:lang w:val="sr-Cyrl-RS"/>
            <w:rPrChange w:id="13217" w:author="Milan Stojkov" w:date="2026-10-02T11:00:00Z">
              <w:rPr>
                <w:color w:val="000000"/>
                <w:sz w:val="22"/>
                <w:szCs w:val="22"/>
              </w:rPr>
            </w:rPrChange>
          </w:rPr>
          <w:delText>а они су по групама равномерно распоређени</w:delText>
        </w:r>
      </w:del>
      <w:del w:id="13219" w:author="Milica Radić" w:date="2026-10-04T15:05:19Z">
        <w:r>
          <w:rPr>
            <w:color w:val="000000"/>
            <w:sz w:val="22"/>
            <w:szCs w:val="22"/>
            <w:lang w:val="sr-Cyrl-RS"/>
            <w:rPrChange w:id="13220" w:author="Milan Stojkov" w:date="2026-10-02T11:00:00Z">
              <w:rPr>
                <w:color w:val="000000"/>
                <w:sz w:val="22"/>
                <w:szCs w:val="22"/>
              </w:rPr>
            </w:rPrChange>
          </w:rPr>
          <w:delText>,</w:delText>
        </w:r>
      </w:del>
      <w:del w:id="13222" w:author="Milica Radić" w:date="2026-10-04T15:05:19Z">
        <w:r>
          <w:rPr>
            <w:color w:val="000000"/>
            <w:sz w:val="22"/>
            <w:szCs w:val="22"/>
            <w:lang w:val="sr-Cyrl-RS"/>
            <w:rPrChange w:id="13223" w:author="Milan Stojkov" w:date="2026-10-02T11:00:00Z">
              <w:rPr>
                <w:color w:val="000000"/>
                <w:sz w:val="22"/>
                <w:szCs w:val="22"/>
              </w:rPr>
            </w:rPrChange>
          </w:rPr>
          <w:delText xml:space="preserve"> па расподела изгледа уравнотеженије него код чвора коме је остало неколико честитих суседа из исте групе. </w:delText>
        </w:r>
      </w:del>
    </w:p>
    <w:p w14:paraId="4974B642">
      <w:pPr>
        <w:ind w:firstLine="360"/>
        <w:jc w:val="both"/>
        <w:rPr>
          <w:color w:val="000000"/>
          <w:sz w:val="22"/>
          <w:szCs w:val="22"/>
          <w:lang w:val="sr-Cyrl-RS"/>
          <w:rPrChange w:id="13225" w:author="Milan Stojkov" w:date="2026-10-02T11:00:00Z">
            <w:rPr>
              <w:color w:val="000000"/>
              <w:sz w:val="22"/>
              <w:szCs w:val="22"/>
            </w:rPr>
          </w:rPrChange>
        </w:rPr>
      </w:pPr>
      <w:r>
        <w:rPr>
          <w:color w:val="000000"/>
          <w:sz w:val="22"/>
          <w:szCs w:val="22"/>
          <w:lang w:val="sr-Cyrl-RS"/>
          <w:rPrChange w:id="13226" w:author="Milan Stojkov" w:date="2026-10-02T11:00:00Z">
            <w:rPr>
              <w:color w:val="000000"/>
              <w:sz w:val="22"/>
              <w:szCs w:val="22"/>
            </w:rPr>
          </w:rPrChange>
        </w:rPr>
        <w:t>Ентропија стога описује разноврсност порекла суседа, а не њихову исправност, и не може се користити као показатељ изолације. Као мера има смисла једино у поређењу стратегија при истим условима, што је њена улога у табелама 7.23 и 7.24.</w:t>
      </w:r>
    </w:p>
    <w:p w14:paraId="1D80D6B9">
      <w:pPr>
        <w:pStyle w:val="3"/>
        <w:ind w:left="0" w:firstLine="0"/>
        <w:rPr>
          <w:lang w:val="sr-Cyrl-RS"/>
          <w:rPrChange w:id="13227" w:author="Milan Stojkov" w:date="2026-10-02T11:00:00Z">
            <w:rPr/>
          </w:rPrChange>
        </w:rPr>
      </w:pPr>
      <w:bookmarkStart w:id="112" w:name="_Toc25704"/>
      <w:bookmarkStart w:id="113" w:name="_Toc32385"/>
      <w:r>
        <w:rPr>
          <w:rFonts w:ascii="Times New Roman" w:hAnsi="Times New Roman" w:eastAsia="Times New Roman" w:cs="Times New Roman"/>
          <w:color w:val="000000"/>
          <w:lang w:val="sr-Cyrl-RS"/>
          <w:rPrChange w:id="13228" w:author="Milan Stojkov" w:date="2026-10-02T11:00:00Z">
            <w:rPr>
              <w:rFonts w:ascii="Times New Roman" w:hAnsi="Times New Roman" w:eastAsia="Times New Roman" w:cs="Times New Roman"/>
              <w:color w:val="000000"/>
            </w:rPr>
          </w:rPrChange>
        </w:rPr>
        <w:t>7.8. Анализа контролног и агрегационог саобраћаја</w:t>
      </w:r>
      <w:bookmarkEnd w:id="112"/>
      <w:bookmarkEnd w:id="113"/>
    </w:p>
    <w:p w14:paraId="175BE262">
      <w:pPr>
        <w:ind w:firstLine="360"/>
        <w:jc w:val="both"/>
        <w:rPr>
          <w:ins w:id="13229" w:author="Milica Radić" w:date="2026-10-04T02:52:42Z"/>
          <w:rFonts w:hint="default"/>
          <w:color w:val="000000"/>
          <w:sz w:val="22"/>
          <w:szCs w:val="22"/>
          <w:lang w:val="sr-Cyrl-RS"/>
        </w:rPr>
      </w:pPr>
      <w:r>
        <w:rPr>
          <w:color w:val="000000"/>
          <w:sz w:val="22"/>
          <w:szCs w:val="22"/>
          <w:lang w:val="sr-Cyrl-RS"/>
          <w:rPrChange w:id="13230" w:author="Milan Stojkov" w:date="2026-10-02T11:00:00Z">
            <w:rPr>
              <w:color w:val="000000"/>
              <w:sz w:val="22"/>
              <w:szCs w:val="22"/>
            </w:rPr>
          </w:rPrChange>
        </w:rPr>
        <w:t xml:space="preserve">Саобраћај је раздвојен на </w:t>
      </w:r>
      <w:del w:id="13231" w:author="Milica Radić" w:date="2026-10-04T02:51:42Z">
        <w:r>
          <w:rPr>
            <w:color w:val="000000"/>
            <w:sz w:val="22"/>
            <w:szCs w:val="22"/>
            <w:lang w:val="sr-Cyrl-RS"/>
            <w:rPrChange w:id="13232" w:author="Milan Stojkov" w:date="2026-10-02T11:00:00Z">
              <w:rPr>
                <w:color w:val="000000"/>
                <w:sz w:val="22"/>
                <w:szCs w:val="22"/>
              </w:rPr>
            </w:rPrChange>
          </w:rPr>
          <w:delText xml:space="preserve">две равни: </w:delText>
        </w:r>
      </w:del>
      <w:r>
        <w:rPr>
          <w:color w:val="000000"/>
          <w:sz w:val="22"/>
          <w:szCs w:val="22"/>
          <w:lang w:val="sr-Cyrl-RS"/>
          <w:rPrChange w:id="13233" w:author="Milan Stojkov" w:date="2026-10-02T11:00:00Z">
            <w:rPr>
              <w:color w:val="000000"/>
              <w:sz w:val="22"/>
              <w:szCs w:val="22"/>
            </w:rPr>
          </w:rPrChange>
        </w:rPr>
        <w:t>агрегацион</w:t>
      </w:r>
      <w:ins w:id="13234" w:author="Milica Radić" w:date="2026-10-04T02:51:39Z">
        <w:r>
          <w:rPr>
            <w:color w:val="000000"/>
            <w:sz w:val="22"/>
            <w:szCs w:val="22"/>
            <w:lang w:val="sr-Cyrl-RS"/>
          </w:rPr>
          <w:t>и</w:t>
        </w:r>
      </w:ins>
      <w:del w:id="13235" w:author="Milica Radić" w:date="2026-10-04T02:51:39Z">
        <w:r>
          <w:rPr>
            <w:color w:val="000000"/>
            <w:sz w:val="22"/>
            <w:szCs w:val="22"/>
            <w:lang w:val="sr-Cyrl-RS"/>
            <w:rPrChange w:id="13236" w:author="Milan Stojkov" w:date="2026-10-02T11:00:00Z">
              <w:rPr>
                <w:color w:val="000000"/>
                <w:sz w:val="22"/>
                <w:szCs w:val="22"/>
              </w:rPr>
            </w:rPrChange>
          </w:rPr>
          <w:delText>у</w:delText>
        </w:r>
      </w:del>
      <w:r>
        <w:rPr>
          <w:color w:val="000000"/>
          <w:sz w:val="22"/>
          <w:szCs w:val="22"/>
          <w:lang w:val="sr-Cyrl-RS"/>
          <w:rPrChange w:id="13237" w:author="Milan Stojkov" w:date="2026-10-02T11:00:00Z">
            <w:rPr>
              <w:color w:val="000000"/>
              <w:sz w:val="22"/>
              <w:szCs w:val="22"/>
            </w:rPr>
          </w:rPrChange>
        </w:rPr>
        <w:t>, кој</w:t>
      </w:r>
      <w:ins w:id="13238" w:author="Milica Radić" w:date="2026-10-04T02:51:45Z">
        <w:r>
          <w:rPr>
            <w:color w:val="000000"/>
            <w:sz w:val="22"/>
            <w:szCs w:val="22"/>
            <w:lang w:val="sr-Cyrl-RS"/>
          </w:rPr>
          <w:t>и</w:t>
        </w:r>
      </w:ins>
      <w:del w:id="13239" w:author="Milica Radić" w:date="2026-10-04T02:51:45Z">
        <w:r>
          <w:rPr>
            <w:color w:val="000000"/>
            <w:sz w:val="22"/>
            <w:szCs w:val="22"/>
            <w:lang w:val="sr-Cyrl-RS"/>
            <w:rPrChange w:id="13240" w:author="Milan Stojkov" w:date="2026-10-02T11:00:00Z">
              <w:rPr>
                <w:color w:val="000000"/>
                <w:sz w:val="22"/>
                <w:szCs w:val="22"/>
              </w:rPr>
            </w:rPrChange>
          </w:rPr>
          <w:delText>у</w:delText>
        </w:r>
      </w:del>
      <w:r>
        <w:rPr>
          <w:color w:val="000000"/>
          <w:sz w:val="22"/>
          <w:szCs w:val="22"/>
          <w:lang w:val="sr-Cyrl-RS"/>
          <w:rPrChange w:id="13241" w:author="Milan Stojkov" w:date="2026-10-02T11:00:00Z">
            <w:rPr>
              <w:color w:val="000000"/>
              <w:sz w:val="22"/>
              <w:szCs w:val="22"/>
            </w:rPr>
          </w:rPrChange>
        </w:rPr>
        <w:t xml:space="preserve"> чине поруке са вредностима над којима се врши прорачун, и контролн</w:t>
      </w:r>
      <w:del w:id="13242" w:author="Milica Radić" w:date="2026-10-04T02:51:49Z">
        <w:r>
          <w:rPr>
            <w:color w:val="000000"/>
            <w:sz w:val="22"/>
            <w:szCs w:val="22"/>
            <w:lang w:val="sr-Cyrl-RS"/>
            <w:rPrChange w:id="13243" w:author="Milan Stojkov" w:date="2026-10-02T11:00:00Z">
              <w:rPr>
                <w:color w:val="000000"/>
                <w:sz w:val="22"/>
                <w:szCs w:val="22"/>
              </w:rPr>
            </w:rPrChange>
          </w:rPr>
          <w:delText>у</w:delText>
        </w:r>
      </w:del>
      <w:ins w:id="13244" w:author="Milica Radić" w:date="2026-10-04T02:51:50Z">
        <w:r>
          <w:rPr>
            <w:color w:val="000000"/>
            <w:sz w:val="22"/>
            <w:szCs w:val="22"/>
            <w:lang w:val="sr-Cyrl-RS"/>
          </w:rPr>
          <w:t>и</w:t>
        </w:r>
      </w:ins>
      <w:r>
        <w:rPr>
          <w:color w:val="000000"/>
          <w:sz w:val="22"/>
          <w:szCs w:val="22"/>
          <w:lang w:val="sr-Cyrl-RS"/>
          <w:rPrChange w:id="13245" w:author="Milan Stojkov" w:date="2026-10-02T11:00:00Z">
            <w:rPr>
              <w:color w:val="000000"/>
              <w:sz w:val="22"/>
              <w:szCs w:val="22"/>
            </w:rPr>
          </w:rPrChange>
        </w:rPr>
        <w:t>, кој</w:t>
      </w:r>
      <w:del w:id="13246" w:author="Milica Radić" w:date="2026-10-04T02:51:52Z">
        <w:r>
          <w:rPr>
            <w:color w:val="000000"/>
            <w:sz w:val="22"/>
            <w:szCs w:val="22"/>
            <w:lang w:val="sr-Cyrl-RS"/>
            <w:rPrChange w:id="13247" w:author="Milan Stojkov" w:date="2026-10-02T11:00:00Z">
              <w:rPr>
                <w:color w:val="000000"/>
                <w:sz w:val="22"/>
                <w:szCs w:val="22"/>
              </w:rPr>
            </w:rPrChange>
          </w:rPr>
          <w:delText>у</w:delText>
        </w:r>
      </w:del>
      <w:ins w:id="13248" w:author="Milica Radić" w:date="2026-10-04T02:51:52Z">
        <w:r>
          <w:rPr>
            <w:color w:val="000000"/>
            <w:sz w:val="22"/>
            <w:szCs w:val="22"/>
            <w:lang w:val="sr-Cyrl-RS"/>
          </w:rPr>
          <w:t>и</w:t>
        </w:r>
      </w:ins>
      <w:r>
        <w:rPr>
          <w:color w:val="000000"/>
          <w:sz w:val="22"/>
          <w:szCs w:val="22"/>
          <w:lang w:val="sr-Cyrl-RS"/>
          <w:rPrChange w:id="13249" w:author="Milan Stojkov" w:date="2026-10-02T11:00:00Z">
            <w:rPr>
              <w:color w:val="000000"/>
              <w:sz w:val="22"/>
              <w:szCs w:val="22"/>
            </w:rPr>
          </w:rPrChange>
        </w:rPr>
        <w:t xml:space="preserve"> чине захтеви за кандидатима, понуде, потврде пријема, одбијенице, обавештења о уклањању и провере доступности. </w:t>
      </w:r>
      <w:ins w:id="13250" w:author="Milica Radić" w:date="2026-10-04T02:52:35Z">
        <w:r>
          <w:rPr>
            <w:rFonts w:hint="default"/>
            <w:color w:val="000000"/>
            <w:sz w:val="22"/>
            <w:szCs w:val="22"/>
            <w:lang w:val="sr-Cyrl-RS"/>
          </w:rPr>
          <w:t>Табела 7.25 приказује колико порука сваке врсте чвор пошаље у просеку по рунди, као и њихов међусобни однос.</w:t>
        </w:r>
      </w:ins>
    </w:p>
    <w:p w14:paraId="72BA3B64">
      <w:pPr>
        <w:ind w:firstLine="360"/>
        <w:jc w:val="both"/>
        <w:rPr>
          <w:color w:val="000000"/>
          <w:sz w:val="22"/>
          <w:szCs w:val="22"/>
          <w:lang w:val="sr-Cyrl-RS"/>
          <w:rPrChange w:id="13251" w:author="Milan Stojkov" w:date="2026-10-02T11:00:00Z">
            <w:rPr>
              <w:color w:val="000000"/>
              <w:sz w:val="22"/>
              <w:szCs w:val="22"/>
            </w:rPr>
          </w:rPrChange>
        </w:rPr>
      </w:pPr>
      <w:del w:id="13252" w:author="Milica Radić" w:date="2026-10-04T02:52:35Z">
        <w:r>
          <w:rPr>
            <w:color w:val="000000"/>
            <w:sz w:val="22"/>
            <w:szCs w:val="22"/>
            <w:lang w:val="sr-Cyrl-RS"/>
            <w:rPrChange w:id="13253" w:author="Milan Stojkov" w:date="2026-10-02T11:00:00Z">
              <w:rPr>
                <w:color w:val="000000"/>
                <w:sz w:val="22"/>
                <w:szCs w:val="22"/>
              </w:rPr>
            </w:rPrChange>
          </w:rPr>
          <w:delText>Обе мере изражене су бројем порука по чвору по рунди.</w:delText>
        </w:r>
      </w:del>
    </w:p>
    <w:p w14:paraId="6D855067">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3254" w:author="Milan Stojkov" w:date="2026-10-02T11:00:00Z">
            <w:rPr>
              <w:i/>
              <w:iCs/>
              <w:color w:val="000000"/>
              <w:sz w:val="20"/>
              <w:szCs w:val="20"/>
            </w:rPr>
          </w:rPrChange>
        </w:rPr>
      </w:pPr>
      <w:r>
        <w:rPr>
          <w:i/>
          <w:iCs/>
          <w:color w:val="000000"/>
          <w:sz w:val="20"/>
          <w:szCs w:val="20"/>
          <w:lang w:val="sr-Cyrl-RS"/>
          <w:rPrChange w:id="13255" w:author="Milan Stojkov" w:date="2026-10-02T11:00:00Z">
            <w:rPr>
              <w:i/>
              <w:iCs/>
              <w:color w:val="000000"/>
              <w:sz w:val="20"/>
              <w:szCs w:val="20"/>
            </w:rPr>
          </w:rPrChange>
        </w:rPr>
        <w:t>Табела 7.25. Саобраћај по чвору по рунди, β = 0,3</w:t>
      </w:r>
    </w:p>
    <w:tbl>
      <w:tblPr>
        <w:tblStyle w:val="109"/>
        <w:tblW w:w="4999"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13256" w:author="Milica Radić" w:date="2026-10-04T02:53:06Z">
          <w:tblPr>
            <w:tblStyle w:val="109"/>
            <w:tblW w:w="860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1794"/>
        <w:gridCol w:w="2045"/>
        <w:gridCol w:w="2227"/>
        <w:gridCol w:w="1781"/>
        <w:tblGridChange w:id="13257">
          <w:tblGrid>
            <w:gridCol w:w="1968"/>
            <w:gridCol w:w="2242"/>
            <w:gridCol w:w="2442"/>
            <w:gridCol w:w="1953"/>
          </w:tblGrid>
        </w:tblGridChange>
      </w:tblGrid>
      <w:tr w14:paraId="049AED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258" w:author="Milica Radić" w:date="2026-10-04T02:53: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rHeight w:val="90" w:hRule="atLeast"/>
          <w:tblHeader/>
          <w:trPrChange w:id="13258" w:author="Milica Radić" w:date="2026-10-04T02:53:06Z">
            <w:trPr>
              <w:tblHeader/>
            </w:trPr>
          </w:trPrChange>
        </w:trPr>
        <w:tc>
          <w:tcPr>
            <w:tcW w:w="1143" w:type="pct"/>
            <w:tcBorders>
              <w:bottom w:val="single" w:color="000000" w:sz="4" w:space="0"/>
              <w:right w:val="single" w:color="000000" w:sz="4" w:space="0"/>
            </w:tcBorders>
            <w:tcMar>
              <w:top w:w="15" w:type="dxa"/>
              <w:left w:w="15" w:type="dxa"/>
              <w:bottom w:w="15" w:type="dxa"/>
              <w:right w:w="15" w:type="dxa"/>
            </w:tcMar>
            <w:vAlign w:val="center"/>
            <w:tcPrChange w:id="13259" w:author="Milica Radić" w:date="2026-10-04T02:53:06Z">
              <w:tcPr>
                <w:tcW w:w="1968" w:type="dxa"/>
                <w:tcBorders>
                  <w:bottom w:val="single" w:color="000000" w:sz="4" w:space="0"/>
                  <w:right w:val="single" w:color="000000" w:sz="4" w:space="0"/>
                </w:tcBorders>
                <w:tcMar>
                  <w:top w:w="15" w:type="dxa"/>
                  <w:left w:w="15" w:type="dxa"/>
                  <w:bottom w:w="15" w:type="dxa"/>
                  <w:right w:w="15" w:type="dxa"/>
                </w:tcMar>
                <w:vAlign w:val="center"/>
              </w:tcPr>
            </w:tcPrChange>
          </w:tcPr>
          <w:p w14:paraId="2E6A80F8">
            <w:pPr>
              <w:jc w:val="center"/>
              <w:rPr>
                <w:b/>
                <w:bCs/>
                <w:sz w:val="20"/>
                <w:szCs w:val="20"/>
                <w:lang w:val="sr-Cyrl-RS"/>
                <w:rPrChange w:id="13260" w:author="Milan Stojkov" w:date="2026-10-02T11:00:00Z">
                  <w:rPr>
                    <w:b/>
                    <w:bCs/>
                    <w:sz w:val="20"/>
                    <w:szCs w:val="20"/>
                  </w:rPr>
                </w:rPrChange>
              </w:rPr>
            </w:pPr>
            <w:ins w:id="13261" w:author="Milica Radić" w:date="2026-10-04T02:52:47Z">
              <w:r>
                <w:rPr>
                  <w:b/>
                  <w:bCs/>
                  <w:sz w:val="20"/>
                  <w:szCs w:val="20"/>
                  <w:lang w:val="sr-Cyrl-RS"/>
                </w:rPr>
                <w:t>С</w:t>
              </w:r>
            </w:ins>
            <w:del w:id="13262" w:author="Milica Radić" w:date="2026-10-04T02:52:46Z">
              <w:r>
                <w:rPr>
                  <w:b/>
                  <w:bCs/>
                  <w:sz w:val="20"/>
                  <w:szCs w:val="20"/>
                  <w:lang w:val="sr-Cyrl-RS"/>
                  <w:rPrChange w:id="13263" w:author="Milan Stojkov" w:date="2026-10-02T11:00:00Z">
                    <w:rPr>
                      <w:b/>
                      <w:bCs/>
                      <w:sz w:val="20"/>
                      <w:szCs w:val="20"/>
                    </w:rPr>
                  </w:rPrChange>
                </w:rPr>
                <w:delText>с</w:delText>
              </w:r>
            </w:del>
            <w:r>
              <w:rPr>
                <w:b/>
                <w:bCs/>
                <w:sz w:val="20"/>
                <w:szCs w:val="20"/>
                <w:lang w:val="sr-Cyrl-RS"/>
                <w:rPrChange w:id="13264" w:author="Milan Stojkov" w:date="2026-10-02T11:00:00Z">
                  <w:rPr>
                    <w:b/>
                    <w:bCs/>
                    <w:sz w:val="20"/>
                    <w:szCs w:val="20"/>
                  </w:rPr>
                </w:rPrChange>
              </w:rPr>
              <w:t>тратегија</w:t>
            </w:r>
          </w:p>
        </w:tc>
        <w:tc>
          <w:tcPr>
            <w:tcW w:w="1302"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3265" w:author="Milica Radić" w:date="2026-10-04T02:53:06Z">
              <w:tcPr>
                <w:tcW w:w="2242"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6E2862E">
            <w:pPr>
              <w:jc w:val="center"/>
              <w:rPr>
                <w:b/>
                <w:bCs/>
                <w:sz w:val="20"/>
                <w:szCs w:val="20"/>
                <w:lang w:val="sr-Cyrl-RS"/>
                <w:rPrChange w:id="13266" w:author="Milan Stojkov" w:date="2026-10-02T11:00:00Z">
                  <w:rPr>
                    <w:b/>
                    <w:bCs/>
                    <w:sz w:val="20"/>
                    <w:szCs w:val="20"/>
                  </w:rPr>
                </w:rPrChange>
              </w:rPr>
            </w:pPr>
            <w:ins w:id="13267" w:author="Milica Radić" w:date="2026-10-04T02:52:50Z">
              <w:r>
                <w:rPr>
                  <w:b/>
                  <w:bCs/>
                  <w:sz w:val="20"/>
                  <w:szCs w:val="20"/>
                  <w:lang w:val="sr-Cyrl-RS"/>
                </w:rPr>
                <w:t>К</w:t>
              </w:r>
            </w:ins>
            <w:del w:id="13268" w:author="Milica Radić" w:date="2026-10-04T02:52:49Z">
              <w:r>
                <w:rPr>
                  <w:b/>
                  <w:bCs/>
                  <w:sz w:val="20"/>
                  <w:szCs w:val="20"/>
                  <w:lang w:val="sr-Cyrl-RS"/>
                  <w:rPrChange w:id="13269" w:author="Milan Stojkov" w:date="2026-10-02T11:00:00Z">
                    <w:rPr>
                      <w:b/>
                      <w:bCs/>
                      <w:sz w:val="20"/>
                      <w:szCs w:val="20"/>
                    </w:rPr>
                  </w:rPrChange>
                </w:rPr>
                <w:delText>к</w:delText>
              </w:r>
            </w:del>
            <w:r>
              <w:rPr>
                <w:b/>
                <w:bCs/>
                <w:sz w:val="20"/>
                <w:szCs w:val="20"/>
                <w:lang w:val="sr-Cyrl-RS"/>
                <w:rPrChange w:id="13270" w:author="Milan Stojkov" w:date="2026-10-02T11:00:00Z">
                  <w:rPr>
                    <w:b/>
                    <w:bCs/>
                    <w:sz w:val="20"/>
                    <w:szCs w:val="20"/>
                  </w:rPr>
                </w:rPrChange>
              </w:rPr>
              <w:t>онтролне поруке</w:t>
            </w:r>
          </w:p>
        </w:tc>
        <w:tc>
          <w:tcPr>
            <w:tcW w:w="1418"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3271" w:author="Milica Radić" w:date="2026-10-04T02:53:06Z">
              <w:tcPr>
                <w:tcW w:w="2442"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B42759D">
            <w:pPr>
              <w:jc w:val="center"/>
              <w:rPr>
                <w:b/>
                <w:bCs/>
                <w:sz w:val="20"/>
                <w:szCs w:val="20"/>
                <w:lang w:val="sr-Cyrl-RS"/>
                <w:rPrChange w:id="13272" w:author="Milan Stojkov" w:date="2026-10-02T11:00:00Z">
                  <w:rPr>
                    <w:b/>
                    <w:bCs/>
                    <w:sz w:val="20"/>
                    <w:szCs w:val="20"/>
                  </w:rPr>
                </w:rPrChange>
              </w:rPr>
            </w:pPr>
            <w:ins w:id="13273" w:author="Milica Radić" w:date="2026-10-04T02:52:55Z">
              <w:r>
                <w:rPr>
                  <w:b/>
                  <w:bCs/>
                  <w:sz w:val="20"/>
                  <w:szCs w:val="20"/>
                  <w:lang w:val="sr-Cyrl-RS"/>
                </w:rPr>
                <w:t>А</w:t>
              </w:r>
            </w:ins>
            <w:del w:id="13274" w:author="Milica Radić" w:date="2026-10-04T02:52:54Z">
              <w:r>
                <w:rPr>
                  <w:b/>
                  <w:bCs/>
                  <w:sz w:val="20"/>
                  <w:szCs w:val="20"/>
                  <w:lang w:val="sr-Cyrl-RS"/>
                  <w:rPrChange w:id="13275" w:author="Milan Stojkov" w:date="2026-10-02T11:00:00Z">
                    <w:rPr>
                      <w:b/>
                      <w:bCs/>
                      <w:sz w:val="20"/>
                      <w:szCs w:val="20"/>
                    </w:rPr>
                  </w:rPrChange>
                </w:rPr>
                <w:delText>а</w:delText>
              </w:r>
            </w:del>
            <w:r>
              <w:rPr>
                <w:b/>
                <w:bCs/>
                <w:sz w:val="20"/>
                <w:szCs w:val="20"/>
                <w:lang w:val="sr-Cyrl-RS"/>
                <w:rPrChange w:id="13276" w:author="Milan Stojkov" w:date="2026-10-02T11:00:00Z">
                  <w:rPr>
                    <w:b/>
                    <w:bCs/>
                    <w:sz w:val="20"/>
                    <w:szCs w:val="20"/>
                  </w:rPr>
                </w:rPrChange>
              </w:rPr>
              <w:t>грегационе поруке</w:t>
            </w:r>
          </w:p>
        </w:tc>
        <w:tc>
          <w:tcPr>
            <w:tcW w:w="1134" w:type="pct"/>
            <w:tcBorders>
              <w:left w:val="single" w:color="000000" w:sz="4" w:space="0"/>
              <w:bottom w:val="single" w:color="000000" w:sz="4" w:space="0"/>
            </w:tcBorders>
            <w:tcMar>
              <w:top w:w="15" w:type="dxa"/>
              <w:left w:w="15" w:type="dxa"/>
              <w:bottom w:w="15" w:type="dxa"/>
              <w:right w:w="15" w:type="dxa"/>
            </w:tcMar>
            <w:vAlign w:val="center"/>
            <w:tcPrChange w:id="13277" w:author="Milica Radić" w:date="2026-10-04T02:53:06Z">
              <w:tcPr>
                <w:tcW w:w="1953" w:type="dxa"/>
                <w:tcBorders>
                  <w:left w:val="single" w:color="000000" w:sz="4" w:space="0"/>
                  <w:bottom w:val="single" w:color="000000" w:sz="4" w:space="0"/>
                </w:tcBorders>
                <w:tcMar>
                  <w:top w:w="15" w:type="dxa"/>
                  <w:left w:w="15" w:type="dxa"/>
                  <w:bottom w:w="15" w:type="dxa"/>
                  <w:right w:w="15" w:type="dxa"/>
                </w:tcMar>
                <w:vAlign w:val="center"/>
              </w:tcPr>
            </w:tcPrChange>
          </w:tcPr>
          <w:p w14:paraId="3FA6FF3F">
            <w:pPr>
              <w:jc w:val="center"/>
              <w:rPr>
                <w:b/>
                <w:bCs/>
                <w:sz w:val="20"/>
                <w:szCs w:val="20"/>
                <w:lang w:val="sr-Cyrl-RS"/>
                <w:rPrChange w:id="13278" w:author="Milan Stojkov" w:date="2026-10-02T11:00:00Z">
                  <w:rPr>
                    <w:b/>
                    <w:bCs/>
                    <w:sz w:val="20"/>
                    <w:szCs w:val="20"/>
                  </w:rPr>
                </w:rPrChange>
              </w:rPr>
            </w:pPr>
            <w:ins w:id="13279" w:author="Milica Radić" w:date="2026-10-04T02:52:57Z">
              <w:r>
                <w:rPr>
                  <w:b/>
                  <w:bCs/>
                  <w:sz w:val="20"/>
                  <w:szCs w:val="20"/>
                  <w:lang w:val="sr-Cyrl-RS"/>
                </w:rPr>
                <w:t>О</w:t>
              </w:r>
            </w:ins>
            <w:del w:id="13280" w:author="Milica Radić" w:date="2026-10-04T02:52:57Z">
              <w:r>
                <w:rPr>
                  <w:b/>
                  <w:bCs/>
                  <w:sz w:val="20"/>
                  <w:szCs w:val="20"/>
                  <w:lang w:val="sr-Cyrl-RS"/>
                  <w:rPrChange w:id="13281" w:author="Milan Stojkov" w:date="2026-10-02T11:00:00Z">
                    <w:rPr>
                      <w:b/>
                      <w:bCs/>
                      <w:sz w:val="20"/>
                      <w:szCs w:val="20"/>
                    </w:rPr>
                  </w:rPrChange>
                </w:rPr>
                <w:delText>о</w:delText>
              </w:r>
            </w:del>
            <w:r>
              <w:rPr>
                <w:b/>
                <w:bCs/>
                <w:sz w:val="20"/>
                <w:szCs w:val="20"/>
                <w:lang w:val="sr-Cyrl-RS"/>
                <w:rPrChange w:id="13282" w:author="Milan Stojkov" w:date="2026-10-02T11:00:00Z">
                  <w:rPr>
                    <w:b/>
                    <w:bCs/>
                    <w:sz w:val="20"/>
                    <w:szCs w:val="20"/>
                  </w:rPr>
                </w:rPrChange>
              </w:rPr>
              <w:t>днос</w:t>
            </w:r>
          </w:p>
        </w:tc>
      </w:tr>
      <w:tr w14:paraId="1431969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283" w:author="Milica Radić" w:date="2026-10-04T02:53: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14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284" w:author="Milica Radić" w:date="2026-10-04T02:53:06Z">
              <w:tcPr>
                <w:tcW w:w="1968"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6934AC2">
            <w:pPr>
              <w:jc w:val="center"/>
              <w:rPr>
                <w:sz w:val="20"/>
                <w:szCs w:val="20"/>
                <w:lang w:val="sr-Cyrl-RS"/>
                <w:rPrChange w:id="13286" w:author="Milan Stojkov" w:date="2026-10-02T11:00:00Z">
                  <w:rPr>
                    <w:sz w:val="20"/>
                    <w:szCs w:val="20"/>
                  </w:rPr>
                </w:rPrChange>
              </w:rPr>
              <w:pPrChange w:id="13285" w:author="Milica Radić" w:date="2026-10-04T02:53:03Z">
                <w:pPr/>
              </w:pPrChange>
            </w:pPr>
            <w:r>
              <w:rPr>
                <w:i/>
                <w:iCs/>
                <w:sz w:val="20"/>
                <w:szCs w:val="20"/>
                <w:lang w:val="sr-Cyrl-RS"/>
                <w:rPrChange w:id="13287" w:author="Milan Stojkov" w:date="2026-10-02T11:00:00Z">
                  <w:rPr>
                    <w:i/>
                    <w:iCs/>
                    <w:sz w:val="20"/>
                    <w:szCs w:val="20"/>
                  </w:rPr>
                </w:rPrChange>
              </w:rPr>
              <w:t>Random</w:t>
            </w:r>
          </w:p>
        </w:tc>
        <w:tc>
          <w:tcPr>
            <w:tcW w:w="130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288" w:author="Milica Radić" w:date="2026-10-04T02:53:06Z">
              <w:tcPr>
                <w:tcW w:w="224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BA7DE5A">
            <w:pPr>
              <w:jc w:val="center"/>
              <w:rPr>
                <w:sz w:val="20"/>
                <w:szCs w:val="20"/>
                <w:lang w:val="sr-Cyrl-RS"/>
                <w:rPrChange w:id="13290" w:author="Milan Stojkov" w:date="2026-10-02T11:00:00Z">
                  <w:rPr>
                    <w:sz w:val="20"/>
                    <w:szCs w:val="20"/>
                  </w:rPr>
                </w:rPrChange>
              </w:rPr>
              <w:pPrChange w:id="13289" w:author="Milica Radić" w:date="2026-10-04T02:53:03Z">
                <w:pPr/>
              </w:pPrChange>
            </w:pPr>
            <w:r>
              <w:rPr>
                <w:sz w:val="20"/>
                <w:szCs w:val="20"/>
                <w:lang w:val="sr-Cyrl-RS"/>
                <w:rPrChange w:id="13291" w:author="Milan Stojkov" w:date="2026-10-02T11:00:00Z">
                  <w:rPr>
                    <w:sz w:val="20"/>
                    <w:szCs w:val="20"/>
                  </w:rPr>
                </w:rPrChange>
              </w:rPr>
              <w:t>12,59</w:t>
            </w:r>
          </w:p>
        </w:tc>
        <w:tc>
          <w:tcPr>
            <w:tcW w:w="141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292" w:author="Milica Radić" w:date="2026-10-04T02:53:06Z">
              <w:tcPr>
                <w:tcW w:w="244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209EF6D">
            <w:pPr>
              <w:jc w:val="center"/>
              <w:rPr>
                <w:sz w:val="20"/>
                <w:szCs w:val="20"/>
                <w:lang w:val="sr-Cyrl-RS"/>
                <w:rPrChange w:id="13294" w:author="Milan Stojkov" w:date="2026-10-02T11:00:00Z">
                  <w:rPr>
                    <w:sz w:val="20"/>
                    <w:szCs w:val="20"/>
                  </w:rPr>
                </w:rPrChange>
              </w:rPr>
              <w:pPrChange w:id="13293" w:author="Milica Radić" w:date="2026-10-04T02:53:03Z">
                <w:pPr/>
              </w:pPrChange>
            </w:pPr>
            <w:r>
              <w:rPr>
                <w:sz w:val="20"/>
                <w:szCs w:val="20"/>
                <w:lang w:val="sr-Cyrl-RS"/>
                <w:rPrChange w:id="13295" w:author="Milan Stojkov" w:date="2026-10-02T11:00:00Z">
                  <w:rPr>
                    <w:sz w:val="20"/>
                    <w:szCs w:val="20"/>
                  </w:rPr>
                </w:rPrChange>
              </w:rPr>
              <w:t>7,00</w:t>
            </w:r>
          </w:p>
        </w:tc>
        <w:tc>
          <w:tcPr>
            <w:tcW w:w="1134"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296" w:author="Milica Radić" w:date="2026-10-04T02:53:06Z">
              <w:tcPr>
                <w:tcW w:w="195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232DC13">
            <w:pPr>
              <w:jc w:val="center"/>
              <w:rPr>
                <w:sz w:val="20"/>
                <w:szCs w:val="20"/>
                <w:lang w:val="sr-Cyrl-RS"/>
                <w:rPrChange w:id="13298" w:author="Milan Stojkov" w:date="2026-10-02T11:00:00Z">
                  <w:rPr>
                    <w:sz w:val="20"/>
                    <w:szCs w:val="20"/>
                  </w:rPr>
                </w:rPrChange>
              </w:rPr>
              <w:pPrChange w:id="13297" w:author="Milica Radić" w:date="2026-10-04T02:53:03Z">
                <w:pPr/>
              </w:pPrChange>
            </w:pPr>
            <w:r>
              <w:rPr>
                <w:sz w:val="20"/>
                <w:szCs w:val="20"/>
                <w:lang w:val="sr-Cyrl-RS"/>
                <w:rPrChange w:id="13299" w:author="Milan Stojkov" w:date="2026-10-02T11:00:00Z">
                  <w:rPr>
                    <w:sz w:val="20"/>
                    <w:szCs w:val="20"/>
                  </w:rPr>
                </w:rPrChange>
              </w:rPr>
              <w:t>1,80</w:t>
            </w:r>
          </w:p>
        </w:tc>
      </w:tr>
      <w:tr w14:paraId="4F78F61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300" w:author="Milica Radić" w:date="2026-10-04T02:53: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14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301" w:author="Milica Radić" w:date="2026-10-04T02:53:06Z">
              <w:tcPr>
                <w:tcW w:w="1968"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D6A5ECB">
            <w:pPr>
              <w:jc w:val="center"/>
              <w:rPr>
                <w:sz w:val="20"/>
                <w:szCs w:val="20"/>
                <w:lang w:val="sr-Cyrl-RS"/>
                <w:rPrChange w:id="13303" w:author="Milan Stojkov" w:date="2026-10-02T11:00:00Z">
                  <w:rPr>
                    <w:sz w:val="20"/>
                    <w:szCs w:val="20"/>
                  </w:rPr>
                </w:rPrChange>
              </w:rPr>
              <w:pPrChange w:id="13302" w:author="Milica Radić" w:date="2026-10-04T02:53:03Z">
                <w:pPr/>
              </w:pPrChange>
            </w:pPr>
            <w:r>
              <w:rPr>
                <w:i/>
                <w:iCs/>
                <w:sz w:val="20"/>
                <w:szCs w:val="20"/>
                <w:lang w:val="sr-Cyrl-RS"/>
                <w:rPrChange w:id="13304" w:author="Milan Stojkov" w:date="2026-10-02T11:00:00Z">
                  <w:rPr>
                    <w:i/>
                    <w:iCs/>
                    <w:sz w:val="20"/>
                    <w:szCs w:val="20"/>
                  </w:rPr>
                </w:rPrChange>
              </w:rPr>
              <w:t>Sybil</w:t>
            </w:r>
            <w:r>
              <w:rPr>
                <w:sz w:val="20"/>
                <w:szCs w:val="20"/>
                <w:lang w:val="sr-Cyrl-RS"/>
                <w:rPrChange w:id="13305" w:author="Milan Stojkov" w:date="2026-10-02T11:00:00Z">
                  <w:rPr>
                    <w:sz w:val="20"/>
                    <w:szCs w:val="20"/>
                  </w:rPr>
                </w:rPrChange>
              </w:rPr>
              <w:t>-отпорна</w:t>
            </w:r>
          </w:p>
        </w:tc>
        <w:tc>
          <w:tcPr>
            <w:tcW w:w="1302"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306" w:author="Milica Radić" w:date="2026-10-04T02:53:06Z">
              <w:tcPr>
                <w:tcW w:w="224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4C35FFA">
            <w:pPr>
              <w:jc w:val="center"/>
              <w:rPr>
                <w:sz w:val="20"/>
                <w:szCs w:val="20"/>
                <w:lang w:val="sr-Cyrl-RS"/>
                <w:rPrChange w:id="13308" w:author="Milan Stojkov" w:date="2026-10-02T11:00:00Z">
                  <w:rPr>
                    <w:sz w:val="20"/>
                    <w:szCs w:val="20"/>
                  </w:rPr>
                </w:rPrChange>
              </w:rPr>
              <w:pPrChange w:id="13307" w:author="Milica Radić" w:date="2026-10-04T02:53:03Z">
                <w:pPr/>
              </w:pPrChange>
            </w:pPr>
            <w:r>
              <w:rPr>
                <w:sz w:val="20"/>
                <w:szCs w:val="20"/>
                <w:lang w:val="sr-Cyrl-RS"/>
                <w:rPrChange w:id="13309" w:author="Milan Stojkov" w:date="2026-10-02T11:00:00Z">
                  <w:rPr>
                    <w:sz w:val="20"/>
                    <w:szCs w:val="20"/>
                  </w:rPr>
                </w:rPrChange>
              </w:rPr>
              <w:t>20,26</w:t>
            </w:r>
          </w:p>
        </w:tc>
        <w:tc>
          <w:tcPr>
            <w:tcW w:w="141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310" w:author="Milica Radić" w:date="2026-10-04T02:53:06Z">
              <w:tcPr>
                <w:tcW w:w="244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6459F35">
            <w:pPr>
              <w:jc w:val="center"/>
              <w:rPr>
                <w:sz w:val="20"/>
                <w:szCs w:val="20"/>
                <w:lang w:val="sr-Cyrl-RS"/>
                <w:rPrChange w:id="13312" w:author="Milan Stojkov" w:date="2026-10-02T11:00:00Z">
                  <w:rPr>
                    <w:sz w:val="20"/>
                    <w:szCs w:val="20"/>
                  </w:rPr>
                </w:rPrChange>
              </w:rPr>
              <w:pPrChange w:id="13311" w:author="Milica Radić" w:date="2026-10-04T02:53:03Z">
                <w:pPr/>
              </w:pPrChange>
            </w:pPr>
            <w:r>
              <w:rPr>
                <w:sz w:val="20"/>
                <w:szCs w:val="20"/>
                <w:lang w:val="sr-Cyrl-RS"/>
                <w:rPrChange w:id="13313" w:author="Milan Stojkov" w:date="2026-10-02T11:00:00Z">
                  <w:rPr>
                    <w:sz w:val="20"/>
                    <w:szCs w:val="20"/>
                  </w:rPr>
                </w:rPrChange>
              </w:rPr>
              <w:t>6,99</w:t>
            </w:r>
          </w:p>
        </w:tc>
        <w:tc>
          <w:tcPr>
            <w:tcW w:w="1134"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314" w:author="Milica Radić" w:date="2026-10-04T02:53:06Z">
              <w:tcPr>
                <w:tcW w:w="195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47F9A698">
            <w:pPr>
              <w:jc w:val="center"/>
              <w:rPr>
                <w:sz w:val="20"/>
                <w:szCs w:val="20"/>
                <w:lang w:val="sr-Cyrl-RS"/>
                <w:rPrChange w:id="13316" w:author="Milan Stojkov" w:date="2026-10-02T11:00:00Z">
                  <w:rPr>
                    <w:sz w:val="20"/>
                    <w:szCs w:val="20"/>
                  </w:rPr>
                </w:rPrChange>
              </w:rPr>
              <w:pPrChange w:id="13315" w:author="Milica Radić" w:date="2026-10-04T02:53:03Z">
                <w:pPr/>
              </w:pPrChange>
            </w:pPr>
            <w:r>
              <w:rPr>
                <w:sz w:val="20"/>
                <w:szCs w:val="20"/>
                <w:lang w:val="sr-Cyrl-RS"/>
                <w:rPrChange w:id="13317" w:author="Milan Stojkov" w:date="2026-10-02T11:00:00Z">
                  <w:rPr>
                    <w:sz w:val="20"/>
                    <w:szCs w:val="20"/>
                  </w:rPr>
                </w:rPrChange>
              </w:rPr>
              <w:t>2,90</w:t>
            </w:r>
          </w:p>
        </w:tc>
      </w:tr>
      <w:tr w14:paraId="0EE544F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318" w:author="Milica Radić" w:date="2026-10-04T02:53:06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143" w:type="pct"/>
            <w:tcBorders>
              <w:top w:val="single" w:color="000000" w:sz="4" w:space="0"/>
              <w:right w:val="single" w:color="000000" w:sz="4" w:space="0"/>
            </w:tcBorders>
            <w:tcMar>
              <w:top w:w="15" w:type="dxa"/>
              <w:left w:w="15" w:type="dxa"/>
              <w:bottom w:w="15" w:type="dxa"/>
              <w:right w:w="15" w:type="dxa"/>
            </w:tcMar>
            <w:vAlign w:val="center"/>
            <w:tcPrChange w:id="13319" w:author="Milica Radić" w:date="2026-10-04T02:53:06Z">
              <w:tcPr>
                <w:tcW w:w="1968" w:type="dxa"/>
                <w:tcBorders>
                  <w:top w:val="single" w:color="000000" w:sz="4" w:space="0"/>
                  <w:right w:val="single" w:color="000000" w:sz="4" w:space="0"/>
                </w:tcBorders>
                <w:tcMar>
                  <w:top w:w="15" w:type="dxa"/>
                  <w:left w:w="15" w:type="dxa"/>
                  <w:bottom w:w="15" w:type="dxa"/>
                  <w:right w:w="15" w:type="dxa"/>
                </w:tcMar>
                <w:vAlign w:val="center"/>
              </w:tcPr>
            </w:tcPrChange>
          </w:tcPr>
          <w:p w14:paraId="6E8617F6">
            <w:pPr>
              <w:jc w:val="center"/>
              <w:rPr>
                <w:sz w:val="20"/>
                <w:szCs w:val="20"/>
                <w:lang w:val="sr-Cyrl-RS"/>
                <w:rPrChange w:id="13321" w:author="Milan Stojkov" w:date="2026-10-02T11:00:00Z">
                  <w:rPr>
                    <w:sz w:val="20"/>
                    <w:szCs w:val="20"/>
                  </w:rPr>
                </w:rPrChange>
              </w:rPr>
              <w:pPrChange w:id="13320" w:author="Milica Radić" w:date="2026-10-04T02:53:03Z">
                <w:pPr/>
              </w:pPrChange>
            </w:pPr>
            <w:r>
              <w:rPr>
                <w:i/>
                <w:iCs/>
                <w:sz w:val="20"/>
                <w:szCs w:val="20"/>
                <w:lang w:val="sr-Cyrl-RS"/>
                <w:rPrChange w:id="13322" w:author="Milan Stojkov" w:date="2026-10-02T11:00:00Z">
                  <w:rPr>
                    <w:i/>
                    <w:iCs/>
                    <w:sz w:val="20"/>
                    <w:szCs w:val="20"/>
                  </w:rPr>
                </w:rPrChange>
              </w:rPr>
              <w:t>Eclipse</w:t>
            </w:r>
            <w:r>
              <w:rPr>
                <w:sz w:val="20"/>
                <w:szCs w:val="20"/>
                <w:lang w:val="sr-Cyrl-RS"/>
                <w:rPrChange w:id="13323" w:author="Milan Stojkov" w:date="2026-10-02T11:00:00Z">
                  <w:rPr>
                    <w:sz w:val="20"/>
                    <w:szCs w:val="20"/>
                  </w:rPr>
                </w:rPrChange>
              </w:rPr>
              <w:t>-отпорна</w:t>
            </w:r>
          </w:p>
        </w:tc>
        <w:tc>
          <w:tcPr>
            <w:tcW w:w="1302"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3324" w:author="Milica Radić" w:date="2026-10-04T02:53:06Z">
              <w:tcPr>
                <w:tcW w:w="224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29523460">
            <w:pPr>
              <w:jc w:val="center"/>
              <w:rPr>
                <w:sz w:val="20"/>
                <w:szCs w:val="20"/>
                <w:lang w:val="sr-Cyrl-RS"/>
                <w:rPrChange w:id="13326" w:author="Milan Stojkov" w:date="2026-10-02T11:00:00Z">
                  <w:rPr>
                    <w:sz w:val="20"/>
                    <w:szCs w:val="20"/>
                  </w:rPr>
                </w:rPrChange>
              </w:rPr>
              <w:pPrChange w:id="13325" w:author="Milica Radić" w:date="2026-10-04T02:53:03Z">
                <w:pPr/>
              </w:pPrChange>
            </w:pPr>
            <w:r>
              <w:rPr>
                <w:sz w:val="20"/>
                <w:szCs w:val="20"/>
                <w:lang w:val="sr-Cyrl-RS"/>
                <w:rPrChange w:id="13327" w:author="Milan Stojkov" w:date="2026-10-02T11:00:00Z">
                  <w:rPr>
                    <w:sz w:val="20"/>
                    <w:szCs w:val="20"/>
                  </w:rPr>
                </w:rPrChange>
              </w:rPr>
              <w:t>20,22</w:t>
            </w:r>
          </w:p>
        </w:tc>
        <w:tc>
          <w:tcPr>
            <w:tcW w:w="1418"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3328" w:author="Milica Radić" w:date="2026-10-04T02:53:06Z">
              <w:tcPr>
                <w:tcW w:w="244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51B01207">
            <w:pPr>
              <w:jc w:val="center"/>
              <w:rPr>
                <w:sz w:val="20"/>
                <w:szCs w:val="20"/>
                <w:lang w:val="sr-Cyrl-RS"/>
                <w:rPrChange w:id="13330" w:author="Milan Stojkov" w:date="2026-10-02T11:00:00Z">
                  <w:rPr>
                    <w:sz w:val="20"/>
                    <w:szCs w:val="20"/>
                  </w:rPr>
                </w:rPrChange>
              </w:rPr>
              <w:pPrChange w:id="13329" w:author="Milica Radić" w:date="2026-10-04T02:53:03Z">
                <w:pPr/>
              </w:pPrChange>
            </w:pPr>
            <w:r>
              <w:rPr>
                <w:sz w:val="20"/>
                <w:szCs w:val="20"/>
                <w:lang w:val="sr-Cyrl-RS"/>
                <w:rPrChange w:id="13331" w:author="Milan Stojkov" w:date="2026-10-02T11:00:00Z">
                  <w:rPr>
                    <w:sz w:val="20"/>
                    <w:szCs w:val="20"/>
                  </w:rPr>
                </w:rPrChange>
              </w:rPr>
              <w:t>6,99</w:t>
            </w:r>
          </w:p>
        </w:tc>
        <w:tc>
          <w:tcPr>
            <w:tcW w:w="1134" w:type="pct"/>
            <w:tcBorders>
              <w:top w:val="single" w:color="000000" w:sz="4" w:space="0"/>
              <w:left w:val="single" w:color="000000" w:sz="4" w:space="0"/>
            </w:tcBorders>
            <w:tcMar>
              <w:top w:w="15" w:type="dxa"/>
              <w:left w:w="15" w:type="dxa"/>
              <w:bottom w:w="15" w:type="dxa"/>
              <w:right w:w="15" w:type="dxa"/>
            </w:tcMar>
            <w:vAlign w:val="center"/>
            <w:tcPrChange w:id="13332" w:author="Milica Radić" w:date="2026-10-04T02:53:06Z">
              <w:tcPr>
                <w:tcW w:w="1953" w:type="dxa"/>
                <w:tcBorders>
                  <w:top w:val="single" w:color="000000" w:sz="4" w:space="0"/>
                  <w:left w:val="single" w:color="000000" w:sz="4" w:space="0"/>
                </w:tcBorders>
                <w:tcMar>
                  <w:top w:w="15" w:type="dxa"/>
                  <w:left w:w="15" w:type="dxa"/>
                  <w:bottom w:w="15" w:type="dxa"/>
                  <w:right w:w="15" w:type="dxa"/>
                </w:tcMar>
                <w:vAlign w:val="center"/>
              </w:tcPr>
            </w:tcPrChange>
          </w:tcPr>
          <w:p w14:paraId="6AB0777F">
            <w:pPr>
              <w:jc w:val="center"/>
              <w:rPr>
                <w:sz w:val="20"/>
                <w:szCs w:val="20"/>
                <w:lang w:val="sr-Cyrl-RS"/>
                <w:rPrChange w:id="13334" w:author="Milan Stojkov" w:date="2026-10-02T11:00:00Z">
                  <w:rPr>
                    <w:sz w:val="20"/>
                    <w:szCs w:val="20"/>
                  </w:rPr>
                </w:rPrChange>
              </w:rPr>
              <w:pPrChange w:id="13333" w:author="Milica Radić" w:date="2026-10-04T02:53:03Z">
                <w:pPr/>
              </w:pPrChange>
            </w:pPr>
            <w:r>
              <w:rPr>
                <w:sz w:val="20"/>
                <w:szCs w:val="20"/>
                <w:lang w:val="sr-Cyrl-RS"/>
                <w:rPrChange w:id="13335" w:author="Milan Stojkov" w:date="2026-10-02T11:00:00Z">
                  <w:rPr>
                    <w:sz w:val="20"/>
                    <w:szCs w:val="20"/>
                  </w:rPr>
                </w:rPrChange>
              </w:rPr>
              <w:t>2,89</w:t>
            </w:r>
          </w:p>
        </w:tc>
      </w:tr>
    </w:tbl>
    <w:p w14:paraId="098DA47A">
      <w:pPr>
        <w:ind w:firstLine="360"/>
        <w:jc w:val="both"/>
        <w:rPr>
          <w:ins w:id="13336" w:author="Milica Radić" w:date="2026-10-04T02:52:44Z"/>
          <w:color w:val="000000"/>
          <w:sz w:val="22"/>
          <w:szCs w:val="22"/>
          <w:lang w:val="sr-Cyrl-RS"/>
        </w:rPr>
      </w:pPr>
    </w:p>
    <w:p w14:paraId="46C3D63D">
      <w:pPr>
        <w:ind w:firstLine="360"/>
        <w:jc w:val="both"/>
        <w:rPr>
          <w:ins w:id="13337" w:author="Milica Radić" w:date="2026-10-04T13:08:28Z"/>
          <w:rFonts w:hint="default"/>
          <w:color w:val="000000"/>
          <w:sz w:val="22"/>
          <w:szCs w:val="22"/>
          <w:lang w:val="sr-Cyrl-RS"/>
        </w:rPr>
      </w:pPr>
      <w:ins w:id="13338" w:author="Milica Radić" w:date="2026-10-04T02:58:26Z">
        <w:r>
          <w:rPr>
            <w:rFonts w:hint="default"/>
            <w:color w:val="000000"/>
            <w:sz w:val="22"/>
            <w:szCs w:val="22"/>
            <w:lang w:val="sr-Cyrl-RS"/>
          </w:rPr>
          <w:t>Контролни саобраћај повећава се увођењем контроле приступа,</w:t>
        </w:r>
      </w:ins>
      <w:del w:id="13339" w:author="Milica Radić" w:date="2026-10-04T02:58:26Z">
        <w:r>
          <w:rPr>
            <w:color w:val="000000"/>
            <w:sz w:val="22"/>
            <w:szCs w:val="22"/>
            <w:lang w:val="sr-Cyrl-RS"/>
            <w:rPrChange w:id="13340" w:author="Milan Stojkov" w:date="2026-10-02T11:00:00Z">
              <w:rPr>
                <w:color w:val="000000"/>
                <w:sz w:val="22"/>
                <w:szCs w:val="22"/>
              </w:rPr>
            </w:rPrChange>
          </w:rPr>
          <w:delText>Заштита повећава контролни саобраћај за 61 %,</w:delText>
        </w:r>
      </w:del>
      <w:ins w:id="13341" w:author="Milica Radić" w:date="2026-10-04T02:58:38Z">
        <w:r>
          <w:rPr>
            <w:rFonts w:hint="default"/>
            <w:color w:val="000000"/>
            <w:sz w:val="22"/>
            <w:szCs w:val="22"/>
            <w:lang w:val="sr-Cyrl-RS"/>
          </w:rPr>
          <w:t xml:space="preserve"> </w:t>
        </w:r>
      </w:ins>
      <w:del w:id="13342" w:author="Milica Radić" w:date="2026-10-04T02:58:37Z">
        <w:r>
          <w:rPr>
            <w:color w:val="000000"/>
            <w:sz w:val="22"/>
            <w:szCs w:val="22"/>
            <w:lang w:val="sr-Cyrl-RS"/>
            <w:rPrChange w:id="13343" w:author="Milan Stojkov" w:date="2026-10-02T11:00:00Z">
              <w:rPr>
                <w:color w:val="000000"/>
                <w:sz w:val="22"/>
                <w:szCs w:val="22"/>
              </w:rPr>
            </w:rPrChange>
          </w:rPr>
          <w:delText xml:space="preserve"> </w:delText>
        </w:r>
      </w:del>
      <w:r>
        <w:rPr>
          <w:color w:val="000000"/>
          <w:sz w:val="22"/>
          <w:szCs w:val="22"/>
          <w:lang w:val="sr-Cyrl-RS"/>
          <w:rPrChange w:id="13344" w:author="Milan Stojkov" w:date="2026-10-02T11:00:00Z">
            <w:rPr>
              <w:color w:val="000000"/>
              <w:sz w:val="22"/>
              <w:szCs w:val="22"/>
            </w:rPr>
          </w:rPrChange>
        </w:rPr>
        <w:t xml:space="preserve">док агрегациони остаје непромењен. </w:t>
      </w:r>
      <w:del w:id="13345" w:author="Milica Radić" w:date="2026-10-04T13:08:56Z">
        <w:r>
          <w:rPr>
            <w:color w:val="000000"/>
            <w:sz w:val="22"/>
            <w:szCs w:val="22"/>
            <w:lang w:val="sr-Cyrl-RS"/>
            <w:rPrChange w:id="13346" w:author="Milan Stojkov" w:date="2026-10-02T11:00:00Z">
              <w:rPr>
                <w:color w:val="000000"/>
                <w:sz w:val="22"/>
                <w:szCs w:val="22"/>
              </w:rPr>
            </w:rPrChange>
          </w:rPr>
          <w:delText>То је очекивано: м</w:delText>
        </w:r>
      </w:del>
      <w:ins w:id="13348" w:author="Milica Radić" w:date="2026-10-04T13:08:56Z">
        <w:r>
          <w:rPr>
            <w:color w:val="000000"/>
            <w:sz w:val="22"/>
            <w:szCs w:val="22"/>
            <w:lang w:val="sr-Cyrl-RS"/>
          </w:rPr>
          <w:t>М</w:t>
        </w:r>
      </w:ins>
      <w:r>
        <w:rPr>
          <w:color w:val="000000"/>
          <w:sz w:val="22"/>
          <w:szCs w:val="22"/>
          <w:lang w:val="sr-Cyrl-RS"/>
          <w:rPrChange w:id="13349" w:author="Milan Stojkov" w:date="2026-10-02T11:00:00Z">
            <w:rPr>
              <w:color w:val="000000"/>
              <w:sz w:val="22"/>
              <w:szCs w:val="22"/>
            </w:rPr>
          </w:rPrChange>
        </w:rPr>
        <w:t xml:space="preserve">еханизми пријема не мењају број вредности које чвор размењује са суседима, него број порука којима одлучује ко ће му сусед бити. </w:t>
      </w:r>
      <w:ins w:id="13350" w:author="Milica Radić" w:date="2026-10-04T02:59:07Z">
        <w:r>
          <w:rPr>
            <w:rFonts w:hint="default"/>
            <w:color w:val="000000"/>
            <w:sz w:val="22"/>
            <w:szCs w:val="22"/>
            <w:lang w:val="sr-Cyrl-RS"/>
          </w:rPr>
          <w:t>Повећање сигурности, дакле, производи комуникациони трошак. Подаци из табеле приказани су и на слици 7.</w:t>
        </w:r>
      </w:ins>
      <w:ins w:id="13351" w:author="Milica Radić" w:date="2026-10-04T02:59:51Z">
        <w:r>
          <w:rPr>
            <w:rFonts w:hint="default"/>
            <w:color w:val="000000"/>
            <w:sz w:val="22"/>
            <w:szCs w:val="22"/>
            <w:lang w:val="sr-Cyrl-RS"/>
          </w:rPr>
          <w:t>9</w:t>
        </w:r>
      </w:ins>
      <w:ins w:id="13352" w:author="Milica Radić" w:date="2026-10-04T02:59:07Z">
        <w:r>
          <w:rPr>
            <w:rFonts w:hint="default"/>
            <w:color w:val="000000"/>
            <w:sz w:val="22"/>
            <w:szCs w:val="22"/>
            <w:lang w:val="sr-Cyrl-RS"/>
          </w:rPr>
          <w:t>.</w:t>
        </w:r>
      </w:ins>
    </w:p>
    <w:p w14:paraId="0C946F70">
      <w:pPr>
        <w:ind w:firstLine="360"/>
        <w:jc w:val="both"/>
        <w:rPr>
          <w:color w:val="000000"/>
          <w:sz w:val="22"/>
          <w:szCs w:val="22"/>
          <w:lang w:val="sr-Cyrl-RS"/>
          <w:rPrChange w:id="13353" w:author="Milan Stojkov" w:date="2026-10-02T11:00:00Z">
            <w:rPr>
              <w:color w:val="000000"/>
              <w:sz w:val="22"/>
              <w:szCs w:val="22"/>
            </w:rPr>
          </w:rPrChange>
        </w:rPr>
      </w:pPr>
      <w:del w:id="13354" w:author="Milica Radić" w:date="2026-10-04T02:59:07Z">
        <w:r>
          <w:rPr>
            <w:color w:val="000000"/>
            <w:sz w:val="22"/>
            <w:szCs w:val="22"/>
            <w:lang w:val="sr-Cyrl-RS"/>
            <w:rPrChange w:id="13355" w:author="Milan Stojkov" w:date="2026-10-02T11:00:00Z">
              <w:rPr>
                <w:color w:val="000000"/>
                <w:sz w:val="22"/>
                <w:szCs w:val="22"/>
              </w:rPr>
            </w:rPrChange>
          </w:rPr>
          <w:delText xml:space="preserve">Целокупан трошак заштите тиме пада на контролну раван. </w:delText>
        </w:r>
      </w:del>
    </w:p>
    <w:p w14:paraId="3583C0C7">
      <w:pPr>
        <w:ind w:firstLine="0"/>
        <w:jc w:val="both"/>
        <w:rPr>
          <w:color w:val="000000"/>
          <w:sz w:val="22"/>
          <w:szCs w:val="22"/>
          <w:lang w:val="sr-Cyrl-RS"/>
          <w:rPrChange w:id="13357" w:author="Milan Stojkov" w:date="2026-10-02T11:00:00Z">
            <w:rPr>
              <w:color w:val="000000"/>
              <w:sz w:val="22"/>
              <w:szCs w:val="22"/>
            </w:rPr>
          </w:rPrChange>
        </w:rPr>
        <w:pPrChange w:id="13356" w:author="Milica Radić" w:date="2026-10-04T02:53:46Z">
          <w:pPr>
            <w:ind w:firstLine="360"/>
            <w:jc w:val="center"/>
          </w:pPr>
        </w:pPrChange>
      </w:pPr>
      <w:r>
        <w:rPr>
          <w:color w:val="000000"/>
          <w:sz w:val="22"/>
          <w:szCs w:val="22"/>
          <w:lang w:val="sr-Cyrl-RS"/>
          <w:rPrChange w:id="13359" w:author="Milan Stojkov" w:date="2026-10-02T11:00:00Z">
            <w:rPr>
              <w:color w:val="000000"/>
              <w:sz w:val="22"/>
              <w:szCs w:val="22"/>
            </w:rPr>
          </w:rPrChange>
        </w:rPr>
        <w:drawing>
          <wp:inline distT="0" distB="0" distL="114300" distR="114300">
            <wp:extent cx="4982845" cy="2990850"/>
            <wp:effectExtent l="0" t="0" r="8255" b="6350"/>
            <wp:docPr id="249180208" name="image11.png" descr="overhead"/>
            <wp:cNvGraphicFramePr/>
            <a:graphic xmlns:a="http://schemas.openxmlformats.org/drawingml/2006/main">
              <a:graphicData uri="http://schemas.openxmlformats.org/drawingml/2006/picture">
                <pic:pic xmlns:pic="http://schemas.openxmlformats.org/drawingml/2006/picture">
                  <pic:nvPicPr>
                    <pic:cNvPr id="249180208" name="image11.png" descr="overhead"/>
                    <pic:cNvPicPr preferRelativeResize="0"/>
                  </pic:nvPicPr>
                  <pic:blipFill>
                    <a:blip r:embed="rId34"/>
                    <a:srcRect/>
                    <a:stretch>
                      <a:fillRect/>
                    </a:stretch>
                  </pic:blipFill>
                  <pic:spPr>
                    <a:xfrm>
                      <a:off x="0" y="0"/>
                      <a:ext cx="4982845" cy="2990850"/>
                    </a:xfrm>
                    <a:prstGeom prst="rect">
                      <a:avLst/>
                    </a:prstGeom>
                  </pic:spPr>
                </pic:pic>
              </a:graphicData>
            </a:graphic>
          </wp:inline>
        </w:drawing>
      </w:r>
    </w:p>
    <w:p w14:paraId="1A8768C3">
      <w:pPr>
        <w:pBdr>
          <w:top w:val="none" w:color="auto" w:sz="0" w:space="0"/>
          <w:left w:val="none" w:color="auto" w:sz="0" w:space="0"/>
          <w:bottom w:val="none" w:color="auto" w:sz="0" w:space="0"/>
          <w:right w:val="none" w:color="auto" w:sz="0" w:space="0"/>
          <w:between w:val="none" w:color="auto" w:sz="0" w:space="0"/>
        </w:pBdr>
        <w:ind w:firstLine="360"/>
        <w:jc w:val="center"/>
        <w:rPr>
          <w:ins w:id="13360" w:author="Milica Radić" w:date="2026-10-04T03:02:14Z"/>
          <w:rStyle w:val="12"/>
          <w:i/>
          <w:iCs/>
          <w:color w:val="000000"/>
          <w:sz w:val="20"/>
          <w:szCs w:val="20"/>
          <w:lang w:val="sr-Cyrl-RS"/>
        </w:rPr>
      </w:pPr>
      <w:commentRangeStart w:id="20"/>
      <w:r>
        <w:rPr>
          <w:i/>
          <w:iCs/>
          <w:color w:val="000000"/>
          <w:sz w:val="20"/>
          <w:szCs w:val="20"/>
          <w:lang w:val="sr-Cyrl-RS"/>
          <w:rPrChange w:id="13361" w:author="Milan Stojkov" w:date="2026-10-02T11:00:00Z">
            <w:rPr>
              <w:i/>
              <w:iCs/>
              <w:color w:val="000000"/>
              <w:sz w:val="20"/>
              <w:szCs w:val="20"/>
            </w:rPr>
          </w:rPrChange>
        </w:rPr>
        <w:t>Слика 7.</w:t>
      </w:r>
      <w:ins w:id="13362" w:author="Milica Radić" w:date="2026-10-04T03:01:11Z">
        <w:r>
          <w:rPr>
            <w:rFonts w:hint="default"/>
            <w:i/>
            <w:iCs/>
            <w:color w:val="000000"/>
            <w:sz w:val="20"/>
            <w:szCs w:val="20"/>
            <w:lang w:val="sr-Cyrl-RS"/>
          </w:rPr>
          <w:t>9</w:t>
        </w:r>
      </w:ins>
      <w:del w:id="13363" w:author="Milica Radić" w:date="2026-10-04T03:01:11Z">
        <w:r>
          <w:rPr>
            <w:i/>
            <w:iCs/>
            <w:color w:val="000000"/>
            <w:sz w:val="20"/>
            <w:szCs w:val="20"/>
            <w:lang w:val="sr-Cyrl-RS"/>
            <w:rPrChange w:id="13364" w:author="Milan Stojkov" w:date="2026-10-02T11:00:00Z">
              <w:rPr>
                <w:i/>
                <w:iCs/>
                <w:color w:val="000000"/>
                <w:sz w:val="20"/>
                <w:szCs w:val="20"/>
              </w:rPr>
            </w:rPrChange>
          </w:rPr>
          <w:delText>1</w:delText>
        </w:r>
      </w:del>
      <w:del w:id="13365" w:author="Milica Radić" w:date="2026-10-04T03:01:11Z">
        <w:r>
          <w:rPr>
            <w:i/>
            <w:iCs/>
            <w:color w:val="000000"/>
            <w:sz w:val="20"/>
            <w:szCs w:val="20"/>
            <w:lang w:val="sr-Cyrl-RS"/>
            <w:rPrChange w:id="13366" w:author="Milan Stojkov" w:date="2026-10-02T11:00:00Z">
              <w:rPr>
                <w:i/>
                <w:iCs/>
                <w:color w:val="000000"/>
                <w:sz w:val="20"/>
                <w:szCs w:val="20"/>
              </w:rPr>
            </w:rPrChange>
          </w:rPr>
          <w:delText>0</w:delText>
        </w:r>
      </w:del>
      <w:r>
        <w:rPr>
          <w:i/>
          <w:iCs/>
          <w:color w:val="000000"/>
          <w:sz w:val="20"/>
          <w:szCs w:val="20"/>
          <w:lang w:val="sr-Cyrl-RS"/>
          <w:rPrChange w:id="13367" w:author="Milan Stojkov" w:date="2026-10-02T11:00:00Z">
            <w:rPr>
              <w:i/>
              <w:iCs/>
              <w:color w:val="000000"/>
              <w:sz w:val="20"/>
              <w:szCs w:val="20"/>
            </w:rPr>
          </w:rPrChange>
        </w:rPr>
        <w:t>. Контролни и агрегациони саобраћај по стратегији, β = 0,3.</w:t>
      </w:r>
      <w:commentRangeEnd w:id="20"/>
      <w:r>
        <w:rPr>
          <w:rStyle w:val="12"/>
          <w:i/>
          <w:iCs/>
          <w:color w:val="000000"/>
          <w:sz w:val="20"/>
          <w:szCs w:val="20"/>
          <w:lang w:val="sr-Cyrl-RS"/>
          <w:rPrChange w:id="13368" w:author="Milan Stojkov" w:date="2026-10-02T11:00:00Z">
            <w:rPr>
              <w:rStyle w:val="12"/>
              <w:i/>
              <w:iCs/>
              <w:color w:val="000000"/>
              <w:sz w:val="20"/>
              <w:szCs w:val="20"/>
            </w:rPr>
          </w:rPrChange>
        </w:rPr>
        <w:commentReference w:id="20"/>
      </w:r>
    </w:p>
    <w:p w14:paraId="7B1FFCED">
      <w:pPr>
        <w:pBdr>
          <w:top w:val="none" w:color="auto" w:sz="0" w:space="0"/>
          <w:left w:val="none" w:color="auto" w:sz="0" w:space="0"/>
          <w:bottom w:val="none" w:color="auto" w:sz="0" w:space="0"/>
          <w:right w:val="none" w:color="auto" w:sz="0" w:space="0"/>
          <w:between w:val="none" w:color="auto" w:sz="0" w:space="0"/>
        </w:pBdr>
        <w:ind w:firstLine="360"/>
        <w:jc w:val="center"/>
        <w:rPr>
          <w:rStyle w:val="12"/>
          <w:i/>
          <w:iCs/>
          <w:color w:val="000000"/>
          <w:sz w:val="20"/>
          <w:szCs w:val="20"/>
          <w:lang w:val="sr-Cyrl-RS"/>
        </w:rPr>
      </w:pPr>
    </w:p>
    <w:p w14:paraId="41823C9E">
      <w:pPr>
        <w:ind w:firstLine="360"/>
        <w:jc w:val="both"/>
        <w:rPr>
          <w:ins w:id="13369" w:author="Milica Radić" w:date="2026-10-04T03:01:57Z"/>
          <w:color w:val="000000"/>
          <w:sz w:val="22"/>
          <w:szCs w:val="22"/>
          <w:lang w:val="sr-Cyrl-RS"/>
        </w:rPr>
      </w:pPr>
      <w:ins w:id="13370" w:author="Milica Radić" w:date="2026-10-04T03:02:09Z">
        <w:r>
          <w:rPr>
            <w:rFonts w:hint="default"/>
            <w:color w:val="000000"/>
            <w:sz w:val="22"/>
            <w:szCs w:val="22"/>
            <w:lang w:val="sr-Cyrl-RS"/>
          </w:rPr>
          <w:t>Просек, међутим, не говори када тај трошак настаје. Табела 7.26 приказује број контролних порука по појединим рундама, од почетка извршавања до краја.</w:t>
        </w:r>
      </w:ins>
    </w:p>
    <w:p w14:paraId="7B0BBA82">
      <w:pPr>
        <w:pBdr>
          <w:top w:val="none" w:color="auto" w:sz="0" w:space="0"/>
          <w:left w:val="none" w:color="auto" w:sz="0" w:space="0"/>
          <w:bottom w:val="none" w:color="auto" w:sz="0" w:space="0"/>
          <w:right w:val="none" w:color="auto" w:sz="0" w:space="0"/>
          <w:between w:val="none" w:color="auto" w:sz="0" w:space="0"/>
        </w:pBdr>
        <w:jc w:val="center"/>
        <w:rPr>
          <w:ins w:id="13371" w:author="Milica Radić" w:date="2026-10-04T02:54:20Z"/>
          <w:i/>
          <w:iCs/>
          <w:color w:val="000000"/>
          <w:sz w:val="20"/>
          <w:szCs w:val="20"/>
          <w:lang w:val="sr-Cyrl-RS"/>
        </w:rPr>
      </w:pPr>
    </w:p>
    <w:p w14:paraId="57CACBD8">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3372" w:author="Milan Stojkov" w:date="2026-10-02T11:00:00Z">
            <w:rPr>
              <w:i/>
              <w:iCs/>
              <w:color w:val="000000"/>
              <w:sz w:val="20"/>
              <w:szCs w:val="20"/>
            </w:rPr>
          </w:rPrChange>
        </w:rPr>
      </w:pPr>
      <w:r>
        <w:rPr>
          <w:i/>
          <w:iCs/>
          <w:color w:val="000000"/>
          <w:sz w:val="20"/>
          <w:szCs w:val="20"/>
          <w:lang w:val="sr-Cyrl-RS"/>
          <w:rPrChange w:id="13373" w:author="Milan Stojkov" w:date="2026-10-02T11:00:00Z">
            <w:rPr>
              <w:i/>
              <w:iCs/>
              <w:color w:val="000000"/>
              <w:sz w:val="20"/>
              <w:szCs w:val="20"/>
            </w:rPr>
          </w:rPrChange>
        </w:rPr>
        <w:t>Табела 7.26. Укупан број контролних порука по рунди, β = 0,3</w:t>
      </w:r>
    </w:p>
    <w:tbl>
      <w:tblPr>
        <w:tblStyle w:val="110"/>
        <w:tblW w:w="4997"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15" w:type="dxa"/>
          <w:left w:w="15" w:type="dxa"/>
          <w:bottom w:w="15" w:type="dxa"/>
          <w:right w:w="15" w:type="dxa"/>
        </w:tblCellMar>
        <w:tblPrChange w:id="13374" w:author="Milica Radić" w:date="2026-10-04T02:54:02Z">
          <w:tblPr>
            <w:tblStyle w:val="110"/>
            <w:tblW w:w="8608"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PrChange>
      </w:tblPr>
      <w:tblGrid>
        <w:gridCol w:w="2234"/>
        <w:gridCol w:w="1166"/>
        <w:gridCol w:w="736"/>
        <w:gridCol w:w="737"/>
        <w:gridCol w:w="737"/>
        <w:gridCol w:w="737"/>
        <w:gridCol w:w="737"/>
        <w:gridCol w:w="760"/>
        <w:tblGridChange w:id="13375">
          <w:tblGrid>
            <w:gridCol w:w="2449"/>
            <w:gridCol w:w="1280"/>
            <w:gridCol w:w="809"/>
            <w:gridCol w:w="809"/>
            <w:gridCol w:w="809"/>
            <w:gridCol w:w="809"/>
            <w:gridCol w:w="809"/>
            <w:gridCol w:w="834"/>
          </w:tblGrid>
        </w:tblGridChange>
      </w:tblGrid>
      <w:tr w14:paraId="5642AF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3376" w:author="Milica Radić" w:date="2026-10-04T02:54:02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rPr>
          <w:tblHeader/>
          <w:trPrChange w:id="13376" w:author="Milica Radić" w:date="2026-10-04T02:54:02Z">
            <w:trPr>
              <w:tblHeader/>
            </w:trPr>
          </w:trPrChange>
        </w:trPr>
        <w:tc>
          <w:tcPr>
            <w:tcW w:w="142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377" w:author="Milica Radić" w:date="2026-10-04T02:54:02Z">
              <w:tcPr>
                <w:tcW w:w="24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9FAF07E">
            <w:pPr>
              <w:jc w:val="center"/>
              <w:rPr>
                <w:b/>
                <w:bCs/>
                <w:sz w:val="20"/>
                <w:szCs w:val="20"/>
                <w:lang w:val="sr-Cyrl-RS"/>
                <w:rPrChange w:id="13378" w:author="Milan Stojkov" w:date="2026-10-02T11:00:00Z">
                  <w:rPr>
                    <w:b/>
                    <w:bCs/>
                    <w:sz w:val="20"/>
                    <w:szCs w:val="20"/>
                  </w:rPr>
                </w:rPrChange>
              </w:rPr>
            </w:pPr>
            <w:ins w:id="13379" w:author="Milica Radić" w:date="2026-10-04T02:53:50Z">
              <w:r>
                <w:rPr>
                  <w:b/>
                  <w:bCs/>
                  <w:sz w:val="20"/>
                  <w:szCs w:val="20"/>
                  <w:lang w:val="sr-Cyrl-RS"/>
                </w:rPr>
                <w:t>С</w:t>
              </w:r>
            </w:ins>
            <w:del w:id="13380" w:author="Milica Radić" w:date="2026-10-04T02:53:50Z">
              <w:r>
                <w:rPr>
                  <w:b/>
                  <w:bCs/>
                  <w:sz w:val="20"/>
                  <w:szCs w:val="20"/>
                  <w:lang w:val="sr-Cyrl-RS"/>
                  <w:rPrChange w:id="13381" w:author="Milan Stojkov" w:date="2026-10-02T11:00:00Z">
                    <w:rPr>
                      <w:b/>
                      <w:bCs/>
                      <w:sz w:val="20"/>
                      <w:szCs w:val="20"/>
                    </w:rPr>
                  </w:rPrChange>
                </w:rPr>
                <w:delText>с</w:delText>
              </w:r>
            </w:del>
            <w:r>
              <w:rPr>
                <w:b/>
                <w:bCs/>
                <w:sz w:val="20"/>
                <w:szCs w:val="20"/>
                <w:lang w:val="sr-Cyrl-RS"/>
                <w:rPrChange w:id="13382" w:author="Milan Stojkov" w:date="2026-10-02T11:00:00Z">
                  <w:rPr>
                    <w:b/>
                    <w:bCs/>
                    <w:sz w:val="20"/>
                    <w:szCs w:val="20"/>
                  </w:rPr>
                </w:rPrChange>
              </w:rPr>
              <w:t>тратегија</w:t>
            </w:r>
          </w:p>
        </w:tc>
        <w:tc>
          <w:tcPr>
            <w:tcW w:w="74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383" w:author="Milica Radić" w:date="2026-10-04T02:54:02Z">
              <w:tcPr>
                <w:tcW w:w="12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AE8CF24">
            <w:pPr>
              <w:jc w:val="center"/>
              <w:rPr>
                <w:b/>
                <w:bCs/>
                <w:sz w:val="20"/>
                <w:szCs w:val="20"/>
                <w:lang w:val="sr-Cyrl-RS"/>
                <w:rPrChange w:id="13384" w:author="Milan Stojkov" w:date="2026-10-02T11:00:00Z">
                  <w:rPr>
                    <w:b/>
                    <w:bCs/>
                    <w:sz w:val="20"/>
                    <w:szCs w:val="20"/>
                  </w:rPr>
                </w:rPrChange>
              </w:rPr>
            </w:pPr>
            <w:ins w:id="13385" w:author="Milica Radić" w:date="2026-10-04T02:53:53Z">
              <w:r>
                <w:rPr>
                  <w:b/>
                  <w:bCs/>
                  <w:sz w:val="20"/>
                  <w:szCs w:val="20"/>
                  <w:lang w:val="sr-Cyrl-RS"/>
                </w:rPr>
                <w:t>Р</w:t>
              </w:r>
            </w:ins>
            <w:del w:id="13386" w:author="Milica Radić" w:date="2026-10-04T02:53:53Z">
              <w:r>
                <w:rPr>
                  <w:b/>
                  <w:bCs/>
                  <w:sz w:val="20"/>
                  <w:szCs w:val="20"/>
                  <w:lang w:val="sr-Cyrl-RS"/>
                  <w:rPrChange w:id="13387" w:author="Milan Stojkov" w:date="2026-10-02T11:00:00Z">
                    <w:rPr>
                      <w:b/>
                      <w:bCs/>
                      <w:sz w:val="20"/>
                      <w:szCs w:val="20"/>
                    </w:rPr>
                  </w:rPrChange>
                </w:rPr>
                <w:delText>р</w:delText>
              </w:r>
            </w:del>
            <w:r>
              <w:rPr>
                <w:b/>
                <w:bCs/>
                <w:sz w:val="20"/>
                <w:szCs w:val="20"/>
                <w:lang w:val="sr-Cyrl-RS"/>
                <w:rPrChange w:id="13388" w:author="Milan Stojkov" w:date="2026-10-02T11:00:00Z">
                  <w:rPr>
                    <w:b/>
                    <w:bCs/>
                    <w:sz w:val="20"/>
                    <w:szCs w:val="20"/>
                  </w:rPr>
                </w:rPrChange>
              </w:rPr>
              <w:t>унда 1</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389"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05F68D9">
            <w:pPr>
              <w:jc w:val="center"/>
              <w:rPr>
                <w:b/>
                <w:bCs/>
                <w:sz w:val="20"/>
                <w:szCs w:val="20"/>
                <w:lang w:val="sr-Cyrl-RS"/>
                <w:rPrChange w:id="13390" w:author="Milan Stojkov" w:date="2026-10-02T11:00:00Z">
                  <w:rPr>
                    <w:b/>
                    <w:bCs/>
                    <w:sz w:val="20"/>
                    <w:szCs w:val="20"/>
                  </w:rPr>
                </w:rPrChange>
              </w:rPr>
            </w:pPr>
            <w:r>
              <w:rPr>
                <w:b/>
                <w:bCs/>
                <w:sz w:val="20"/>
                <w:szCs w:val="20"/>
                <w:lang w:val="sr-Cyrl-RS"/>
                <w:rPrChange w:id="13391" w:author="Milan Stojkov" w:date="2026-10-02T11:00:00Z">
                  <w:rPr>
                    <w:b/>
                    <w:bCs/>
                    <w:sz w:val="20"/>
                    <w:szCs w:val="20"/>
                  </w:rPr>
                </w:rPrChange>
              </w:rPr>
              <w:t>10</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392"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74645B1">
            <w:pPr>
              <w:jc w:val="center"/>
              <w:rPr>
                <w:b/>
                <w:bCs/>
                <w:sz w:val="20"/>
                <w:szCs w:val="20"/>
                <w:lang w:val="sr-Cyrl-RS"/>
                <w:rPrChange w:id="13393" w:author="Milan Stojkov" w:date="2026-10-02T11:00:00Z">
                  <w:rPr>
                    <w:b/>
                    <w:bCs/>
                    <w:sz w:val="20"/>
                    <w:szCs w:val="20"/>
                  </w:rPr>
                </w:rPrChange>
              </w:rPr>
            </w:pPr>
            <w:r>
              <w:rPr>
                <w:b/>
                <w:bCs/>
                <w:sz w:val="20"/>
                <w:szCs w:val="20"/>
                <w:lang w:val="sr-Cyrl-RS"/>
                <w:rPrChange w:id="13394" w:author="Milan Stojkov" w:date="2026-10-02T11:00:00Z">
                  <w:rPr>
                    <w:b/>
                    <w:bCs/>
                    <w:sz w:val="20"/>
                    <w:szCs w:val="20"/>
                  </w:rPr>
                </w:rPrChange>
              </w:rPr>
              <w:t>11</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395"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DEC709D">
            <w:pPr>
              <w:jc w:val="center"/>
              <w:rPr>
                <w:b/>
                <w:bCs/>
                <w:sz w:val="20"/>
                <w:szCs w:val="20"/>
                <w:lang w:val="sr-Cyrl-RS"/>
                <w:rPrChange w:id="13396" w:author="Milan Stojkov" w:date="2026-10-02T11:00:00Z">
                  <w:rPr>
                    <w:b/>
                    <w:bCs/>
                    <w:sz w:val="20"/>
                    <w:szCs w:val="20"/>
                  </w:rPr>
                </w:rPrChange>
              </w:rPr>
            </w:pPr>
            <w:r>
              <w:rPr>
                <w:b/>
                <w:bCs/>
                <w:sz w:val="20"/>
                <w:szCs w:val="20"/>
                <w:lang w:val="sr-Cyrl-RS"/>
                <w:rPrChange w:id="13397" w:author="Milan Stojkov" w:date="2026-10-02T11:00:00Z">
                  <w:rPr>
                    <w:b/>
                    <w:bCs/>
                    <w:sz w:val="20"/>
                    <w:szCs w:val="20"/>
                  </w:rPr>
                </w:rPrChange>
              </w:rPr>
              <w:t>15</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398"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A924A8">
            <w:pPr>
              <w:jc w:val="center"/>
              <w:rPr>
                <w:b/>
                <w:bCs/>
                <w:sz w:val="20"/>
                <w:szCs w:val="20"/>
                <w:lang w:val="sr-Cyrl-RS"/>
                <w:rPrChange w:id="13399" w:author="Milan Stojkov" w:date="2026-10-02T11:00:00Z">
                  <w:rPr>
                    <w:b/>
                    <w:bCs/>
                    <w:sz w:val="20"/>
                    <w:szCs w:val="20"/>
                  </w:rPr>
                </w:rPrChange>
              </w:rPr>
            </w:pPr>
            <w:r>
              <w:rPr>
                <w:b/>
                <w:bCs/>
                <w:sz w:val="20"/>
                <w:szCs w:val="20"/>
                <w:lang w:val="sr-Cyrl-RS"/>
                <w:rPrChange w:id="13400" w:author="Milan Stojkov" w:date="2026-10-02T11:00:00Z">
                  <w:rPr>
                    <w:b/>
                    <w:bCs/>
                    <w:sz w:val="20"/>
                    <w:szCs w:val="20"/>
                  </w:rPr>
                </w:rPrChange>
              </w:rPr>
              <w:t>20</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01"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DF010FB">
            <w:pPr>
              <w:jc w:val="center"/>
              <w:rPr>
                <w:b/>
                <w:bCs/>
                <w:sz w:val="20"/>
                <w:szCs w:val="20"/>
                <w:lang w:val="sr-Cyrl-RS"/>
                <w:rPrChange w:id="13402" w:author="Milan Stojkov" w:date="2026-10-02T11:00:00Z">
                  <w:rPr>
                    <w:b/>
                    <w:bCs/>
                    <w:sz w:val="20"/>
                    <w:szCs w:val="20"/>
                  </w:rPr>
                </w:rPrChange>
              </w:rPr>
            </w:pPr>
            <w:r>
              <w:rPr>
                <w:b/>
                <w:bCs/>
                <w:sz w:val="20"/>
                <w:szCs w:val="20"/>
                <w:lang w:val="sr-Cyrl-RS"/>
                <w:rPrChange w:id="13403" w:author="Milan Stojkov" w:date="2026-10-02T11:00:00Z">
                  <w:rPr>
                    <w:b/>
                    <w:bCs/>
                    <w:sz w:val="20"/>
                    <w:szCs w:val="20"/>
                  </w:rPr>
                </w:rPrChange>
              </w:rPr>
              <w:t>30</w:t>
            </w:r>
          </w:p>
        </w:tc>
        <w:tc>
          <w:tcPr>
            <w:tcW w:w="4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04" w:author="Milica Radić" w:date="2026-10-04T02:54:02Z">
              <w:tcPr>
                <w:tcW w:w="8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DC83FC2">
            <w:pPr>
              <w:jc w:val="center"/>
              <w:rPr>
                <w:b/>
                <w:bCs/>
                <w:sz w:val="20"/>
                <w:szCs w:val="20"/>
                <w:lang w:val="sr-Cyrl-RS"/>
                <w:rPrChange w:id="13405" w:author="Milan Stojkov" w:date="2026-10-02T11:00:00Z">
                  <w:rPr>
                    <w:b/>
                    <w:bCs/>
                    <w:sz w:val="20"/>
                    <w:szCs w:val="20"/>
                  </w:rPr>
                </w:rPrChange>
              </w:rPr>
            </w:pPr>
            <w:r>
              <w:rPr>
                <w:b/>
                <w:bCs/>
                <w:sz w:val="20"/>
                <w:szCs w:val="20"/>
                <w:lang w:val="sr-Cyrl-RS"/>
                <w:rPrChange w:id="13406" w:author="Milan Stojkov" w:date="2026-10-02T11:00:00Z">
                  <w:rPr>
                    <w:b/>
                    <w:bCs/>
                    <w:sz w:val="20"/>
                    <w:szCs w:val="20"/>
                  </w:rPr>
                </w:rPrChange>
              </w:rPr>
              <w:t>50</w:t>
            </w:r>
          </w:p>
        </w:tc>
      </w:tr>
      <w:tr w14:paraId="3A4E6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3407" w:author="Milica Radić" w:date="2026-10-04T02:54:02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142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08" w:author="Milica Radić" w:date="2026-10-04T02:54:02Z">
              <w:tcPr>
                <w:tcW w:w="24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74F9F30">
            <w:pPr>
              <w:jc w:val="center"/>
              <w:rPr>
                <w:sz w:val="20"/>
                <w:szCs w:val="20"/>
                <w:lang w:val="sr-Cyrl-RS"/>
                <w:rPrChange w:id="13410" w:author="Milan Stojkov" w:date="2026-10-02T11:00:00Z">
                  <w:rPr>
                    <w:sz w:val="20"/>
                    <w:szCs w:val="20"/>
                  </w:rPr>
                </w:rPrChange>
              </w:rPr>
              <w:pPrChange w:id="13409" w:author="Milica Radić" w:date="2026-10-04T02:53:59Z">
                <w:pPr/>
              </w:pPrChange>
            </w:pPr>
            <w:r>
              <w:rPr>
                <w:i/>
                <w:iCs/>
                <w:sz w:val="20"/>
                <w:szCs w:val="20"/>
                <w:lang w:val="sr-Cyrl-RS"/>
                <w:rPrChange w:id="13411" w:author="Milan Stojkov" w:date="2026-10-02T11:00:00Z">
                  <w:rPr>
                    <w:i/>
                    <w:iCs/>
                    <w:sz w:val="20"/>
                    <w:szCs w:val="20"/>
                  </w:rPr>
                </w:rPrChange>
              </w:rPr>
              <w:t>Random</w:t>
            </w:r>
          </w:p>
        </w:tc>
        <w:tc>
          <w:tcPr>
            <w:tcW w:w="74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12" w:author="Milica Radić" w:date="2026-10-04T02:54:02Z">
              <w:tcPr>
                <w:tcW w:w="12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49AEB0D">
            <w:pPr>
              <w:jc w:val="center"/>
              <w:rPr>
                <w:sz w:val="20"/>
                <w:szCs w:val="20"/>
                <w:lang w:val="sr-Cyrl-RS"/>
                <w:rPrChange w:id="13414" w:author="Milan Stojkov" w:date="2026-10-02T11:00:00Z">
                  <w:rPr>
                    <w:sz w:val="20"/>
                    <w:szCs w:val="20"/>
                  </w:rPr>
                </w:rPrChange>
              </w:rPr>
              <w:pPrChange w:id="13413" w:author="Milica Radić" w:date="2026-10-04T02:53:59Z">
                <w:pPr/>
              </w:pPrChange>
            </w:pPr>
            <w:r>
              <w:rPr>
                <w:sz w:val="20"/>
                <w:szCs w:val="20"/>
                <w:lang w:val="sr-Cyrl-RS"/>
                <w:rPrChange w:id="13415" w:author="Milan Stojkov" w:date="2026-10-02T11:00:00Z">
                  <w:rPr>
                    <w:sz w:val="20"/>
                    <w:szCs w:val="20"/>
                  </w:rPr>
                </w:rPrChange>
              </w:rPr>
              <w:t>179,7</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16"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63819CD">
            <w:pPr>
              <w:jc w:val="center"/>
              <w:rPr>
                <w:sz w:val="20"/>
                <w:szCs w:val="20"/>
                <w:lang w:val="sr-Cyrl-RS"/>
                <w:rPrChange w:id="13418" w:author="Milan Stojkov" w:date="2026-10-02T11:00:00Z">
                  <w:rPr>
                    <w:sz w:val="20"/>
                    <w:szCs w:val="20"/>
                  </w:rPr>
                </w:rPrChange>
              </w:rPr>
              <w:pPrChange w:id="13417" w:author="Milica Radić" w:date="2026-10-04T02:53:59Z">
                <w:pPr/>
              </w:pPrChange>
            </w:pPr>
            <w:r>
              <w:rPr>
                <w:sz w:val="20"/>
                <w:szCs w:val="20"/>
                <w:lang w:val="sr-Cyrl-RS"/>
                <w:rPrChange w:id="13419" w:author="Milan Stojkov" w:date="2026-10-02T11:00:00Z">
                  <w:rPr>
                    <w:sz w:val="20"/>
                    <w:szCs w:val="20"/>
                  </w:rPr>
                </w:rPrChange>
              </w:rPr>
              <w:t>180,0</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20"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142C3A3">
            <w:pPr>
              <w:jc w:val="center"/>
              <w:rPr>
                <w:sz w:val="20"/>
                <w:szCs w:val="20"/>
                <w:lang w:val="sr-Cyrl-RS"/>
                <w:rPrChange w:id="13422" w:author="Milan Stojkov" w:date="2026-10-02T11:00:00Z">
                  <w:rPr>
                    <w:sz w:val="20"/>
                    <w:szCs w:val="20"/>
                  </w:rPr>
                </w:rPrChange>
              </w:rPr>
              <w:pPrChange w:id="13421" w:author="Milica Radić" w:date="2026-10-04T02:53:59Z">
                <w:pPr/>
              </w:pPrChange>
            </w:pPr>
            <w:r>
              <w:rPr>
                <w:sz w:val="20"/>
                <w:szCs w:val="20"/>
                <w:lang w:val="sr-Cyrl-RS"/>
                <w:rPrChange w:id="13423" w:author="Milan Stojkov" w:date="2026-10-02T11:00:00Z">
                  <w:rPr>
                    <w:sz w:val="20"/>
                    <w:szCs w:val="20"/>
                  </w:rPr>
                </w:rPrChange>
              </w:rPr>
              <w:t>259,3</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24"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95808D9">
            <w:pPr>
              <w:jc w:val="center"/>
              <w:rPr>
                <w:sz w:val="20"/>
                <w:szCs w:val="20"/>
                <w:lang w:val="sr-Cyrl-RS"/>
                <w:rPrChange w:id="13426" w:author="Milan Stojkov" w:date="2026-10-02T11:00:00Z">
                  <w:rPr>
                    <w:sz w:val="20"/>
                    <w:szCs w:val="20"/>
                  </w:rPr>
                </w:rPrChange>
              </w:rPr>
              <w:pPrChange w:id="13425" w:author="Milica Radić" w:date="2026-10-04T02:53:59Z">
                <w:pPr/>
              </w:pPrChange>
            </w:pPr>
            <w:r>
              <w:rPr>
                <w:sz w:val="20"/>
                <w:szCs w:val="20"/>
                <w:lang w:val="sr-Cyrl-RS"/>
                <w:rPrChange w:id="13427" w:author="Milan Stojkov" w:date="2026-10-02T11:00:00Z">
                  <w:rPr>
                    <w:sz w:val="20"/>
                    <w:szCs w:val="20"/>
                  </w:rPr>
                </w:rPrChange>
              </w:rPr>
              <w:t>221,2</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28"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158555B">
            <w:pPr>
              <w:jc w:val="center"/>
              <w:rPr>
                <w:sz w:val="20"/>
                <w:szCs w:val="20"/>
                <w:lang w:val="sr-Cyrl-RS"/>
                <w:rPrChange w:id="13430" w:author="Milan Stojkov" w:date="2026-10-02T11:00:00Z">
                  <w:rPr>
                    <w:sz w:val="20"/>
                    <w:szCs w:val="20"/>
                  </w:rPr>
                </w:rPrChange>
              </w:rPr>
              <w:pPrChange w:id="13429" w:author="Milica Radić" w:date="2026-10-04T02:53:59Z">
                <w:pPr/>
              </w:pPrChange>
            </w:pPr>
            <w:r>
              <w:rPr>
                <w:sz w:val="20"/>
                <w:szCs w:val="20"/>
                <w:lang w:val="sr-Cyrl-RS"/>
                <w:rPrChange w:id="13431" w:author="Milan Stojkov" w:date="2026-10-02T11:00:00Z">
                  <w:rPr>
                    <w:sz w:val="20"/>
                    <w:szCs w:val="20"/>
                  </w:rPr>
                </w:rPrChange>
              </w:rPr>
              <w:t>213,6</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32"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4CF6CCF">
            <w:pPr>
              <w:jc w:val="center"/>
              <w:rPr>
                <w:sz w:val="20"/>
                <w:szCs w:val="20"/>
                <w:lang w:val="sr-Cyrl-RS"/>
                <w:rPrChange w:id="13434" w:author="Milan Stojkov" w:date="2026-10-02T11:00:00Z">
                  <w:rPr>
                    <w:sz w:val="20"/>
                    <w:szCs w:val="20"/>
                  </w:rPr>
                </w:rPrChange>
              </w:rPr>
              <w:pPrChange w:id="13433" w:author="Milica Radić" w:date="2026-10-04T02:53:59Z">
                <w:pPr/>
              </w:pPrChange>
            </w:pPr>
            <w:r>
              <w:rPr>
                <w:sz w:val="20"/>
                <w:szCs w:val="20"/>
                <w:lang w:val="sr-Cyrl-RS"/>
                <w:rPrChange w:id="13435" w:author="Milan Stojkov" w:date="2026-10-02T11:00:00Z">
                  <w:rPr>
                    <w:sz w:val="20"/>
                    <w:szCs w:val="20"/>
                  </w:rPr>
                </w:rPrChange>
              </w:rPr>
              <w:t>190,8</w:t>
            </w:r>
          </w:p>
        </w:tc>
        <w:tc>
          <w:tcPr>
            <w:tcW w:w="4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36" w:author="Milica Radić" w:date="2026-10-04T02:54:02Z">
              <w:tcPr>
                <w:tcW w:w="8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48E187D">
            <w:pPr>
              <w:jc w:val="center"/>
              <w:rPr>
                <w:sz w:val="20"/>
                <w:szCs w:val="20"/>
                <w:lang w:val="sr-Cyrl-RS"/>
                <w:rPrChange w:id="13438" w:author="Milan Stojkov" w:date="2026-10-02T11:00:00Z">
                  <w:rPr>
                    <w:sz w:val="20"/>
                    <w:szCs w:val="20"/>
                  </w:rPr>
                </w:rPrChange>
              </w:rPr>
              <w:pPrChange w:id="13437" w:author="Milica Radić" w:date="2026-10-04T02:53:59Z">
                <w:pPr/>
              </w:pPrChange>
            </w:pPr>
            <w:r>
              <w:rPr>
                <w:sz w:val="20"/>
                <w:szCs w:val="20"/>
                <w:lang w:val="sr-Cyrl-RS"/>
                <w:rPrChange w:id="13439" w:author="Milan Stojkov" w:date="2026-10-02T11:00:00Z">
                  <w:rPr>
                    <w:sz w:val="20"/>
                    <w:szCs w:val="20"/>
                  </w:rPr>
                </w:rPrChange>
              </w:rPr>
              <w:t>171,6</w:t>
            </w:r>
          </w:p>
        </w:tc>
      </w:tr>
      <w:tr w14:paraId="73DE8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3440" w:author="Milica Radić" w:date="2026-10-04T02:54:02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142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41" w:author="Milica Radić" w:date="2026-10-04T02:54:02Z">
              <w:tcPr>
                <w:tcW w:w="24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C7A1971">
            <w:pPr>
              <w:jc w:val="center"/>
              <w:rPr>
                <w:sz w:val="20"/>
                <w:szCs w:val="20"/>
                <w:lang w:val="sr-Cyrl-RS"/>
                <w:rPrChange w:id="13443" w:author="Milan Stojkov" w:date="2026-10-02T11:00:00Z">
                  <w:rPr>
                    <w:sz w:val="20"/>
                    <w:szCs w:val="20"/>
                  </w:rPr>
                </w:rPrChange>
              </w:rPr>
              <w:pPrChange w:id="13442" w:author="Milica Radić" w:date="2026-10-04T02:53:59Z">
                <w:pPr/>
              </w:pPrChange>
            </w:pPr>
            <w:r>
              <w:rPr>
                <w:i/>
                <w:iCs/>
                <w:sz w:val="20"/>
                <w:szCs w:val="20"/>
                <w:lang w:val="sr-Cyrl-RS"/>
                <w:rPrChange w:id="13444" w:author="Milan Stojkov" w:date="2026-10-02T11:00:00Z">
                  <w:rPr>
                    <w:i/>
                    <w:iCs/>
                    <w:sz w:val="20"/>
                    <w:szCs w:val="20"/>
                  </w:rPr>
                </w:rPrChange>
              </w:rPr>
              <w:t>Sybil</w:t>
            </w:r>
            <w:r>
              <w:rPr>
                <w:sz w:val="20"/>
                <w:szCs w:val="20"/>
                <w:lang w:val="sr-Cyrl-RS"/>
                <w:rPrChange w:id="13445" w:author="Milan Stojkov" w:date="2026-10-02T11:00:00Z">
                  <w:rPr>
                    <w:sz w:val="20"/>
                    <w:szCs w:val="20"/>
                  </w:rPr>
                </w:rPrChange>
              </w:rPr>
              <w:t>-отпорна</w:t>
            </w:r>
          </w:p>
        </w:tc>
        <w:tc>
          <w:tcPr>
            <w:tcW w:w="74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46" w:author="Milica Radić" w:date="2026-10-04T02:54:02Z">
              <w:tcPr>
                <w:tcW w:w="12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32EEBE7">
            <w:pPr>
              <w:jc w:val="center"/>
              <w:rPr>
                <w:sz w:val="20"/>
                <w:szCs w:val="20"/>
                <w:lang w:val="sr-Cyrl-RS"/>
                <w:rPrChange w:id="13448" w:author="Milan Stojkov" w:date="2026-10-02T11:00:00Z">
                  <w:rPr>
                    <w:sz w:val="20"/>
                    <w:szCs w:val="20"/>
                  </w:rPr>
                </w:rPrChange>
              </w:rPr>
              <w:pPrChange w:id="13447" w:author="Milica Radić" w:date="2026-10-04T02:53:59Z">
                <w:pPr/>
              </w:pPrChange>
            </w:pPr>
            <w:r>
              <w:rPr>
                <w:sz w:val="20"/>
                <w:szCs w:val="20"/>
                <w:lang w:val="sr-Cyrl-RS"/>
                <w:rPrChange w:id="13449" w:author="Milan Stojkov" w:date="2026-10-02T11:00:00Z">
                  <w:rPr>
                    <w:sz w:val="20"/>
                    <w:szCs w:val="20"/>
                  </w:rPr>
                </w:rPrChange>
              </w:rPr>
              <w:t>179,7</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50"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A1CCD77">
            <w:pPr>
              <w:jc w:val="center"/>
              <w:rPr>
                <w:sz w:val="20"/>
                <w:szCs w:val="20"/>
                <w:lang w:val="sr-Cyrl-RS"/>
                <w:rPrChange w:id="13452" w:author="Milan Stojkov" w:date="2026-10-02T11:00:00Z">
                  <w:rPr>
                    <w:sz w:val="20"/>
                    <w:szCs w:val="20"/>
                  </w:rPr>
                </w:rPrChange>
              </w:rPr>
              <w:pPrChange w:id="13451" w:author="Milica Radić" w:date="2026-10-04T02:53:59Z">
                <w:pPr/>
              </w:pPrChange>
            </w:pPr>
            <w:r>
              <w:rPr>
                <w:sz w:val="20"/>
                <w:szCs w:val="20"/>
                <w:lang w:val="sr-Cyrl-RS"/>
                <w:rPrChange w:id="13453" w:author="Milan Stojkov" w:date="2026-10-02T11:00:00Z">
                  <w:rPr>
                    <w:sz w:val="20"/>
                    <w:szCs w:val="20"/>
                  </w:rPr>
                </w:rPrChange>
              </w:rPr>
              <w:t>179,7</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54"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E033230">
            <w:pPr>
              <w:jc w:val="center"/>
              <w:rPr>
                <w:sz w:val="20"/>
                <w:szCs w:val="20"/>
                <w:lang w:val="sr-Cyrl-RS"/>
                <w:rPrChange w:id="13456" w:author="Milan Stojkov" w:date="2026-10-02T11:00:00Z">
                  <w:rPr>
                    <w:sz w:val="20"/>
                    <w:szCs w:val="20"/>
                  </w:rPr>
                </w:rPrChange>
              </w:rPr>
              <w:pPrChange w:id="13455" w:author="Milica Radić" w:date="2026-10-04T02:53:59Z">
                <w:pPr/>
              </w:pPrChange>
            </w:pPr>
            <w:r>
              <w:rPr>
                <w:sz w:val="20"/>
                <w:szCs w:val="20"/>
                <w:lang w:val="sr-Cyrl-RS"/>
                <w:rPrChange w:id="13457" w:author="Milan Stojkov" w:date="2026-10-02T11:00:00Z">
                  <w:rPr>
                    <w:sz w:val="20"/>
                    <w:szCs w:val="20"/>
                  </w:rPr>
                </w:rPrChange>
              </w:rPr>
              <w:t>259,0</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58"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BA91AC0">
            <w:pPr>
              <w:jc w:val="center"/>
              <w:rPr>
                <w:sz w:val="20"/>
                <w:szCs w:val="20"/>
                <w:lang w:val="sr-Cyrl-RS"/>
                <w:rPrChange w:id="13460" w:author="Milan Stojkov" w:date="2026-10-02T11:00:00Z">
                  <w:rPr>
                    <w:sz w:val="20"/>
                    <w:szCs w:val="20"/>
                  </w:rPr>
                </w:rPrChange>
              </w:rPr>
              <w:pPrChange w:id="13459" w:author="Milica Radić" w:date="2026-10-04T02:53:59Z">
                <w:pPr/>
              </w:pPrChange>
            </w:pPr>
            <w:r>
              <w:rPr>
                <w:sz w:val="20"/>
                <w:szCs w:val="20"/>
                <w:lang w:val="sr-Cyrl-RS"/>
                <w:rPrChange w:id="13461" w:author="Milan Stojkov" w:date="2026-10-02T11:00:00Z">
                  <w:rPr>
                    <w:sz w:val="20"/>
                    <w:szCs w:val="20"/>
                  </w:rPr>
                </w:rPrChange>
              </w:rPr>
              <w:t>319,3</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62"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1742440">
            <w:pPr>
              <w:jc w:val="center"/>
              <w:rPr>
                <w:sz w:val="20"/>
                <w:szCs w:val="20"/>
                <w:lang w:val="sr-Cyrl-RS"/>
                <w:rPrChange w:id="13464" w:author="Milan Stojkov" w:date="2026-10-02T11:00:00Z">
                  <w:rPr>
                    <w:sz w:val="20"/>
                    <w:szCs w:val="20"/>
                  </w:rPr>
                </w:rPrChange>
              </w:rPr>
              <w:pPrChange w:id="13463" w:author="Milica Radić" w:date="2026-10-04T02:53:59Z">
                <w:pPr/>
              </w:pPrChange>
            </w:pPr>
            <w:r>
              <w:rPr>
                <w:sz w:val="20"/>
                <w:szCs w:val="20"/>
                <w:lang w:val="sr-Cyrl-RS"/>
                <w:rPrChange w:id="13465" w:author="Milan Stojkov" w:date="2026-10-02T11:00:00Z">
                  <w:rPr>
                    <w:sz w:val="20"/>
                    <w:szCs w:val="20"/>
                  </w:rPr>
                </w:rPrChange>
              </w:rPr>
              <w:t>356,0</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66"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F9F5F52">
            <w:pPr>
              <w:jc w:val="center"/>
              <w:rPr>
                <w:sz w:val="20"/>
                <w:szCs w:val="20"/>
                <w:lang w:val="sr-Cyrl-RS"/>
                <w:rPrChange w:id="13468" w:author="Milan Stojkov" w:date="2026-10-02T11:00:00Z">
                  <w:rPr>
                    <w:sz w:val="20"/>
                    <w:szCs w:val="20"/>
                  </w:rPr>
                </w:rPrChange>
              </w:rPr>
              <w:pPrChange w:id="13467" w:author="Milica Radić" w:date="2026-10-04T02:53:59Z">
                <w:pPr/>
              </w:pPrChange>
            </w:pPr>
            <w:r>
              <w:rPr>
                <w:sz w:val="20"/>
                <w:szCs w:val="20"/>
                <w:lang w:val="sr-Cyrl-RS"/>
                <w:rPrChange w:id="13469" w:author="Milan Stojkov" w:date="2026-10-02T11:00:00Z">
                  <w:rPr>
                    <w:sz w:val="20"/>
                    <w:szCs w:val="20"/>
                  </w:rPr>
                </w:rPrChange>
              </w:rPr>
              <w:t>360,4</w:t>
            </w:r>
          </w:p>
        </w:tc>
        <w:tc>
          <w:tcPr>
            <w:tcW w:w="4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70" w:author="Milica Radić" w:date="2026-10-04T02:54:02Z">
              <w:tcPr>
                <w:tcW w:w="8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018D636">
            <w:pPr>
              <w:jc w:val="center"/>
              <w:rPr>
                <w:sz w:val="20"/>
                <w:szCs w:val="20"/>
                <w:lang w:val="sr-Cyrl-RS"/>
                <w:rPrChange w:id="13472" w:author="Milan Stojkov" w:date="2026-10-02T11:00:00Z">
                  <w:rPr>
                    <w:sz w:val="20"/>
                    <w:szCs w:val="20"/>
                  </w:rPr>
                </w:rPrChange>
              </w:rPr>
              <w:pPrChange w:id="13471" w:author="Milica Radić" w:date="2026-10-04T02:53:59Z">
                <w:pPr/>
              </w:pPrChange>
            </w:pPr>
            <w:r>
              <w:rPr>
                <w:sz w:val="20"/>
                <w:szCs w:val="20"/>
                <w:lang w:val="sr-Cyrl-RS"/>
                <w:rPrChange w:id="13473" w:author="Milan Stojkov" w:date="2026-10-02T11:00:00Z">
                  <w:rPr>
                    <w:sz w:val="20"/>
                    <w:szCs w:val="20"/>
                  </w:rPr>
                </w:rPrChange>
              </w:rPr>
              <w:t>358,1</w:t>
            </w:r>
          </w:p>
        </w:tc>
      </w:tr>
      <w:tr w14:paraId="14580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Change w:id="13474" w:author="Milica Radić" w:date="2026-10-04T02:54:02Z">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blPrExChange>
        </w:tblPrEx>
        <w:tc>
          <w:tcPr>
            <w:tcW w:w="142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75" w:author="Milica Radić" w:date="2026-10-04T02:54:02Z">
              <w:tcPr>
                <w:tcW w:w="24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C01A699">
            <w:pPr>
              <w:jc w:val="center"/>
              <w:rPr>
                <w:sz w:val="20"/>
                <w:szCs w:val="20"/>
                <w:lang w:val="sr-Cyrl-RS"/>
                <w:rPrChange w:id="13477" w:author="Milan Stojkov" w:date="2026-10-02T11:00:00Z">
                  <w:rPr>
                    <w:sz w:val="20"/>
                    <w:szCs w:val="20"/>
                  </w:rPr>
                </w:rPrChange>
              </w:rPr>
              <w:pPrChange w:id="13476" w:author="Milica Radić" w:date="2026-10-04T02:53:59Z">
                <w:pPr/>
              </w:pPrChange>
            </w:pPr>
            <w:r>
              <w:rPr>
                <w:i/>
                <w:iCs/>
                <w:sz w:val="20"/>
                <w:szCs w:val="20"/>
                <w:lang w:val="sr-Cyrl-RS"/>
                <w:rPrChange w:id="13478" w:author="Milan Stojkov" w:date="2026-10-02T11:00:00Z">
                  <w:rPr>
                    <w:i/>
                    <w:iCs/>
                    <w:sz w:val="20"/>
                    <w:szCs w:val="20"/>
                  </w:rPr>
                </w:rPrChange>
              </w:rPr>
              <w:t>Eclipse</w:t>
            </w:r>
            <w:r>
              <w:rPr>
                <w:sz w:val="20"/>
                <w:szCs w:val="20"/>
                <w:lang w:val="sr-Cyrl-RS"/>
                <w:rPrChange w:id="13479" w:author="Milan Stojkov" w:date="2026-10-02T11:00:00Z">
                  <w:rPr>
                    <w:sz w:val="20"/>
                    <w:szCs w:val="20"/>
                  </w:rPr>
                </w:rPrChange>
              </w:rPr>
              <w:t>-отпорна</w:t>
            </w:r>
          </w:p>
        </w:tc>
        <w:tc>
          <w:tcPr>
            <w:tcW w:w="74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80" w:author="Milica Radić" w:date="2026-10-04T02:54:02Z">
              <w:tcPr>
                <w:tcW w:w="12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661096F">
            <w:pPr>
              <w:jc w:val="center"/>
              <w:rPr>
                <w:sz w:val="20"/>
                <w:szCs w:val="20"/>
                <w:lang w:val="sr-Cyrl-RS"/>
                <w:rPrChange w:id="13482" w:author="Milan Stojkov" w:date="2026-10-02T11:00:00Z">
                  <w:rPr>
                    <w:sz w:val="20"/>
                    <w:szCs w:val="20"/>
                  </w:rPr>
                </w:rPrChange>
              </w:rPr>
              <w:pPrChange w:id="13481" w:author="Milica Radić" w:date="2026-10-04T02:53:59Z">
                <w:pPr/>
              </w:pPrChange>
            </w:pPr>
            <w:r>
              <w:rPr>
                <w:sz w:val="20"/>
                <w:szCs w:val="20"/>
                <w:lang w:val="sr-Cyrl-RS"/>
                <w:rPrChange w:id="13483" w:author="Milan Stojkov" w:date="2026-10-02T11:00:00Z">
                  <w:rPr>
                    <w:sz w:val="20"/>
                    <w:szCs w:val="20"/>
                  </w:rPr>
                </w:rPrChange>
              </w:rPr>
              <w:t>179,7</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84"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3B3B698">
            <w:pPr>
              <w:jc w:val="center"/>
              <w:rPr>
                <w:sz w:val="20"/>
                <w:szCs w:val="20"/>
                <w:lang w:val="sr-Cyrl-RS"/>
                <w:rPrChange w:id="13486" w:author="Milan Stojkov" w:date="2026-10-02T11:00:00Z">
                  <w:rPr>
                    <w:sz w:val="20"/>
                    <w:szCs w:val="20"/>
                  </w:rPr>
                </w:rPrChange>
              </w:rPr>
              <w:pPrChange w:id="13485" w:author="Milica Radić" w:date="2026-10-04T02:53:59Z">
                <w:pPr/>
              </w:pPrChange>
            </w:pPr>
            <w:r>
              <w:rPr>
                <w:sz w:val="20"/>
                <w:szCs w:val="20"/>
                <w:lang w:val="sr-Cyrl-RS"/>
                <w:rPrChange w:id="13487" w:author="Milan Stojkov" w:date="2026-10-02T11:00:00Z">
                  <w:rPr>
                    <w:sz w:val="20"/>
                    <w:szCs w:val="20"/>
                  </w:rPr>
                </w:rPrChange>
              </w:rPr>
              <w:t>179,7</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88"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070EC2A">
            <w:pPr>
              <w:jc w:val="center"/>
              <w:rPr>
                <w:sz w:val="20"/>
                <w:szCs w:val="20"/>
                <w:lang w:val="sr-Cyrl-RS"/>
                <w:rPrChange w:id="13490" w:author="Milan Stojkov" w:date="2026-10-02T11:00:00Z">
                  <w:rPr>
                    <w:sz w:val="20"/>
                    <w:szCs w:val="20"/>
                  </w:rPr>
                </w:rPrChange>
              </w:rPr>
              <w:pPrChange w:id="13489" w:author="Milica Radić" w:date="2026-10-04T02:53:59Z">
                <w:pPr/>
              </w:pPrChange>
            </w:pPr>
            <w:r>
              <w:rPr>
                <w:sz w:val="20"/>
                <w:szCs w:val="20"/>
                <w:lang w:val="sr-Cyrl-RS"/>
                <w:rPrChange w:id="13491" w:author="Milan Stojkov" w:date="2026-10-02T11:00:00Z">
                  <w:rPr>
                    <w:sz w:val="20"/>
                    <w:szCs w:val="20"/>
                  </w:rPr>
                </w:rPrChange>
              </w:rPr>
              <w:t>259,0</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92"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720E658">
            <w:pPr>
              <w:jc w:val="center"/>
              <w:rPr>
                <w:sz w:val="20"/>
                <w:szCs w:val="20"/>
                <w:lang w:val="sr-Cyrl-RS"/>
                <w:rPrChange w:id="13494" w:author="Milan Stojkov" w:date="2026-10-02T11:00:00Z">
                  <w:rPr>
                    <w:sz w:val="20"/>
                    <w:szCs w:val="20"/>
                  </w:rPr>
                </w:rPrChange>
              </w:rPr>
              <w:pPrChange w:id="13493" w:author="Milica Radić" w:date="2026-10-04T02:53:59Z">
                <w:pPr/>
              </w:pPrChange>
            </w:pPr>
            <w:r>
              <w:rPr>
                <w:sz w:val="20"/>
                <w:szCs w:val="20"/>
                <w:lang w:val="sr-Cyrl-RS"/>
                <w:rPrChange w:id="13495" w:author="Milan Stojkov" w:date="2026-10-02T11:00:00Z">
                  <w:rPr>
                    <w:sz w:val="20"/>
                    <w:szCs w:val="20"/>
                  </w:rPr>
                </w:rPrChange>
              </w:rPr>
              <w:t>319,3</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496"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43184B3">
            <w:pPr>
              <w:jc w:val="center"/>
              <w:rPr>
                <w:sz w:val="20"/>
                <w:szCs w:val="20"/>
                <w:lang w:val="sr-Cyrl-RS"/>
                <w:rPrChange w:id="13498" w:author="Milan Stojkov" w:date="2026-10-02T11:00:00Z">
                  <w:rPr>
                    <w:sz w:val="20"/>
                    <w:szCs w:val="20"/>
                  </w:rPr>
                </w:rPrChange>
              </w:rPr>
              <w:pPrChange w:id="13497" w:author="Milica Radić" w:date="2026-10-04T02:53:59Z">
                <w:pPr/>
              </w:pPrChange>
            </w:pPr>
            <w:r>
              <w:rPr>
                <w:sz w:val="20"/>
                <w:szCs w:val="20"/>
                <w:lang w:val="sr-Cyrl-RS"/>
                <w:rPrChange w:id="13499" w:author="Milan Stojkov" w:date="2026-10-02T11:00:00Z">
                  <w:rPr>
                    <w:sz w:val="20"/>
                    <w:szCs w:val="20"/>
                  </w:rPr>
                </w:rPrChange>
              </w:rPr>
              <w:t>356,0</w:t>
            </w:r>
          </w:p>
        </w:tc>
        <w:tc>
          <w:tcPr>
            <w:tcW w:w="46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500" w:author="Milica Radić" w:date="2026-10-04T02:54:02Z">
              <w:tcPr>
                <w:tcW w:w="80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ABCB2D9">
            <w:pPr>
              <w:jc w:val="center"/>
              <w:rPr>
                <w:sz w:val="20"/>
                <w:szCs w:val="20"/>
                <w:lang w:val="sr-Cyrl-RS"/>
                <w:rPrChange w:id="13502" w:author="Milan Stojkov" w:date="2026-10-02T11:00:00Z">
                  <w:rPr>
                    <w:sz w:val="20"/>
                    <w:szCs w:val="20"/>
                  </w:rPr>
                </w:rPrChange>
              </w:rPr>
              <w:pPrChange w:id="13501" w:author="Milica Radić" w:date="2026-10-04T02:53:59Z">
                <w:pPr/>
              </w:pPrChange>
            </w:pPr>
            <w:r>
              <w:rPr>
                <w:sz w:val="20"/>
                <w:szCs w:val="20"/>
                <w:lang w:val="sr-Cyrl-RS"/>
                <w:rPrChange w:id="13503" w:author="Milan Stojkov" w:date="2026-10-02T11:00:00Z">
                  <w:rPr>
                    <w:sz w:val="20"/>
                    <w:szCs w:val="20"/>
                  </w:rPr>
                </w:rPrChange>
              </w:rPr>
              <w:t>360,7</w:t>
            </w:r>
          </w:p>
        </w:tc>
        <w:tc>
          <w:tcPr>
            <w:tcW w:w="48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504" w:author="Milica Radić" w:date="2026-10-04T02:54:02Z">
              <w:tcPr>
                <w:tcW w:w="8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4261749">
            <w:pPr>
              <w:jc w:val="center"/>
              <w:rPr>
                <w:sz w:val="20"/>
                <w:szCs w:val="20"/>
                <w:lang w:val="sr-Cyrl-RS"/>
                <w:rPrChange w:id="13506" w:author="Milan Stojkov" w:date="2026-10-02T11:00:00Z">
                  <w:rPr>
                    <w:sz w:val="20"/>
                    <w:szCs w:val="20"/>
                  </w:rPr>
                </w:rPrChange>
              </w:rPr>
              <w:pPrChange w:id="13505" w:author="Milica Radić" w:date="2026-10-04T02:53:59Z">
                <w:pPr/>
              </w:pPrChange>
            </w:pPr>
            <w:r>
              <w:rPr>
                <w:sz w:val="20"/>
                <w:szCs w:val="20"/>
                <w:lang w:val="sr-Cyrl-RS"/>
                <w:rPrChange w:id="13507" w:author="Milan Stojkov" w:date="2026-10-02T11:00:00Z">
                  <w:rPr>
                    <w:sz w:val="20"/>
                    <w:szCs w:val="20"/>
                  </w:rPr>
                </w:rPrChange>
              </w:rPr>
              <w:t>357,3</w:t>
            </w:r>
          </w:p>
        </w:tc>
      </w:tr>
    </w:tbl>
    <w:p w14:paraId="03D666A7">
      <w:pPr>
        <w:ind w:firstLine="360"/>
        <w:jc w:val="both"/>
        <w:rPr>
          <w:ins w:id="13508" w:author="Milica Radić" w:date="2026-10-04T02:54:22Z"/>
          <w:color w:val="000000"/>
          <w:sz w:val="22"/>
          <w:szCs w:val="22"/>
          <w:lang w:val="sr-Cyrl-RS"/>
        </w:rPr>
      </w:pPr>
    </w:p>
    <w:p w14:paraId="003CC821">
      <w:pPr>
        <w:ind w:firstLine="360"/>
        <w:jc w:val="both"/>
        <w:rPr>
          <w:ins w:id="13509" w:author="Milica Radić" w:date="2026-10-04T13:09:21Z"/>
          <w:rFonts w:hint="default"/>
          <w:color w:val="000000"/>
          <w:sz w:val="22"/>
          <w:szCs w:val="22"/>
          <w:lang w:val="sr-Cyrl-RS"/>
        </w:rPr>
      </w:pPr>
      <w:ins w:id="13510" w:author="Milica Radić" w:date="2026-10-04T03:10:05Z">
        <w:r>
          <w:rPr>
            <w:rFonts w:hint="default"/>
            <w:color w:val="000000"/>
            <w:sz w:val="22"/>
            <w:szCs w:val="22"/>
            <w:lang w:val="sr-Cyrl-RS"/>
          </w:rPr>
          <w:t xml:space="preserve">У почетку све стратегије имају исти трошак. До промене долази у једанаестој рунди, када се активирају напади. Код референтне стратегије број порука временом опада, јер нападачи који уђу у </w:t>
        </w:r>
      </w:ins>
      <w:ins w:id="13511" w:author="Milica Radić" w:date="2026-10-04T03:13:46Z">
        <w:r>
          <w:rPr>
            <w:rFonts w:hint="default"/>
            <w:i/>
            <w:iCs/>
            <w:color w:val="000000"/>
            <w:sz w:val="22"/>
            <w:szCs w:val="22"/>
            <w:lang w:val="en-US"/>
            <w:rPrChange w:id="13512" w:author="Milica Radić" w:date="2026-10-04T03:14:01Z">
              <w:rPr>
                <w:rFonts w:hint="default"/>
                <w:color w:val="000000"/>
                <w:sz w:val="22"/>
                <w:szCs w:val="22"/>
                <w:lang w:val="en-US"/>
              </w:rPr>
            </w:rPrChange>
          </w:rPr>
          <w:t>pe</w:t>
        </w:r>
      </w:ins>
      <w:ins w:id="13513" w:author="Milica Radić" w:date="2026-10-04T03:13:47Z">
        <w:r>
          <w:rPr>
            <w:rFonts w:hint="default"/>
            <w:i/>
            <w:iCs/>
            <w:color w:val="000000"/>
            <w:sz w:val="22"/>
            <w:szCs w:val="22"/>
            <w:lang w:val="en-US"/>
            <w:rPrChange w:id="13514" w:author="Milica Radić" w:date="2026-10-04T03:14:01Z">
              <w:rPr>
                <w:rFonts w:hint="default"/>
                <w:color w:val="000000"/>
                <w:sz w:val="22"/>
                <w:szCs w:val="22"/>
                <w:lang w:val="en-US"/>
              </w:rPr>
            </w:rPrChange>
          </w:rPr>
          <w:t>er s</w:t>
        </w:r>
      </w:ins>
      <w:ins w:id="13515" w:author="Milica Radić" w:date="2026-10-04T03:13:48Z">
        <w:r>
          <w:rPr>
            <w:rFonts w:hint="default"/>
            <w:i/>
            <w:iCs/>
            <w:color w:val="000000"/>
            <w:sz w:val="22"/>
            <w:szCs w:val="22"/>
            <w:lang w:val="en-US"/>
            <w:rPrChange w:id="13516" w:author="Milica Radić" w:date="2026-10-04T03:14:01Z">
              <w:rPr>
                <w:rFonts w:hint="default"/>
                <w:color w:val="000000"/>
                <w:sz w:val="22"/>
                <w:szCs w:val="22"/>
                <w:lang w:val="en-US"/>
              </w:rPr>
            </w:rPrChange>
          </w:rPr>
          <w:t>et</w:t>
        </w:r>
      </w:ins>
      <w:ins w:id="13517" w:author="Milica Radić" w:date="2026-10-04T03:13:48Z">
        <w:r>
          <w:rPr>
            <w:rFonts w:hint="default"/>
            <w:color w:val="000000"/>
            <w:sz w:val="22"/>
            <w:szCs w:val="22"/>
            <w:lang w:val="en-US"/>
          </w:rPr>
          <w:t xml:space="preserve"> </w:t>
        </w:r>
      </w:ins>
      <w:ins w:id="13518" w:author="Milica Radić" w:date="2026-10-04T03:13:54Z">
        <w:r>
          <w:rPr>
            <w:rFonts w:hint="default"/>
            <w:color w:val="000000"/>
            <w:sz w:val="22"/>
            <w:szCs w:val="22"/>
            <w:lang w:val="sr-Cyrl-RS"/>
          </w:rPr>
          <w:t xml:space="preserve">и </w:t>
        </w:r>
      </w:ins>
      <w:ins w:id="13519" w:author="Milica Radić" w:date="2026-10-04T03:10:05Z">
        <w:r>
          <w:rPr>
            <w:rFonts w:hint="default"/>
            <w:color w:val="000000"/>
            <w:sz w:val="22"/>
            <w:szCs w:val="22"/>
            <w:lang w:val="sr-Cyrl-RS"/>
          </w:rPr>
          <w:t xml:space="preserve">из њега више не излазе, па нема ни нових одлука о пријему и уклањању. </w:t>
        </w:r>
      </w:ins>
      <w:ins w:id="13520" w:author="Milica Radić" w:date="2026-10-04T03:10:28Z">
        <w:r>
          <w:rPr>
            <w:rFonts w:hint="default"/>
            <w:color w:val="000000"/>
            <w:sz w:val="22"/>
            <w:szCs w:val="22"/>
            <w:lang w:val="sr-Cyrl-RS"/>
          </w:rPr>
          <w:t>Код заштитних стратегија трошак расте и ту се задржава, будући да заштита ради до краја извршавања</w:t>
        </w:r>
      </w:ins>
      <w:ins w:id="13521" w:author="Milica Radić" w:date="2026-10-04T03:10:32Z">
        <w:r>
          <w:rPr>
            <w:rFonts w:hint="default"/>
            <w:color w:val="000000"/>
            <w:sz w:val="22"/>
            <w:szCs w:val="22"/>
            <w:lang w:val="sr-Cyrl-RS"/>
          </w:rPr>
          <w:t>,</w:t>
        </w:r>
      </w:ins>
      <w:ins w:id="13522" w:author="Milica Radić" w:date="2026-10-04T03:10:28Z">
        <w:r>
          <w:rPr>
            <w:rFonts w:hint="default"/>
            <w:color w:val="000000"/>
            <w:sz w:val="22"/>
            <w:szCs w:val="22"/>
            <w:lang w:val="sr-Cyrl-RS"/>
          </w:rPr>
          <w:t xml:space="preserve"> нападачи се нуде, а чворови их одбијају.</w:t>
        </w:r>
      </w:ins>
    </w:p>
    <w:p w14:paraId="100F009A">
      <w:pPr>
        <w:ind w:firstLine="360"/>
        <w:jc w:val="both"/>
        <w:rPr>
          <w:color w:val="000000"/>
          <w:sz w:val="22"/>
          <w:szCs w:val="22"/>
          <w:lang w:val="sr-Cyrl-RS"/>
          <w:rPrChange w:id="13523" w:author="Milan Stojkov" w:date="2026-10-02T11:00:00Z">
            <w:rPr>
              <w:color w:val="000000"/>
              <w:sz w:val="22"/>
              <w:szCs w:val="22"/>
            </w:rPr>
          </w:rPrChange>
        </w:rPr>
      </w:pPr>
      <w:del w:id="13524" w:author="Milica Radić" w:date="2026-10-04T03:10:05Z">
        <w:r>
          <w:rPr>
            <w:color w:val="000000"/>
            <w:sz w:val="22"/>
            <w:szCs w:val="22"/>
            <w:lang w:val="sr-Cyrl-RS"/>
            <w:rPrChange w:id="13525" w:author="Milan Stojkov" w:date="2026-10-02T11:00:00Z">
              <w:rPr>
                <w:color w:val="000000"/>
                <w:sz w:val="22"/>
                <w:szCs w:val="22"/>
              </w:rPr>
            </w:rPrChange>
          </w:rPr>
          <w:delText>П</w:delText>
        </w:r>
      </w:del>
      <w:del w:id="13526" w:author="Milica Radić" w:date="2026-10-04T03:10:03Z">
        <w:r>
          <w:rPr>
            <w:color w:val="000000"/>
            <w:sz w:val="22"/>
            <w:szCs w:val="22"/>
            <w:lang w:val="sr-Cyrl-RS"/>
            <w:rPrChange w:id="13527" w:author="Milan Stojkov" w:date="2026-10-02T11:00:00Z">
              <w:rPr>
                <w:color w:val="000000"/>
                <w:sz w:val="22"/>
                <w:szCs w:val="22"/>
              </w:rPr>
            </w:rPrChange>
          </w:rPr>
          <w:delText>ре напада све три стратегије троше исто, будући да је број понуђених кандидата једнак, а честити кандидати пролазе одмах. Разлика настаје тек са активацијом напада. Код референтне стратегије број порука након почетног скока опада, јер нападачи улазе у скупове суседа и остају у њима, па се број кандидата које треба размотрити смањује - мрежа се, у извесном смислу, умирује тиме што је освојена. Код заштитних стратегија број порука расте и на том нивоу се устаљује, јер се нападачки идентитети нуде изнова у свакој рунди и бивају одбијани. Виши трошак, дакле, није последица сложенијег протокола него тога што заштита остаје активна до краја.</w:delText>
        </w:r>
      </w:del>
    </w:p>
    <w:p w14:paraId="2A96DE80">
      <w:pPr>
        <w:jc w:val="both"/>
        <w:rPr>
          <w:lang w:val="sr-Cyrl-RS"/>
          <w:rPrChange w:id="13529" w:author="Milan Stojkov" w:date="2026-10-02T11:00:00Z">
            <w:rPr/>
          </w:rPrChange>
        </w:rPr>
        <w:pPrChange w:id="13528" w:author="Milica Radić" w:date="2026-10-04T15:46:41Z">
          <w:pPr>
            <w:jc w:val="center"/>
          </w:pPr>
        </w:pPrChange>
      </w:pPr>
      <w:r>
        <w:rPr>
          <w:lang w:val="sr-Cyrl-RS"/>
          <w:rPrChange w:id="13531" w:author="Milan Stojkov" w:date="2026-10-02T11:00:00Z">
            <w:rPr/>
          </w:rPrChange>
        </w:rPr>
        <w:drawing>
          <wp:inline distT="0" distB="0" distL="114300" distR="114300">
            <wp:extent cx="4933315" cy="2707005"/>
            <wp:effectExtent l="0" t="0" r="6985" b="10795"/>
            <wp:docPr id="249180209" name="image2.png" descr="overhead_stacked"/>
            <wp:cNvGraphicFramePr/>
            <a:graphic xmlns:a="http://schemas.openxmlformats.org/drawingml/2006/main">
              <a:graphicData uri="http://schemas.openxmlformats.org/drawingml/2006/picture">
                <pic:pic xmlns:pic="http://schemas.openxmlformats.org/drawingml/2006/picture">
                  <pic:nvPicPr>
                    <pic:cNvPr id="249180209" name="image2.png" descr="overhead_stacked"/>
                    <pic:cNvPicPr preferRelativeResize="0"/>
                  </pic:nvPicPr>
                  <pic:blipFill>
                    <a:blip r:embed="rId35"/>
                    <a:srcRect/>
                    <a:stretch>
                      <a:fillRect/>
                    </a:stretch>
                  </pic:blipFill>
                  <pic:spPr>
                    <a:xfrm>
                      <a:off x="0" y="0"/>
                      <a:ext cx="4933315" cy="2707005"/>
                    </a:xfrm>
                    <a:prstGeom prst="rect">
                      <a:avLst/>
                    </a:prstGeom>
                  </pic:spPr>
                </pic:pic>
              </a:graphicData>
            </a:graphic>
          </wp:inline>
        </w:drawing>
      </w:r>
    </w:p>
    <w:p w14:paraId="78E2A412">
      <w:pPr>
        <w:pBdr>
          <w:top w:val="none" w:color="auto" w:sz="0" w:space="0"/>
          <w:left w:val="none" w:color="auto" w:sz="0" w:space="0"/>
          <w:bottom w:val="none" w:color="auto" w:sz="0" w:space="0"/>
          <w:right w:val="none" w:color="auto" w:sz="0" w:space="0"/>
          <w:between w:val="none" w:color="auto" w:sz="0" w:space="0"/>
        </w:pBdr>
        <w:jc w:val="center"/>
        <w:rPr>
          <w:ins w:id="13532" w:author="Milica Radić" w:date="2026-10-04T13:09:42Z"/>
          <w:i/>
          <w:iCs/>
          <w:color w:val="000000"/>
          <w:sz w:val="20"/>
          <w:szCs w:val="20"/>
          <w:lang w:val="sr-Cyrl-RS"/>
        </w:rPr>
      </w:pPr>
      <w:r>
        <w:rPr>
          <w:i/>
          <w:iCs/>
          <w:color w:val="000000"/>
          <w:sz w:val="20"/>
          <w:szCs w:val="20"/>
          <w:lang w:val="sr-Cyrl-RS"/>
          <w:rPrChange w:id="13533" w:author="Milan Stojkov" w:date="2026-10-02T11:00:00Z">
            <w:rPr>
              <w:i/>
              <w:iCs/>
              <w:color w:val="000000"/>
              <w:sz w:val="20"/>
              <w:szCs w:val="20"/>
            </w:rPr>
          </w:rPrChange>
        </w:rPr>
        <w:t>Слика 7.1</w:t>
      </w:r>
      <w:ins w:id="13534" w:author="Milica Radić" w:date="2026-10-04T03:01:15Z">
        <w:r>
          <w:rPr>
            <w:rFonts w:hint="default"/>
            <w:i/>
            <w:iCs/>
            <w:color w:val="000000"/>
            <w:sz w:val="20"/>
            <w:szCs w:val="20"/>
            <w:lang w:val="sr-Cyrl-RS"/>
          </w:rPr>
          <w:t>0</w:t>
        </w:r>
      </w:ins>
      <w:del w:id="13535" w:author="Milica Radić" w:date="2026-10-04T03:01:14Z">
        <w:r>
          <w:rPr>
            <w:i/>
            <w:iCs/>
            <w:color w:val="000000"/>
            <w:sz w:val="20"/>
            <w:szCs w:val="20"/>
            <w:lang w:val="sr-Cyrl-RS"/>
            <w:rPrChange w:id="13536" w:author="Milan Stojkov" w:date="2026-10-02T11:00:00Z">
              <w:rPr>
                <w:i/>
                <w:iCs/>
                <w:color w:val="000000"/>
                <w:sz w:val="20"/>
                <w:szCs w:val="20"/>
              </w:rPr>
            </w:rPrChange>
          </w:rPr>
          <w:delText>1</w:delText>
        </w:r>
      </w:del>
      <w:r>
        <w:rPr>
          <w:i/>
          <w:iCs/>
          <w:color w:val="000000"/>
          <w:sz w:val="20"/>
          <w:szCs w:val="20"/>
          <w:lang w:val="sr-Cyrl-RS"/>
          <w:rPrChange w:id="13537" w:author="Milan Stojkov" w:date="2026-10-02T11:00:00Z">
            <w:rPr>
              <w:i/>
              <w:iCs/>
              <w:color w:val="000000"/>
              <w:sz w:val="20"/>
              <w:szCs w:val="20"/>
            </w:rPr>
          </w:rPrChange>
        </w:rPr>
        <w:t>. Саобраћај по рунди, Eclipse-отпорна стратегија, β = 0,3. Усправна испрекидана линија означава почетак напада.</w:t>
      </w:r>
    </w:p>
    <w:p w14:paraId="1D360936">
      <w:pPr>
        <w:pBdr>
          <w:top w:val="none" w:color="auto" w:sz="0" w:space="0"/>
          <w:left w:val="none" w:color="auto" w:sz="0" w:space="0"/>
          <w:bottom w:val="none" w:color="auto" w:sz="0" w:space="0"/>
          <w:right w:val="none" w:color="auto" w:sz="0" w:space="0"/>
          <w:between w:val="none" w:color="auto" w:sz="0" w:space="0"/>
        </w:pBdr>
        <w:jc w:val="center"/>
        <w:rPr>
          <w:ins w:id="13538" w:author="Milica Radić" w:date="2026-10-04T03:06:24Z"/>
          <w:rFonts w:hint="default"/>
          <w:i/>
          <w:iCs/>
          <w:color w:val="000000"/>
          <w:sz w:val="20"/>
          <w:szCs w:val="20"/>
          <w:lang w:val="en-US"/>
        </w:rPr>
      </w:pPr>
    </w:p>
    <w:p w14:paraId="24CDC8BC">
      <w:pPr>
        <w:pBdr>
          <w:top w:val="none" w:color="auto" w:sz="0" w:space="0"/>
          <w:left w:val="none" w:color="auto" w:sz="0" w:space="0"/>
          <w:bottom w:val="none" w:color="auto" w:sz="0" w:space="0"/>
          <w:right w:val="none" w:color="auto" w:sz="0" w:space="0"/>
          <w:between w:val="none" w:color="auto" w:sz="0" w:space="0"/>
        </w:pBdr>
        <w:ind w:firstLine="360"/>
        <w:jc w:val="both"/>
        <w:rPr>
          <w:ins w:id="13540" w:author="Milica Radić" w:date="2026-10-04T03:14:50Z"/>
          <w:rFonts w:hint="default"/>
          <w:i w:val="0"/>
          <w:iCs w:val="0"/>
          <w:color w:val="000000"/>
          <w:sz w:val="20"/>
          <w:szCs w:val="20"/>
          <w:lang w:val="sr-Cyrl-RS"/>
        </w:rPr>
        <w:pPrChange w:id="13539" w:author="Milica Radić" w:date="2026-10-04T03:12:52Z">
          <w:pPr>
            <w:pBdr>
              <w:top w:val="none" w:color="auto" w:sz="0" w:space="0"/>
              <w:left w:val="none" w:color="auto" w:sz="0" w:space="0"/>
              <w:bottom w:val="none" w:color="auto" w:sz="0" w:space="0"/>
              <w:right w:val="none" w:color="auto" w:sz="0" w:space="0"/>
              <w:between w:val="none" w:color="auto" w:sz="0" w:space="0"/>
            </w:pBdr>
            <w:jc w:val="center"/>
          </w:pPr>
        </w:pPrChange>
      </w:pPr>
      <w:ins w:id="13541" w:author="Milica Radić" w:date="2026-10-04T03:12:58Z">
        <w:r>
          <w:rPr>
            <w:rFonts w:hint="default"/>
            <w:i w:val="0"/>
            <w:iCs w:val="0"/>
            <w:color w:val="000000"/>
            <w:sz w:val="20"/>
            <w:szCs w:val="20"/>
            <w:lang w:val="sr-Cyrl-RS"/>
            <w:rPrChange w:id="13542" w:author="Milica Radić" w:date="2026-10-04T03:13:08Z">
              <w:rPr>
                <w:rFonts w:hint="default"/>
                <w:i/>
                <w:iCs/>
                <w:color w:val="000000"/>
                <w:sz w:val="20"/>
                <w:szCs w:val="20"/>
                <w:lang w:val="sr-Cyrl-RS"/>
              </w:rPr>
            </w:rPrChange>
          </w:rPr>
          <w:t xml:space="preserve">Потребно је проверити и који </w:t>
        </w:r>
      </w:ins>
      <w:ins w:id="13543" w:author="Milica Radić" w:date="2026-10-04T03:12:58Z">
        <w:r>
          <w:rPr>
            <w:rFonts w:hint="default"/>
            <w:i/>
            <w:iCs/>
            <w:color w:val="000000"/>
            <w:sz w:val="20"/>
            <w:szCs w:val="20"/>
            <w:lang w:val="sr-Cyrl-RS"/>
          </w:rPr>
          <w:t xml:space="preserve">overlay </w:t>
        </w:r>
      </w:ins>
      <w:ins w:id="13544" w:author="Milica Radić" w:date="2026-10-04T03:12:58Z">
        <w:r>
          <w:rPr>
            <w:rFonts w:hint="default"/>
            <w:i w:val="0"/>
            <w:iCs w:val="0"/>
            <w:color w:val="000000"/>
            <w:sz w:val="20"/>
            <w:szCs w:val="20"/>
            <w:lang w:val="sr-Cyrl-RS"/>
            <w:rPrChange w:id="13545" w:author="Milica Radić" w:date="2026-10-04T03:13:08Z">
              <w:rPr>
                <w:rFonts w:hint="default"/>
                <w:i/>
                <w:iCs/>
                <w:color w:val="000000"/>
                <w:sz w:val="20"/>
                <w:szCs w:val="20"/>
                <w:lang w:val="sr-Cyrl-RS"/>
              </w:rPr>
            </w:rPrChange>
          </w:rPr>
          <w:t xml:space="preserve">приступ остварује најбољи компромис између безбедности, стабилности и комуникационог трошка. Табела 7.27 за сваку конфигурацију приказује те три мере заједно </w:t>
        </w:r>
      </w:ins>
      <w:ins w:id="13546" w:author="Milica Radić" w:date="2026-10-04T03:13:23Z">
        <w:r>
          <w:rPr>
            <w:rFonts w:hint="default"/>
            <w:i w:val="0"/>
            <w:iCs w:val="0"/>
            <w:color w:val="000000"/>
            <w:sz w:val="20"/>
            <w:szCs w:val="20"/>
            <w:lang w:val="sr-Cyrl-RS"/>
          </w:rPr>
          <w:t>-</w:t>
        </w:r>
      </w:ins>
      <w:ins w:id="13547" w:author="Milica Radić" w:date="2026-10-04T03:12:58Z">
        <w:r>
          <w:rPr>
            <w:rFonts w:hint="default"/>
            <w:i w:val="0"/>
            <w:iCs w:val="0"/>
            <w:color w:val="000000"/>
            <w:sz w:val="20"/>
            <w:szCs w:val="20"/>
            <w:lang w:val="sr-Cyrl-RS"/>
            <w:rPrChange w:id="13548" w:author="Milica Radić" w:date="2026-10-04T03:13:08Z">
              <w:rPr>
                <w:rFonts w:hint="default"/>
                <w:i/>
                <w:iCs/>
                <w:color w:val="000000"/>
                <w:sz w:val="20"/>
                <w:szCs w:val="20"/>
                <w:lang w:val="sr-Cyrl-RS"/>
              </w:rPr>
            </w:rPrChange>
          </w:rPr>
          <w:t xml:space="preserve"> грешку и продор нападача, варијансу процене и број контролних порука.</w:t>
        </w:r>
      </w:ins>
    </w:p>
    <w:p w14:paraId="47FBF79F">
      <w:pPr>
        <w:pBdr>
          <w:top w:val="none" w:color="auto" w:sz="0" w:space="0"/>
          <w:left w:val="none" w:color="auto" w:sz="0" w:space="0"/>
          <w:bottom w:val="none" w:color="auto" w:sz="0" w:space="0"/>
          <w:right w:val="none" w:color="auto" w:sz="0" w:space="0"/>
          <w:between w:val="none" w:color="auto" w:sz="0" w:space="0"/>
        </w:pBdr>
        <w:ind w:firstLine="360"/>
        <w:jc w:val="both"/>
        <w:rPr>
          <w:i w:val="0"/>
          <w:iCs w:val="0"/>
          <w:color w:val="000000"/>
          <w:sz w:val="20"/>
          <w:szCs w:val="20"/>
          <w:lang w:val="sr-Cyrl-RS"/>
          <w:rPrChange w:id="13550" w:author="Milica Radić" w:date="2026-10-04T03:13:08Z">
            <w:rPr>
              <w:i/>
              <w:iCs/>
              <w:color w:val="000000"/>
              <w:sz w:val="20"/>
              <w:szCs w:val="20"/>
            </w:rPr>
          </w:rPrChange>
        </w:rPr>
        <w:pPrChange w:id="13549" w:author="Milica Radić" w:date="2026-10-04T03:12:52Z">
          <w:pPr>
            <w:pBdr>
              <w:top w:val="none" w:color="auto" w:sz="0" w:space="0"/>
              <w:left w:val="none" w:color="auto" w:sz="0" w:space="0"/>
              <w:bottom w:val="none" w:color="auto" w:sz="0" w:space="0"/>
              <w:right w:val="none" w:color="auto" w:sz="0" w:space="0"/>
              <w:between w:val="none" w:color="auto" w:sz="0" w:space="0"/>
            </w:pBdr>
            <w:jc w:val="center"/>
          </w:pPr>
        </w:pPrChange>
      </w:pPr>
    </w:p>
    <w:p w14:paraId="29BD42FF">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3551" w:author="Milan Stojkov" w:date="2026-10-02T11:00:00Z">
            <w:rPr>
              <w:i/>
              <w:iCs/>
              <w:color w:val="000000"/>
              <w:sz w:val="20"/>
              <w:szCs w:val="20"/>
            </w:rPr>
          </w:rPrChange>
        </w:rPr>
      </w:pPr>
      <w:r>
        <w:rPr>
          <w:i/>
          <w:iCs/>
          <w:color w:val="000000"/>
          <w:sz w:val="20"/>
          <w:szCs w:val="20"/>
          <w:lang w:val="sr-Cyrl-RS"/>
          <w:rPrChange w:id="13552" w:author="Milan Stojkov" w:date="2026-10-02T11:00:00Z">
            <w:rPr>
              <w:i/>
              <w:iCs/>
              <w:color w:val="000000"/>
              <w:sz w:val="20"/>
              <w:szCs w:val="20"/>
            </w:rPr>
          </w:rPrChange>
        </w:rPr>
        <w:t>Табела 7.27</w:t>
      </w:r>
      <w:ins w:id="13553" w:author="Milica Radić" w:date="2026-10-04T03:06:29Z">
        <w:r>
          <w:rPr>
            <w:rFonts w:hint="default"/>
            <w:i/>
            <w:iCs/>
            <w:color w:val="000000"/>
            <w:sz w:val="20"/>
            <w:szCs w:val="20"/>
            <w:lang w:val="sr-Cyrl-RS"/>
          </w:rPr>
          <w:t xml:space="preserve"> -</w:t>
        </w:r>
      </w:ins>
      <w:ins w:id="13554" w:author="Milica Radić" w:date="2026-10-04T03:06:30Z">
        <w:r>
          <w:rPr>
            <w:rFonts w:hint="default"/>
            <w:i/>
            <w:iCs/>
            <w:color w:val="000000"/>
            <w:sz w:val="20"/>
            <w:szCs w:val="20"/>
            <w:lang w:val="sr-Cyrl-RS"/>
          </w:rPr>
          <w:t xml:space="preserve"> </w:t>
        </w:r>
      </w:ins>
      <w:del w:id="13555" w:author="Milica Radić" w:date="2026-10-04T03:06:28Z">
        <w:r>
          <w:rPr>
            <w:i/>
            <w:iCs/>
            <w:color w:val="000000"/>
            <w:sz w:val="20"/>
            <w:szCs w:val="20"/>
            <w:lang w:val="sr-Cyrl-RS"/>
            <w:rPrChange w:id="13556" w:author="Milan Stojkov" w:date="2026-10-02T11:00:00Z">
              <w:rPr>
                <w:i/>
                <w:iCs/>
                <w:color w:val="000000"/>
                <w:sz w:val="20"/>
                <w:szCs w:val="20"/>
              </w:rPr>
            </w:rPrChange>
          </w:rPr>
          <w:delText>.</w:delText>
        </w:r>
      </w:del>
      <w:del w:id="13557" w:author="Milica Radić" w:date="2026-10-04T03:06:28Z">
        <w:r>
          <w:rPr>
            <w:i/>
            <w:iCs/>
            <w:color w:val="000000"/>
            <w:sz w:val="20"/>
            <w:szCs w:val="20"/>
            <w:lang w:val="sr-Cyrl-RS"/>
            <w:rPrChange w:id="13558" w:author="Milan Stojkov" w:date="2026-10-02T11:00:00Z">
              <w:rPr>
                <w:i/>
                <w:iCs/>
                <w:color w:val="000000"/>
                <w:sz w:val="20"/>
                <w:szCs w:val="20"/>
              </w:rPr>
            </w:rPrChange>
          </w:rPr>
          <w:delText xml:space="preserve"> </w:delText>
        </w:r>
      </w:del>
      <w:r>
        <w:rPr>
          <w:i/>
          <w:iCs/>
          <w:color w:val="000000"/>
          <w:sz w:val="20"/>
          <w:szCs w:val="20"/>
          <w:lang w:val="sr-Cyrl-RS"/>
          <w:rPrChange w:id="13559" w:author="Milan Stojkov" w:date="2026-10-02T11:00:00Z">
            <w:rPr>
              <w:i/>
              <w:iCs/>
              <w:color w:val="000000"/>
              <w:sz w:val="20"/>
              <w:szCs w:val="20"/>
            </w:rPr>
          </w:rPrChange>
        </w:rPr>
        <w:t>Поређење свих конфигурација, β = 0,3</w:t>
      </w:r>
    </w:p>
    <w:tbl>
      <w:tblPr>
        <w:tblStyle w:val="111"/>
        <w:tblW w:w="4998"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13560" w:author="Milica Radić" w:date="2026-10-04T03:10:49Z">
          <w:tblPr>
            <w:tblStyle w:val="111"/>
            <w:tblW w:w="860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1511"/>
        <w:gridCol w:w="1440"/>
        <w:gridCol w:w="790"/>
        <w:gridCol w:w="1255"/>
        <w:gridCol w:w="1033"/>
        <w:gridCol w:w="1817"/>
        <w:tblGridChange w:id="13561">
          <w:tblGrid>
            <w:gridCol w:w="1658"/>
            <w:gridCol w:w="1578"/>
            <w:gridCol w:w="867"/>
            <w:gridCol w:w="1375"/>
            <w:gridCol w:w="1134"/>
            <w:gridCol w:w="1993"/>
          </w:tblGrid>
        </w:tblGridChange>
      </w:tblGrid>
      <w:tr w14:paraId="4E5096F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562" w:author="Milica Radić" w:date="2026-10-04T03:10:4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trPrChange w:id="13562" w:author="Milica Radić" w:date="2026-10-04T03:10:49Z">
            <w:trPr>
              <w:tblHeader/>
            </w:trPr>
          </w:trPrChange>
        </w:trPr>
        <w:tc>
          <w:tcPr>
            <w:tcW w:w="963" w:type="pct"/>
            <w:tcBorders>
              <w:bottom w:val="single" w:color="000000" w:sz="4" w:space="0"/>
              <w:right w:val="single" w:color="000000" w:sz="4" w:space="0"/>
            </w:tcBorders>
            <w:tcMar>
              <w:top w:w="15" w:type="dxa"/>
              <w:left w:w="15" w:type="dxa"/>
              <w:bottom w:w="15" w:type="dxa"/>
              <w:right w:w="15" w:type="dxa"/>
            </w:tcMar>
            <w:vAlign w:val="center"/>
            <w:tcPrChange w:id="13563" w:author="Milica Radić" w:date="2026-10-04T03:10:49Z">
              <w:tcPr>
                <w:tcW w:w="1658" w:type="dxa"/>
                <w:tcBorders>
                  <w:bottom w:val="single" w:color="000000" w:sz="4" w:space="0"/>
                  <w:right w:val="single" w:color="000000" w:sz="4" w:space="0"/>
                </w:tcBorders>
                <w:tcMar>
                  <w:top w:w="15" w:type="dxa"/>
                  <w:left w:w="15" w:type="dxa"/>
                  <w:bottom w:w="15" w:type="dxa"/>
                  <w:right w:w="15" w:type="dxa"/>
                </w:tcMar>
                <w:vAlign w:val="center"/>
              </w:tcPr>
            </w:tcPrChange>
          </w:tcPr>
          <w:p w14:paraId="5CBFFF3C">
            <w:pPr>
              <w:jc w:val="center"/>
              <w:rPr>
                <w:b/>
                <w:bCs/>
                <w:sz w:val="20"/>
                <w:szCs w:val="20"/>
                <w:lang w:val="sr-Cyrl-RS"/>
                <w:rPrChange w:id="13564" w:author="Milan Stojkov" w:date="2026-10-02T11:00:00Z">
                  <w:rPr>
                    <w:b/>
                    <w:bCs/>
                    <w:sz w:val="20"/>
                    <w:szCs w:val="20"/>
                  </w:rPr>
                </w:rPrChange>
              </w:rPr>
            </w:pPr>
            <w:ins w:id="13565" w:author="Milica Radić" w:date="2026-10-04T03:10:53Z">
              <w:r>
                <w:rPr>
                  <w:b/>
                  <w:bCs/>
                  <w:sz w:val="20"/>
                  <w:szCs w:val="20"/>
                  <w:lang w:val="sr-Cyrl-RS"/>
                </w:rPr>
                <w:t>С</w:t>
              </w:r>
            </w:ins>
            <w:del w:id="13566" w:author="Milica Radić" w:date="2026-10-04T03:10:53Z">
              <w:r>
                <w:rPr>
                  <w:b/>
                  <w:bCs/>
                  <w:sz w:val="20"/>
                  <w:szCs w:val="20"/>
                  <w:lang w:val="sr-Cyrl-RS"/>
                  <w:rPrChange w:id="13567" w:author="Milan Stojkov" w:date="2026-10-02T11:00:00Z">
                    <w:rPr>
                      <w:b/>
                      <w:bCs/>
                      <w:sz w:val="20"/>
                      <w:szCs w:val="20"/>
                    </w:rPr>
                  </w:rPrChange>
                </w:rPr>
                <w:delText>с</w:delText>
              </w:r>
            </w:del>
            <w:r>
              <w:rPr>
                <w:b/>
                <w:bCs/>
                <w:sz w:val="20"/>
                <w:szCs w:val="20"/>
                <w:lang w:val="sr-Cyrl-RS"/>
                <w:rPrChange w:id="13568" w:author="Milan Stojkov" w:date="2026-10-02T11:00:00Z">
                  <w:rPr>
                    <w:b/>
                    <w:bCs/>
                    <w:sz w:val="20"/>
                    <w:szCs w:val="20"/>
                  </w:rPr>
                </w:rPrChange>
              </w:rPr>
              <w:t>тратегија</w:t>
            </w:r>
          </w:p>
        </w:tc>
        <w:tc>
          <w:tcPr>
            <w:tcW w:w="917"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3569" w:author="Milica Radić" w:date="2026-10-04T03:10:49Z">
              <w:tcPr>
                <w:tcW w:w="1578"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CAF8F64">
            <w:pPr>
              <w:jc w:val="center"/>
              <w:rPr>
                <w:b/>
                <w:bCs/>
                <w:sz w:val="20"/>
                <w:szCs w:val="20"/>
                <w:lang w:val="sr-Cyrl-RS"/>
                <w:rPrChange w:id="13570" w:author="Milan Stojkov" w:date="2026-10-02T11:00:00Z">
                  <w:rPr>
                    <w:b/>
                    <w:bCs/>
                    <w:sz w:val="20"/>
                    <w:szCs w:val="20"/>
                  </w:rPr>
                </w:rPrChange>
              </w:rPr>
            </w:pPr>
            <w:ins w:id="13571" w:author="Milica Radić" w:date="2026-10-04T03:10:56Z">
              <w:r>
                <w:rPr>
                  <w:b/>
                  <w:bCs/>
                  <w:sz w:val="20"/>
                  <w:szCs w:val="20"/>
                  <w:lang w:val="sr-Cyrl-RS"/>
                </w:rPr>
                <w:t>А</w:t>
              </w:r>
            </w:ins>
            <w:del w:id="13572" w:author="Milica Radić" w:date="2026-10-04T03:10:55Z">
              <w:r>
                <w:rPr>
                  <w:b/>
                  <w:bCs/>
                  <w:sz w:val="20"/>
                  <w:szCs w:val="20"/>
                  <w:lang w:val="sr-Cyrl-RS"/>
                  <w:rPrChange w:id="13573" w:author="Milan Stojkov" w:date="2026-10-02T11:00:00Z">
                    <w:rPr>
                      <w:b/>
                      <w:bCs/>
                      <w:sz w:val="20"/>
                      <w:szCs w:val="20"/>
                    </w:rPr>
                  </w:rPrChange>
                </w:rPr>
                <w:delText>а</w:delText>
              </w:r>
            </w:del>
            <w:r>
              <w:rPr>
                <w:b/>
                <w:bCs/>
                <w:sz w:val="20"/>
                <w:szCs w:val="20"/>
                <w:lang w:val="sr-Cyrl-RS"/>
                <w:rPrChange w:id="13574" w:author="Milan Stojkov" w:date="2026-10-02T11:00:00Z">
                  <w:rPr>
                    <w:b/>
                    <w:bCs/>
                    <w:sz w:val="20"/>
                    <w:szCs w:val="20"/>
                  </w:rPr>
                </w:rPrChange>
              </w:rPr>
              <w:t>грегација</w:t>
            </w:r>
          </w:p>
        </w:tc>
        <w:tc>
          <w:tcPr>
            <w:tcW w:w="503"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3575" w:author="Milica Radić" w:date="2026-10-04T03:10:49Z">
              <w:tcPr>
                <w:tcW w:w="867"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61CCD11">
            <w:pPr>
              <w:jc w:val="center"/>
              <w:rPr>
                <w:b/>
                <w:bCs/>
                <w:sz w:val="20"/>
                <w:szCs w:val="20"/>
                <w:lang w:val="sr-Cyrl-RS"/>
                <w:rPrChange w:id="13576" w:author="Milan Stojkov" w:date="2026-10-02T11:00:00Z">
                  <w:rPr>
                    <w:b/>
                    <w:bCs/>
                    <w:sz w:val="20"/>
                    <w:szCs w:val="20"/>
                  </w:rPr>
                </w:rPrChange>
              </w:rPr>
            </w:pPr>
            <w:ins w:id="13577" w:author="Milica Radić" w:date="2026-10-04T03:10:58Z">
              <w:r>
                <w:rPr>
                  <w:b/>
                  <w:bCs/>
                  <w:sz w:val="20"/>
                  <w:szCs w:val="20"/>
                  <w:lang w:val="sr-Cyrl-RS"/>
                </w:rPr>
                <w:t>Г</w:t>
              </w:r>
            </w:ins>
            <w:del w:id="13578" w:author="Milica Radić" w:date="2026-10-04T03:10:58Z">
              <w:r>
                <w:rPr>
                  <w:b/>
                  <w:bCs/>
                  <w:sz w:val="20"/>
                  <w:szCs w:val="20"/>
                  <w:lang w:val="sr-Cyrl-RS"/>
                  <w:rPrChange w:id="13579" w:author="Milan Stojkov" w:date="2026-10-02T11:00:00Z">
                    <w:rPr>
                      <w:b/>
                      <w:bCs/>
                      <w:sz w:val="20"/>
                      <w:szCs w:val="20"/>
                    </w:rPr>
                  </w:rPrChange>
                </w:rPr>
                <w:delText>г</w:delText>
              </w:r>
            </w:del>
            <w:r>
              <w:rPr>
                <w:b/>
                <w:bCs/>
                <w:sz w:val="20"/>
                <w:szCs w:val="20"/>
                <w:lang w:val="sr-Cyrl-RS"/>
                <w:rPrChange w:id="13580" w:author="Milan Stojkov" w:date="2026-10-02T11:00:00Z">
                  <w:rPr>
                    <w:b/>
                    <w:bCs/>
                    <w:sz w:val="20"/>
                    <w:szCs w:val="20"/>
                  </w:rPr>
                </w:rPrChange>
              </w:rPr>
              <w:t>решка</w:t>
            </w:r>
          </w:p>
        </w:tc>
        <w:tc>
          <w:tcPr>
            <w:tcW w:w="799"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3581" w:author="Milica Radić" w:date="2026-10-04T03:10:49Z">
              <w:tcPr>
                <w:tcW w:w="1375"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9F3C192">
            <w:pPr>
              <w:jc w:val="center"/>
              <w:rPr>
                <w:b/>
                <w:bCs/>
                <w:sz w:val="20"/>
                <w:szCs w:val="20"/>
                <w:lang w:val="sr-Cyrl-RS"/>
                <w:rPrChange w:id="13582" w:author="Milan Stojkov" w:date="2026-10-02T11:00:00Z">
                  <w:rPr>
                    <w:b/>
                    <w:bCs/>
                    <w:sz w:val="20"/>
                    <w:szCs w:val="20"/>
                  </w:rPr>
                </w:rPrChange>
              </w:rPr>
            </w:pPr>
            <w:ins w:id="13583" w:author="Milica Radić" w:date="2026-10-04T03:11:00Z">
              <w:r>
                <w:rPr>
                  <w:b/>
                  <w:bCs/>
                  <w:sz w:val="20"/>
                  <w:szCs w:val="20"/>
                  <w:lang w:val="sr-Cyrl-RS"/>
                </w:rPr>
                <w:t>П</w:t>
              </w:r>
            </w:ins>
            <w:del w:id="13584" w:author="Milica Radić" w:date="2026-10-04T03:11:00Z">
              <w:r>
                <w:rPr>
                  <w:b/>
                  <w:bCs/>
                  <w:sz w:val="20"/>
                  <w:szCs w:val="20"/>
                  <w:lang w:val="sr-Cyrl-RS"/>
                  <w:rPrChange w:id="13585" w:author="Milan Stojkov" w:date="2026-10-02T11:00:00Z">
                    <w:rPr>
                      <w:b/>
                      <w:bCs/>
                      <w:sz w:val="20"/>
                      <w:szCs w:val="20"/>
                    </w:rPr>
                  </w:rPrChange>
                </w:rPr>
                <w:delText>п</w:delText>
              </w:r>
            </w:del>
            <w:r>
              <w:rPr>
                <w:b/>
                <w:bCs/>
                <w:sz w:val="20"/>
                <w:szCs w:val="20"/>
                <w:lang w:val="sr-Cyrl-RS"/>
                <w:rPrChange w:id="13586" w:author="Milan Stojkov" w:date="2026-10-02T11:00:00Z">
                  <w:rPr>
                    <w:b/>
                    <w:bCs/>
                    <w:sz w:val="20"/>
                    <w:szCs w:val="20"/>
                  </w:rPr>
                </w:rPrChange>
              </w:rPr>
              <w:t>енетрација</w:t>
            </w:r>
          </w:p>
        </w:tc>
        <w:tc>
          <w:tcPr>
            <w:tcW w:w="658"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3587" w:author="Milica Radić" w:date="2026-10-04T03:10:49Z">
              <w:tcPr>
                <w:tcW w:w="1134"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755C0F3">
            <w:pPr>
              <w:jc w:val="center"/>
              <w:rPr>
                <w:b/>
                <w:bCs/>
                <w:sz w:val="20"/>
                <w:szCs w:val="20"/>
                <w:lang w:val="sr-Cyrl-RS"/>
                <w:rPrChange w:id="13588" w:author="Milan Stojkov" w:date="2026-10-02T11:00:00Z">
                  <w:rPr>
                    <w:b/>
                    <w:bCs/>
                    <w:sz w:val="20"/>
                    <w:szCs w:val="20"/>
                  </w:rPr>
                </w:rPrChange>
              </w:rPr>
            </w:pPr>
            <w:ins w:id="13589" w:author="Milica Radić" w:date="2026-10-04T03:11:03Z">
              <w:r>
                <w:rPr>
                  <w:b/>
                  <w:bCs/>
                  <w:sz w:val="20"/>
                  <w:szCs w:val="20"/>
                  <w:lang w:val="sr-Cyrl-RS"/>
                </w:rPr>
                <w:t>В</w:t>
              </w:r>
            </w:ins>
            <w:del w:id="13590" w:author="Milica Radić" w:date="2026-10-04T03:11:02Z">
              <w:r>
                <w:rPr>
                  <w:b/>
                  <w:bCs/>
                  <w:sz w:val="20"/>
                  <w:szCs w:val="20"/>
                  <w:lang w:val="sr-Cyrl-RS"/>
                  <w:rPrChange w:id="13591" w:author="Milan Stojkov" w:date="2026-10-02T11:00:00Z">
                    <w:rPr>
                      <w:b/>
                      <w:bCs/>
                      <w:sz w:val="20"/>
                      <w:szCs w:val="20"/>
                    </w:rPr>
                  </w:rPrChange>
                </w:rPr>
                <w:delText>в</w:delText>
              </w:r>
            </w:del>
            <w:r>
              <w:rPr>
                <w:b/>
                <w:bCs/>
                <w:sz w:val="20"/>
                <w:szCs w:val="20"/>
                <w:lang w:val="sr-Cyrl-RS"/>
                <w:rPrChange w:id="13592" w:author="Milan Stojkov" w:date="2026-10-02T11:00:00Z">
                  <w:rPr>
                    <w:b/>
                    <w:bCs/>
                    <w:sz w:val="20"/>
                    <w:szCs w:val="20"/>
                  </w:rPr>
                </w:rPrChange>
              </w:rPr>
              <w:t>аријанса</w:t>
            </w:r>
          </w:p>
        </w:tc>
        <w:tc>
          <w:tcPr>
            <w:tcW w:w="1157" w:type="pct"/>
            <w:tcBorders>
              <w:left w:val="single" w:color="000000" w:sz="4" w:space="0"/>
              <w:bottom w:val="single" w:color="000000" w:sz="4" w:space="0"/>
            </w:tcBorders>
            <w:tcMar>
              <w:top w:w="15" w:type="dxa"/>
              <w:left w:w="15" w:type="dxa"/>
              <w:bottom w:w="15" w:type="dxa"/>
              <w:right w:w="15" w:type="dxa"/>
            </w:tcMar>
            <w:vAlign w:val="center"/>
            <w:tcPrChange w:id="13593" w:author="Milica Radić" w:date="2026-10-04T03:10:49Z">
              <w:tcPr>
                <w:tcW w:w="1993" w:type="dxa"/>
                <w:tcBorders>
                  <w:left w:val="single" w:color="000000" w:sz="4" w:space="0"/>
                  <w:bottom w:val="single" w:color="000000" w:sz="4" w:space="0"/>
                </w:tcBorders>
                <w:tcMar>
                  <w:top w:w="15" w:type="dxa"/>
                  <w:left w:w="15" w:type="dxa"/>
                  <w:bottom w:w="15" w:type="dxa"/>
                  <w:right w:w="15" w:type="dxa"/>
                </w:tcMar>
                <w:vAlign w:val="center"/>
              </w:tcPr>
            </w:tcPrChange>
          </w:tcPr>
          <w:p w14:paraId="6FD80BFB">
            <w:pPr>
              <w:jc w:val="center"/>
              <w:rPr>
                <w:b/>
                <w:bCs/>
                <w:sz w:val="20"/>
                <w:szCs w:val="20"/>
                <w:lang w:val="sr-Cyrl-RS"/>
                <w:rPrChange w:id="13594" w:author="Milan Stojkov" w:date="2026-10-02T11:00:00Z">
                  <w:rPr>
                    <w:b/>
                    <w:bCs/>
                    <w:sz w:val="20"/>
                    <w:szCs w:val="20"/>
                  </w:rPr>
                </w:rPrChange>
              </w:rPr>
            </w:pPr>
            <w:del w:id="13595" w:author="Milica Radić" w:date="2026-10-04T03:11:05Z">
              <w:r>
                <w:rPr>
                  <w:b/>
                  <w:bCs/>
                  <w:sz w:val="20"/>
                  <w:szCs w:val="20"/>
                  <w:lang w:val="sr-Cyrl-RS"/>
                  <w:rPrChange w:id="13596" w:author="Milan Stojkov" w:date="2026-10-02T11:00:00Z">
                    <w:rPr>
                      <w:b/>
                      <w:bCs/>
                      <w:sz w:val="20"/>
                      <w:szCs w:val="20"/>
                    </w:rPr>
                  </w:rPrChange>
                </w:rPr>
                <w:delText>к</w:delText>
              </w:r>
            </w:del>
            <w:ins w:id="13597" w:author="Milica Radić" w:date="2026-10-04T03:11:05Z">
              <w:r>
                <w:rPr>
                  <w:b/>
                  <w:bCs/>
                  <w:sz w:val="20"/>
                  <w:szCs w:val="20"/>
                  <w:lang w:val="sr-Cyrl-RS"/>
                </w:rPr>
                <w:t>К</w:t>
              </w:r>
            </w:ins>
            <w:r>
              <w:rPr>
                <w:b/>
                <w:bCs/>
                <w:sz w:val="20"/>
                <w:szCs w:val="20"/>
                <w:lang w:val="sr-Cyrl-RS"/>
                <w:rPrChange w:id="13598" w:author="Milan Stojkov" w:date="2026-10-02T11:00:00Z">
                  <w:rPr>
                    <w:b/>
                    <w:bCs/>
                    <w:sz w:val="20"/>
                    <w:szCs w:val="20"/>
                  </w:rPr>
                </w:rPrChange>
              </w:rPr>
              <w:t>онтролне поруке</w:t>
            </w:r>
          </w:p>
        </w:tc>
      </w:tr>
      <w:tr w14:paraId="1547FC6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599" w:author="Milica Radić" w:date="2026-10-04T03:10:4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96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600" w:author="Milica Radić" w:date="2026-10-04T03:10:49Z">
              <w:tcPr>
                <w:tcW w:w="1658"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4BD5D07">
            <w:pPr>
              <w:jc w:val="center"/>
              <w:rPr>
                <w:sz w:val="20"/>
                <w:szCs w:val="20"/>
                <w:lang w:val="sr-Cyrl-RS"/>
                <w:rPrChange w:id="13602" w:author="Milan Stojkov" w:date="2026-10-02T11:00:00Z">
                  <w:rPr>
                    <w:sz w:val="20"/>
                    <w:szCs w:val="20"/>
                  </w:rPr>
                </w:rPrChange>
              </w:rPr>
              <w:pPrChange w:id="13601" w:author="Milica Radić" w:date="2026-10-04T03:10:46Z">
                <w:pPr/>
              </w:pPrChange>
            </w:pPr>
            <w:r>
              <w:rPr>
                <w:i/>
                <w:iCs/>
                <w:sz w:val="20"/>
                <w:szCs w:val="20"/>
                <w:lang w:val="sr-Cyrl-RS"/>
                <w:rPrChange w:id="13603" w:author="Milan Stojkov" w:date="2026-10-02T11:00:00Z">
                  <w:rPr>
                    <w:i/>
                    <w:iCs/>
                    <w:sz w:val="20"/>
                    <w:szCs w:val="20"/>
                  </w:rPr>
                </w:rPrChange>
              </w:rPr>
              <w:t>Random</w:t>
            </w:r>
          </w:p>
        </w:tc>
        <w:tc>
          <w:tcPr>
            <w:tcW w:w="91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604" w:author="Milica Radić" w:date="2026-10-04T03:10:49Z">
              <w:tcPr>
                <w:tcW w:w="15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FA68558">
            <w:pPr>
              <w:jc w:val="center"/>
              <w:rPr>
                <w:sz w:val="20"/>
                <w:szCs w:val="20"/>
                <w:lang w:val="sr-Cyrl-RS"/>
                <w:rPrChange w:id="13606" w:author="Milan Stojkov" w:date="2026-10-02T11:00:00Z">
                  <w:rPr>
                    <w:sz w:val="20"/>
                    <w:szCs w:val="20"/>
                  </w:rPr>
                </w:rPrChange>
              </w:rPr>
              <w:pPrChange w:id="13605" w:author="Milica Radić" w:date="2026-10-04T03:10:46Z">
                <w:pPr/>
              </w:pPrChange>
            </w:pPr>
            <w:r>
              <w:rPr>
                <w:sz w:val="20"/>
                <w:szCs w:val="20"/>
                <w:lang w:val="sr-Cyrl-RS"/>
                <w:rPrChange w:id="13607" w:author="Milan Stojkov" w:date="2026-10-02T11:00:00Z">
                  <w:rPr>
                    <w:sz w:val="20"/>
                    <w:szCs w:val="20"/>
                  </w:rPr>
                </w:rPrChange>
              </w:rPr>
              <w:t>аритм. средина</w:t>
            </w:r>
          </w:p>
        </w:tc>
        <w:tc>
          <w:tcPr>
            <w:tcW w:w="5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608" w:author="Milica Radić" w:date="2026-10-04T03:10:49Z">
              <w:tcPr>
                <w:tcW w:w="8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2567CD3">
            <w:pPr>
              <w:jc w:val="center"/>
              <w:rPr>
                <w:sz w:val="20"/>
                <w:szCs w:val="20"/>
                <w:lang w:val="sr-Cyrl-RS"/>
                <w:rPrChange w:id="13610" w:author="Milan Stojkov" w:date="2026-10-02T11:00:00Z">
                  <w:rPr>
                    <w:sz w:val="20"/>
                    <w:szCs w:val="20"/>
                  </w:rPr>
                </w:rPrChange>
              </w:rPr>
              <w:pPrChange w:id="13609" w:author="Milica Radić" w:date="2026-10-04T03:10:46Z">
                <w:pPr/>
              </w:pPrChange>
            </w:pPr>
            <w:r>
              <w:rPr>
                <w:sz w:val="20"/>
                <w:szCs w:val="20"/>
                <w:lang w:val="sr-Cyrl-RS"/>
                <w:rPrChange w:id="13611" w:author="Milan Stojkov" w:date="2026-10-02T11:00:00Z">
                  <w:rPr>
                    <w:sz w:val="20"/>
                    <w:szCs w:val="20"/>
                  </w:rPr>
                </w:rPrChange>
              </w:rPr>
              <w:t>0,23857</w:t>
            </w:r>
          </w:p>
        </w:tc>
        <w:tc>
          <w:tcPr>
            <w:tcW w:w="79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612" w:author="Milica Radić" w:date="2026-10-04T03:10:49Z">
              <w:tcPr>
                <w:tcW w:w="137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AFF8E3C">
            <w:pPr>
              <w:jc w:val="center"/>
              <w:rPr>
                <w:sz w:val="20"/>
                <w:szCs w:val="20"/>
                <w:lang w:val="sr-Cyrl-RS"/>
                <w:rPrChange w:id="13614" w:author="Milan Stojkov" w:date="2026-10-02T11:00:00Z">
                  <w:rPr>
                    <w:sz w:val="20"/>
                    <w:szCs w:val="20"/>
                  </w:rPr>
                </w:rPrChange>
              </w:rPr>
              <w:pPrChange w:id="13613" w:author="Milica Radić" w:date="2026-10-04T03:10:46Z">
                <w:pPr/>
              </w:pPrChange>
            </w:pPr>
            <w:r>
              <w:rPr>
                <w:sz w:val="20"/>
                <w:szCs w:val="20"/>
                <w:lang w:val="sr-Cyrl-RS"/>
                <w:rPrChange w:id="13615" w:author="Milan Stojkov" w:date="2026-10-02T11:00:00Z">
                  <w:rPr>
                    <w:sz w:val="20"/>
                    <w:szCs w:val="20"/>
                  </w:rPr>
                </w:rPrChange>
              </w:rPr>
              <w:t>0,50302</w:t>
            </w:r>
          </w:p>
        </w:tc>
        <w:tc>
          <w:tcPr>
            <w:tcW w:w="65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616" w:author="Milica Radić" w:date="2026-10-04T03:10:49Z">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90056A2">
            <w:pPr>
              <w:jc w:val="center"/>
              <w:rPr>
                <w:sz w:val="20"/>
                <w:szCs w:val="20"/>
                <w:lang w:val="sr-Cyrl-RS"/>
                <w:rPrChange w:id="13618" w:author="Milan Stojkov" w:date="2026-10-02T11:00:00Z">
                  <w:rPr>
                    <w:sz w:val="20"/>
                    <w:szCs w:val="20"/>
                  </w:rPr>
                </w:rPrChange>
              </w:rPr>
              <w:pPrChange w:id="13617" w:author="Milica Radić" w:date="2026-10-04T03:10:46Z">
                <w:pPr/>
              </w:pPrChange>
            </w:pPr>
            <w:r>
              <w:rPr>
                <w:sz w:val="20"/>
                <w:szCs w:val="20"/>
                <w:lang w:val="sr-Cyrl-RS"/>
                <w:rPrChange w:id="13619" w:author="Milan Stojkov" w:date="2026-10-02T11:00:00Z">
                  <w:rPr>
                    <w:sz w:val="20"/>
                    <w:szCs w:val="20"/>
                  </w:rPr>
                </w:rPrChange>
              </w:rPr>
              <w:t>4,62·10¹</w:t>
            </w:r>
          </w:p>
        </w:tc>
        <w:tc>
          <w:tcPr>
            <w:tcW w:w="115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620" w:author="Milica Radić" w:date="2026-10-04T03:10:49Z">
              <w:tcPr>
                <w:tcW w:w="199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0D085F98">
            <w:pPr>
              <w:jc w:val="center"/>
              <w:rPr>
                <w:sz w:val="20"/>
                <w:szCs w:val="20"/>
                <w:lang w:val="sr-Cyrl-RS"/>
                <w:rPrChange w:id="13622" w:author="Milan Stojkov" w:date="2026-10-02T11:00:00Z">
                  <w:rPr>
                    <w:sz w:val="20"/>
                    <w:szCs w:val="20"/>
                  </w:rPr>
                </w:rPrChange>
              </w:rPr>
              <w:pPrChange w:id="13621" w:author="Milica Radić" w:date="2026-10-04T03:10:46Z">
                <w:pPr/>
              </w:pPrChange>
            </w:pPr>
            <w:r>
              <w:rPr>
                <w:sz w:val="20"/>
                <w:szCs w:val="20"/>
                <w:lang w:val="sr-Cyrl-RS"/>
                <w:rPrChange w:id="13623" w:author="Milan Stojkov" w:date="2026-10-02T11:00:00Z">
                  <w:rPr>
                    <w:sz w:val="20"/>
                    <w:szCs w:val="20"/>
                  </w:rPr>
                </w:rPrChange>
              </w:rPr>
              <w:t>12,66</w:t>
            </w:r>
          </w:p>
        </w:tc>
      </w:tr>
      <w:tr w14:paraId="2F176F5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624" w:author="Milica Radić" w:date="2026-10-04T03:10:4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96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625" w:author="Milica Radić" w:date="2026-10-04T03:10:49Z">
              <w:tcPr>
                <w:tcW w:w="1658"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5AB898A">
            <w:pPr>
              <w:jc w:val="center"/>
              <w:rPr>
                <w:sz w:val="20"/>
                <w:szCs w:val="20"/>
                <w:lang w:val="sr-Cyrl-RS"/>
                <w:rPrChange w:id="13627" w:author="Milan Stojkov" w:date="2026-10-02T11:00:00Z">
                  <w:rPr>
                    <w:sz w:val="20"/>
                    <w:szCs w:val="20"/>
                  </w:rPr>
                </w:rPrChange>
              </w:rPr>
              <w:pPrChange w:id="13626" w:author="Milica Radić" w:date="2026-10-04T03:10:46Z">
                <w:pPr/>
              </w:pPrChange>
            </w:pPr>
            <w:r>
              <w:rPr>
                <w:i/>
                <w:iCs/>
                <w:sz w:val="20"/>
                <w:szCs w:val="20"/>
                <w:lang w:val="sr-Cyrl-RS"/>
                <w:rPrChange w:id="13628" w:author="Milan Stojkov" w:date="2026-10-02T11:00:00Z">
                  <w:rPr>
                    <w:i/>
                    <w:iCs/>
                    <w:sz w:val="20"/>
                    <w:szCs w:val="20"/>
                  </w:rPr>
                </w:rPrChange>
              </w:rPr>
              <w:t>Random</w:t>
            </w:r>
          </w:p>
        </w:tc>
        <w:tc>
          <w:tcPr>
            <w:tcW w:w="91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629" w:author="Milica Radić" w:date="2026-10-04T03:10:49Z">
              <w:tcPr>
                <w:tcW w:w="15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0C81F7E">
            <w:pPr>
              <w:jc w:val="center"/>
              <w:rPr>
                <w:sz w:val="20"/>
                <w:szCs w:val="20"/>
                <w:lang w:val="sr-Cyrl-RS"/>
                <w:rPrChange w:id="13631" w:author="Milan Stojkov" w:date="2026-10-02T11:00:00Z">
                  <w:rPr>
                    <w:sz w:val="20"/>
                    <w:szCs w:val="20"/>
                  </w:rPr>
                </w:rPrChange>
              </w:rPr>
              <w:pPrChange w:id="13630" w:author="Milica Radić" w:date="2026-10-04T03:10:46Z">
                <w:pPr/>
              </w:pPrChange>
            </w:pPr>
            <w:r>
              <w:rPr>
                <w:sz w:val="20"/>
                <w:szCs w:val="20"/>
                <w:lang w:val="sr-Cyrl-RS"/>
                <w:rPrChange w:id="13632" w:author="Milan Stojkov" w:date="2026-10-02T11:00:00Z">
                  <w:rPr>
                    <w:sz w:val="20"/>
                    <w:szCs w:val="20"/>
                  </w:rPr>
                </w:rPrChange>
              </w:rPr>
              <w:t>медијана</w:t>
            </w:r>
          </w:p>
        </w:tc>
        <w:tc>
          <w:tcPr>
            <w:tcW w:w="5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633" w:author="Milica Radić" w:date="2026-10-04T03:10:49Z">
              <w:tcPr>
                <w:tcW w:w="8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86CECA1">
            <w:pPr>
              <w:jc w:val="center"/>
              <w:rPr>
                <w:sz w:val="20"/>
                <w:szCs w:val="20"/>
                <w:lang w:val="sr-Cyrl-RS"/>
                <w:rPrChange w:id="13635" w:author="Milan Stojkov" w:date="2026-10-02T11:00:00Z">
                  <w:rPr>
                    <w:sz w:val="20"/>
                    <w:szCs w:val="20"/>
                  </w:rPr>
                </w:rPrChange>
              </w:rPr>
              <w:pPrChange w:id="13634" w:author="Milica Radić" w:date="2026-10-04T03:10:46Z">
                <w:pPr/>
              </w:pPrChange>
            </w:pPr>
            <w:r>
              <w:rPr>
                <w:sz w:val="20"/>
                <w:szCs w:val="20"/>
                <w:lang w:val="sr-Cyrl-RS"/>
                <w:rPrChange w:id="13636" w:author="Milan Stojkov" w:date="2026-10-02T11:00:00Z">
                  <w:rPr>
                    <w:sz w:val="20"/>
                    <w:szCs w:val="20"/>
                  </w:rPr>
                </w:rPrChange>
              </w:rPr>
              <w:t>0,14302</w:t>
            </w:r>
          </w:p>
        </w:tc>
        <w:tc>
          <w:tcPr>
            <w:tcW w:w="79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637" w:author="Milica Radić" w:date="2026-10-04T03:10:49Z">
              <w:tcPr>
                <w:tcW w:w="137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5BEBDBF">
            <w:pPr>
              <w:jc w:val="center"/>
              <w:rPr>
                <w:sz w:val="20"/>
                <w:szCs w:val="20"/>
                <w:lang w:val="sr-Cyrl-RS"/>
                <w:rPrChange w:id="13639" w:author="Milan Stojkov" w:date="2026-10-02T11:00:00Z">
                  <w:rPr>
                    <w:sz w:val="20"/>
                    <w:szCs w:val="20"/>
                  </w:rPr>
                </w:rPrChange>
              </w:rPr>
              <w:pPrChange w:id="13638" w:author="Milica Radić" w:date="2026-10-04T03:10:46Z">
                <w:pPr/>
              </w:pPrChange>
            </w:pPr>
            <w:r>
              <w:rPr>
                <w:sz w:val="20"/>
                <w:szCs w:val="20"/>
                <w:lang w:val="sr-Cyrl-RS"/>
                <w:rPrChange w:id="13640" w:author="Milan Stojkov" w:date="2026-10-02T11:00:00Z">
                  <w:rPr>
                    <w:sz w:val="20"/>
                    <w:szCs w:val="20"/>
                  </w:rPr>
                </w:rPrChange>
              </w:rPr>
              <w:t>0,50143</w:t>
            </w:r>
          </w:p>
        </w:tc>
        <w:tc>
          <w:tcPr>
            <w:tcW w:w="65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641" w:author="Milica Radić" w:date="2026-10-04T03:10:49Z">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1821962">
            <w:pPr>
              <w:jc w:val="center"/>
              <w:rPr>
                <w:sz w:val="20"/>
                <w:szCs w:val="20"/>
                <w:lang w:val="sr-Cyrl-RS"/>
                <w:rPrChange w:id="13643" w:author="Milan Stojkov" w:date="2026-10-02T11:00:00Z">
                  <w:rPr>
                    <w:sz w:val="20"/>
                    <w:szCs w:val="20"/>
                  </w:rPr>
                </w:rPrChange>
              </w:rPr>
              <w:pPrChange w:id="13642" w:author="Milica Radić" w:date="2026-10-04T03:10:46Z">
                <w:pPr/>
              </w:pPrChange>
            </w:pPr>
            <w:r>
              <w:rPr>
                <w:sz w:val="20"/>
                <w:szCs w:val="20"/>
                <w:lang w:val="sr-Cyrl-RS"/>
                <w:rPrChange w:id="13644" w:author="Milan Stojkov" w:date="2026-10-02T11:00:00Z">
                  <w:rPr>
                    <w:sz w:val="20"/>
                    <w:szCs w:val="20"/>
                  </w:rPr>
                </w:rPrChange>
              </w:rPr>
              <w:t>5,27·10¹</w:t>
            </w:r>
          </w:p>
        </w:tc>
        <w:tc>
          <w:tcPr>
            <w:tcW w:w="115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645" w:author="Milica Radić" w:date="2026-10-04T03:10:49Z">
              <w:tcPr>
                <w:tcW w:w="199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3714AC01">
            <w:pPr>
              <w:jc w:val="center"/>
              <w:rPr>
                <w:sz w:val="20"/>
                <w:szCs w:val="20"/>
                <w:lang w:val="sr-Cyrl-RS"/>
                <w:rPrChange w:id="13647" w:author="Milan Stojkov" w:date="2026-10-02T11:00:00Z">
                  <w:rPr>
                    <w:sz w:val="20"/>
                    <w:szCs w:val="20"/>
                  </w:rPr>
                </w:rPrChange>
              </w:rPr>
              <w:pPrChange w:id="13646" w:author="Milica Radić" w:date="2026-10-04T03:10:46Z">
                <w:pPr/>
              </w:pPrChange>
            </w:pPr>
            <w:r>
              <w:rPr>
                <w:sz w:val="20"/>
                <w:szCs w:val="20"/>
                <w:lang w:val="sr-Cyrl-RS"/>
                <w:rPrChange w:id="13648" w:author="Milan Stojkov" w:date="2026-10-02T11:00:00Z">
                  <w:rPr>
                    <w:sz w:val="20"/>
                    <w:szCs w:val="20"/>
                  </w:rPr>
                </w:rPrChange>
              </w:rPr>
              <w:t>12,61</w:t>
            </w:r>
          </w:p>
        </w:tc>
      </w:tr>
      <w:tr w14:paraId="75A93A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649" w:author="Milica Radić" w:date="2026-10-04T03:10:4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96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650" w:author="Milica Radić" w:date="2026-10-04T03:10:49Z">
              <w:tcPr>
                <w:tcW w:w="1658"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1163ECF">
            <w:pPr>
              <w:jc w:val="center"/>
              <w:rPr>
                <w:sz w:val="20"/>
                <w:szCs w:val="20"/>
                <w:lang w:val="sr-Cyrl-RS"/>
                <w:rPrChange w:id="13652" w:author="Milan Stojkov" w:date="2026-10-02T11:00:00Z">
                  <w:rPr>
                    <w:sz w:val="20"/>
                    <w:szCs w:val="20"/>
                  </w:rPr>
                </w:rPrChange>
              </w:rPr>
              <w:pPrChange w:id="13651" w:author="Milica Radić" w:date="2026-10-04T03:10:46Z">
                <w:pPr/>
              </w:pPrChange>
            </w:pPr>
            <w:r>
              <w:rPr>
                <w:i/>
                <w:iCs/>
                <w:sz w:val="20"/>
                <w:szCs w:val="20"/>
                <w:lang w:val="sr-Cyrl-RS"/>
                <w:rPrChange w:id="13653" w:author="Milan Stojkov" w:date="2026-10-02T11:00:00Z">
                  <w:rPr>
                    <w:i/>
                    <w:iCs/>
                    <w:sz w:val="20"/>
                    <w:szCs w:val="20"/>
                  </w:rPr>
                </w:rPrChange>
              </w:rPr>
              <w:t>Random</w:t>
            </w:r>
          </w:p>
        </w:tc>
        <w:tc>
          <w:tcPr>
            <w:tcW w:w="91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654" w:author="Milica Radić" w:date="2026-10-04T03:10:49Z">
              <w:tcPr>
                <w:tcW w:w="15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D745082">
            <w:pPr>
              <w:jc w:val="center"/>
              <w:rPr>
                <w:sz w:val="20"/>
                <w:szCs w:val="20"/>
                <w:lang w:val="sr-Cyrl-RS"/>
                <w:rPrChange w:id="13656" w:author="Milan Stojkov" w:date="2026-10-02T11:00:00Z">
                  <w:rPr>
                    <w:sz w:val="20"/>
                    <w:szCs w:val="20"/>
                  </w:rPr>
                </w:rPrChange>
              </w:rPr>
              <w:pPrChange w:id="13655" w:author="Milica Radić" w:date="2026-10-04T03:10:46Z">
                <w:pPr/>
              </w:pPrChange>
            </w:pPr>
            <w:r>
              <w:rPr>
                <w:sz w:val="20"/>
                <w:szCs w:val="20"/>
                <w:lang w:val="sr-Cyrl-RS"/>
                <w:rPrChange w:id="13657" w:author="Milan Stojkov" w:date="2026-10-02T11:00:00Z">
                  <w:rPr>
                    <w:sz w:val="20"/>
                    <w:szCs w:val="20"/>
                  </w:rPr>
                </w:rPrChange>
              </w:rPr>
              <w:t>одсеч. средина</w:t>
            </w:r>
          </w:p>
        </w:tc>
        <w:tc>
          <w:tcPr>
            <w:tcW w:w="5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658" w:author="Milica Radić" w:date="2026-10-04T03:10:49Z">
              <w:tcPr>
                <w:tcW w:w="8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24165BE">
            <w:pPr>
              <w:jc w:val="center"/>
              <w:rPr>
                <w:sz w:val="20"/>
                <w:szCs w:val="20"/>
                <w:lang w:val="sr-Cyrl-RS"/>
                <w:rPrChange w:id="13660" w:author="Milan Stojkov" w:date="2026-10-02T11:00:00Z">
                  <w:rPr>
                    <w:sz w:val="20"/>
                    <w:szCs w:val="20"/>
                  </w:rPr>
                </w:rPrChange>
              </w:rPr>
              <w:pPrChange w:id="13659" w:author="Milica Radić" w:date="2026-10-04T03:10:46Z">
                <w:pPr/>
              </w:pPrChange>
            </w:pPr>
            <w:r>
              <w:rPr>
                <w:sz w:val="20"/>
                <w:szCs w:val="20"/>
                <w:lang w:val="sr-Cyrl-RS"/>
                <w:rPrChange w:id="13661" w:author="Milan Stojkov" w:date="2026-10-02T11:00:00Z">
                  <w:rPr>
                    <w:sz w:val="20"/>
                    <w:szCs w:val="20"/>
                  </w:rPr>
                </w:rPrChange>
              </w:rPr>
              <w:t>0,20525</w:t>
            </w:r>
          </w:p>
        </w:tc>
        <w:tc>
          <w:tcPr>
            <w:tcW w:w="79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662" w:author="Milica Radić" w:date="2026-10-04T03:10:49Z">
              <w:tcPr>
                <w:tcW w:w="137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1E8EDB0">
            <w:pPr>
              <w:jc w:val="center"/>
              <w:rPr>
                <w:sz w:val="20"/>
                <w:szCs w:val="20"/>
                <w:lang w:val="sr-Cyrl-RS"/>
                <w:rPrChange w:id="13664" w:author="Milan Stojkov" w:date="2026-10-02T11:00:00Z">
                  <w:rPr>
                    <w:sz w:val="20"/>
                    <w:szCs w:val="20"/>
                  </w:rPr>
                </w:rPrChange>
              </w:rPr>
              <w:pPrChange w:id="13663" w:author="Milica Radić" w:date="2026-10-04T03:10:46Z">
                <w:pPr/>
              </w:pPrChange>
            </w:pPr>
            <w:r>
              <w:rPr>
                <w:sz w:val="20"/>
                <w:szCs w:val="20"/>
                <w:lang w:val="sr-Cyrl-RS"/>
                <w:rPrChange w:id="13665" w:author="Milan Stojkov" w:date="2026-10-02T11:00:00Z">
                  <w:rPr>
                    <w:sz w:val="20"/>
                    <w:szCs w:val="20"/>
                  </w:rPr>
                </w:rPrChange>
              </w:rPr>
              <w:t>0,51603</w:t>
            </w:r>
          </w:p>
        </w:tc>
        <w:tc>
          <w:tcPr>
            <w:tcW w:w="65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666" w:author="Milica Radić" w:date="2026-10-04T03:10:49Z">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FF32D3D">
            <w:pPr>
              <w:jc w:val="center"/>
              <w:rPr>
                <w:sz w:val="20"/>
                <w:szCs w:val="20"/>
                <w:lang w:val="sr-Cyrl-RS"/>
                <w:rPrChange w:id="13668" w:author="Milan Stojkov" w:date="2026-10-02T11:00:00Z">
                  <w:rPr>
                    <w:sz w:val="20"/>
                    <w:szCs w:val="20"/>
                  </w:rPr>
                </w:rPrChange>
              </w:rPr>
              <w:pPrChange w:id="13667" w:author="Milica Radić" w:date="2026-10-04T03:10:46Z">
                <w:pPr/>
              </w:pPrChange>
            </w:pPr>
            <w:r>
              <w:rPr>
                <w:sz w:val="20"/>
                <w:szCs w:val="20"/>
                <w:lang w:val="sr-Cyrl-RS"/>
                <w:rPrChange w:id="13669" w:author="Milan Stojkov" w:date="2026-10-02T11:00:00Z">
                  <w:rPr>
                    <w:sz w:val="20"/>
                    <w:szCs w:val="20"/>
                  </w:rPr>
                </w:rPrChange>
              </w:rPr>
              <w:t>5,61·10¹</w:t>
            </w:r>
          </w:p>
        </w:tc>
        <w:tc>
          <w:tcPr>
            <w:tcW w:w="115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670" w:author="Milica Radić" w:date="2026-10-04T03:10:49Z">
              <w:tcPr>
                <w:tcW w:w="199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F1B4EC2">
            <w:pPr>
              <w:jc w:val="center"/>
              <w:rPr>
                <w:sz w:val="20"/>
                <w:szCs w:val="20"/>
                <w:lang w:val="sr-Cyrl-RS"/>
                <w:rPrChange w:id="13672" w:author="Milan Stojkov" w:date="2026-10-02T11:00:00Z">
                  <w:rPr>
                    <w:sz w:val="20"/>
                    <w:szCs w:val="20"/>
                  </w:rPr>
                </w:rPrChange>
              </w:rPr>
              <w:pPrChange w:id="13671" w:author="Milica Radić" w:date="2026-10-04T03:10:46Z">
                <w:pPr/>
              </w:pPrChange>
            </w:pPr>
            <w:r>
              <w:rPr>
                <w:sz w:val="20"/>
                <w:szCs w:val="20"/>
                <w:lang w:val="sr-Cyrl-RS"/>
                <w:rPrChange w:id="13673" w:author="Milan Stojkov" w:date="2026-10-02T11:00:00Z">
                  <w:rPr>
                    <w:sz w:val="20"/>
                    <w:szCs w:val="20"/>
                  </w:rPr>
                </w:rPrChange>
              </w:rPr>
              <w:t>12,51</w:t>
            </w:r>
          </w:p>
        </w:tc>
      </w:tr>
      <w:tr w14:paraId="25C0D7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674" w:author="Milica Radić" w:date="2026-10-04T03:10:4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96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675" w:author="Milica Radić" w:date="2026-10-04T03:10:49Z">
              <w:tcPr>
                <w:tcW w:w="1658"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8455BE6">
            <w:pPr>
              <w:jc w:val="center"/>
              <w:rPr>
                <w:sz w:val="20"/>
                <w:szCs w:val="20"/>
                <w:lang w:val="sr-Cyrl-RS"/>
                <w:rPrChange w:id="13677" w:author="Milan Stojkov" w:date="2026-10-02T11:00:00Z">
                  <w:rPr>
                    <w:sz w:val="20"/>
                    <w:szCs w:val="20"/>
                  </w:rPr>
                </w:rPrChange>
              </w:rPr>
              <w:pPrChange w:id="13676" w:author="Milica Radić" w:date="2026-10-04T03:10:46Z">
                <w:pPr/>
              </w:pPrChange>
            </w:pPr>
            <w:r>
              <w:rPr>
                <w:i/>
                <w:iCs/>
                <w:sz w:val="20"/>
                <w:szCs w:val="20"/>
                <w:lang w:val="sr-Cyrl-RS"/>
                <w:rPrChange w:id="13678" w:author="Milan Stojkov" w:date="2026-10-02T11:00:00Z">
                  <w:rPr>
                    <w:i/>
                    <w:iCs/>
                    <w:sz w:val="20"/>
                    <w:szCs w:val="20"/>
                  </w:rPr>
                </w:rPrChange>
              </w:rPr>
              <w:t>Sybil</w:t>
            </w:r>
            <w:r>
              <w:rPr>
                <w:sz w:val="20"/>
                <w:szCs w:val="20"/>
                <w:lang w:val="sr-Cyrl-RS"/>
                <w:rPrChange w:id="13679" w:author="Milan Stojkov" w:date="2026-10-02T11:00:00Z">
                  <w:rPr>
                    <w:sz w:val="20"/>
                    <w:szCs w:val="20"/>
                  </w:rPr>
                </w:rPrChange>
              </w:rPr>
              <w:t>-отпорна</w:t>
            </w:r>
          </w:p>
        </w:tc>
        <w:tc>
          <w:tcPr>
            <w:tcW w:w="91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680" w:author="Milica Radić" w:date="2026-10-04T03:10:49Z">
              <w:tcPr>
                <w:tcW w:w="15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7E37860">
            <w:pPr>
              <w:jc w:val="center"/>
              <w:rPr>
                <w:sz w:val="20"/>
                <w:szCs w:val="20"/>
                <w:lang w:val="sr-Cyrl-RS"/>
                <w:rPrChange w:id="13682" w:author="Milan Stojkov" w:date="2026-10-02T11:00:00Z">
                  <w:rPr>
                    <w:sz w:val="20"/>
                    <w:szCs w:val="20"/>
                  </w:rPr>
                </w:rPrChange>
              </w:rPr>
              <w:pPrChange w:id="13681" w:author="Milica Radić" w:date="2026-10-04T03:10:46Z">
                <w:pPr/>
              </w:pPrChange>
            </w:pPr>
            <w:r>
              <w:rPr>
                <w:sz w:val="20"/>
                <w:szCs w:val="20"/>
                <w:lang w:val="sr-Cyrl-RS"/>
                <w:rPrChange w:id="13683" w:author="Milan Stojkov" w:date="2026-10-02T11:00:00Z">
                  <w:rPr>
                    <w:sz w:val="20"/>
                    <w:szCs w:val="20"/>
                  </w:rPr>
                </w:rPrChange>
              </w:rPr>
              <w:t>аритм. средина</w:t>
            </w:r>
          </w:p>
        </w:tc>
        <w:tc>
          <w:tcPr>
            <w:tcW w:w="5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684" w:author="Milica Radić" w:date="2026-10-04T03:10:49Z">
              <w:tcPr>
                <w:tcW w:w="8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C8DAB0F">
            <w:pPr>
              <w:jc w:val="center"/>
              <w:rPr>
                <w:sz w:val="20"/>
                <w:szCs w:val="20"/>
                <w:lang w:val="sr-Cyrl-RS"/>
                <w:rPrChange w:id="13686" w:author="Milan Stojkov" w:date="2026-10-02T11:00:00Z">
                  <w:rPr>
                    <w:sz w:val="20"/>
                    <w:szCs w:val="20"/>
                  </w:rPr>
                </w:rPrChange>
              </w:rPr>
              <w:pPrChange w:id="13685" w:author="Milica Radić" w:date="2026-10-04T03:10:46Z">
                <w:pPr/>
              </w:pPrChange>
            </w:pPr>
            <w:r>
              <w:rPr>
                <w:sz w:val="20"/>
                <w:szCs w:val="20"/>
                <w:lang w:val="sr-Cyrl-RS"/>
                <w:rPrChange w:id="13687" w:author="Milan Stojkov" w:date="2026-10-02T11:00:00Z">
                  <w:rPr>
                    <w:sz w:val="20"/>
                    <w:szCs w:val="20"/>
                  </w:rPr>
                </w:rPrChange>
              </w:rPr>
              <w:t>0,38967</w:t>
            </w:r>
          </w:p>
        </w:tc>
        <w:tc>
          <w:tcPr>
            <w:tcW w:w="79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688" w:author="Milica Radić" w:date="2026-10-04T03:10:49Z">
              <w:tcPr>
                <w:tcW w:w="137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1E80A0F">
            <w:pPr>
              <w:jc w:val="center"/>
              <w:rPr>
                <w:sz w:val="20"/>
                <w:szCs w:val="20"/>
                <w:lang w:val="sr-Cyrl-RS"/>
                <w:rPrChange w:id="13690" w:author="Milan Stojkov" w:date="2026-10-02T11:00:00Z">
                  <w:rPr>
                    <w:sz w:val="20"/>
                    <w:szCs w:val="20"/>
                  </w:rPr>
                </w:rPrChange>
              </w:rPr>
              <w:pPrChange w:id="13689" w:author="Milica Radić" w:date="2026-10-04T03:10:46Z">
                <w:pPr/>
              </w:pPrChange>
            </w:pPr>
            <w:r>
              <w:rPr>
                <w:sz w:val="20"/>
                <w:szCs w:val="20"/>
                <w:lang w:val="sr-Cyrl-RS"/>
                <w:rPrChange w:id="13691" w:author="Milan Stojkov" w:date="2026-10-02T11:00:00Z">
                  <w:rPr>
                    <w:sz w:val="20"/>
                    <w:szCs w:val="20"/>
                  </w:rPr>
                </w:rPrChange>
              </w:rPr>
              <w:t>0,06222</w:t>
            </w:r>
          </w:p>
        </w:tc>
        <w:tc>
          <w:tcPr>
            <w:tcW w:w="65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692" w:author="Milica Radić" w:date="2026-10-04T03:10:49Z">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DD6B05A">
            <w:pPr>
              <w:jc w:val="center"/>
              <w:rPr>
                <w:sz w:val="20"/>
                <w:szCs w:val="20"/>
                <w:lang w:val="sr-Cyrl-RS"/>
                <w:rPrChange w:id="13694" w:author="Milan Stojkov" w:date="2026-10-02T11:00:00Z">
                  <w:rPr>
                    <w:sz w:val="20"/>
                    <w:szCs w:val="20"/>
                  </w:rPr>
                </w:rPrChange>
              </w:rPr>
              <w:pPrChange w:id="13693" w:author="Milica Radić" w:date="2026-10-04T03:10:46Z">
                <w:pPr/>
              </w:pPrChange>
            </w:pPr>
            <w:r>
              <w:rPr>
                <w:sz w:val="20"/>
                <w:szCs w:val="20"/>
                <w:lang w:val="sr-Cyrl-RS"/>
                <w:rPrChange w:id="13695" w:author="Milan Stojkov" w:date="2026-10-02T11:00:00Z">
                  <w:rPr>
                    <w:sz w:val="20"/>
                    <w:szCs w:val="20"/>
                  </w:rPr>
                </w:rPrChange>
              </w:rPr>
              <w:t>2,15·10²</w:t>
            </w:r>
          </w:p>
        </w:tc>
        <w:tc>
          <w:tcPr>
            <w:tcW w:w="115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696" w:author="Milica Radić" w:date="2026-10-04T03:10:49Z">
              <w:tcPr>
                <w:tcW w:w="199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0382A70">
            <w:pPr>
              <w:jc w:val="center"/>
              <w:rPr>
                <w:sz w:val="20"/>
                <w:szCs w:val="20"/>
                <w:lang w:val="sr-Cyrl-RS"/>
                <w:rPrChange w:id="13698" w:author="Milan Stojkov" w:date="2026-10-02T11:00:00Z">
                  <w:rPr>
                    <w:sz w:val="20"/>
                    <w:szCs w:val="20"/>
                  </w:rPr>
                </w:rPrChange>
              </w:rPr>
              <w:pPrChange w:id="13697" w:author="Milica Radić" w:date="2026-10-04T03:10:46Z">
                <w:pPr/>
              </w:pPrChange>
            </w:pPr>
            <w:r>
              <w:rPr>
                <w:sz w:val="20"/>
                <w:szCs w:val="20"/>
                <w:lang w:val="sr-Cyrl-RS"/>
                <w:rPrChange w:id="13699" w:author="Milan Stojkov" w:date="2026-10-02T11:00:00Z">
                  <w:rPr>
                    <w:sz w:val="20"/>
                    <w:szCs w:val="20"/>
                  </w:rPr>
                </w:rPrChange>
              </w:rPr>
              <w:t>20,25</w:t>
            </w:r>
          </w:p>
        </w:tc>
      </w:tr>
      <w:tr w14:paraId="201FF1E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700" w:author="Milica Radić" w:date="2026-10-04T03:10:4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96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701" w:author="Milica Radić" w:date="2026-10-04T03:10:49Z">
              <w:tcPr>
                <w:tcW w:w="1658"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228F670">
            <w:pPr>
              <w:jc w:val="center"/>
              <w:rPr>
                <w:sz w:val="20"/>
                <w:szCs w:val="20"/>
                <w:lang w:val="sr-Cyrl-RS"/>
                <w:rPrChange w:id="13703" w:author="Milan Stojkov" w:date="2026-10-02T11:00:00Z">
                  <w:rPr>
                    <w:sz w:val="20"/>
                    <w:szCs w:val="20"/>
                  </w:rPr>
                </w:rPrChange>
              </w:rPr>
              <w:pPrChange w:id="13702" w:author="Milica Radić" w:date="2026-10-04T03:10:46Z">
                <w:pPr/>
              </w:pPrChange>
            </w:pPr>
            <w:r>
              <w:rPr>
                <w:i/>
                <w:iCs/>
                <w:sz w:val="20"/>
                <w:szCs w:val="20"/>
                <w:lang w:val="sr-Cyrl-RS"/>
                <w:rPrChange w:id="13704" w:author="Milan Stojkov" w:date="2026-10-02T11:00:00Z">
                  <w:rPr>
                    <w:i/>
                    <w:iCs/>
                    <w:sz w:val="20"/>
                    <w:szCs w:val="20"/>
                  </w:rPr>
                </w:rPrChange>
              </w:rPr>
              <w:t>Sybil</w:t>
            </w:r>
            <w:r>
              <w:rPr>
                <w:sz w:val="20"/>
                <w:szCs w:val="20"/>
                <w:lang w:val="sr-Cyrl-RS"/>
                <w:rPrChange w:id="13705" w:author="Milan Stojkov" w:date="2026-10-02T11:00:00Z">
                  <w:rPr>
                    <w:sz w:val="20"/>
                    <w:szCs w:val="20"/>
                  </w:rPr>
                </w:rPrChange>
              </w:rPr>
              <w:t>-отпорна</w:t>
            </w:r>
          </w:p>
        </w:tc>
        <w:tc>
          <w:tcPr>
            <w:tcW w:w="91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706" w:author="Milica Radić" w:date="2026-10-04T03:10:49Z">
              <w:tcPr>
                <w:tcW w:w="15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883283E">
            <w:pPr>
              <w:jc w:val="center"/>
              <w:rPr>
                <w:sz w:val="20"/>
                <w:szCs w:val="20"/>
                <w:lang w:val="sr-Cyrl-RS"/>
                <w:rPrChange w:id="13708" w:author="Milan Stojkov" w:date="2026-10-02T11:00:00Z">
                  <w:rPr>
                    <w:sz w:val="20"/>
                    <w:szCs w:val="20"/>
                  </w:rPr>
                </w:rPrChange>
              </w:rPr>
              <w:pPrChange w:id="13707" w:author="Milica Radić" w:date="2026-10-04T03:10:46Z">
                <w:pPr/>
              </w:pPrChange>
            </w:pPr>
            <w:r>
              <w:rPr>
                <w:sz w:val="20"/>
                <w:szCs w:val="20"/>
                <w:lang w:val="sr-Cyrl-RS"/>
                <w:rPrChange w:id="13709" w:author="Milan Stojkov" w:date="2026-10-02T11:00:00Z">
                  <w:rPr>
                    <w:sz w:val="20"/>
                    <w:szCs w:val="20"/>
                  </w:rPr>
                </w:rPrChange>
              </w:rPr>
              <w:t>медијана</w:t>
            </w:r>
          </w:p>
        </w:tc>
        <w:tc>
          <w:tcPr>
            <w:tcW w:w="5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710" w:author="Milica Radić" w:date="2026-10-04T03:10:49Z">
              <w:tcPr>
                <w:tcW w:w="8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AAB883F">
            <w:pPr>
              <w:jc w:val="center"/>
              <w:rPr>
                <w:sz w:val="20"/>
                <w:szCs w:val="20"/>
                <w:lang w:val="sr-Cyrl-RS"/>
                <w:rPrChange w:id="13712" w:author="Milan Stojkov" w:date="2026-10-02T11:00:00Z">
                  <w:rPr>
                    <w:sz w:val="20"/>
                    <w:szCs w:val="20"/>
                  </w:rPr>
                </w:rPrChange>
              </w:rPr>
              <w:pPrChange w:id="13711" w:author="Milica Radić" w:date="2026-10-04T03:10:46Z">
                <w:pPr/>
              </w:pPrChange>
            </w:pPr>
            <w:r>
              <w:rPr>
                <w:sz w:val="20"/>
                <w:szCs w:val="20"/>
                <w:lang w:val="sr-Cyrl-RS"/>
                <w:rPrChange w:id="13713" w:author="Milan Stojkov" w:date="2026-10-02T11:00:00Z">
                  <w:rPr>
                    <w:sz w:val="20"/>
                    <w:szCs w:val="20"/>
                  </w:rPr>
                </w:rPrChange>
              </w:rPr>
              <w:t>0,01491</w:t>
            </w:r>
          </w:p>
        </w:tc>
        <w:tc>
          <w:tcPr>
            <w:tcW w:w="79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714" w:author="Milica Radić" w:date="2026-10-04T03:10:49Z">
              <w:tcPr>
                <w:tcW w:w="137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196BBCB">
            <w:pPr>
              <w:jc w:val="center"/>
              <w:rPr>
                <w:sz w:val="20"/>
                <w:szCs w:val="20"/>
                <w:lang w:val="sr-Cyrl-RS"/>
                <w:rPrChange w:id="13716" w:author="Milan Stojkov" w:date="2026-10-02T11:00:00Z">
                  <w:rPr>
                    <w:sz w:val="20"/>
                    <w:szCs w:val="20"/>
                  </w:rPr>
                </w:rPrChange>
              </w:rPr>
              <w:pPrChange w:id="13715" w:author="Milica Radić" w:date="2026-10-04T03:10:46Z">
                <w:pPr/>
              </w:pPrChange>
            </w:pPr>
            <w:r>
              <w:rPr>
                <w:sz w:val="20"/>
                <w:szCs w:val="20"/>
                <w:lang w:val="sr-Cyrl-RS"/>
                <w:rPrChange w:id="13717" w:author="Milan Stojkov" w:date="2026-10-02T11:00:00Z">
                  <w:rPr>
                    <w:sz w:val="20"/>
                    <w:szCs w:val="20"/>
                  </w:rPr>
                </w:rPrChange>
              </w:rPr>
              <w:t>0,06159</w:t>
            </w:r>
          </w:p>
        </w:tc>
        <w:tc>
          <w:tcPr>
            <w:tcW w:w="65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718" w:author="Milica Radić" w:date="2026-10-04T03:10:49Z">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EAF2B97">
            <w:pPr>
              <w:jc w:val="center"/>
              <w:rPr>
                <w:sz w:val="20"/>
                <w:szCs w:val="20"/>
                <w:lang w:val="sr-Cyrl-RS"/>
                <w:rPrChange w:id="13720" w:author="Milan Stojkov" w:date="2026-10-02T11:00:00Z">
                  <w:rPr>
                    <w:sz w:val="20"/>
                    <w:szCs w:val="20"/>
                  </w:rPr>
                </w:rPrChange>
              </w:rPr>
              <w:pPrChange w:id="13719" w:author="Milica Radić" w:date="2026-10-04T03:10:46Z">
                <w:pPr/>
              </w:pPrChange>
            </w:pPr>
            <w:r>
              <w:rPr>
                <w:sz w:val="20"/>
                <w:szCs w:val="20"/>
                <w:lang w:val="sr-Cyrl-RS"/>
                <w:rPrChange w:id="13721" w:author="Milan Stojkov" w:date="2026-10-02T11:00:00Z">
                  <w:rPr>
                    <w:sz w:val="20"/>
                    <w:szCs w:val="20"/>
                  </w:rPr>
                </w:rPrChange>
              </w:rPr>
              <w:t>3,57·10⁻⁴</w:t>
            </w:r>
          </w:p>
        </w:tc>
        <w:tc>
          <w:tcPr>
            <w:tcW w:w="115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722" w:author="Milica Radić" w:date="2026-10-04T03:10:49Z">
              <w:tcPr>
                <w:tcW w:w="199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1283FAF">
            <w:pPr>
              <w:jc w:val="center"/>
              <w:rPr>
                <w:sz w:val="20"/>
                <w:szCs w:val="20"/>
                <w:lang w:val="sr-Cyrl-RS"/>
                <w:rPrChange w:id="13724" w:author="Milan Stojkov" w:date="2026-10-02T11:00:00Z">
                  <w:rPr>
                    <w:sz w:val="20"/>
                    <w:szCs w:val="20"/>
                  </w:rPr>
                </w:rPrChange>
              </w:rPr>
              <w:pPrChange w:id="13723" w:author="Milica Radić" w:date="2026-10-04T03:10:46Z">
                <w:pPr/>
              </w:pPrChange>
            </w:pPr>
            <w:r>
              <w:rPr>
                <w:sz w:val="20"/>
                <w:szCs w:val="20"/>
                <w:lang w:val="sr-Cyrl-RS"/>
                <w:rPrChange w:id="13725" w:author="Milan Stojkov" w:date="2026-10-02T11:00:00Z">
                  <w:rPr>
                    <w:sz w:val="20"/>
                    <w:szCs w:val="20"/>
                  </w:rPr>
                </w:rPrChange>
              </w:rPr>
              <w:t>20,26</w:t>
            </w:r>
          </w:p>
        </w:tc>
      </w:tr>
      <w:tr w14:paraId="70ED92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726" w:author="Milica Radić" w:date="2026-10-04T03:10:4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96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727" w:author="Milica Radić" w:date="2026-10-04T03:10:49Z">
              <w:tcPr>
                <w:tcW w:w="1658"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49099F1">
            <w:pPr>
              <w:jc w:val="center"/>
              <w:rPr>
                <w:sz w:val="20"/>
                <w:szCs w:val="20"/>
                <w:lang w:val="sr-Cyrl-RS"/>
                <w:rPrChange w:id="13729" w:author="Milan Stojkov" w:date="2026-10-02T11:00:00Z">
                  <w:rPr>
                    <w:sz w:val="20"/>
                    <w:szCs w:val="20"/>
                  </w:rPr>
                </w:rPrChange>
              </w:rPr>
              <w:pPrChange w:id="13728" w:author="Milica Radić" w:date="2026-10-04T03:10:46Z">
                <w:pPr/>
              </w:pPrChange>
            </w:pPr>
            <w:r>
              <w:rPr>
                <w:i/>
                <w:iCs/>
                <w:sz w:val="20"/>
                <w:szCs w:val="20"/>
                <w:lang w:val="sr-Cyrl-RS"/>
                <w:rPrChange w:id="13730" w:author="Milan Stojkov" w:date="2026-10-02T11:00:00Z">
                  <w:rPr>
                    <w:i/>
                    <w:iCs/>
                    <w:sz w:val="20"/>
                    <w:szCs w:val="20"/>
                  </w:rPr>
                </w:rPrChange>
              </w:rPr>
              <w:t>Sybil</w:t>
            </w:r>
            <w:r>
              <w:rPr>
                <w:sz w:val="20"/>
                <w:szCs w:val="20"/>
                <w:lang w:val="sr-Cyrl-RS"/>
                <w:rPrChange w:id="13731" w:author="Milan Stojkov" w:date="2026-10-02T11:00:00Z">
                  <w:rPr>
                    <w:sz w:val="20"/>
                    <w:szCs w:val="20"/>
                  </w:rPr>
                </w:rPrChange>
              </w:rPr>
              <w:t>-отпорна</w:t>
            </w:r>
          </w:p>
        </w:tc>
        <w:tc>
          <w:tcPr>
            <w:tcW w:w="91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732" w:author="Milica Radić" w:date="2026-10-04T03:10:49Z">
              <w:tcPr>
                <w:tcW w:w="15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A6E76A9">
            <w:pPr>
              <w:jc w:val="center"/>
              <w:rPr>
                <w:sz w:val="20"/>
                <w:szCs w:val="20"/>
                <w:lang w:val="sr-Cyrl-RS"/>
                <w:rPrChange w:id="13734" w:author="Milan Stojkov" w:date="2026-10-02T11:00:00Z">
                  <w:rPr>
                    <w:sz w:val="20"/>
                    <w:szCs w:val="20"/>
                  </w:rPr>
                </w:rPrChange>
              </w:rPr>
              <w:pPrChange w:id="13733" w:author="Milica Radić" w:date="2026-10-04T03:10:46Z">
                <w:pPr/>
              </w:pPrChange>
            </w:pPr>
            <w:r>
              <w:rPr>
                <w:sz w:val="20"/>
                <w:szCs w:val="20"/>
                <w:lang w:val="sr-Cyrl-RS"/>
                <w:rPrChange w:id="13735" w:author="Milan Stojkov" w:date="2026-10-02T11:00:00Z">
                  <w:rPr>
                    <w:sz w:val="20"/>
                    <w:szCs w:val="20"/>
                  </w:rPr>
                </w:rPrChange>
              </w:rPr>
              <w:t>одсеч. средина</w:t>
            </w:r>
          </w:p>
        </w:tc>
        <w:tc>
          <w:tcPr>
            <w:tcW w:w="5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736" w:author="Milica Radić" w:date="2026-10-04T03:10:49Z">
              <w:tcPr>
                <w:tcW w:w="8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ACB0F81">
            <w:pPr>
              <w:jc w:val="center"/>
              <w:rPr>
                <w:sz w:val="20"/>
                <w:szCs w:val="20"/>
                <w:lang w:val="sr-Cyrl-RS"/>
                <w:rPrChange w:id="13738" w:author="Milan Stojkov" w:date="2026-10-02T11:00:00Z">
                  <w:rPr>
                    <w:sz w:val="20"/>
                    <w:szCs w:val="20"/>
                  </w:rPr>
                </w:rPrChange>
              </w:rPr>
              <w:pPrChange w:id="13737" w:author="Milica Radić" w:date="2026-10-04T03:10:46Z">
                <w:pPr/>
              </w:pPrChange>
            </w:pPr>
            <w:r>
              <w:rPr>
                <w:sz w:val="20"/>
                <w:szCs w:val="20"/>
                <w:lang w:val="sr-Cyrl-RS"/>
                <w:rPrChange w:id="13739" w:author="Milan Stojkov" w:date="2026-10-02T11:00:00Z">
                  <w:rPr>
                    <w:sz w:val="20"/>
                    <w:szCs w:val="20"/>
                  </w:rPr>
                </w:rPrChange>
              </w:rPr>
              <w:t>0,00792</w:t>
            </w:r>
          </w:p>
        </w:tc>
        <w:tc>
          <w:tcPr>
            <w:tcW w:w="79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740" w:author="Milica Radić" w:date="2026-10-04T03:10:49Z">
              <w:tcPr>
                <w:tcW w:w="137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B1EA71A">
            <w:pPr>
              <w:jc w:val="center"/>
              <w:rPr>
                <w:sz w:val="20"/>
                <w:szCs w:val="20"/>
                <w:lang w:val="sr-Cyrl-RS"/>
                <w:rPrChange w:id="13742" w:author="Milan Stojkov" w:date="2026-10-02T11:00:00Z">
                  <w:rPr>
                    <w:sz w:val="20"/>
                    <w:szCs w:val="20"/>
                  </w:rPr>
                </w:rPrChange>
              </w:rPr>
              <w:pPrChange w:id="13741" w:author="Milica Radić" w:date="2026-10-04T03:10:46Z">
                <w:pPr/>
              </w:pPrChange>
            </w:pPr>
            <w:r>
              <w:rPr>
                <w:sz w:val="20"/>
                <w:szCs w:val="20"/>
                <w:lang w:val="sr-Cyrl-RS"/>
                <w:rPrChange w:id="13743" w:author="Milan Stojkov" w:date="2026-10-02T11:00:00Z">
                  <w:rPr>
                    <w:sz w:val="20"/>
                    <w:szCs w:val="20"/>
                  </w:rPr>
                </w:rPrChange>
              </w:rPr>
              <w:t>0,05683</w:t>
            </w:r>
          </w:p>
        </w:tc>
        <w:tc>
          <w:tcPr>
            <w:tcW w:w="65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744" w:author="Milica Radić" w:date="2026-10-04T03:10:49Z">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1FD3EC1">
            <w:pPr>
              <w:jc w:val="center"/>
              <w:rPr>
                <w:sz w:val="20"/>
                <w:szCs w:val="20"/>
                <w:lang w:val="sr-Cyrl-RS"/>
                <w:rPrChange w:id="13746" w:author="Milan Stojkov" w:date="2026-10-02T11:00:00Z">
                  <w:rPr>
                    <w:sz w:val="20"/>
                    <w:szCs w:val="20"/>
                  </w:rPr>
                </w:rPrChange>
              </w:rPr>
              <w:pPrChange w:id="13745" w:author="Milica Radić" w:date="2026-10-04T03:10:46Z">
                <w:pPr/>
              </w:pPrChange>
            </w:pPr>
            <w:r>
              <w:rPr>
                <w:sz w:val="20"/>
                <w:szCs w:val="20"/>
                <w:lang w:val="sr-Cyrl-RS"/>
                <w:rPrChange w:id="13747" w:author="Milan Stojkov" w:date="2026-10-02T11:00:00Z">
                  <w:rPr>
                    <w:sz w:val="20"/>
                    <w:szCs w:val="20"/>
                  </w:rPr>
                </w:rPrChange>
              </w:rPr>
              <w:t>9,83·10⁻¹¹</w:t>
            </w:r>
          </w:p>
        </w:tc>
        <w:tc>
          <w:tcPr>
            <w:tcW w:w="115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748" w:author="Milica Radić" w:date="2026-10-04T03:10:49Z">
              <w:tcPr>
                <w:tcW w:w="199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B5D2F54">
            <w:pPr>
              <w:jc w:val="center"/>
              <w:rPr>
                <w:sz w:val="20"/>
                <w:szCs w:val="20"/>
                <w:lang w:val="sr-Cyrl-RS"/>
                <w:rPrChange w:id="13750" w:author="Milan Stojkov" w:date="2026-10-02T11:00:00Z">
                  <w:rPr>
                    <w:sz w:val="20"/>
                    <w:szCs w:val="20"/>
                  </w:rPr>
                </w:rPrChange>
              </w:rPr>
              <w:pPrChange w:id="13749" w:author="Milica Radić" w:date="2026-10-04T03:10:46Z">
                <w:pPr/>
              </w:pPrChange>
            </w:pPr>
            <w:r>
              <w:rPr>
                <w:sz w:val="20"/>
                <w:szCs w:val="20"/>
                <w:lang w:val="sr-Cyrl-RS"/>
                <w:rPrChange w:id="13751" w:author="Milan Stojkov" w:date="2026-10-02T11:00:00Z">
                  <w:rPr>
                    <w:sz w:val="20"/>
                    <w:szCs w:val="20"/>
                  </w:rPr>
                </w:rPrChange>
              </w:rPr>
              <w:t>20,27</w:t>
            </w:r>
          </w:p>
        </w:tc>
      </w:tr>
      <w:tr w14:paraId="173EFE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752" w:author="Milica Radić" w:date="2026-10-04T03:10:4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96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753" w:author="Milica Radić" w:date="2026-10-04T03:10:49Z">
              <w:tcPr>
                <w:tcW w:w="1658"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522684B">
            <w:pPr>
              <w:jc w:val="center"/>
              <w:rPr>
                <w:sz w:val="20"/>
                <w:szCs w:val="20"/>
                <w:lang w:val="sr-Cyrl-RS"/>
                <w:rPrChange w:id="13755" w:author="Milan Stojkov" w:date="2026-10-02T11:00:00Z">
                  <w:rPr>
                    <w:sz w:val="20"/>
                    <w:szCs w:val="20"/>
                  </w:rPr>
                </w:rPrChange>
              </w:rPr>
              <w:pPrChange w:id="13754" w:author="Milica Radić" w:date="2026-10-04T03:10:46Z">
                <w:pPr/>
              </w:pPrChange>
            </w:pPr>
            <w:r>
              <w:rPr>
                <w:i/>
                <w:iCs/>
                <w:sz w:val="20"/>
                <w:szCs w:val="20"/>
                <w:lang w:val="sr-Cyrl-RS"/>
                <w:rPrChange w:id="13756" w:author="Milan Stojkov" w:date="2026-10-02T11:00:00Z">
                  <w:rPr>
                    <w:i/>
                    <w:iCs/>
                    <w:sz w:val="20"/>
                    <w:szCs w:val="20"/>
                  </w:rPr>
                </w:rPrChange>
              </w:rPr>
              <w:t>Eclipse</w:t>
            </w:r>
            <w:r>
              <w:rPr>
                <w:sz w:val="20"/>
                <w:szCs w:val="20"/>
                <w:lang w:val="sr-Cyrl-RS"/>
                <w:rPrChange w:id="13757" w:author="Milan Stojkov" w:date="2026-10-02T11:00:00Z">
                  <w:rPr>
                    <w:sz w:val="20"/>
                    <w:szCs w:val="20"/>
                  </w:rPr>
                </w:rPrChange>
              </w:rPr>
              <w:t>-отпорна</w:t>
            </w:r>
          </w:p>
        </w:tc>
        <w:tc>
          <w:tcPr>
            <w:tcW w:w="91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758" w:author="Milica Radić" w:date="2026-10-04T03:10:49Z">
              <w:tcPr>
                <w:tcW w:w="15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4080226">
            <w:pPr>
              <w:jc w:val="center"/>
              <w:rPr>
                <w:sz w:val="20"/>
                <w:szCs w:val="20"/>
                <w:lang w:val="sr-Cyrl-RS"/>
                <w:rPrChange w:id="13760" w:author="Milan Stojkov" w:date="2026-10-02T11:00:00Z">
                  <w:rPr>
                    <w:sz w:val="20"/>
                    <w:szCs w:val="20"/>
                  </w:rPr>
                </w:rPrChange>
              </w:rPr>
              <w:pPrChange w:id="13759" w:author="Milica Radić" w:date="2026-10-04T03:10:46Z">
                <w:pPr/>
              </w:pPrChange>
            </w:pPr>
            <w:r>
              <w:rPr>
                <w:sz w:val="20"/>
                <w:szCs w:val="20"/>
                <w:lang w:val="sr-Cyrl-RS"/>
                <w:rPrChange w:id="13761" w:author="Milan Stojkov" w:date="2026-10-02T11:00:00Z">
                  <w:rPr>
                    <w:sz w:val="20"/>
                    <w:szCs w:val="20"/>
                  </w:rPr>
                </w:rPrChange>
              </w:rPr>
              <w:t>аритм. средина</w:t>
            </w:r>
          </w:p>
        </w:tc>
        <w:tc>
          <w:tcPr>
            <w:tcW w:w="5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762" w:author="Milica Radić" w:date="2026-10-04T03:10:49Z">
              <w:tcPr>
                <w:tcW w:w="8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2476423">
            <w:pPr>
              <w:jc w:val="center"/>
              <w:rPr>
                <w:sz w:val="20"/>
                <w:szCs w:val="20"/>
                <w:lang w:val="sr-Cyrl-RS"/>
                <w:rPrChange w:id="13764" w:author="Milan Stojkov" w:date="2026-10-02T11:00:00Z">
                  <w:rPr>
                    <w:sz w:val="20"/>
                    <w:szCs w:val="20"/>
                  </w:rPr>
                </w:rPrChange>
              </w:rPr>
              <w:pPrChange w:id="13763" w:author="Milica Radić" w:date="2026-10-04T03:10:46Z">
                <w:pPr/>
              </w:pPrChange>
            </w:pPr>
            <w:r>
              <w:rPr>
                <w:sz w:val="20"/>
                <w:szCs w:val="20"/>
                <w:lang w:val="sr-Cyrl-RS"/>
                <w:rPrChange w:id="13765" w:author="Milan Stojkov" w:date="2026-10-02T11:00:00Z">
                  <w:rPr>
                    <w:sz w:val="20"/>
                    <w:szCs w:val="20"/>
                  </w:rPr>
                </w:rPrChange>
              </w:rPr>
              <w:t>0,28319</w:t>
            </w:r>
          </w:p>
        </w:tc>
        <w:tc>
          <w:tcPr>
            <w:tcW w:w="79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766" w:author="Milica Radić" w:date="2026-10-04T03:10:49Z">
              <w:tcPr>
                <w:tcW w:w="137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7D98821">
            <w:pPr>
              <w:jc w:val="center"/>
              <w:rPr>
                <w:sz w:val="20"/>
                <w:szCs w:val="20"/>
                <w:lang w:val="sr-Cyrl-RS"/>
                <w:rPrChange w:id="13768" w:author="Milan Stojkov" w:date="2026-10-02T11:00:00Z">
                  <w:rPr>
                    <w:sz w:val="20"/>
                    <w:szCs w:val="20"/>
                  </w:rPr>
                </w:rPrChange>
              </w:rPr>
              <w:pPrChange w:id="13767" w:author="Milica Radić" w:date="2026-10-04T03:10:46Z">
                <w:pPr/>
              </w:pPrChange>
            </w:pPr>
            <w:r>
              <w:rPr>
                <w:sz w:val="20"/>
                <w:szCs w:val="20"/>
                <w:lang w:val="sr-Cyrl-RS"/>
                <w:rPrChange w:id="13769" w:author="Milan Stojkov" w:date="2026-10-02T11:00:00Z">
                  <w:rPr>
                    <w:sz w:val="20"/>
                    <w:szCs w:val="20"/>
                  </w:rPr>
                </w:rPrChange>
              </w:rPr>
              <w:t>0,08873</w:t>
            </w:r>
          </w:p>
        </w:tc>
        <w:tc>
          <w:tcPr>
            <w:tcW w:w="65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770" w:author="Milica Radić" w:date="2026-10-04T03:10:49Z">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F4825BE">
            <w:pPr>
              <w:jc w:val="center"/>
              <w:rPr>
                <w:sz w:val="20"/>
                <w:szCs w:val="20"/>
                <w:lang w:val="sr-Cyrl-RS"/>
                <w:rPrChange w:id="13772" w:author="Milan Stojkov" w:date="2026-10-02T11:00:00Z">
                  <w:rPr>
                    <w:sz w:val="20"/>
                    <w:szCs w:val="20"/>
                  </w:rPr>
                </w:rPrChange>
              </w:rPr>
              <w:pPrChange w:id="13771" w:author="Milica Radić" w:date="2026-10-04T03:10:46Z">
                <w:pPr/>
              </w:pPrChange>
            </w:pPr>
            <w:r>
              <w:rPr>
                <w:sz w:val="20"/>
                <w:szCs w:val="20"/>
                <w:lang w:val="sr-Cyrl-RS"/>
                <w:rPrChange w:id="13773" w:author="Milan Stojkov" w:date="2026-10-02T11:00:00Z">
                  <w:rPr>
                    <w:sz w:val="20"/>
                    <w:szCs w:val="20"/>
                  </w:rPr>
                </w:rPrChange>
              </w:rPr>
              <w:t>1,33·10²</w:t>
            </w:r>
          </w:p>
        </w:tc>
        <w:tc>
          <w:tcPr>
            <w:tcW w:w="115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774" w:author="Milica Radić" w:date="2026-10-04T03:10:49Z">
              <w:tcPr>
                <w:tcW w:w="199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7DDCB5FF">
            <w:pPr>
              <w:jc w:val="center"/>
              <w:rPr>
                <w:sz w:val="20"/>
                <w:szCs w:val="20"/>
                <w:lang w:val="sr-Cyrl-RS"/>
                <w:rPrChange w:id="13776" w:author="Milan Stojkov" w:date="2026-10-02T11:00:00Z">
                  <w:rPr>
                    <w:sz w:val="20"/>
                    <w:szCs w:val="20"/>
                  </w:rPr>
                </w:rPrChange>
              </w:rPr>
              <w:pPrChange w:id="13775" w:author="Milica Radić" w:date="2026-10-04T03:10:46Z">
                <w:pPr/>
              </w:pPrChange>
            </w:pPr>
            <w:r>
              <w:rPr>
                <w:sz w:val="20"/>
                <w:szCs w:val="20"/>
                <w:lang w:val="sr-Cyrl-RS"/>
                <w:rPrChange w:id="13777" w:author="Milan Stojkov" w:date="2026-10-02T11:00:00Z">
                  <w:rPr>
                    <w:sz w:val="20"/>
                    <w:szCs w:val="20"/>
                  </w:rPr>
                </w:rPrChange>
              </w:rPr>
              <w:t>20,22</w:t>
            </w:r>
          </w:p>
        </w:tc>
      </w:tr>
      <w:tr w14:paraId="727BCD9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778" w:author="Milica Radić" w:date="2026-10-04T03:10:4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96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779" w:author="Milica Radić" w:date="2026-10-04T03:10:49Z">
              <w:tcPr>
                <w:tcW w:w="1658"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6C4F8B2">
            <w:pPr>
              <w:jc w:val="center"/>
              <w:rPr>
                <w:sz w:val="20"/>
                <w:szCs w:val="20"/>
                <w:lang w:val="sr-Cyrl-RS"/>
                <w:rPrChange w:id="13781" w:author="Milan Stojkov" w:date="2026-10-02T11:00:00Z">
                  <w:rPr>
                    <w:sz w:val="20"/>
                    <w:szCs w:val="20"/>
                  </w:rPr>
                </w:rPrChange>
              </w:rPr>
              <w:pPrChange w:id="13780" w:author="Milica Radić" w:date="2026-10-04T03:10:46Z">
                <w:pPr/>
              </w:pPrChange>
            </w:pPr>
            <w:r>
              <w:rPr>
                <w:i/>
                <w:iCs/>
                <w:sz w:val="20"/>
                <w:szCs w:val="20"/>
                <w:lang w:val="sr-Cyrl-RS"/>
                <w:rPrChange w:id="13782" w:author="Milan Stojkov" w:date="2026-10-02T11:00:00Z">
                  <w:rPr>
                    <w:i/>
                    <w:iCs/>
                    <w:sz w:val="20"/>
                    <w:szCs w:val="20"/>
                  </w:rPr>
                </w:rPrChange>
              </w:rPr>
              <w:t>Eclipse</w:t>
            </w:r>
            <w:r>
              <w:rPr>
                <w:sz w:val="20"/>
                <w:szCs w:val="20"/>
                <w:lang w:val="sr-Cyrl-RS"/>
                <w:rPrChange w:id="13783" w:author="Milan Stojkov" w:date="2026-10-02T11:00:00Z">
                  <w:rPr>
                    <w:sz w:val="20"/>
                    <w:szCs w:val="20"/>
                  </w:rPr>
                </w:rPrChange>
              </w:rPr>
              <w:t>-отпорна</w:t>
            </w:r>
          </w:p>
        </w:tc>
        <w:tc>
          <w:tcPr>
            <w:tcW w:w="91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784" w:author="Milica Radić" w:date="2026-10-04T03:10:49Z">
              <w:tcPr>
                <w:tcW w:w="15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D85A147">
            <w:pPr>
              <w:jc w:val="center"/>
              <w:rPr>
                <w:sz w:val="20"/>
                <w:szCs w:val="20"/>
                <w:lang w:val="sr-Cyrl-RS"/>
                <w:rPrChange w:id="13786" w:author="Milan Stojkov" w:date="2026-10-02T11:00:00Z">
                  <w:rPr>
                    <w:sz w:val="20"/>
                    <w:szCs w:val="20"/>
                  </w:rPr>
                </w:rPrChange>
              </w:rPr>
              <w:pPrChange w:id="13785" w:author="Milica Radić" w:date="2026-10-04T03:10:46Z">
                <w:pPr/>
              </w:pPrChange>
            </w:pPr>
            <w:r>
              <w:rPr>
                <w:sz w:val="20"/>
                <w:szCs w:val="20"/>
                <w:lang w:val="sr-Cyrl-RS"/>
                <w:rPrChange w:id="13787" w:author="Milan Stojkov" w:date="2026-10-02T11:00:00Z">
                  <w:rPr>
                    <w:sz w:val="20"/>
                    <w:szCs w:val="20"/>
                  </w:rPr>
                </w:rPrChange>
              </w:rPr>
              <w:t>медијана</w:t>
            </w:r>
          </w:p>
        </w:tc>
        <w:tc>
          <w:tcPr>
            <w:tcW w:w="503"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788" w:author="Milica Radić" w:date="2026-10-04T03:10:49Z">
              <w:tcPr>
                <w:tcW w:w="867"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A88E7BF">
            <w:pPr>
              <w:jc w:val="center"/>
              <w:rPr>
                <w:sz w:val="20"/>
                <w:szCs w:val="20"/>
                <w:lang w:val="sr-Cyrl-RS"/>
                <w:rPrChange w:id="13790" w:author="Milan Stojkov" w:date="2026-10-02T11:00:00Z">
                  <w:rPr>
                    <w:sz w:val="20"/>
                    <w:szCs w:val="20"/>
                  </w:rPr>
                </w:rPrChange>
              </w:rPr>
              <w:pPrChange w:id="13789" w:author="Milica Radić" w:date="2026-10-04T03:10:46Z">
                <w:pPr/>
              </w:pPrChange>
            </w:pPr>
            <w:r>
              <w:rPr>
                <w:sz w:val="20"/>
                <w:szCs w:val="20"/>
                <w:lang w:val="sr-Cyrl-RS"/>
                <w:rPrChange w:id="13791" w:author="Milan Stojkov" w:date="2026-10-02T11:00:00Z">
                  <w:rPr>
                    <w:sz w:val="20"/>
                    <w:szCs w:val="20"/>
                  </w:rPr>
                </w:rPrChange>
              </w:rPr>
              <w:t>0,01495</w:t>
            </w:r>
          </w:p>
        </w:tc>
        <w:tc>
          <w:tcPr>
            <w:tcW w:w="799"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792" w:author="Milica Radić" w:date="2026-10-04T03:10:49Z">
              <w:tcPr>
                <w:tcW w:w="137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12F8B1C">
            <w:pPr>
              <w:jc w:val="center"/>
              <w:rPr>
                <w:sz w:val="20"/>
                <w:szCs w:val="20"/>
                <w:lang w:val="sr-Cyrl-RS"/>
                <w:rPrChange w:id="13794" w:author="Milan Stojkov" w:date="2026-10-02T11:00:00Z">
                  <w:rPr>
                    <w:sz w:val="20"/>
                    <w:szCs w:val="20"/>
                  </w:rPr>
                </w:rPrChange>
              </w:rPr>
              <w:pPrChange w:id="13793" w:author="Milica Radić" w:date="2026-10-04T03:10:46Z">
                <w:pPr/>
              </w:pPrChange>
            </w:pPr>
            <w:r>
              <w:rPr>
                <w:sz w:val="20"/>
                <w:szCs w:val="20"/>
                <w:lang w:val="sr-Cyrl-RS"/>
                <w:rPrChange w:id="13795" w:author="Milan Stojkov" w:date="2026-10-02T11:00:00Z">
                  <w:rPr>
                    <w:sz w:val="20"/>
                    <w:szCs w:val="20"/>
                  </w:rPr>
                </w:rPrChange>
              </w:rPr>
              <w:t>0,08381</w:t>
            </w:r>
          </w:p>
        </w:tc>
        <w:tc>
          <w:tcPr>
            <w:tcW w:w="65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796" w:author="Milica Radić" w:date="2026-10-04T03:10:49Z">
              <w:tcPr>
                <w:tcW w:w="113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7F8B3C6">
            <w:pPr>
              <w:jc w:val="center"/>
              <w:rPr>
                <w:sz w:val="20"/>
                <w:szCs w:val="20"/>
                <w:lang w:val="sr-Cyrl-RS"/>
                <w:rPrChange w:id="13798" w:author="Milan Stojkov" w:date="2026-10-02T11:00:00Z">
                  <w:rPr>
                    <w:sz w:val="20"/>
                    <w:szCs w:val="20"/>
                  </w:rPr>
                </w:rPrChange>
              </w:rPr>
              <w:pPrChange w:id="13797" w:author="Milica Radić" w:date="2026-10-04T03:10:46Z">
                <w:pPr/>
              </w:pPrChange>
            </w:pPr>
            <w:r>
              <w:rPr>
                <w:sz w:val="20"/>
                <w:szCs w:val="20"/>
                <w:lang w:val="sr-Cyrl-RS"/>
                <w:rPrChange w:id="13799" w:author="Milan Stojkov" w:date="2026-10-02T11:00:00Z">
                  <w:rPr>
                    <w:sz w:val="20"/>
                    <w:szCs w:val="20"/>
                  </w:rPr>
                </w:rPrChange>
              </w:rPr>
              <w:t>1,22·10⁻⁴</w:t>
            </w:r>
          </w:p>
        </w:tc>
        <w:tc>
          <w:tcPr>
            <w:tcW w:w="115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800" w:author="Milica Radić" w:date="2026-10-04T03:10:49Z">
              <w:tcPr>
                <w:tcW w:w="1993"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B157D7C">
            <w:pPr>
              <w:jc w:val="center"/>
              <w:rPr>
                <w:sz w:val="20"/>
                <w:szCs w:val="20"/>
                <w:lang w:val="sr-Cyrl-RS"/>
                <w:rPrChange w:id="13802" w:author="Milan Stojkov" w:date="2026-10-02T11:00:00Z">
                  <w:rPr>
                    <w:sz w:val="20"/>
                    <w:szCs w:val="20"/>
                  </w:rPr>
                </w:rPrChange>
              </w:rPr>
              <w:pPrChange w:id="13801" w:author="Milica Radić" w:date="2026-10-04T03:10:46Z">
                <w:pPr/>
              </w:pPrChange>
            </w:pPr>
            <w:r>
              <w:rPr>
                <w:sz w:val="20"/>
                <w:szCs w:val="20"/>
                <w:lang w:val="sr-Cyrl-RS"/>
                <w:rPrChange w:id="13803" w:author="Milan Stojkov" w:date="2026-10-02T11:00:00Z">
                  <w:rPr>
                    <w:sz w:val="20"/>
                    <w:szCs w:val="20"/>
                  </w:rPr>
                </w:rPrChange>
              </w:rPr>
              <w:t>20,23</w:t>
            </w:r>
          </w:p>
        </w:tc>
      </w:tr>
      <w:tr w14:paraId="5F3AA8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804" w:author="Milica Radić" w:date="2026-10-04T03:10:49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963" w:type="pct"/>
            <w:tcBorders>
              <w:top w:val="single" w:color="000000" w:sz="4" w:space="0"/>
              <w:right w:val="single" w:color="000000" w:sz="4" w:space="0"/>
            </w:tcBorders>
            <w:tcMar>
              <w:top w:w="15" w:type="dxa"/>
              <w:left w:w="15" w:type="dxa"/>
              <w:bottom w:w="15" w:type="dxa"/>
              <w:right w:w="15" w:type="dxa"/>
            </w:tcMar>
            <w:vAlign w:val="center"/>
            <w:tcPrChange w:id="13805" w:author="Milica Radić" w:date="2026-10-04T03:10:49Z">
              <w:tcPr>
                <w:tcW w:w="1658" w:type="dxa"/>
                <w:tcBorders>
                  <w:top w:val="single" w:color="000000" w:sz="4" w:space="0"/>
                  <w:right w:val="single" w:color="000000" w:sz="4" w:space="0"/>
                </w:tcBorders>
                <w:tcMar>
                  <w:top w:w="15" w:type="dxa"/>
                  <w:left w:w="15" w:type="dxa"/>
                  <w:bottom w:w="15" w:type="dxa"/>
                  <w:right w:w="15" w:type="dxa"/>
                </w:tcMar>
                <w:vAlign w:val="center"/>
              </w:tcPr>
            </w:tcPrChange>
          </w:tcPr>
          <w:p w14:paraId="128C22DC">
            <w:pPr>
              <w:jc w:val="center"/>
              <w:rPr>
                <w:sz w:val="20"/>
                <w:szCs w:val="20"/>
                <w:lang w:val="sr-Cyrl-RS"/>
                <w:rPrChange w:id="13807" w:author="Milan Stojkov" w:date="2026-10-02T11:00:00Z">
                  <w:rPr>
                    <w:sz w:val="20"/>
                    <w:szCs w:val="20"/>
                  </w:rPr>
                </w:rPrChange>
              </w:rPr>
              <w:pPrChange w:id="13806" w:author="Milica Radić" w:date="2026-10-04T03:10:46Z">
                <w:pPr/>
              </w:pPrChange>
            </w:pPr>
            <w:r>
              <w:rPr>
                <w:i/>
                <w:iCs/>
                <w:sz w:val="20"/>
                <w:szCs w:val="20"/>
                <w:lang w:val="sr-Cyrl-RS"/>
                <w:rPrChange w:id="13808" w:author="Milan Stojkov" w:date="2026-10-02T11:00:00Z">
                  <w:rPr>
                    <w:i/>
                    <w:iCs/>
                    <w:sz w:val="20"/>
                    <w:szCs w:val="20"/>
                  </w:rPr>
                </w:rPrChange>
              </w:rPr>
              <w:t>Eclipse</w:t>
            </w:r>
            <w:r>
              <w:rPr>
                <w:sz w:val="20"/>
                <w:szCs w:val="20"/>
                <w:lang w:val="sr-Cyrl-RS"/>
                <w:rPrChange w:id="13809" w:author="Milan Stojkov" w:date="2026-10-02T11:00:00Z">
                  <w:rPr>
                    <w:sz w:val="20"/>
                    <w:szCs w:val="20"/>
                  </w:rPr>
                </w:rPrChange>
              </w:rPr>
              <w:t>-отпорна</w:t>
            </w:r>
          </w:p>
        </w:tc>
        <w:tc>
          <w:tcPr>
            <w:tcW w:w="917"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3810" w:author="Milica Radić" w:date="2026-10-04T03:10:49Z">
              <w:tcPr>
                <w:tcW w:w="1578"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2521FA29">
            <w:pPr>
              <w:jc w:val="center"/>
              <w:rPr>
                <w:sz w:val="20"/>
                <w:szCs w:val="20"/>
                <w:lang w:val="sr-Cyrl-RS"/>
                <w:rPrChange w:id="13812" w:author="Milan Stojkov" w:date="2026-10-02T11:00:00Z">
                  <w:rPr>
                    <w:sz w:val="20"/>
                    <w:szCs w:val="20"/>
                  </w:rPr>
                </w:rPrChange>
              </w:rPr>
              <w:pPrChange w:id="13811" w:author="Milica Radić" w:date="2026-10-04T03:10:46Z">
                <w:pPr/>
              </w:pPrChange>
            </w:pPr>
            <w:r>
              <w:rPr>
                <w:sz w:val="20"/>
                <w:szCs w:val="20"/>
                <w:lang w:val="sr-Cyrl-RS"/>
                <w:rPrChange w:id="13813" w:author="Milan Stojkov" w:date="2026-10-02T11:00:00Z">
                  <w:rPr>
                    <w:sz w:val="20"/>
                    <w:szCs w:val="20"/>
                  </w:rPr>
                </w:rPrChange>
              </w:rPr>
              <w:t>одсеч. средина</w:t>
            </w:r>
          </w:p>
        </w:tc>
        <w:tc>
          <w:tcPr>
            <w:tcW w:w="503"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3814" w:author="Milica Radić" w:date="2026-10-04T03:10:49Z">
              <w:tcPr>
                <w:tcW w:w="867"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2386BF21">
            <w:pPr>
              <w:jc w:val="center"/>
              <w:rPr>
                <w:sz w:val="20"/>
                <w:szCs w:val="20"/>
                <w:lang w:val="sr-Cyrl-RS"/>
                <w:rPrChange w:id="13816" w:author="Milan Stojkov" w:date="2026-10-02T11:00:00Z">
                  <w:rPr>
                    <w:sz w:val="20"/>
                    <w:szCs w:val="20"/>
                  </w:rPr>
                </w:rPrChange>
              </w:rPr>
              <w:pPrChange w:id="13815" w:author="Milica Radić" w:date="2026-10-04T03:10:46Z">
                <w:pPr/>
              </w:pPrChange>
            </w:pPr>
            <w:r>
              <w:rPr>
                <w:sz w:val="20"/>
                <w:szCs w:val="20"/>
                <w:lang w:val="sr-Cyrl-RS"/>
                <w:rPrChange w:id="13817" w:author="Milan Stojkov" w:date="2026-10-02T11:00:00Z">
                  <w:rPr>
                    <w:sz w:val="20"/>
                    <w:szCs w:val="20"/>
                  </w:rPr>
                </w:rPrChange>
              </w:rPr>
              <w:t>0,00792</w:t>
            </w:r>
          </w:p>
        </w:tc>
        <w:tc>
          <w:tcPr>
            <w:tcW w:w="799"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3818" w:author="Milica Radić" w:date="2026-10-04T03:10:49Z">
              <w:tcPr>
                <w:tcW w:w="1375"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035F0C5D">
            <w:pPr>
              <w:jc w:val="center"/>
              <w:rPr>
                <w:sz w:val="20"/>
                <w:szCs w:val="20"/>
                <w:lang w:val="sr-Cyrl-RS"/>
                <w:rPrChange w:id="13820" w:author="Milan Stojkov" w:date="2026-10-02T11:00:00Z">
                  <w:rPr>
                    <w:sz w:val="20"/>
                    <w:szCs w:val="20"/>
                  </w:rPr>
                </w:rPrChange>
              </w:rPr>
              <w:pPrChange w:id="13819" w:author="Milica Radić" w:date="2026-10-04T03:10:46Z">
                <w:pPr/>
              </w:pPrChange>
            </w:pPr>
            <w:r>
              <w:rPr>
                <w:sz w:val="20"/>
                <w:szCs w:val="20"/>
                <w:lang w:val="sr-Cyrl-RS"/>
                <w:rPrChange w:id="13821" w:author="Milan Stojkov" w:date="2026-10-02T11:00:00Z">
                  <w:rPr>
                    <w:sz w:val="20"/>
                    <w:szCs w:val="20"/>
                  </w:rPr>
                </w:rPrChange>
              </w:rPr>
              <w:t>0,08905</w:t>
            </w:r>
          </w:p>
        </w:tc>
        <w:tc>
          <w:tcPr>
            <w:tcW w:w="658"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3822" w:author="Milica Radić" w:date="2026-10-04T03:10:49Z">
              <w:tcPr>
                <w:tcW w:w="1134"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706A082D">
            <w:pPr>
              <w:jc w:val="center"/>
              <w:rPr>
                <w:sz w:val="20"/>
                <w:szCs w:val="20"/>
                <w:lang w:val="sr-Cyrl-RS"/>
                <w:rPrChange w:id="13824" w:author="Milan Stojkov" w:date="2026-10-02T11:00:00Z">
                  <w:rPr>
                    <w:sz w:val="20"/>
                    <w:szCs w:val="20"/>
                  </w:rPr>
                </w:rPrChange>
              </w:rPr>
              <w:pPrChange w:id="13823" w:author="Milica Radić" w:date="2026-10-04T03:10:46Z">
                <w:pPr/>
              </w:pPrChange>
            </w:pPr>
            <w:r>
              <w:rPr>
                <w:sz w:val="20"/>
                <w:szCs w:val="20"/>
                <w:lang w:val="sr-Cyrl-RS"/>
                <w:rPrChange w:id="13825" w:author="Milan Stojkov" w:date="2026-10-02T11:00:00Z">
                  <w:rPr>
                    <w:sz w:val="20"/>
                    <w:szCs w:val="20"/>
                  </w:rPr>
                </w:rPrChange>
              </w:rPr>
              <w:t>3,44·10⁻¹⁰</w:t>
            </w:r>
          </w:p>
        </w:tc>
        <w:tc>
          <w:tcPr>
            <w:tcW w:w="1157" w:type="pct"/>
            <w:tcBorders>
              <w:top w:val="single" w:color="000000" w:sz="4" w:space="0"/>
              <w:left w:val="single" w:color="000000" w:sz="4" w:space="0"/>
            </w:tcBorders>
            <w:tcMar>
              <w:top w:w="15" w:type="dxa"/>
              <w:left w:w="15" w:type="dxa"/>
              <w:bottom w:w="15" w:type="dxa"/>
              <w:right w:w="15" w:type="dxa"/>
            </w:tcMar>
            <w:vAlign w:val="center"/>
            <w:tcPrChange w:id="13826" w:author="Milica Radić" w:date="2026-10-04T03:10:49Z">
              <w:tcPr>
                <w:tcW w:w="1993" w:type="dxa"/>
                <w:tcBorders>
                  <w:top w:val="single" w:color="000000" w:sz="4" w:space="0"/>
                  <w:left w:val="single" w:color="000000" w:sz="4" w:space="0"/>
                </w:tcBorders>
                <w:tcMar>
                  <w:top w:w="15" w:type="dxa"/>
                  <w:left w:w="15" w:type="dxa"/>
                  <w:bottom w:w="15" w:type="dxa"/>
                  <w:right w:w="15" w:type="dxa"/>
                </w:tcMar>
                <w:vAlign w:val="center"/>
              </w:tcPr>
            </w:tcPrChange>
          </w:tcPr>
          <w:p w14:paraId="2EC88FA0">
            <w:pPr>
              <w:jc w:val="center"/>
              <w:rPr>
                <w:sz w:val="20"/>
                <w:szCs w:val="20"/>
                <w:lang w:val="sr-Cyrl-RS"/>
                <w:rPrChange w:id="13828" w:author="Milan Stojkov" w:date="2026-10-02T11:00:00Z">
                  <w:rPr>
                    <w:sz w:val="20"/>
                    <w:szCs w:val="20"/>
                  </w:rPr>
                </w:rPrChange>
              </w:rPr>
              <w:pPrChange w:id="13827" w:author="Milica Radić" w:date="2026-10-04T03:10:46Z">
                <w:pPr/>
              </w:pPrChange>
            </w:pPr>
            <w:r>
              <w:rPr>
                <w:sz w:val="20"/>
                <w:szCs w:val="20"/>
                <w:lang w:val="sr-Cyrl-RS"/>
                <w:rPrChange w:id="13829" w:author="Milan Stojkov" w:date="2026-10-02T11:00:00Z">
                  <w:rPr>
                    <w:sz w:val="20"/>
                    <w:szCs w:val="20"/>
                  </w:rPr>
                </w:rPrChange>
              </w:rPr>
              <w:t>20,22</w:t>
            </w:r>
          </w:p>
        </w:tc>
      </w:tr>
    </w:tbl>
    <w:p w14:paraId="4B76B0D8">
      <w:pPr>
        <w:ind w:firstLine="360"/>
        <w:jc w:val="both"/>
        <w:rPr>
          <w:ins w:id="13830" w:author="Milica Radić" w:date="2026-10-04T03:14:52Z"/>
          <w:color w:val="000000"/>
          <w:sz w:val="22"/>
          <w:szCs w:val="22"/>
          <w:lang w:val="sr-Cyrl-RS"/>
        </w:rPr>
      </w:pPr>
    </w:p>
    <w:p w14:paraId="3F0412D3">
      <w:pPr>
        <w:ind w:firstLine="360"/>
        <w:jc w:val="both"/>
        <w:rPr>
          <w:ins w:id="13831" w:author="Milica Radić" w:date="2026-10-04T03:26:50Z"/>
          <w:rFonts w:hint="default"/>
          <w:color w:val="000000"/>
          <w:sz w:val="22"/>
          <w:szCs w:val="22"/>
          <w:lang w:val="sr-Cyrl-RS"/>
        </w:rPr>
      </w:pPr>
      <w:ins w:id="13832" w:author="Milica Radić" w:date="2026-10-04T03:26:48Z">
        <w:r>
          <w:rPr>
            <w:rFonts w:hint="default"/>
            <w:color w:val="000000"/>
            <w:sz w:val="22"/>
            <w:szCs w:val="22"/>
            <w:lang w:val="sr-Cyrl-RS"/>
          </w:rPr>
          <w:t xml:space="preserve">Анализирају се </w:t>
        </w:r>
      </w:ins>
      <w:ins w:id="13833" w:author="Milica Radić" w:date="2026-10-04T03:26:48Z">
        <w:r>
          <w:rPr>
            <w:rFonts w:hint="default"/>
            <w:i/>
            <w:iCs/>
            <w:color w:val="000000"/>
            <w:sz w:val="22"/>
            <w:szCs w:val="22"/>
            <w:lang w:val="sr-Cyrl-RS"/>
            <w:rPrChange w:id="13834" w:author="Milica Radić" w:date="2026-10-04T03:27:23Z">
              <w:rPr>
                <w:rFonts w:hint="default"/>
                <w:color w:val="000000"/>
                <w:sz w:val="22"/>
                <w:szCs w:val="22"/>
                <w:lang w:val="sr-Cyrl-RS"/>
              </w:rPr>
            </w:rPrChange>
          </w:rPr>
          <w:t xml:space="preserve">overlay </w:t>
        </w:r>
      </w:ins>
      <w:ins w:id="13835" w:author="Milica Radić" w:date="2026-10-04T03:26:48Z">
        <w:r>
          <w:rPr>
            <w:rFonts w:hint="default"/>
            <w:color w:val="000000"/>
            <w:sz w:val="22"/>
            <w:szCs w:val="22"/>
            <w:lang w:val="sr-Cyrl-RS"/>
          </w:rPr>
          <w:t xml:space="preserve">приступи по безбедности, стабилности и комуникационом трошку. Што се тиче безбедности, </w:t>
        </w:r>
      </w:ins>
      <w:ins w:id="13836" w:author="Milica Radić" w:date="2026-10-04T03:26:48Z">
        <w:r>
          <w:rPr>
            <w:rFonts w:hint="default"/>
            <w:i/>
            <w:iCs/>
            <w:color w:val="000000"/>
            <w:sz w:val="22"/>
            <w:szCs w:val="22"/>
            <w:lang w:val="sr-Cyrl-RS"/>
            <w:rPrChange w:id="13837" w:author="Milica Radić" w:date="2026-10-04T03:27:12Z">
              <w:rPr>
                <w:rFonts w:hint="default"/>
                <w:color w:val="000000"/>
                <w:sz w:val="22"/>
                <w:szCs w:val="22"/>
                <w:lang w:val="sr-Cyrl-RS"/>
              </w:rPr>
            </w:rPrChange>
          </w:rPr>
          <w:t>Sybil</w:t>
        </w:r>
      </w:ins>
      <w:ins w:id="13838" w:author="Milica Radić" w:date="2026-10-04T03:26:48Z">
        <w:r>
          <w:rPr>
            <w:rFonts w:hint="default"/>
            <w:color w:val="000000"/>
            <w:sz w:val="22"/>
            <w:szCs w:val="22"/>
            <w:lang w:val="sr-Cyrl-RS"/>
          </w:rPr>
          <w:t xml:space="preserve">-отпорна стратегија показала се као боља, будући да има нижу пенетрацију. По стабилности су изједначене, </w:t>
        </w:r>
      </w:ins>
      <w:ins w:id="13839" w:author="Milica Radić" w:date="2026-10-04T03:27:51Z">
        <w:r>
          <w:rPr>
            <w:rFonts w:hint="default"/>
            <w:color w:val="000000"/>
            <w:sz w:val="22"/>
            <w:szCs w:val="22"/>
            <w:lang w:val="sr-Cyrl-RS"/>
          </w:rPr>
          <w:t>јер</w:t>
        </w:r>
      </w:ins>
      <w:ins w:id="13840" w:author="Milica Radić" w:date="2026-10-04T03:26:48Z">
        <w:r>
          <w:rPr>
            <w:rFonts w:hint="default"/>
            <w:color w:val="000000"/>
            <w:sz w:val="22"/>
            <w:szCs w:val="22"/>
            <w:lang w:val="sr-Cyrl-RS"/>
          </w:rPr>
          <w:t xml:space="preserve"> обе дају варијансу толико малу да је разлика међу њима без значаја. Такође су изузетно близу по питању трошка, а грешка им је идентична. </w:t>
        </w:r>
      </w:ins>
    </w:p>
    <w:p w14:paraId="6860B7E8">
      <w:pPr>
        <w:ind w:firstLine="360"/>
        <w:jc w:val="both"/>
        <w:rPr>
          <w:del w:id="13841" w:author="Milica Radić" w:date="2026-10-04T03:26:54Z"/>
          <w:color w:val="000000"/>
          <w:sz w:val="22"/>
          <w:szCs w:val="22"/>
          <w:lang w:val="sr-Cyrl-RS"/>
          <w:rPrChange w:id="13842" w:author="Milan Stojkov" w:date="2026-10-02T11:00:00Z">
            <w:rPr>
              <w:del w:id="13843" w:author="Milica Radić" w:date="2026-10-04T03:26:54Z"/>
              <w:color w:val="000000"/>
              <w:sz w:val="22"/>
              <w:szCs w:val="22"/>
            </w:rPr>
          </w:rPrChange>
        </w:rPr>
      </w:pPr>
      <w:r>
        <w:rPr>
          <w:color w:val="000000"/>
          <w:sz w:val="22"/>
          <w:szCs w:val="22"/>
          <w:lang w:val="sr-Cyrl-RS"/>
          <w:rPrChange w:id="13844" w:author="Milan Stojkov" w:date="2026-10-02T11:00:00Z">
            <w:rPr>
              <w:color w:val="000000"/>
              <w:sz w:val="22"/>
              <w:szCs w:val="22"/>
            </w:rPr>
          </w:rPrChange>
        </w:rPr>
        <w:t>Најповољнији однос</w:t>
      </w:r>
      <w:ins w:id="13845" w:author="Milica Radić" w:date="2026-10-04T03:27:03Z">
        <w:r>
          <w:rPr>
            <w:rFonts w:hint="default"/>
            <w:color w:val="000000"/>
            <w:sz w:val="22"/>
            <w:szCs w:val="22"/>
            <w:lang w:val="sr-Cyrl-RS"/>
          </w:rPr>
          <w:t>, д</w:t>
        </w:r>
      </w:ins>
      <w:ins w:id="13846" w:author="Milica Radić" w:date="2026-10-04T03:27:04Z">
        <w:r>
          <w:rPr>
            <w:rFonts w:hint="default"/>
            <w:color w:val="000000"/>
            <w:sz w:val="22"/>
            <w:szCs w:val="22"/>
            <w:lang w:val="sr-Cyrl-RS"/>
          </w:rPr>
          <w:t>акле,</w:t>
        </w:r>
      </w:ins>
      <w:r>
        <w:rPr>
          <w:color w:val="000000"/>
          <w:sz w:val="22"/>
          <w:szCs w:val="22"/>
          <w:lang w:val="sr-Cyrl-RS"/>
          <w:rPrChange w:id="13847" w:author="Milan Stojkov" w:date="2026-10-02T11:00:00Z">
            <w:rPr>
              <w:color w:val="000000"/>
              <w:sz w:val="22"/>
              <w:szCs w:val="22"/>
            </w:rPr>
          </w:rPrChange>
        </w:rPr>
        <w:t xml:space="preserve"> остварује </w:t>
      </w:r>
      <w:r>
        <w:rPr>
          <w:i/>
          <w:iCs/>
          <w:color w:val="000000"/>
          <w:sz w:val="22"/>
          <w:szCs w:val="22"/>
          <w:lang w:val="sr-Cyrl-RS"/>
          <w:rPrChange w:id="13848" w:author="Milan Stojkov" w:date="2026-10-02T11:00:00Z">
            <w:rPr>
              <w:i/>
              <w:iCs/>
              <w:color w:val="000000"/>
              <w:sz w:val="22"/>
              <w:szCs w:val="22"/>
            </w:rPr>
          </w:rPrChange>
        </w:rPr>
        <w:t>Sybil</w:t>
      </w:r>
      <w:r>
        <w:rPr>
          <w:color w:val="000000"/>
          <w:sz w:val="22"/>
          <w:szCs w:val="22"/>
          <w:lang w:val="sr-Cyrl-RS"/>
          <w:rPrChange w:id="13849" w:author="Milan Stojkov" w:date="2026-10-02T11:00:00Z">
            <w:rPr>
              <w:color w:val="000000"/>
              <w:sz w:val="22"/>
              <w:szCs w:val="22"/>
            </w:rPr>
          </w:rPrChange>
        </w:rPr>
        <w:t xml:space="preserve">-отпорна стратегија уз одсечену средину: она даје најнижу грешку, најнижу пенетрацију и најнижу варијансу, уз исти трошак као остале заштитне конфигурације. </w:t>
      </w:r>
      <w:del w:id="13850" w:author="Milica Radić" w:date="2026-10-04T03:26:54Z">
        <w:r>
          <w:rPr>
            <w:color w:val="000000"/>
            <w:sz w:val="22"/>
            <w:szCs w:val="22"/>
            <w:lang w:val="sr-Cyrl-RS"/>
            <w:rPrChange w:id="13851" w:author="Milan Stojkov" w:date="2026-10-02T11:00:00Z">
              <w:rPr>
                <w:color w:val="000000"/>
                <w:sz w:val="22"/>
                <w:szCs w:val="22"/>
              </w:rPr>
            </w:rPrChange>
          </w:rPr>
          <w:delText xml:space="preserve">Трошак, наиме, не зависи од избора агрегационе функције - све три дају између 20,2 и 20,3 контролне поруке - будући да се он у целости ствара у слоју избора суседа. Избор функције је стога бесплатан са становишта саобраћаја, што значи да нема разлога бирати слабију. </w:delText>
        </w:r>
      </w:del>
    </w:p>
    <w:p w14:paraId="617C3032">
      <w:pPr>
        <w:ind w:firstLine="360"/>
        <w:jc w:val="both"/>
        <w:rPr>
          <w:del w:id="13852" w:author="Milica Radić" w:date="2026-10-04T03:26:54Z"/>
          <w:color w:val="000000"/>
          <w:sz w:val="22"/>
          <w:szCs w:val="22"/>
          <w:lang w:val="sr-Cyrl-RS"/>
          <w:rPrChange w:id="13853" w:author="Milan Stojkov" w:date="2026-10-02T11:00:00Z">
            <w:rPr>
              <w:del w:id="13854" w:author="Milica Radić" w:date="2026-10-04T03:26:54Z"/>
              <w:color w:val="000000"/>
              <w:sz w:val="22"/>
              <w:szCs w:val="22"/>
            </w:rPr>
          </w:rPrChange>
        </w:rPr>
      </w:pPr>
      <w:del w:id="13855" w:author="Milica Radić" w:date="2026-10-04T03:26:54Z">
        <w:r>
          <w:rPr>
            <w:i/>
            <w:iCs/>
            <w:color w:val="000000"/>
            <w:sz w:val="22"/>
            <w:szCs w:val="22"/>
            <w:lang w:val="sr-Cyrl-RS"/>
            <w:rPrChange w:id="13856" w:author="Milan Stojkov" w:date="2026-10-02T11:00:00Z">
              <w:rPr>
                <w:i/>
                <w:iCs/>
                <w:color w:val="000000"/>
                <w:sz w:val="22"/>
                <w:szCs w:val="22"/>
              </w:rPr>
            </w:rPrChange>
          </w:rPr>
          <w:delText>Eclipse</w:delText>
        </w:r>
      </w:del>
      <w:del w:id="13857" w:author="Milica Radić" w:date="2026-10-04T03:26:54Z">
        <w:r>
          <w:rPr>
            <w:color w:val="000000"/>
            <w:sz w:val="22"/>
            <w:szCs w:val="22"/>
            <w:lang w:val="sr-Cyrl-RS"/>
            <w:rPrChange w:id="13858" w:author="Milan Stojkov" w:date="2026-10-02T11:00:00Z">
              <w:rPr>
                <w:color w:val="000000"/>
                <w:sz w:val="22"/>
                <w:szCs w:val="22"/>
              </w:rPr>
            </w:rPrChange>
          </w:rPr>
          <w:delText xml:space="preserve">-отпорна стратегија уз исти трошак даје једнаку грешку и стабилност, али нешто вишу пенетрацију. Њена предност лежи изван ових мера: она једина одржава ограничење разноврсности и по чвору, а не само у просеку, што је приказано у одељку 7.4. Избор између две заштитне стратегије стога не зависи од трошка него од тога да ли се очекује циљани напад на појединачне чворове. </w:delText>
        </w:r>
      </w:del>
    </w:p>
    <w:p w14:paraId="7451E419">
      <w:pPr>
        <w:ind w:firstLine="360"/>
        <w:jc w:val="both"/>
        <w:rPr>
          <w:color w:val="000000"/>
          <w:sz w:val="22"/>
          <w:szCs w:val="22"/>
          <w:lang w:val="sr-Cyrl-RS"/>
          <w:rPrChange w:id="13859" w:author="Milan Stojkov" w:date="2026-10-02T11:00:00Z">
            <w:rPr>
              <w:color w:val="000000"/>
              <w:sz w:val="22"/>
              <w:szCs w:val="22"/>
            </w:rPr>
          </w:rPrChange>
        </w:rPr>
      </w:pPr>
      <w:del w:id="13860" w:author="Milica Radić" w:date="2026-10-04T03:26:54Z">
        <w:r>
          <w:rPr>
            <w:color w:val="000000"/>
            <w:sz w:val="22"/>
            <w:szCs w:val="22"/>
            <w:lang w:val="sr-Cyrl-RS"/>
            <w:rPrChange w:id="13861" w:author="Milan Stojkov" w:date="2026-10-02T11:00:00Z">
              <w:rPr>
                <w:color w:val="000000"/>
                <w:sz w:val="22"/>
                <w:szCs w:val="22"/>
              </w:rPr>
            </w:rPrChange>
          </w:rPr>
          <w:delText>За повећање контролног саобраћаја од 61 % грешка се смањује двадесет шест пута, а удео нападача у скуповима суседа шест до девет пута, при чему укупан саобраћај расте за 39 %. Отпорност се овде, дакле, не купује пропусном моћи намењеном подацима.</w:delText>
        </w:r>
      </w:del>
    </w:p>
    <w:p w14:paraId="04A88F8B">
      <w:pPr>
        <w:pStyle w:val="3"/>
        <w:ind w:left="0" w:firstLine="0"/>
        <w:rPr>
          <w:lang w:val="sr-Cyrl-RS"/>
          <w:rPrChange w:id="13862" w:author="Milan Stojkov" w:date="2026-10-02T11:00:00Z">
            <w:rPr/>
          </w:rPrChange>
        </w:rPr>
      </w:pPr>
      <w:bookmarkStart w:id="114" w:name="_Toc6058"/>
      <w:bookmarkStart w:id="115" w:name="_Toc2168"/>
      <w:r>
        <w:rPr>
          <w:rFonts w:ascii="Times New Roman" w:hAnsi="Times New Roman" w:eastAsia="Times New Roman" w:cs="Times New Roman"/>
          <w:color w:val="000000"/>
          <w:lang w:val="sr-Cyrl-RS"/>
          <w:rPrChange w:id="13863" w:author="Milan Stojkov" w:date="2026-10-02T11:00:00Z">
            <w:rPr>
              <w:rFonts w:ascii="Times New Roman" w:hAnsi="Times New Roman" w:eastAsia="Times New Roman" w:cs="Times New Roman"/>
              <w:color w:val="000000"/>
            </w:rPr>
          </w:rPrChange>
        </w:rPr>
        <w:t>7.9. Анализа комбинованих напада</w:t>
      </w:r>
      <w:bookmarkEnd w:id="114"/>
      <w:bookmarkEnd w:id="115"/>
    </w:p>
    <w:p w14:paraId="46483476">
      <w:pPr>
        <w:ind w:firstLine="360"/>
        <w:jc w:val="both"/>
        <w:rPr>
          <w:ins w:id="13864" w:author="Milica Radić" w:date="2026-10-04T02:31:34Z"/>
          <w:rFonts w:hint="default"/>
          <w:color w:val="000000"/>
          <w:sz w:val="22"/>
          <w:szCs w:val="22"/>
          <w:lang w:val="sr-Cyrl-RS"/>
        </w:rPr>
      </w:pPr>
      <w:ins w:id="13865" w:author="Milica Radić" w:date="2026-10-04T02:29:22Z">
        <w:r>
          <w:rPr>
            <w:rFonts w:hint="default"/>
            <w:color w:val="000000"/>
            <w:sz w:val="22"/>
            <w:szCs w:val="22"/>
            <w:lang w:val="sr-Cyrl-RS"/>
          </w:rPr>
          <w:t xml:space="preserve">Циљ рада јесте управо анализа међузависности напада. Анализирају се комбиновани </w:t>
        </w:r>
      </w:ins>
      <w:ins w:id="13866" w:author="Milica Radić" w:date="2026-10-04T02:29:22Z">
        <w:r>
          <w:rPr>
            <w:rFonts w:hint="default"/>
            <w:i/>
            <w:iCs/>
            <w:color w:val="000000"/>
            <w:sz w:val="22"/>
            <w:szCs w:val="22"/>
            <w:lang w:val="sr-Cyrl-RS"/>
            <w:rPrChange w:id="13867" w:author="Milica Radić" w:date="2026-10-04T02:29:29Z">
              <w:rPr>
                <w:rFonts w:hint="default"/>
                <w:color w:val="000000"/>
                <w:sz w:val="22"/>
                <w:szCs w:val="22"/>
                <w:lang w:val="sr-Cyrl-RS"/>
              </w:rPr>
            </w:rPrChange>
          </w:rPr>
          <w:t>Sybil</w:t>
        </w:r>
      </w:ins>
      <w:ins w:id="13868" w:author="Milica Radić" w:date="2026-10-04T02:29:22Z">
        <w:r>
          <w:rPr>
            <w:rFonts w:hint="default"/>
            <w:color w:val="000000"/>
            <w:sz w:val="22"/>
            <w:szCs w:val="22"/>
            <w:lang w:val="sr-Cyrl-RS"/>
          </w:rPr>
          <w:t xml:space="preserve">, </w:t>
        </w:r>
      </w:ins>
      <w:ins w:id="13869" w:author="Milica Radić" w:date="2026-10-04T02:29:22Z">
        <w:r>
          <w:rPr>
            <w:rFonts w:hint="default"/>
            <w:i/>
            <w:iCs/>
            <w:color w:val="000000"/>
            <w:sz w:val="22"/>
            <w:szCs w:val="22"/>
            <w:lang w:val="sr-Cyrl-RS"/>
            <w:rPrChange w:id="13870" w:author="Milica Radić" w:date="2026-10-04T02:29:32Z">
              <w:rPr>
                <w:rFonts w:hint="default"/>
                <w:color w:val="000000"/>
                <w:sz w:val="22"/>
                <w:szCs w:val="22"/>
                <w:lang w:val="sr-Cyrl-RS"/>
              </w:rPr>
            </w:rPrChange>
          </w:rPr>
          <w:t xml:space="preserve">Eclipse </w:t>
        </w:r>
      </w:ins>
      <w:ins w:id="13871" w:author="Milica Radić" w:date="2026-10-04T02:29:22Z">
        <w:r>
          <w:rPr>
            <w:rFonts w:hint="default"/>
            <w:color w:val="000000"/>
            <w:sz w:val="22"/>
            <w:szCs w:val="22"/>
            <w:lang w:val="sr-Cyrl-RS"/>
          </w:rPr>
          <w:t xml:space="preserve">и </w:t>
        </w:r>
      </w:ins>
      <w:ins w:id="13872" w:author="Milica Radić" w:date="2026-10-04T02:29:22Z">
        <w:r>
          <w:rPr>
            <w:rFonts w:hint="default"/>
            <w:i/>
            <w:iCs/>
            <w:color w:val="000000"/>
            <w:sz w:val="22"/>
            <w:szCs w:val="22"/>
            <w:lang w:val="sr-Cyrl-RS"/>
            <w:rPrChange w:id="13873" w:author="Milica Radić" w:date="2026-10-04T02:29:35Z">
              <w:rPr>
                <w:rFonts w:hint="default"/>
                <w:color w:val="000000"/>
                <w:sz w:val="22"/>
                <w:szCs w:val="22"/>
                <w:lang w:val="sr-Cyrl-RS"/>
              </w:rPr>
            </w:rPrChange>
          </w:rPr>
          <w:t xml:space="preserve">Byzantine </w:t>
        </w:r>
      </w:ins>
      <w:ins w:id="13874" w:author="Milica Radić" w:date="2026-10-04T02:29:22Z">
        <w:r>
          <w:rPr>
            <w:rFonts w:hint="default"/>
            <w:color w:val="000000"/>
            <w:sz w:val="22"/>
            <w:szCs w:val="22"/>
            <w:lang w:val="sr-Cyrl-RS"/>
          </w:rPr>
          <w:t>напади, као и њихово међусобно појачавање.</w:t>
        </w:r>
      </w:ins>
    </w:p>
    <w:p w14:paraId="7BAC9C23">
      <w:pPr>
        <w:ind w:firstLine="360"/>
        <w:jc w:val="both"/>
        <w:rPr>
          <w:ins w:id="13875" w:author="Milica Radić" w:date="2026-10-04T02:31:41Z"/>
          <w:rFonts w:hint="default"/>
          <w:color w:val="000000"/>
          <w:sz w:val="22"/>
          <w:szCs w:val="22"/>
          <w:lang w:val="sr-Cyrl-RS"/>
        </w:rPr>
      </w:pPr>
      <w:ins w:id="13876" w:author="Milica Radić" w:date="2026-10-04T02:31:34Z">
        <w:r>
          <w:rPr>
            <w:rFonts w:hint="default"/>
            <w:color w:val="000000"/>
            <w:sz w:val="22"/>
            <w:szCs w:val="22"/>
            <w:lang w:val="sr-Cyrl-RS"/>
          </w:rPr>
          <w:t>Да би се допринос сваког слоја одбране одвојено измерио, упоређују се четири поставке при истом нападу: систем без заштите, систем са само једном од две одбране, и систем са обе. Табела 7.28 приказује грешку и продор нападача у тим поставкама.</w:t>
        </w:r>
      </w:ins>
    </w:p>
    <w:p w14:paraId="1AB40AD2">
      <w:pPr>
        <w:ind w:firstLine="360"/>
        <w:jc w:val="both"/>
        <w:rPr>
          <w:color w:val="000000"/>
          <w:sz w:val="22"/>
          <w:szCs w:val="22"/>
          <w:lang w:val="sr-Cyrl-RS"/>
          <w:rPrChange w:id="13877" w:author="Milan Stojkov" w:date="2026-10-02T11:00:00Z">
            <w:rPr>
              <w:color w:val="000000"/>
              <w:sz w:val="22"/>
              <w:szCs w:val="22"/>
            </w:rPr>
          </w:rPrChange>
        </w:rPr>
      </w:pPr>
      <w:del w:id="13878" w:author="Milica Radić" w:date="2026-10-04T02:29:22Z">
        <w:r>
          <w:rPr>
            <w:color w:val="000000"/>
            <w:sz w:val="22"/>
            <w:szCs w:val="22"/>
            <w:lang w:val="sr-Cyrl-RS"/>
            <w:rPrChange w:id="13879" w:author="Milan Stojkov" w:date="2026-10-02T11:00:00Z">
              <w:rPr>
                <w:color w:val="000000"/>
                <w:sz w:val="22"/>
                <w:szCs w:val="22"/>
              </w:rPr>
            </w:rPrChange>
          </w:rPr>
          <w:delText xml:space="preserve">Главни сценарио обухвата истовремено деловање </w:delText>
        </w:r>
      </w:del>
      <w:del w:id="13880" w:author="Milica Radić" w:date="2026-10-04T02:29:22Z">
        <w:r>
          <w:rPr>
            <w:i/>
            <w:iCs/>
            <w:color w:val="000000"/>
            <w:sz w:val="22"/>
            <w:szCs w:val="22"/>
            <w:lang w:val="sr-Cyrl-RS"/>
            <w:rPrChange w:id="13881" w:author="Milan Stojkov" w:date="2026-10-02T11:00:00Z">
              <w:rPr>
                <w:i/>
                <w:iCs/>
                <w:color w:val="000000"/>
                <w:sz w:val="22"/>
                <w:szCs w:val="22"/>
              </w:rPr>
            </w:rPrChange>
          </w:rPr>
          <w:delText>Sybil</w:delText>
        </w:r>
      </w:del>
      <w:del w:id="13882" w:author="Milica Radić" w:date="2026-10-04T02:29:22Z">
        <w:r>
          <w:rPr>
            <w:color w:val="000000"/>
            <w:sz w:val="22"/>
            <w:szCs w:val="22"/>
            <w:lang w:val="sr-Cyrl-RS"/>
            <w:rPrChange w:id="13883" w:author="Milan Stojkov" w:date="2026-10-02T11:00:00Z">
              <w:rPr>
                <w:color w:val="000000"/>
                <w:sz w:val="22"/>
                <w:szCs w:val="22"/>
              </w:rPr>
            </w:rPrChange>
          </w:rPr>
          <w:delText xml:space="preserve">, </w:delText>
        </w:r>
      </w:del>
      <w:del w:id="13884" w:author="Milica Radić" w:date="2026-10-04T02:29:22Z">
        <w:r>
          <w:rPr>
            <w:i/>
            <w:iCs/>
            <w:color w:val="000000"/>
            <w:sz w:val="22"/>
            <w:szCs w:val="22"/>
            <w:lang w:val="sr-Cyrl-RS"/>
            <w:rPrChange w:id="13885" w:author="Milan Stojkov" w:date="2026-10-02T11:00:00Z">
              <w:rPr>
                <w:i/>
                <w:iCs/>
                <w:color w:val="000000"/>
                <w:sz w:val="22"/>
                <w:szCs w:val="22"/>
              </w:rPr>
            </w:rPrChange>
          </w:rPr>
          <w:delText>Eclipse</w:delText>
        </w:r>
      </w:del>
      <w:del w:id="13886" w:author="Milica Radić" w:date="2026-10-04T02:29:22Z">
        <w:r>
          <w:rPr>
            <w:color w:val="000000"/>
            <w:sz w:val="22"/>
            <w:szCs w:val="22"/>
            <w:lang w:val="sr-Cyrl-RS"/>
            <w:rPrChange w:id="13887" w:author="Milan Stojkov" w:date="2026-10-02T11:00:00Z">
              <w:rPr>
                <w:color w:val="000000"/>
                <w:sz w:val="22"/>
                <w:szCs w:val="22"/>
              </w:rPr>
            </w:rPrChange>
          </w:rPr>
          <w:delText xml:space="preserve">, </w:delText>
        </w:r>
      </w:del>
      <w:del w:id="13888" w:author="Milica Radić" w:date="2026-10-04T02:29:22Z">
        <w:r>
          <w:rPr>
            <w:i/>
            <w:iCs/>
            <w:color w:val="000000"/>
            <w:sz w:val="22"/>
            <w:szCs w:val="22"/>
            <w:lang w:val="sr-Cyrl-RS"/>
            <w:rPrChange w:id="13889" w:author="Milan Stojkov" w:date="2026-10-02T11:00:00Z">
              <w:rPr>
                <w:i/>
                <w:iCs/>
                <w:color w:val="000000"/>
                <w:sz w:val="22"/>
                <w:szCs w:val="22"/>
              </w:rPr>
            </w:rPrChange>
          </w:rPr>
          <w:delText>peer poisoning</w:delText>
        </w:r>
      </w:del>
      <w:del w:id="13890" w:author="Milica Radić" w:date="2026-10-04T02:29:22Z">
        <w:r>
          <w:rPr>
            <w:color w:val="000000"/>
            <w:sz w:val="22"/>
            <w:szCs w:val="22"/>
            <w:lang w:val="sr-Cyrl-RS"/>
            <w:rPrChange w:id="13891" w:author="Milan Stojkov" w:date="2026-10-02T11:00:00Z">
              <w:rPr>
                <w:color w:val="000000"/>
                <w:sz w:val="22"/>
                <w:szCs w:val="22"/>
              </w:rPr>
            </w:rPrChange>
          </w:rPr>
          <w:delText xml:space="preserve"> и координисаног </w:delText>
        </w:r>
      </w:del>
      <w:del w:id="13892" w:author="Milica Radić" w:date="2026-10-04T02:29:22Z">
        <w:r>
          <w:rPr>
            <w:i/>
            <w:iCs/>
            <w:color w:val="000000"/>
            <w:sz w:val="22"/>
            <w:szCs w:val="22"/>
            <w:lang w:val="sr-Cyrl-RS"/>
            <w:rPrChange w:id="13893" w:author="Milan Stojkov" w:date="2026-10-02T11:00:00Z">
              <w:rPr>
                <w:i/>
                <w:iCs/>
                <w:color w:val="000000"/>
                <w:sz w:val="22"/>
                <w:szCs w:val="22"/>
              </w:rPr>
            </w:rPrChange>
          </w:rPr>
          <w:delText xml:space="preserve">Byzantine </w:delText>
        </w:r>
      </w:del>
      <w:del w:id="13894" w:author="Milica Radić" w:date="2026-10-04T02:29:22Z">
        <w:r>
          <w:rPr>
            <w:color w:val="000000"/>
            <w:sz w:val="22"/>
            <w:szCs w:val="22"/>
            <w:lang w:val="sr-Cyrl-RS"/>
            <w:rPrChange w:id="13895" w:author="Milan Stojkov" w:date="2026-10-02T11:00:00Z">
              <w:rPr>
                <w:color w:val="000000"/>
                <w:sz w:val="22"/>
                <w:szCs w:val="22"/>
              </w:rPr>
            </w:rPrChange>
          </w:rPr>
          <w:delText>напада. У овом одељку прати се како се њихови ефекти преносе један на други.</w:delText>
        </w:r>
      </w:del>
    </w:p>
    <w:p w14:paraId="39A64787">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3896" w:author="Milan Stojkov" w:date="2026-10-02T11:00:00Z">
            <w:rPr>
              <w:i/>
              <w:iCs/>
              <w:color w:val="000000"/>
              <w:sz w:val="20"/>
              <w:szCs w:val="20"/>
            </w:rPr>
          </w:rPrChange>
        </w:rPr>
      </w:pPr>
      <w:r>
        <w:rPr>
          <w:i/>
          <w:iCs/>
          <w:color w:val="000000"/>
          <w:sz w:val="20"/>
          <w:szCs w:val="20"/>
          <w:lang w:val="sr-Cyrl-RS"/>
          <w:rPrChange w:id="13897" w:author="Milan Stojkov" w:date="2026-10-02T11:00:00Z">
            <w:rPr>
              <w:i/>
              <w:iCs/>
              <w:color w:val="000000"/>
              <w:sz w:val="20"/>
              <w:szCs w:val="20"/>
            </w:rPr>
          </w:rPrChange>
        </w:rPr>
        <w:t>Табела 7.28</w:t>
      </w:r>
      <w:ins w:id="13898" w:author="Milica Radić" w:date="2026-10-04T15:39:18Z">
        <w:r>
          <w:rPr>
            <w:rFonts w:hint="default"/>
            <w:i/>
            <w:iCs/>
            <w:color w:val="000000"/>
            <w:sz w:val="20"/>
            <w:szCs w:val="20"/>
            <w:lang w:val="sr-Cyrl-RS"/>
          </w:rPr>
          <w:t xml:space="preserve"> - </w:t>
        </w:r>
      </w:ins>
      <w:del w:id="13899" w:author="Milica Radić" w:date="2026-10-04T15:39:17Z">
        <w:r>
          <w:rPr>
            <w:i/>
            <w:iCs/>
            <w:color w:val="000000"/>
            <w:sz w:val="20"/>
            <w:szCs w:val="20"/>
            <w:lang w:val="sr-Cyrl-RS"/>
            <w:rPrChange w:id="13900" w:author="Milan Stojkov" w:date="2026-10-02T11:00:00Z">
              <w:rPr>
                <w:i/>
                <w:iCs/>
                <w:color w:val="000000"/>
                <w:sz w:val="20"/>
                <w:szCs w:val="20"/>
              </w:rPr>
            </w:rPrChange>
          </w:rPr>
          <w:delText>.</w:delText>
        </w:r>
      </w:del>
      <w:del w:id="13902" w:author="Milica Radić" w:date="2026-10-04T15:39:17Z">
        <w:r>
          <w:rPr>
            <w:i/>
            <w:iCs/>
            <w:color w:val="000000"/>
            <w:sz w:val="20"/>
            <w:szCs w:val="20"/>
            <w:lang w:val="sr-Cyrl-RS"/>
            <w:rPrChange w:id="13903" w:author="Milan Stojkov" w:date="2026-10-02T11:00:00Z">
              <w:rPr>
                <w:i/>
                <w:iCs/>
                <w:color w:val="000000"/>
                <w:sz w:val="20"/>
                <w:szCs w:val="20"/>
              </w:rPr>
            </w:rPrChange>
          </w:rPr>
          <w:delText xml:space="preserve"> </w:delText>
        </w:r>
      </w:del>
      <w:r>
        <w:rPr>
          <w:i/>
          <w:iCs/>
          <w:color w:val="000000"/>
          <w:sz w:val="20"/>
          <w:szCs w:val="20"/>
          <w:lang w:val="sr-Cyrl-RS"/>
          <w:rPrChange w:id="13905" w:author="Milan Stojkov" w:date="2026-10-02T11:00:00Z">
            <w:rPr>
              <w:i/>
              <w:iCs/>
              <w:color w:val="000000"/>
              <w:sz w:val="20"/>
              <w:szCs w:val="20"/>
            </w:rPr>
          </w:rPrChange>
        </w:rPr>
        <w:t>Допринос слојева одбране, β = 0,3</w:t>
      </w:r>
    </w:p>
    <w:tbl>
      <w:tblPr>
        <w:tblStyle w:val="112"/>
        <w:tblW w:w="4998"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13906" w:author="Milica Radić" w:date="2026-10-04T02:16:36Z">
          <w:tblPr>
            <w:tblStyle w:val="112"/>
            <w:tblW w:w="8606"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3757"/>
        <w:gridCol w:w="1256"/>
        <w:gridCol w:w="2833"/>
        <w:tblGridChange w:id="13907">
          <w:tblGrid>
            <w:gridCol w:w="4120"/>
            <w:gridCol w:w="1378"/>
            <w:gridCol w:w="3108"/>
          </w:tblGrid>
        </w:tblGridChange>
      </w:tblGrid>
      <w:tr w14:paraId="073A759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908" w:author="Milica Radić" w:date="2026-10-04T02:16:36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trPrChange w:id="13908" w:author="Milica Radić" w:date="2026-10-04T02:16:36Z">
            <w:trPr>
              <w:tblHeader/>
            </w:trPr>
          </w:trPrChange>
        </w:trPr>
        <w:tc>
          <w:tcPr>
            <w:tcW w:w="2393" w:type="pct"/>
            <w:tcBorders>
              <w:bottom w:val="single" w:color="000000" w:sz="4" w:space="0"/>
              <w:right w:val="single" w:color="000000" w:sz="4" w:space="0"/>
            </w:tcBorders>
            <w:tcMar>
              <w:top w:w="15" w:type="dxa"/>
              <w:left w:w="15" w:type="dxa"/>
              <w:bottom w:w="15" w:type="dxa"/>
              <w:right w:w="15" w:type="dxa"/>
            </w:tcMar>
            <w:vAlign w:val="center"/>
            <w:tcPrChange w:id="13909" w:author="Milica Radić" w:date="2026-10-04T02:16:36Z">
              <w:tcPr>
                <w:tcW w:w="4120" w:type="dxa"/>
                <w:tcBorders>
                  <w:bottom w:val="single" w:color="000000" w:sz="4" w:space="0"/>
                  <w:right w:val="single" w:color="000000" w:sz="4" w:space="0"/>
                </w:tcBorders>
                <w:tcMar>
                  <w:top w:w="15" w:type="dxa"/>
                  <w:left w:w="15" w:type="dxa"/>
                  <w:bottom w:w="15" w:type="dxa"/>
                  <w:right w:w="15" w:type="dxa"/>
                </w:tcMar>
                <w:vAlign w:val="center"/>
              </w:tcPr>
            </w:tcPrChange>
          </w:tcPr>
          <w:p w14:paraId="3B12E3C7">
            <w:pPr>
              <w:jc w:val="center"/>
              <w:rPr>
                <w:b/>
                <w:bCs/>
                <w:sz w:val="20"/>
                <w:szCs w:val="20"/>
                <w:lang w:val="sr-Cyrl-RS"/>
                <w:rPrChange w:id="13910" w:author="Milan Stojkov" w:date="2026-10-02T11:00:00Z">
                  <w:rPr>
                    <w:b/>
                    <w:bCs/>
                    <w:sz w:val="20"/>
                    <w:szCs w:val="20"/>
                  </w:rPr>
                </w:rPrChange>
              </w:rPr>
            </w:pPr>
            <w:ins w:id="13911" w:author="Milica Radić" w:date="2026-10-04T02:16:40Z">
              <w:r>
                <w:rPr>
                  <w:b/>
                  <w:bCs/>
                  <w:sz w:val="20"/>
                  <w:szCs w:val="20"/>
                  <w:lang w:val="sr-Cyrl-RS"/>
                </w:rPr>
                <w:t>К</w:t>
              </w:r>
            </w:ins>
            <w:del w:id="13912" w:author="Milica Radić" w:date="2026-10-04T02:16:40Z">
              <w:r>
                <w:rPr>
                  <w:b/>
                  <w:bCs/>
                  <w:sz w:val="20"/>
                  <w:szCs w:val="20"/>
                  <w:lang w:val="sr-Cyrl-RS"/>
                  <w:rPrChange w:id="13913" w:author="Milan Stojkov" w:date="2026-10-02T11:00:00Z">
                    <w:rPr>
                      <w:b/>
                      <w:bCs/>
                      <w:sz w:val="20"/>
                      <w:szCs w:val="20"/>
                    </w:rPr>
                  </w:rPrChange>
                </w:rPr>
                <w:delText>к</w:delText>
              </w:r>
            </w:del>
            <w:r>
              <w:rPr>
                <w:b/>
                <w:bCs/>
                <w:sz w:val="20"/>
                <w:szCs w:val="20"/>
                <w:lang w:val="sr-Cyrl-RS"/>
                <w:rPrChange w:id="13914" w:author="Milan Stojkov" w:date="2026-10-02T11:00:00Z">
                  <w:rPr>
                    <w:b/>
                    <w:bCs/>
                    <w:sz w:val="20"/>
                    <w:szCs w:val="20"/>
                  </w:rPr>
                </w:rPrChange>
              </w:rPr>
              <w:t>онфигурација</w:t>
            </w:r>
          </w:p>
        </w:tc>
        <w:tc>
          <w:tcPr>
            <w:tcW w:w="800"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3915" w:author="Milica Radić" w:date="2026-10-04T02:16:36Z">
              <w:tcPr>
                <w:tcW w:w="1378"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EB92C0C">
            <w:pPr>
              <w:jc w:val="center"/>
              <w:rPr>
                <w:b/>
                <w:bCs/>
                <w:sz w:val="20"/>
                <w:szCs w:val="20"/>
                <w:lang w:val="sr-Cyrl-RS"/>
                <w:rPrChange w:id="13916" w:author="Milan Stojkov" w:date="2026-10-02T11:00:00Z">
                  <w:rPr>
                    <w:b/>
                    <w:bCs/>
                    <w:sz w:val="20"/>
                    <w:szCs w:val="20"/>
                  </w:rPr>
                </w:rPrChange>
              </w:rPr>
            </w:pPr>
            <w:ins w:id="13917" w:author="Milica Radić" w:date="2026-10-04T02:16:43Z">
              <w:r>
                <w:rPr>
                  <w:b/>
                  <w:bCs/>
                  <w:sz w:val="20"/>
                  <w:szCs w:val="20"/>
                  <w:lang w:val="sr-Cyrl-RS"/>
                </w:rPr>
                <w:t>Г</w:t>
              </w:r>
            </w:ins>
            <w:del w:id="13918" w:author="Milica Radić" w:date="2026-10-04T02:16:42Z">
              <w:r>
                <w:rPr>
                  <w:b/>
                  <w:bCs/>
                  <w:sz w:val="20"/>
                  <w:szCs w:val="20"/>
                  <w:lang w:val="sr-Cyrl-RS"/>
                  <w:rPrChange w:id="13919" w:author="Milan Stojkov" w:date="2026-10-02T11:00:00Z">
                    <w:rPr>
                      <w:b/>
                      <w:bCs/>
                      <w:sz w:val="20"/>
                      <w:szCs w:val="20"/>
                    </w:rPr>
                  </w:rPrChange>
                </w:rPr>
                <w:delText>г</w:delText>
              </w:r>
            </w:del>
            <w:r>
              <w:rPr>
                <w:b/>
                <w:bCs/>
                <w:sz w:val="20"/>
                <w:szCs w:val="20"/>
                <w:lang w:val="sr-Cyrl-RS"/>
                <w:rPrChange w:id="13920" w:author="Milan Stojkov" w:date="2026-10-02T11:00:00Z">
                  <w:rPr>
                    <w:b/>
                    <w:bCs/>
                    <w:sz w:val="20"/>
                    <w:szCs w:val="20"/>
                  </w:rPr>
                </w:rPrChange>
              </w:rPr>
              <w:t>решка</w:t>
            </w:r>
          </w:p>
        </w:tc>
        <w:tc>
          <w:tcPr>
            <w:tcW w:w="1805" w:type="pct"/>
            <w:tcBorders>
              <w:left w:val="single" w:color="000000" w:sz="4" w:space="0"/>
              <w:bottom w:val="single" w:color="000000" w:sz="4" w:space="0"/>
            </w:tcBorders>
            <w:tcMar>
              <w:top w:w="15" w:type="dxa"/>
              <w:left w:w="15" w:type="dxa"/>
              <w:bottom w:w="15" w:type="dxa"/>
              <w:right w:w="15" w:type="dxa"/>
            </w:tcMar>
            <w:vAlign w:val="center"/>
            <w:tcPrChange w:id="13921" w:author="Milica Radić" w:date="2026-10-04T02:16:36Z">
              <w:tcPr>
                <w:tcW w:w="3108" w:type="dxa"/>
                <w:tcBorders>
                  <w:left w:val="single" w:color="000000" w:sz="4" w:space="0"/>
                  <w:bottom w:val="single" w:color="000000" w:sz="4" w:space="0"/>
                </w:tcBorders>
                <w:tcMar>
                  <w:top w:w="15" w:type="dxa"/>
                  <w:left w:w="15" w:type="dxa"/>
                  <w:bottom w:w="15" w:type="dxa"/>
                  <w:right w:w="15" w:type="dxa"/>
                </w:tcMar>
                <w:vAlign w:val="center"/>
              </w:tcPr>
            </w:tcPrChange>
          </w:tcPr>
          <w:p w14:paraId="00DBB1A3">
            <w:pPr>
              <w:jc w:val="center"/>
              <w:rPr>
                <w:b/>
                <w:bCs/>
                <w:sz w:val="20"/>
                <w:szCs w:val="20"/>
                <w:lang w:val="sr-Cyrl-RS"/>
                <w:rPrChange w:id="13922" w:author="Milan Stojkov" w:date="2026-10-02T11:00:00Z">
                  <w:rPr>
                    <w:b/>
                    <w:bCs/>
                    <w:sz w:val="20"/>
                    <w:szCs w:val="20"/>
                  </w:rPr>
                </w:rPrChange>
              </w:rPr>
            </w:pPr>
            <w:r>
              <w:rPr>
                <w:b/>
                <w:bCs/>
                <w:i/>
                <w:iCs/>
                <w:sz w:val="20"/>
                <w:szCs w:val="20"/>
                <w:lang w:val="sr-Cyrl-RS"/>
                <w:rPrChange w:id="13923" w:author="Milan Stojkov" w:date="2026-10-02T11:00:00Z">
                  <w:rPr>
                    <w:b/>
                    <w:bCs/>
                    <w:i/>
                    <w:iCs/>
                    <w:sz w:val="20"/>
                    <w:szCs w:val="20"/>
                  </w:rPr>
                </w:rPrChange>
              </w:rPr>
              <w:t xml:space="preserve">Sybil </w:t>
            </w:r>
            <w:r>
              <w:rPr>
                <w:b/>
                <w:bCs/>
                <w:sz w:val="20"/>
                <w:szCs w:val="20"/>
                <w:lang w:val="sr-Cyrl-RS"/>
                <w:rPrChange w:id="13924" w:author="Milan Stojkov" w:date="2026-10-02T11:00:00Z">
                  <w:rPr>
                    <w:b/>
                    <w:bCs/>
                    <w:sz w:val="20"/>
                    <w:szCs w:val="20"/>
                  </w:rPr>
                </w:rPrChange>
              </w:rPr>
              <w:t>пенетрација</w:t>
            </w:r>
          </w:p>
        </w:tc>
      </w:tr>
      <w:tr w14:paraId="06F9773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925" w:author="Milica Radić" w:date="2026-10-04T02:16:36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239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926" w:author="Milica Radić" w:date="2026-10-04T02:16:36Z">
              <w:tcPr>
                <w:tcW w:w="412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8BCC364">
            <w:pPr>
              <w:jc w:val="center"/>
              <w:rPr>
                <w:sz w:val="20"/>
                <w:szCs w:val="20"/>
                <w:lang w:val="sr-Cyrl-RS"/>
                <w:rPrChange w:id="13928" w:author="Milan Stojkov" w:date="2026-10-02T11:00:00Z">
                  <w:rPr>
                    <w:sz w:val="20"/>
                    <w:szCs w:val="20"/>
                  </w:rPr>
                </w:rPrChange>
              </w:rPr>
              <w:pPrChange w:id="13927" w:author="Milica Radić" w:date="2026-10-04T02:16:36Z">
                <w:pPr/>
              </w:pPrChange>
            </w:pPr>
            <w:r>
              <w:rPr>
                <w:sz w:val="20"/>
                <w:szCs w:val="20"/>
                <w:lang w:val="sr-Cyrl-RS"/>
                <w:rPrChange w:id="13929" w:author="Milan Stojkov" w:date="2026-10-02T11:00:00Z">
                  <w:rPr>
                    <w:sz w:val="20"/>
                    <w:szCs w:val="20"/>
                  </w:rPr>
                </w:rPrChange>
              </w:rPr>
              <w:t>без заштите</w:t>
            </w:r>
          </w:p>
        </w:tc>
        <w:tc>
          <w:tcPr>
            <w:tcW w:w="80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930" w:author="Milica Radić" w:date="2026-10-04T02:16:36Z">
              <w:tcPr>
                <w:tcW w:w="13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CA0D3DE">
            <w:pPr>
              <w:jc w:val="center"/>
              <w:rPr>
                <w:sz w:val="20"/>
                <w:szCs w:val="20"/>
                <w:lang w:val="sr-Cyrl-RS"/>
                <w:rPrChange w:id="13932" w:author="Milan Stojkov" w:date="2026-10-02T11:00:00Z">
                  <w:rPr>
                    <w:sz w:val="20"/>
                    <w:szCs w:val="20"/>
                  </w:rPr>
                </w:rPrChange>
              </w:rPr>
              <w:pPrChange w:id="13931" w:author="Milica Radić" w:date="2026-10-04T02:16:36Z">
                <w:pPr/>
              </w:pPrChange>
            </w:pPr>
            <w:r>
              <w:rPr>
                <w:sz w:val="20"/>
                <w:szCs w:val="20"/>
                <w:lang w:val="sr-Cyrl-RS"/>
                <w:rPrChange w:id="13933" w:author="Milan Stojkov" w:date="2026-10-02T11:00:00Z">
                  <w:rPr>
                    <w:sz w:val="20"/>
                    <w:szCs w:val="20"/>
                  </w:rPr>
                </w:rPrChange>
              </w:rPr>
              <w:t>0,23857</w:t>
            </w:r>
          </w:p>
        </w:tc>
        <w:tc>
          <w:tcPr>
            <w:tcW w:w="1805"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934" w:author="Milica Radić" w:date="2026-10-04T02:16:36Z">
              <w:tcPr>
                <w:tcW w:w="3108"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30ECC976">
            <w:pPr>
              <w:jc w:val="center"/>
              <w:rPr>
                <w:sz w:val="20"/>
                <w:szCs w:val="20"/>
                <w:lang w:val="sr-Cyrl-RS"/>
                <w:rPrChange w:id="13936" w:author="Milan Stojkov" w:date="2026-10-02T11:00:00Z">
                  <w:rPr>
                    <w:sz w:val="20"/>
                    <w:szCs w:val="20"/>
                  </w:rPr>
                </w:rPrChange>
              </w:rPr>
              <w:pPrChange w:id="13935" w:author="Milica Radić" w:date="2026-10-04T02:16:36Z">
                <w:pPr/>
              </w:pPrChange>
            </w:pPr>
            <w:r>
              <w:rPr>
                <w:sz w:val="20"/>
                <w:szCs w:val="20"/>
                <w:lang w:val="sr-Cyrl-RS"/>
                <w:rPrChange w:id="13937" w:author="Milan Stojkov" w:date="2026-10-02T11:00:00Z">
                  <w:rPr>
                    <w:sz w:val="20"/>
                    <w:szCs w:val="20"/>
                  </w:rPr>
                </w:rPrChange>
              </w:rPr>
              <w:t>0,50302</w:t>
            </w:r>
          </w:p>
        </w:tc>
      </w:tr>
      <w:tr w14:paraId="7EB86FC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938" w:author="Milica Radić" w:date="2026-10-04T02:16:36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239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939" w:author="Milica Radić" w:date="2026-10-04T02:16:36Z">
              <w:tcPr>
                <w:tcW w:w="412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B5FD13A">
            <w:pPr>
              <w:jc w:val="center"/>
              <w:rPr>
                <w:sz w:val="20"/>
                <w:szCs w:val="20"/>
                <w:lang w:val="sr-Cyrl-RS"/>
                <w:rPrChange w:id="13941" w:author="Milan Stojkov" w:date="2026-10-02T11:00:00Z">
                  <w:rPr>
                    <w:sz w:val="20"/>
                    <w:szCs w:val="20"/>
                  </w:rPr>
                </w:rPrChange>
              </w:rPr>
              <w:pPrChange w:id="13940" w:author="Milica Radić" w:date="2026-10-04T02:16:36Z">
                <w:pPr/>
              </w:pPrChange>
            </w:pPr>
            <w:r>
              <w:rPr>
                <w:sz w:val="20"/>
                <w:szCs w:val="20"/>
                <w:lang w:val="sr-Cyrl-RS"/>
                <w:rPrChange w:id="13942" w:author="Milan Stojkov" w:date="2026-10-02T11:00:00Z">
                  <w:rPr>
                    <w:sz w:val="20"/>
                    <w:szCs w:val="20"/>
                  </w:rPr>
                </w:rPrChange>
              </w:rPr>
              <w:t>само структурна заштита</w:t>
            </w:r>
          </w:p>
        </w:tc>
        <w:tc>
          <w:tcPr>
            <w:tcW w:w="80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943" w:author="Milica Radić" w:date="2026-10-04T02:16:36Z">
              <w:tcPr>
                <w:tcW w:w="13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5EA59CB">
            <w:pPr>
              <w:jc w:val="center"/>
              <w:rPr>
                <w:sz w:val="20"/>
                <w:szCs w:val="20"/>
                <w:lang w:val="sr-Cyrl-RS"/>
                <w:rPrChange w:id="13945" w:author="Milan Stojkov" w:date="2026-10-02T11:00:00Z">
                  <w:rPr>
                    <w:sz w:val="20"/>
                    <w:szCs w:val="20"/>
                  </w:rPr>
                </w:rPrChange>
              </w:rPr>
              <w:pPrChange w:id="13944" w:author="Milica Radić" w:date="2026-10-04T02:16:36Z">
                <w:pPr/>
              </w:pPrChange>
            </w:pPr>
            <w:r>
              <w:rPr>
                <w:sz w:val="20"/>
                <w:szCs w:val="20"/>
                <w:lang w:val="sr-Cyrl-RS"/>
                <w:rPrChange w:id="13946" w:author="Milan Stojkov" w:date="2026-10-02T11:00:00Z">
                  <w:rPr>
                    <w:sz w:val="20"/>
                    <w:szCs w:val="20"/>
                  </w:rPr>
                </w:rPrChange>
              </w:rPr>
              <w:t>0,38967</w:t>
            </w:r>
          </w:p>
        </w:tc>
        <w:tc>
          <w:tcPr>
            <w:tcW w:w="1805"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947" w:author="Milica Radić" w:date="2026-10-04T02:16:36Z">
              <w:tcPr>
                <w:tcW w:w="3108"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A836B4E">
            <w:pPr>
              <w:jc w:val="center"/>
              <w:rPr>
                <w:sz w:val="20"/>
                <w:szCs w:val="20"/>
                <w:lang w:val="sr-Cyrl-RS"/>
                <w:rPrChange w:id="13949" w:author="Milan Stojkov" w:date="2026-10-02T11:00:00Z">
                  <w:rPr>
                    <w:sz w:val="20"/>
                    <w:szCs w:val="20"/>
                  </w:rPr>
                </w:rPrChange>
              </w:rPr>
              <w:pPrChange w:id="13948" w:author="Milica Radić" w:date="2026-10-04T02:16:36Z">
                <w:pPr/>
              </w:pPrChange>
            </w:pPr>
            <w:r>
              <w:rPr>
                <w:sz w:val="20"/>
                <w:szCs w:val="20"/>
                <w:lang w:val="sr-Cyrl-RS"/>
                <w:rPrChange w:id="13950" w:author="Milan Stojkov" w:date="2026-10-02T11:00:00Z">
                  <w:rPr>
                    <w:sz w:val="20"/>
                    <w:szCs w:val="20"/>
                  </w:rPr>
                </w:rPrChange>
              </w:rPr>
              <w:t>0,06222</w:t>
            </w:r>
          </w:p>
        </w:tc>
      </w:tr>
      <w:tr w14:paraId="5F2A23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951" w:author="Milica Radić" w:date="2026-10-04T02:16:36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239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3952" w:author="Milica Radić" w:date="2026-10-04T02:16:36Z">
              <w:tcPr>
                <w:tcW w:w="412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4A4A9A5">
            <w:pPr>
              <w:jc w:val="center"/>
              <w:rPr>
                <w:sz w:val="20"/>
                <w:szCs w:val="20"/>
                <w:lang w:val="sr-Cyrl-RS"/>
                <w:rPrChange w:id="13954" w:author="Milan Stojkov" w:date="2026-10-02T11:00:00Z">
                  <w:rPr>
                    <w:sz w:val="20"/>
                    <w:szCs w:val="20"/>
                  </w:rPr>
                </w:rPrChange>
              </w:rPr>
              <w:pPrChange w:id="13953" w:author="Milica Radić" w:date="2026-10-04T02:16:36Z">
                <w:pPr/>
              </w:pPrChange>
            </w:pPr>
            <w:r>
              <w:rPr>
                <w:sz w:val="20"/>
                <w:szCs w:val="20"/>
                <w:lang w:val="sr-Cyrl-RS"/>
                <w:rPrChange w:id="13955" w:author="Milan Stojkov" w:date="2026-10-02T11:00:00Z">
                  <w:rPr>
                    <w:sz w:val="20"/>
                    <w:szCs w:val="20"/>
                  </w:rPr>
                </w:rPrChange>
              </w:rPr>
              <w:t>само робусна агрегација</w:t>
            </w:r>
          </w:p>
        </w:tc>
        <w:tc>
          <w:tcPr>
            <w:tcW w:w="800"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3956" w:author="Milica Radić" w:date="2026-10-04T02:16:36Z">
              <w:tcPr>
                <w:tcW w:w="1378"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C0CC0BC">
            <w:pPr>
              <w:jc w:val="center"/>
              <w:rPr>
                <w:sz w:val="20"/>
                <w:szCs w:val="20"/>
                <w:lang w:val="sr-Cyrl-RS"/>
                <w:rPrChange w:id="13958" w:author="Milan Stojkov" w:date="2026-10-02T11:00:00Z">
                  <w:rPr>
                    <w:sz w:val="20"/>
                    <w:szCs w:val="20"/>
                  </w:rPr>
                </w:rPrChange>
              </w:rPr>
              <w:pPrChange w:id="13957" w:author="Milica Radić" w:date="2026-10-04T02:16:36Z">
                <w:pPr/>
              </w:pPrChange>
            </w:pPr>
            <w:r>
              <w:rPr>
                <w:sz w:val="20"/>
                <w:szCs w:val="20"/>
                <w:lang w:val="sr-Cyrl-RS"/>
                <w:rPrChange w:id="13959" w:author="Milan Stojkov" w:date="2026-10-02T11:00:00Z">
                  <w:rPr>
                    <w:sz w:val="20"/>
                    <w:szCs w:val="20"/>
                  </w:rPr>
                </w:rPrChange>
              </w:rPr>
              <w:t>0,20525</w:t>
            </w:r>
          </w:p>
        </w:tc>
        <w:tc>
          <w:tcPr>
            <w:tcW w:w="1805"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3960" w:author="Milica Radić" w:date="2026-10-04T02:16:36Z">
              <w:tcPr>
                <w:tcW w:w="3108"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04AC310">
            <w:pPr>
              <w:jc w:val="center"/>
              <w:rPr>
                <w:sz w:val="20"/>
                <w:szCs w:val="20"/>
                <w:lang w:val="sr-Cyrl-RS"/>
                <w:rPrChange w:id="13962" w:author="Milan Stojkov" w:date="2026-10-02T11:00:00Z">
                  <w:rPr>
                    <w:sz w:val="20"/>
                    <w:szCs w:val="20"/>
                  </w:rPr>
                </w:rPrChange>
              </w:rPr>
              <w:pPrChange w:id="13961" w:author="Milica Radić" w:date="2026-10-04T02:16:36Z">
                <w:pPr/>
              </w:pPrChange>
            </w:pPr>
            <w:r>
              <w:rPr>
                <w:sz w:val="20"/>
                <w:szCs w:val="20"/>
                <w:lang w:val="sr-Cyrl-RS"/>
                <w:rPrChange w:id="13963" w:author="Milan Stojkov" w:date="2026-10-02T11:00:00Z">
                  <w:rPr>
                    <w:sz w:val="20"/>
                    <w:szCs w:val="20"/>
                  </w:rPr>
                </w:rPrChange>
              </w:rPr>
              <w:t>0,51603</w:t>
            </w:r>
          </w:p>
        </w:tc>
      </w:tr>
      <w:tr w14:paraId="1283401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3964" w:author="Milica Radić" w:date="2026-10-04T02:16:36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2393" w:type="pct"/>
            <w:tcBorders>
              <w:top w:val="single" w:color="000000" w:sz="4" w:space="0"/>
              <w:right w:val="single" w:color="000000" w:sz="4" w:space="0"/>
            </w:tcBorders>
            <w:tcMar>
              <w:top w:w="15" w:type="dxa"/>
              <w:left w:w="15" w:type="dxa"/>
              <w:bottom w:w="15" w:type="dxa"/>
              <w:right w:w="15" w:type="dxa"/>
            </w:tcMar>
            <w:vAlign w:val="center"/>
            <w:tcPrChange w:id="13965" w:author="Milica Radić" w:date="2026-10-04T02:16:36Z">
              <w:tcPr>
                <w:tcW w:w="4120" w:type="dxa"/>
                <w:tcBorders>
                  <w:top w:val="single" w:color="000000" w:sz="4" w:space="0"/>
                  <w:right w:val="single" w:color="000000" w:sz="4" w:space="0"/>
                </w:tcBorders>
                <w:tcMar>
                  <w:top w:w="15" w:type="dxa"/>
                  <w:left w:w="15" w:type="dxa"/>
                  <w:bottom w:w="15" w:type="dxa"/>
                  <w:right w:w="15" w:type="dxa"/>
                </w:tcMar>
                <w:vAlign w:val="center"/>
              </w:tcPr>
            </w:tcPrChange>
          </w:tcPr>
          <w:p w14:paraId="6EA7FFD6">
            <w:pPr>
              <w:jc w:val="center"/>
              <w:rPr>
                <w:sz w:val="20"/>
                <w:szCs w:val="20"/>
                <w:lang w:val="sr-Cyrl-RS"/>
                <w:rPrChange w:id="13967" w:author="Milan Stojkov" w:date="2026-10-02T11:00:00Z">
                  <w:rPr>
                    <w:sz w:val="20"/>
                    <w:szCs w:val="20"/>
                  </w:rPr>
                </w:rPrChange>
              </w:rPr>
              <w:pPrChange w:id="13966" w:author="Milica Radić" w:date="2026-10-04T02:16:36Z">
                <w:pPr/>
              </w:pPrChange>
            </w:pPr>
            <w:r>
              <w:rPr>
                <w:sz w:val="20"/>
                <w:szCs w:val="20"/>
                <w:lang w:val="sr-Cyrl-RS"/>
                <w:rPrChange w:id="13968" w:author="Milan Stojkov" w:date="2026-10-02T11:00:00Z">
                  <w:rPr>
                    <w:sz w:val="20"/>
                    <w:szCs w:val="20"/>
                  </w:rPr>
                </w:rPrChange>
              </w:rPr>
              <w:t>оба слоја</w:t>
            </w:r>
          </w:p>
        </w:tc>
        <w:tc>
          <w:tcPr>
            <w:tcW w:w="800"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3969" w:author="Milica Radić" w:date="2026-10-04T02:16:36Z">
              <w:tcPr>
                <w:tcW w:w="1378"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3E0E99F9">
            <w:pPr>
              <w:jc w:val="center"/>
              <w:rPr>
                <w:sz w:val="20"/>
                <w:szCs w:val="20"/>
                <w:lang w:val="sr-Cyrl-RS"/>
                <w:rPrChange w:id="13971" w:author="Milan Stojkov" w:date="2026-10-02T11:00:00Z">
                  <w:rPr>
                    <w:sz w:val="20"/>
                    <w:szCs w:val="20"/>
                  </w:rPr>
                </w:rPrChange>
              </w:rPr>
              <w:pPrChange w:id="13970" w:author="Milica Radić" w:date="2026-10-04T02:16:36Z">
                <w:pPr/>
              </w:pPrChange>
            </w:pPr>
            <w:r>
              <w:rPr>
                <w:sz w:val="20"/>
                <w:szCs w:val="20"/>
                <w:lang w:val="sr-Cyrl-RS"/>
                <w:rPrChange w:id="13972" w:author="Milan Stojkov" w:date="2026-10-02T11:00:00Z">
                  <w:rPr>
                    <w:sz w:val="20"/>
                    <w:szCs w:val="20"/>
                  </w:rPr>
                </w:rPrChange>
              </w:rPr>
              <w:t>0,00792</w:t>
            </w:r>
          </w:p>
        </w:tc>
        <w:tc>
          <w:tcPr>
            <w:tcW w:w="1805" w:type="pct"/>
            <w:tcBorders>
              <w:top w:val="single" w:color="000000" w:sz="4" w:space="0"/>
              <w:left w:val="single" w:color="000000" w:sz="4" w:space="0"/>
            </w:tcBorders>
            <w:tcMar>
              <w:top w:w="15" w:type="dxa"/>
              <w:left w:w="15" w:type="dxa"/>
              <w:bottom w:w="15" w:type="dxa"/>
              <w:right w:w="15" w:type="dxa"/>
            </w:tcMar>
            <w:vAlign w:val="center"/>
            <w:tcPrChange w:id="13973" w:author="Milica Radić" w:date="2026-10-04T02:16:36Z">
              <w:tcPr>
                <w:tcW w:w="3108" w:type="dxa"/>
                <w:tcBorders>
                  <w:top w:val="single" w:color="000000" w:sz="4" w:space="0"/>
                  <w:left w:val="single" w:color="000000" w:sz="4" w:space="0"/>
                </w:tcBorders>
                <w:tcMar>
                  <w:top w:w="15" w:type="dxa"/>
                  <w:left w:w="15" w:type="dxa"/>
                  <w:bottom w:w="15" w:type="dxa"/>
                  <w:right w:w="15" w:type="dxa"/>
                </w:tcMar>
                <w:vAlign w:val="center"/>
              </w:tcPr>
            </w:tcPrChange>
          </w:tcPr>
          <w:p w14:paraId="5135A838">
            <w:pPr>
              <w:jc w:val="center"/>
              <w:rPr>
                <w:sz w:val="20"/>
                <w:szCs w:val="20"/>
                <w:lang w:val="sr-Cyrl-RS"/>
                <w:rPrChange w:id="13975" w:author="Milan Stojkov" w:date="2026-10-02T11:00:00Z">
                  <w:rPr>
                    <w:sz w:val="20"/>
                    <w:szCs w:val="20"/>
                  </w:rPr>
                </w:rPrChange>
              </w:rPr>
              <w:pPrChange w:id="13974" w:author="Milica Radić" w:date="2026-10-04T02:16:36Z">
                <w:pPr/>
              </w:pPrChange>
            </w:pPr>
            <w:r>
              <w:rPr>
                <w:sz w:val="20"/>
                <w:szCs w:val="20"/>
                <w:lang w:val="sr-Cyrl-RS"/>
                <w:rPrChange w:id="13976" w:author="Milan Stojkov" w:date="2026-10-02T11:00:00Z">
                  <w:rPr>
                    <w:sz w:val="20"/>
                    <w:szCs w:val="20"/>
                  </w:rPr>
                </w:rPrChange>
              </w:rPr>
              <w:t>0,05683</w:t>
            </w:r>
          </w:p>
        </w:tc>
      </w:tr>
    </w:tbl>
    <w:p w14:paraId="069C1E4D">
      <w:pPr>
        <w:ind w:firstLine="360"/>
        <w:jc w:val="both"/>
        <w:rPr>
          <w:ins w:id="13977" w:author="Milica Radić" w:date="2026-10-04T02:16:27Z"/>
          <w:color w:val="000000"/>
          <w:sz w:val="22"/>
          <w:szCs w:val="22"/>
          <w:lang w:val="sr-Cyrl-RS"/>
        </w:rPr>
      </w:pPr>
    </w:p>
    <w:p w14:paraId="503F7539">
      <w:pPr>
        <w:ind w:firstLine="360"/>
        <w:jc w:val="both"/>
        <w:rPr>
          <w:color w:val="000000"/>
          <w:sz w:val="22"/>
          <w:szCs w:val="22"/>
          <w:lang w:val="sr-Cyrl-RS"/>
          <w:rPrChange w:id="13978" w:author="Milan Stojkov" w:date="2026-10-02T11:00:00Z">
            <w:rPr>
              <w:color w:val="000000"/>
              <w:sz w:val="22"/>
              <w:szCs w:val="22"/>
            </w:rPr>
          </w:rPrChange>
        </w:rPr>
      </w:pPr>
      <w:ins w:id="13979" w:author="Milica Radić" w:date="2026-10-04T02:32:39Z">
        <w:r>
          <w:rPr>
            <w:rFonts w:hint="default"/>
            <w:color w:val="000000"/>
            <w:sz w:val="22"/>
            <w:szCs w:val="22"/>
            <w:lang w:val="sr-Cyrl-RS"/>
          </w:rPr>
          <w:t>Структурна заштита смањује продор нападачких чворова и спречава изолацију, али при томе доводи до веће грешке него када ниједна заштита није присутна. Робусна агрегација сама даје мању грешку од система без заштите, али и даље далеко изнад прага.</w:t>
        </w:r>
      </w:ins>
      <w:del w:id="13980" w:author="Milica Radić" w:date="2026-10-04T02:32:39Z">
        <w:r>
          <w:rPr>
            <w:color w:val="000000"/>
            <w:sz w:val="22"/>
            <w:szCs w:val="22"/>
            <w:lang w:val="sr-Cyrl-RS"/>
            <w:rPrChange w:id="13981" w:author="Milan Stojkov" w:date="2026-10-02T11:00:00Z">
              <w:rPr>
                <w:color w:val="000000"/>
                <w:sz w:val="22"/>
                <w:szCs w:val="22"/>
              </w:rPr>
            </w:rPrChange>
          </w:rPr>
          <w:delText xml:space="preserve">Структурна заштита сама смањује пенетрацију осам пута и потпуно спречава изолацију, али грешку повећава - изнад вредности коју даје незаштићен систем. Робусна агрегација сама грешку смањује за 14 %, што је занемарљиво у односу на праг, а структуру не штити уопште. </w:delText>
        </w:r>
      </w:del>
      <w:ins w:id="13982" w:author="Milica Radić" w:date="2026-10-04T02:32:41Z">
        <w:r>
          <w:rPr>
            <w:rFonts w:hint="default"/>
            <w:color w:val="000000"/>
            <w:sz w:val="22"/>
            <w:szCs w:val="22"/>
            <w:lang w:val="sr-Cyrl-RS"/>
          </w:rPr>
          <w:t xml:space="preserve"> </w:t>
        </w:r>
      </w:ins>
      <w:r>
        <w:rPr>
          <w:color w:val="000000"/>
          <w:sz w:val="22"/>
          <w:szCs w:val="22"/>
          <w:lang w:val="sr-Cyrl-RS"/>
          <w:rPrChange w:id="13983" w:author="Milan Stojkov" w:date="2026-10-02T11:00:00Z">
            <w:rPr>
              <w:color w:val="000000"/>
              <w:sz w:val="22"/>
              <w:szCs w:val="22"/>
            </w:rPr>
          </w:rPrChange>
        </w:rPr>
        <w:t xml:space="preserve">Тек обе заједно дају тридесет пута мању грешку од незаштићеног система. </w:t>
      </w:r>
    </w:p>
    <w:p w14:paraId="2D80D9A2">
      <w:pPr>
        <w:ind w:firstLine="360"/>
        <w:jc w:val="both"/>
        <w:rPr>
          <w:ins w:id="13984" w:author="Milica Radić" w:date="2026-10-04T02:33:16Z"/>
          <w:color w:val="000000"/>
          <w:sz w:val="22"/>
          <w:szCs w:val="22"/>
          <w:lang w:val="sr-Cyrl-RS"/>
        </w:rPr>
      </w:pPr>
      <w:r>
        <w:rPr>
          <w:color w:val="000000"/>
          <w:sz w:val="22"/>
          <w:szCs w:val="22"/>
          <w:lang w:val="sr-Cyrl-RS"/>
          <w:rPrChange w:id="13985" w:author="Milan Stojkov" w:date="2026-10-02T11:00:00Z">
            <w:rPr>
              <w:color w:val="000000"/>
              <w:sz w:val="22"/>
              <w:szCs w:val="22"/>
            </w:rPr>
          </w:rPrChange>
        </w:rPr>
        <w:t xml:space="preserve">Доприноси слојева, дакле, нису адитивни. </w:t>
      </w:r>
      <w:ins w:id="13986" w:author="Milica Radić" w:date="2026-10-04T02:33:03Z">
        <w:r>
          <w:rPr>
            <w:rFonts w:hint="default"/>
            <w:color w:val="000000"/>
            <w:sz w:val="22"/>
            <w:szCs w:val="22"/>
            <w:lang w:val="sr-Cyrl-RS"/>
          </w:rPr>
          <w:t>Сваки механизам ствара предуслове за рад оног другог: контрола пријема ограничава присуство нападача у скупу суседа, док робусна агрегација уклања утицај оних који ипак продру.</w:t>
        </w:r>
      </w:ins>
      <w:del w:id="13987" w:author="Milica Radić" w:date="2026-10-04T02:33:03Z">
        <w:r>
          <w:rPr>
            <w:color w:val="000000"/>
            <w:sz w:val="22"/>
            <w:szCs w:val="22"/>
            <w:lang w:val="sr-Cyrl-RS"/>
            <w:rPrChange w:id="13988" w:author="Milan Stojkov" w:date="2026-10-02T11:00:00Z">
              <w:rPr>
                <w:color w:val="000000"/>
                <w:sz w:val="22"/>
                <w:szCs w:val="22"/>
              </w:rPr>
            </w:rPrChange>
          </w:rPr>
          <w:delText>Систем са једним слојем не даје ни половину заштите коју дају два, а у једном случају и погоршава исход. Разлог је у томе што сваки слој уклања услов за деловање оног другог: контрола пријема смањује број нападача у скупу суседа, а робусна агрегација уклања утицај преосталих - али ако тај утицај није уклоњен, мањи број нападача у складној мрежи наноси већу штету него велики број у разбијеној.</w:delText>
        </w:r>
      </w:del>
    </w:p>
    <w:p w14:paraId="468865F3">
      <w:pPr>
        <w:ind w:firstLine="360"/>
        <w:jc w:val="both"/>
        <w:rPr>
          <w:ins w:id="13989" w:author="Milica Radić" w:date="2026-10-04T02:16:24Z"/>
          <w:color w:val="000000"/>
          <w:sz w:val="22"/>
          <w:szCs w:val="22"/>
          <w:lang w:val="sr-Cyrl-RS"/>
        </w:rPr>
      </w:pPr>
      <w:ins w:id="13990" w:author="Milica Radić" w:date="2026-10-04T02:33:17Z">
        <w:r>
          <w:rPr>
            <w:rFonts w:hint="default"/>
            <w:color w:val="000000"/>
            <w:sz w:val="22"/>
            <w:szCs w:val="22"/>
            <w:lang w:val="sr-Cyrl-RS"/>
          </w:rPr>
          <w:t xml:space="preserve">Потребно је испитати и како </w:t>
        </w:r>
      </w:ins>
      <w:ins w:id="13991" w:author="Milica Radić" w:date="2026-10-04T02:33:17Z">
        <w:r>
          <w:rPr>
            <w:rFonts w:hint="default"/>
            <w:i/>
            <w:iCs/>
            <w:color w:val="000000"/>
            <w:sz w:val="22"/>
            <w:szCs w:val="22"/>
            <w:lang w:val="sr-Cyrl-RS"/>
            <w:rPrChange w:id="13992" w:author="Milica Radić" w:date="2026-10-04T02:33:21Z">
              <w:rPr>
                <w:rFonts w:hint="default"/>
                <w:color w:val="000000"/>
                <w:sz w:val="22"/>
                <w:szCs w:val="22"/>
                <w:lang w:val="sr-Cyrl-RS"/>
              </w:rPr>
            </w:rPrChange>
          </w:rPr>
          <w:t xml:space="preserve">Sybil </w:t>
        </w:r>
      </w:ins>
      <w:ins w:id="13993" w:author="Milica Radić" w:date="2026-10-04T02:33:17Z">
        <w:r>
          <w:rPr>
            <w:rFonts w:hint="default"/>
            <w:color w:val="000000"/>
            <w:sz w:val="22"/>
            <w:szCs w:val="22"/>
            <w:lang w:val="sr-Cyrl-RS"/>
          </w:rPr>
          <w:t xml:space="preserve">пенетрација повећава вероватноћу </w:t>
        </w:r>
      </w:ins>
      <w:ins w:id="13994" w:author="Milica Radić" w:date="2026-10-04T02:33:17Z">
        <w:r>
          <w:rPr>
            <w:rFonts w:hint="default"/>
            <w:i/>
            <w:iCs/>
            <w:color w:val="000000"/>
            <w:sz w:val="22"/>
            <w:szCs w:val="22"/>
            <w:lang w:val="sr-Cyrl-RS"/>
            <w:rPrChange w:id="13995" w:author="Milica Radić" w:date="2026-10-04T02:33:24Z">
              <w:rPr>
                <w:rFonts w:hint="default"/>
                <w:color w:val="000000"/>
                <w:sz w:val="22"/>
                <w:szCs w:val="22"/>
                <w:lang w:val="sr-Cyrl-RS"/>
              </w:rPr>
            </w:rPrChange>
          </w:rPr>
          <w:t xml:space="preserve">Eclipse </w:t>
        </w:r>
      </w:ins>
      <w:ins w:id="13996" w:author="Milica Radić" w:date="2026-10-04T02:33:17Z">
        <w:r>
          <w:rPr>
            <w:rFonts w:hint="default"/>
            <w:color w:val="000000"/>
            <w:sz w:val="22"/>
            <w:szCs w:val="22"/>
            <w:lang w:val="sr-Cyrl-RS"/>
          </w:rPr>
          <w:t>изолације. Табела 7.29 те две мере приказује једну поред друге, при различитим уделима злонамерних.</w:t>
        </w:r>
      </w:ins>
    </w:p>
    <w:p w14:paraId="4D9AC487">
      <w:pPr>
        <w:ind w:firstLine="360"/>
        <w:jc w:val="both"/>
        <w:rPr>
          <w:color w:val="000000"/>
          <w:sz w:val="22"/>
          <w:szCs w:val="22"/>
          <w:lang w:val="sr-Cyrl-RS"/>
          <w:rPrChange w:id="13997" w:author="Milan Stojkov" w:date="2026-10-02T11:00:00Z">
            <w:rPr>
              <w:color w:val="000000"/>
              <w:sz w:val="22"/>
              <w:szCs w:val="22"/>
            </w:rPr>
          </w:rPrChange>
        </w:rPr>
      </w:pPr>
    </w:p>
    <w:p w14:paraId="4329F218">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3998" w:author="Milan Stojkov" w:date="2026-10-02T11:00:00Z">
            <w:rPr>
              <w:i/>
              <w:iCs/>
              <w:color w:val="000000"/>
              <w:sz w:val="20"/>
              <w:szCs w:val="20"/>
            </w:rPr>
          </w:rPrChange>
        </w:rPr>
      </w:pPr>
      <w:r>
        <w:rPr>
          <w:i/>
          <w:iCs/>
          <w:color w:val="000000"/>
          <w:sz w:val="20"/>
          <w:szCs w:val="20"/>
          <w:lang w:val="sr-Cyrl-RS"/>
          <w:rPrChange w:id="13999" w:author="Milan Stojkov" w:date="2026-10-02T11:00:00Z">
            <w:rPr>
              <w:i/>
              <w:iCs/>
              <w:color w:val="000000"/>
              <w:sz w:val="20"/>
              <w:szCs w:val="20"/>
            </w:rPr>
          </w:rPrChange>
        </w:rPr>
        <w:t>Табела 7.29.</w:t>
      </w:r>
      <w:ins w:id="14000" w:author="Milica Radić" w:date="2026-10-04T15:39:23Z">
        <w:r>
          <w:rPr>
            <w:rFonts w:hint="default"/>
            <w:i/>
            <w:iCs/>
            <w:color w:val="000000"/>
            <w:sz w:val="20"/>
            <w:szCs w:val="20"/>
            <w:lang w:val="sr-Cyrl-RS"/>
          </w:rPr>
          <w:t xml:space="preserve"> -</w:t>
        </w:r>
      </w:ins>
      <w:r>
        <w:rPr>
          <w:i/>
          <w:iCs/>
          <w:color w:val="000000"/>
          <w:sz w:val="20"/>
          <w:szCs w:val="20"/>
          <w:lang w:val="sr-Cyrl-RS"/>
          <w:rPrChange w:id="14001" w:author="Milan Stojkov" w:date="2026-10-02T11:00:00Z">
            <w:rPr>
              <w:i/>
              <w:iCs/>
              <w:color w:val="000000"/>
              <w:sz w:val="20"/>
              <w:szCs w:val="20"/>
            </w:rPr>
          </w:rPrChange>
        </w:rPr>
        <w:t xml:space="preserve"> Веза пенетрације и потпуне изолације</w:t>
      </w:r>
    </w:p>
    <w:tbl>
      <w:tblPr>
        <w:tblStyle w:val="113"/>
        <w:tblW w:w="4998"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14002" w:author="Milica Radić" w:date="2026-10-04T02:16:55Z">
          <w:tblPr>
            <w:tblStyle w:val="113"/>
            <w:tblW w:w="8606"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2247"/>
        <w:gridCol w:w="513"/>
        <w:gridCol w:w="2619"/>
        <w:gridCol w:w="2467"/>
        <w:tblGridChange w:id="14003">
          <w:tblGrid>
            <w:gridCol w:w="2464"/>
            <w:gridCol w:w="564"/>
            <w:gridCol w:w="2872"/>
            <w:gridCol w:w="2706"/>
          </w:tblGrid>
        </w:tblGridChange>
      </w:tblGrid>
      <w:tr w14:paraId="37C3D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004" w:author="Milica Radić" w:date="2026-10-04T02:16:5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trPrChange w:id="14004" w:author="Milica Radić" w:date="2026-10-04T02:16:55Z">
            <w:trPr>
              <w:tblHeader/>
            </w:trPr>
          </w:trPrChange>
        </w:trPr>
        <w:tc>
          <w:tcPr>
            <w:tcW w:w="1431" w:type="pct"/>
            <w:tcBorders>
              <w:bottom w:val="single" w:color="000000" w:sz="4" w:space="0"/>
              <w:right w:val="single" w:color="000000" w:sz="4" w:space="0"/>
            </w:tcBorders>
            <w:tcMar>
              <w:top w:w="15" w:type="dxa"/>
              <w:left w:w="15" w:type="dxa"/>
              <w:bottom w:w="15" w:type="dxa"/>
              <w:right w:w="15" w:type="dxa"/>
            </w:tcMar>
            <w:vAlign w:val="center"/>
            <w:tcPrChange w:id="14005" w:author="Milica Radić" w:date="2026-10-04T02:16:55Z">
              <w:tcPr>
                <w:tcW w:w="2464" w:type="dxa"/>
                <w:tcBorders>
                  <w:bottom w:val="single" w:color="000000" w:sz="4" w:space="0"/>
                  <w:right w:val="single" w:color="000000" w:sz="4" w:space="0"/>
                </w:tcBorders>
                <w:tcMar>
                  <w:top w:w="15" w:type="dxa"/>
                  <w:left w:w="15" w:type="dxa"/>
                  <w:bottom w:w="15" w:type="dxa"/>
                  <w:right w:w="15" w:type="dxa"/>
                </w:tcMar>
                <w:vAlign w:val="center"/>
              </w:tcPr>
            </w:tcPrChange>
          </w:tcPr>
          <w:p w14:paraId="3B395F2E">
            <w:pPr>
              <w:jc w:val="center"/>
              <w:rPr>
                <w:b/>
                <w:bCs/>
                <w:sz w:val="20"/>
                <w:szCs w:val="20"/>
                <w:lang w:val="sr-Cyrl-RS"/>
                <w:rPrChange w:id="14006" w:author="Milan Stojkov" w:date="2026-10-02T11:00:00Z">
                  <w:rPr>
                    <w:b/>
                    <w:bCs/>
                    <w:sz w:val="20"/>
                    <w:szCs w:val="20"/>
                  </w:rPr>
                </w:rPrChange>
              </w:rPr>
            </w:pPr>
            <w:ins w:id="14007" w:author="Milica Radić" w:date="2026-10-04T02:16:58Z">
              <w:r>
                <w:rPr>
                  <w:b/>
                  <w:bCs/>
                  <w:sz w:val="20"/>
                  <w:szCs w:val="20"/>
                  <w:lang w:val="sr-Cyrl-RS"/>
                </w:rPr>
                <w:t>С</w:t>
              </w:r>
            </w:ins>
            <w:del w:id="14008" w:author="Milica Radić" w:date="2026-10-04T02:16:57Z">
              <w:r>
                <w:rPr>
                  <w:b/>
                  <w:bCs/>
                  <w:sz w:val="20"/>
                  <w:szCs w:val="20"/>
                  <w:lang w:val="sr-Cyrl-RS"/>
                  <w:rPrChange w:id="14009" w:author="Milan Stojkov" w:date="2026-10-02T11:00:00Z">
                    <w:rPr>
                      <w:b/>
                      <w:bCs/>
                      <w:sz w:val="20"/>
                      <w:szCs w:val="20"/>
                    </w:rPr>
                  </w:rPrChange>
                </w:rPr>
                <w:delText>с</w:delText>
              </w:r>
            </w:del>
            <w:r>
              <w:rPr>
                <w:b/>
                <w:bCs/>
                <w:sz w:val="20"/>
                <w:szCs w:val="20"/>
                <w:lang w:val="sr-Cyrl-RS"/>
                <w:rPrChange w:id="14010" w:author="Milan Stojkov" w:date="2026-10-02T11:00:00Z">
                  <w:rPr>
                    <w:b/>
                    <w:bCs/>
                    <w:sz w:val="20"/>
                    <w:szCs w:val="20"/>
                  </w:rPr>
                </w:rPrChange>
              </w:rPr>
              <w:t>тратегија</w:t>
            </w:r>
          </w:p>
        </w:tc>
        <w:tc>
          <w:tcPr>
            <w:tcW w:w="327"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4011" w:author="Milica Radić" w:date="2026-10-04T02:16:55Z">
              <w:tcPr>
                <w:tcW w:w="564"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3054719">
            <w:pPr>
              <w:jc w:val="center"/>
              <w:rPr>
                <w:b/>
                <w:bCs/>
                <w:sz w:val="20"/>
                <w:szCs w:val="20"/>
                <w:lang w:val="sr-Cyrl-RS"/>
                <w:rPrChange w:id="14012" w:author="Milan Stojkov" w:date="2026-10-02T11:00:00Z">
                  <w:rPr>
                    <w:b/>
                    <w:bCs/>
                    <w:sz w:val="20"/>
                    <w:szCs w:val="20"/>
                  </w:rPr>
                </w:rPrChange>
              </w:rPr>
            </w:pPr>
            <w:r>
              <w:rPr>
                <w:b/>
                <w:bCs/>
                <w:sz w:val="20"/>
                <w:szCs w:val="20"/>
                <w:lang w:val="sr-Cyrl-RS"/>
                <w:rPrChange w:id="14013" w:author="Milan Stojkov" w:date="2026-10-02T11:00:00Z">
                  <w:rPr>
                    <w:b/>
                    <w:bCs/>
                    <w:sz w:val="20"/>
                    <w:szCs w:val="20"/>
                  </w:rPr>
                </w:rPrChange>
              </w:rPr>
              <w:t>β</w:t>
            </w:r>
          </w:p>
        </w:tc>
        <w:tc>
          <w:tcPr>
            <w:tcW w:w="1668"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4014" w:author="Milica Radić" w:date="2026-10-04T02:16:55Z">
              <w:tcPr>
                <w:tcW w:w="2872"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C854654">
            <w:pPr>
              <w:jc w:val="center"/>
              <w:rPr>
                <w:b/>
                <w:bCs/>
                <w:sz w:val="20"/>
                <w:szCs w:val="20"/>
                <w:lang w:val="sr-Cyrl-RS"/>
                <w:rPrChange w:id="14015" w:author="Milan Stojkov" w:date="2026-10-02T11:00:00Z">
                  <w:rPr>
                    <w:b/>
                    <w:bCs/>
                    <w:sz w:val="20"/>
                    <w:szCs w:val="20"/>
                  </w:rPr>
                </w:rPrChange>
              </w:rPr>
            </w:pPr>
            <w:r>
              <w:rPr>
                <w:b/>
                <w:bCs/>
                <w:i/>
                <w:iCs/>
                <w:sz w:val="20"/>
                <w:szCs w:val="20"/>
                <w:lang w:val="sr-Cyrl-RS"/>
                <w:rPrChange w:id="14016" w:author="Milan Stojkov" w:date="2026-10-02T11:00:00Z">
                  <w:rPr>
                    <w:b/>
                    <w:bCs/>
                    <w:i/>
                    <w:iCs/>
                    <w:sz w:val="20"/>
                    <w:szCs w:val="20"/>
                  </w:rPr>
                </w:rPrChange>
              </w:rPr>
              <w:t xml:space="preserve">Sybil </w:t>
            </w:r>
            <w:r>
              <w:rPr>
                <w:b/>
                <w:bCs/>
                <w:sz w:val="20"/>
                <w:szCs w:val="20"/>
                <w:lang w:val="sr-Cyrl-RS"/>
                <w:rPrChange w:id="14017" w:author="Milan Stojkov" w:date="2026-10-02T11:00:00Z">
                  <w:rPr>
                    <w:b/>
                    <w:bCs/>
                    <w:sz w:val="20"/>
                    <w:szCs w:val="20"/>
                  </w:rPr>
                </w:rPrChange>
              </w:rPr>
              <w:t>пенетрација</w:t>
            </w:r>
          </w:p>
        </w:tc>
        <w:tc>
          <w:tcPr>
            <w:tcW w:w="1571" w:type="pct"/>
            <w:tcBorders>
              <w:left w:val="single" w:color="000000" w:sz="4" w:space="0"/>
              <w:bottom w:val="single" w:color="000000" w:sz="4" w:space="0"/>
            </w:tcBorders>
            <w:tcMar>
              <w:top w:w="15" w:type="dxa"/>
              <w:left w:w="15" w:type="dxa"/>
              <w:bottom w:w="15" w:type="dxa"/>
              <w:right w:w="15" w:type="dxa"/>
            </w:tcMar>
            <w:vAlign w:val="center"/>
            <w:tcPrChange w:id="14018" w:author="Milica Radić" w:date="2026-10-04T02:16:55Z">
              <w:tcPr>
                <w:tcW w:w="2706" w:type="dxa"/>
                <w:tcBorders>
                  <w:left w:val="single" w:color="000000" w:sz="4" w:space="0"/>
                  <w:bottom w:val="single" w:color="000000" w:sz="4" w:space="0"/>
                </w:tcBorders>
                <w:tcMar>
                  <w:top w:w="15" w:type="dxa"/>
                  <w:left w:w="15" w:type="dxa"/>
                  <w:bottom w:w="15" w:type="dxa"/>
                  <w:right w:w="15" w:type="dxa"/>
                </w:tcMar>
                <w:vAlign w:val="center"/>
              </w:tcPr>
            </w:tcPrChange>
          </w:tcPr>
          <w:p w14:paraId="3FE7B97E">
            <w:pPr>
              <w:jc w:val="center"/>
              <w:rPr>
                <w:b/>
                <w:bCs/>
                <w:sz w:val="20"/>
                <w:szCs w:val="20"/>
                <w:lang w:val="sr-Cyrl-RS"/>
                <w:rPrChange w:id="14019" w:author="Milan Stojkov" w:date="2026-10-02T11:00:00Z">
                  <w:rPr>
                    <w:b/>
                    <w:bCs/>
                    <w:sz w:val="20"/>
                    <w:szCs w:val="20"/>
                  </w:rPr>
                </w:rPrChange>
              </w:rPr>
            </w:pPr>
            <w:ins w:id="14020" w:author="Milica Radić" w:date="2026-10-04T02:17:01Z">
              <w:r>
                <w:rPr>
                  <w:b/>
                  <w:bCs/>
                  <w:sz w:val="20"/>
                  <w:szCs w:val="20"/>
                  <w:lang w:val="sr-Cyrl-RS"/>
                </w:rPr>
                <w:t>У</w:t>
              </w:r>
            </w:ins>
            <w:del w:id="14021" w:author="Milica Radić" w:date="2026-10-04T02:17:00Z">
              <w:r>
                <w:rPr>
                  <w:b/>
                  <w:bCs/>
                  <w:sz w:val="20"/>
                  <w:szCs w:val="20"/>
                  <w:lang w:val="sr-Cyrl-RS"/>
                  <w:rPrChange w:id="14022" w:author="Milan Stojkov" w:date="2026-10-02T11:00:00Z">
                    <w:rPr>
                      <w:b/>
                      <w:bCs/>
                      <w:sz w:val="20"/>
                      <w:szCs w:val="20"/>
                    </w:rPr>
                  </w:rPrChange>
                </w:rPr>
                <w:delText>у</w:delText>
              </w:r>
            </w:del>
            <w:r>
              <w:rPr>
                <w:b/>
                <w:bCs/>
                <w:sz w:val="20"/>
                <w:szCs w:val="20"/>
                <w:lang w:val="sr-Cyrl-RS"/>
                <w:rPrChange w:id="14023" w:author="Milan Stojkov" w:date="2026-10-02T11:00:00Z">
                  <w:rPr>
                    <w:b/>
                    <w:bCs/>
                    <w:sz w:val="20"/>
                    <w:szCs w:val="20"/>
                  </w:rPr>
                </w:rPrChange>
              </w:rPr>
              <w:t>део изолованих</w:t>
            </w:r>
          </w:p>
        </w:tc>
      </w:tr>
      <w:tr w14:paraId="4B8A430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024" w:author="Milica Radić" w:date="2026-10-04T02:16:5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43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025" w:author="Milica Radić" w:date="2026-10-04T02:16:55Z">
              <w:tcPr>
                <w:tcW w:w="2464"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F9CCF1D">
            <w:pPr>
              <w:jc w:val="center"/>
              <w:rPr>
                <w:sz w:val="20"/>
                <w:szCs w:val="20"/>
                <w:lang w:val="sr-Cyrl-RS"/>
                <w:rPrChange w:id="14027" w:author="Milan Stojkov" w:date="2026-10-02T11:00:00Z">
                  <w:rPr>
                    <w:sz w:val="20"/>
                    <w:szCs w:val="20"/>
                  </w:rPr>
                </w:rPrChange>
              </w:rPr>
              <w:pPrChange w:id="14026" w:author="Milica Radić" w:date="2026-10-04T02:16:51Z">
                <w:pPr/>
              </w:pPrChange>
            </w:pPr>
            <w:r>
              <w:rPr>
                <w:i/>
                <w:iCs/>
                <w:sz w:val="20"/>
                <w:szCs w:val="20"/>
                <w:lang w:val="sr-Cyrl-RS"/>
                <w:rPrChange w:id="14028" w:author="Milan Stojkov" w:date="2026-10-02T11:00:00Z">
                  <w:rPr>
                    <w:i/>
                    <w:iCs/>
                    <w:sz w:val="20"/>
                    <w:szCs w:val="20"/>
                  </w:rPr>
                </w:rPrChange>
              </w:rPr>
              <w:t>Random</w:t>
            </w:r>
          </w:p>
        </w:tc>
        <w:tc>
          <w:tcPr>
            <w:tcW w:w="32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029" w:author="Milica Radić" w:date="2026-10-04T02:16:55Z">
              <w:tcPr>
                <w:tcW w:w="5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DC2879D">
            <w:pPr>
              <w:jc w:val="center"/>
              <w:rPr>
                <w:sz w:val="20"/>
                <w:szCs w:val="20"/>
                <w:lang w:val="sr-Cyrl-RS"/>
                <w:rPrChange w:id="14031" w:author="Milan Stojkov" w:date="2026-10-02T11:00:00Z">
                  <w:rPr>
                    <w:sz w:val="20"/>
                    <w:szCs w:val="20"/>
                  </w:rPr>
                </w:rPrChange>
              </w:rPr>
              <w:pPrChange w:id="14030" w:author="Milica Radić" w:date="2026-10-04T02:16:51Z">
                <w:pPr/>
              </w:pPrChange>
            </w:pPr>
            <w:r>
              <w:rPr>
                <w:sz w:val="20"/>
                <w:szCs w:val="20"/>
                <w:lang w:val="sr-Cyrl-RS"/>
                <w:rPrChange w:id="14032" w:author="Milan Stojkov" w:date="2026-10-02T11:00:00Z">
                  <w:rPr>
                    <w:sz w:val="20"/>
                    <w:szCs w:val="20"/>
                  </w:rPr>
                </w:rPrChange>
              </w:rPr>
              <w:t>0,3</w:t>
            </w:r>
          </w:p>
        </w:tc>
        <w:tc>
          <w:tcPr>
            <w:tcW w:w="166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033" w:author="Milica Radić" w:date="2026-10-04T02:16:55Z">
              <w:tcPr>
                <w:tcW w:w="287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AD98A72">
            <w:pPr>
              <w:jc w:val="center"/>
              <w:rPr>
                <w:sz w:val="20"/>
                <w:szCs w:val="20"/>
                <w:lang w:val="sr-Cyrl-RS"/>
                <w:rPrChange w:id="14035" w:author="Milan Stojkov" w:date="2026-10-02T11:00:00Z">
                  <w:rPr>
                    <w:sz w:val="20"/>
                    <w:szCs w:val="20"/>
                  </w:rPr>
                </w:rPrChange>
              </w:rPr>
              <w:pPrChange w:id="14034" w:author="Milica Radić" w:date="2026-10-04T02:16:51Z">
                <w:pPr/>
              </w:pPrChange>
            </w:pPr>
            <w:r>
              <w:rPr>
                <w:sz w:val="20"/>
                <w:szCs w:val="20"/>
                <w:lang w:val="sr-Cyrl-RS"/>
                <w:rPrChange w:id="14036" w:author="Milan Stojkov" w:date="2026-10-02T11:00:00Z">
                  <w:rPr>
                    <w:sz w:val="20"/>
                    <w:szCs w:val="20"/>
                  </w:rPr>
                </w:rPrChange>
              </w:rPr>
              <w:t>0,51603</w:t>
            </w:r>
          </w:p>
        </w:tc>
        <w:tc>
          <w:tcPr>
            <w:tcW w:w="15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037" w:author="Milica Radić" w:date="2026-10-04T02:16:55Z">
              <w:tcPr>
                <w:tcW w:w="2706"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6A10D5B">
            <w:pPr>
              <w:jc w:val="center"/>
              <w:rPr>
                <w:sz w:val="20"/>
                <w:szCs w:val="20"/>
                <w:lang w:val="sr-Cyrl-RS"/>
                <w:rPrChange w:id="14039" w:author="Milan Stojkov" w:date="2026-10-02T11:00:00Z">
                  <w:rPr>
                    <w:sz w:val="20"/>
                    <w:szCs w:val="20"/>
                  </w:rPr>
                </w:rPrChange>
              </w:rPr>
              <w:pPrChange w:id="14038" w:author="Milica Radić" w:date="2026-10-04T02:16:51Z">
                <w:pPr/>
              </w:pPrChange>
            </w:pPr>
            <w:r>
              <w:rPr>
                <w:sz w:val="20"/>
                <w:szCs w:val="20"/>
                <w:lang w:val="sr-Cyrl-RS"/>
                <w:rPrChange w:id="14040" w:author="Milan Stojkov" w:date="2026-10-02T11:00:00Z">
                  <w:rPr>
                    <w:sz w:val="20"/>
                    <w:szCs w:val="20"/>
                  </w:rPr>
                </w:rPrChange>
              </w:rPr>
              <w:t>0,33000</w:t>
            </w:r>
          </w:p>
        </w:tc>
      </w:tr>
      <w:tr w14:paraId="52207F9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041" w:author="Milica Radić" w:date="2026-10-04T02:16:5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43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042" w:author="Milica Radić" w:date="2026-10-04T02:16:55Z">
              <w:tcPr>
                <w:tcW w:w="2464"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2399399">
            <w:pPr>
              <w:jc w:val="center"/>
              <w:rPr>
                <w:sz w:val="20"/>
                <w:szCs w:val="20"/>
                <w:lang w:val="sr-Cyrl-RS"/>
                <w:rPrChange w:id="14044" w:author="Milan Stojkov" w:date="2026-10-02T11:00:00Z">
                  <w:rPr>
                    <w:sz w:val="20"/>
                    <w:szCs w:val="20"/>
                  </w:rPr>
                </w:rPrChange>
              </w:rPr>
              <w:pPrChange w:id="14043" w:author="Milica Radić" w:date="2026-10-04T02:16:51Z">
                <w:pPr/>
              </w:pPrChange>
            </w:pPr>
            <w:r>
              <w:rPr>
                <w:i/>
                <w:iCs/>
                <w:sz w:val="20"/>
                <w:szCs w:val="20"/>
                <w:lang w:val="sr-Cyrl-RS"/>
                <w:rPrChange w:id="14045" w:author="Milan Stojkov" w:date="2026-10-02T11:00:00Z">
                  <w:rPr>
                    <w:i/>
                    <w:iCs/>
                    <w:sz w:val="20"/>
                    <w:szCs w:val="20"/>
                  </w:rPr>
                </w:rPrChange>
              </w:rPr>
              <w:t>Random</w:t>
            </w:r>
          </w:p>
        </w:tc>
        <w:tc>
          <w:tcPr>
            <w:tcW w:w="32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046" w:author="Milica Radić" w:date="2026-10-04T02:16:55Z">
              <w:tcPr>
                <w:tcW w:w="5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5E00F53">
            <w:pPr>
              <w:jc w:val="center"/>
              <w:rPr>
                <w:sz w:val="20"/>
                <w:szCs w:val="20"/>
                <w:lang w:val="sr-Cyrl-RS"/>
                <w:rPrChange w:id="14048" w:author="Milan Stojkov" w:date="2026-10-02T11:00:00Z">
                  <w:rPr>
                    <w:sz w:val="20"/>
                    <w:szCs w:val="20"/>
                  </w:rPr>
                </w:rPrChange>
              </w:rPr>
              <w:pPrChange w:id="14047" w:author="Milica Radić" w:date="2026-10-04T02:16:51Z">
                <w:pPr/>
              </w:pPrChange>
            </w:pPr>
            <w:r>
              <w:rPr>
                <w:sz w:val="20"/>
                <w:szCs w:val="20"/>
                <w:lang w:val="sr-Cyrl-RS"/>
                <w:rPrChange w:id="14049" w:author="Milan Stojkov" w:date="2026-10-02T11:00:00Z">
                  <w:rPr>
                    <w:sz w:val="20"/>
                    <w:szCs w:val="20"/>
                  </w:rPr>
                </w:rPrChange>
              </w:rPr>
              <w:t>0,4</w:t>
            </w:r>
          </w:p>
        </w:tc>
        <w:tc>
          <w:tcPr>
            <w:tcW w:w="166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050" w:author="Milica Radić" w:date="2026-10-04T02:16:55Z">
              <w:tcPr>
                <w:tcW w:w="287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FB8CC94">
            <w:pPr>
              <w:jc w:val="center"/>
              <w:rPr>
                <w:sz w:val="20"/>
                <w:szCs w:val="20"/>
                <w:lang w:val="sr-Cyrl-RS"/>
                <w:rPrChange w:id="14052" w:author="Milan Stojkov" w:date="2026-10-02T11:00:00Z">
                  <w:rPr>
                    <w:sz w:val="20"/>
                    <w:szCs w:val="20"/>
                  </w:rPr>
                </w:rPrChange>
              </w:rPr>
              <w:pPrChange w:id="14051" w:author="Milica Radić" w:date="2026-10-04T02:16:51Z">
                <w:pPr/>
              </w:pPrChange>
            </w:pPr>
            <w:r>
              <w:rPr>
                <w:sz w:val="20"/>
                <w:szCs w:val="20"/>
                <w:lang w:val="sr-Cyrl-RS"/>
                <w:rPrChange w:id="14053" w:author="Milan Stojkov" w:date="2026-10-02T11:00:00Z">
                  <w:rPr>
                    <w:sz w:val="20"/>
                    <w:szCs w:val="20"/>
                  </w:rPr>
                </w:rPrChange>
              </w:rPr>
              <w:t>0,71127</w:t>
            </w:r>
          </w:p>
        </w:tc>
        <w:tc>
          <w:tcPr>
            <w:tcW w:w="15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054" w:author="Milica Radić" w:date="2026-10-04T02:16:55Z">
              <w:tcPr>
                <w:tcW w:w="2706"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F8D130C">
            <w:pPr>
              <w:jc w:val="center"/>
              <w:rPr>
                <w:sz w:val="20"/>
                <w:szCs w:val="20"/>
                <w:lang w:val="sr-Cyrl-RS"/>
                <w:rPrChange w:id="14056" w:author="Milan Stojkov" w:date="2026-10-02T11:00:00Z">
                  <w:rPr>
                    <w:sz w:val="20"/>
                    <w:szCs w:val="20"/>
                  </w:rPr>
                </w:rPrChange>
              </w:rPr>
              <w:pPrChange w:id="14055" w:author="Milica Radić" w:date="2026-10-04T02:16:51Z">
                <w:pPr/>
              </w:pPrChange>
            </w:pPr>
            <w:r>
              <w:rPr>
                <w:sz w:val="20"/>
                <w:szCs w:val="20"/>
                <w:lang w:val="sr-Cyrl-RS"/>
                <w:rPrChange w:id="14057" w:author="Milan Stojkov" w:date="2026-10-02T11:00:00Z">
                  <w:rPr>
                    <w:sz w:val="20"/>
                    <w:szCs w:val="20"/>
                  </w:rPr>
                </w:rPrChange>
              </w:rPr>
              <w:t>0,98556</w:t>
            </w:r>
          </w:p>
        </w:tc>
      </w:tr>
      <w:tr w14:paraId="4026903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058" w:author="Milica Radić" w:date="2026-10-04T02:16:5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43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059" w:author="Milica Radić" w:date="2026-10-04T02:16:55Z">
              <w:tcPr>
                <w:tcW w:w="2464"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3CA86BD">
            <w:pPr>
              <w:jc w:val="center"/>
              <w:rPr>
                <w:sz w:val="20"/>
                <w:szCs w:val="20"/>
                <w:lang w:val="sr-Cyrl-RS"/>
                <w:rPrChange w:id="14061" w:author="Milan Stojkov" w:date="2026-10-02T11:00:00Z">
                  <w:rPr>
                    <w:sz w:val="20"/>
                    <w:szCs w:val="20"/>
                  </w:rPr>
                </w:rPrChange>
              </w:rPr>
              <w:pPrChange w:id="14060" w:author="Milica Radić" w:date="2026-10-04T02:16:51Z">
                <w:pPr/>
              </w:pPrChange>
            </w:pPr>
            <w:r>
              <w:rPr>
                <w:i/>
                <w:iCs/>
                <w:sz w:val="20"/>
                <w:szCs w:val="20"/>
                <w:lang w:val="sr-Cyrl-RS"/>
                <w:rPrChange w:id="14062" w:author="Milan Stojkov" w:date="2026-10-02T11:00:00Z">
                  <w:rPr>
                    <w:i/>
                    <w:iCs/>
                    <w:sz w:val="20"/>
                    <w:szCs w:val="20"/>
                  </w:rPr>
                </w:rPrChange>
              </w:rPr>
              <w:t>Random</w:t>
            </w:r>
          </w:p>
        </w:tc>
        <w:tc>
          <w:tcPr>
            <w:tcW w:w="32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063" w:author="Milica Radić" w:date="2026-10-04T02:16:55Z">
              <w:tcPr>
                <w:tcW w:w="5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B9FC8D1">
            <w:pPr>
              <w:jc w:val="center"/>
              <w:rPr>
                <w:sz w:val="20"/>
                <w:szCs w:val="20"/>
                <w:lang w:val="sr-Cyrl-RS"/>
                <w:rPrChange w:id="14065" w:author="Milan Stojkov" w:date="2026-10-02T11:00:00Z">
                  <w:rPr>
                    <w:sz w:val="20"/>
                    <w:szCs w:val="20"/>
                  </w:rPr>
                </w:rPrChange>
              </w:rPr>
              <w:pPrChange w:id="14064" w:author="Milica Radić" w:date="2026-10-04T02:16:51Z">
                <w:pPr/>
              </w:pPrChange>
            </w:pPr>
            <w:r>
              <w:rPr>
                <w:sz w:val="20"/>
                <w:szCs w:val="20"/>
                <w:lang w:val="sr-Cyrl-RS"/>
                <w:rPrChange w:id="14066" w:author="Milan Stojkov" w:date="2026-10-02T11:00:00Z">
                  <w:rPr>
                    <w:sz w:val="20"/>
                    <w:szCs w:val="20"/>
                  </w:rPr>
                </w:rPrChange>
              </w:rPr>
              <w:t>0,5</w:t>
            </w:r>
          </w:p>
        </w:tc>
        <w:tc>
          <w:tcPr>
            <w:tcW w:w="166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067" w:author="Milica Radić" w:date="2026-10-04T02:16:55Z">
              <w:tcPr>
                <w:tcW w:w="287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BE7D0B1">
            <w:pPr>
              <w:jc w:val="center"/>
              <w:rPr>
                <w:sz w:val="20"/>
                <w:szCs w:val="20"/>
                <w:lang w:val="sr-Cyrl-RS"/>
                <w:rPrChange w:id="14069" w:author="Milan Stojkov" w:date="2026-10-02T11:00:00Z">
                  <w:rPr>
                    <w:sz w:val="20"/>
                    <w:szCs w:val="20"/>
                  </w:rPr>
                </w:rPrChange>
              </w:rPr>
              <w:pPrChange w:id="14068" w:author="Milica Radić" w:date="2026-10-04T02:16:51Z">
                <w:pPr/>
              </w:pPrChange>
            </w:pPr>
            <w:r>
              <w:rPr>
                <w:sz w:val="20"/>
                <w:szCs w:val="20"/>
                <w:lang w:val="sr-Cyrl-RS"/>
                <w:rPrChange w:id="14070" w:author="Milan Stojkov" w:date="2026-10-02T11:00:00Z">
                  <w:rPr>
                    <w:sz w:val="20"/>
                    <w:szCs w:val="20"/>
                  </w:rPr>
                </w:rPrChange>
              </w:rPr>
              <w:t>0,67889</w:t>
            </w:r>
          </w:p>
        </w:tc>
        <w:tc>
          <w:tcPr>
            <w:tcW w:w="15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071" w:author="Milica Radić" w:date="2026-10-04T02:16:55Z">
              <w:tcPr>
                <w:tcW w:w="2706"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73DFD2E">
            <w:pPr>
              <w:jc w:val="center"/>
              <w:rPr>
                <w:sz w:val="20"/>
                <w:szCs w:val="20"/>
                <w:lang w:val="sr-Cyrl-RS"/>
                <w:rPrChange w:id="14073" w:author="Milan Stojkov" w:date="2026-10-02T11:00:00Z">
                  <w:rPr>
                    <w:sz w:val="20"/>
                    <w:szCs w:val="20"/>
                  </w:rPr>
                </w:rPrChange>
              </w:rPr>
              <w:pPrChange w:id="14072" w:author="Milica Radić" w:date="2026-10-04T02:16:51Z">
                <w:pPr/>
              </w:pPrChange>
            </w:pPr>
            <w:r>
              <w:rPr>
                <w:sz w:val="20"/>
                <w:szCs w:val="20"/>
                <w:lang w:val="sr-Cyrl-RS"/>
                <w:rPrChange w:id="14074" w:author="Milan Stojkov" w:date="2026-10-02T11:00:00Z">
                  <w:rPr>
                    <w:sz w:val="20"/>
                    <w:szCs w:val="20"/>
                  </w:rPr>
                </w:rPrChange>
              </w:rPr>
              <w:t>0,98889</w:t>
            </w:r>
          </w:p>
        </w:tc>
      </w:tr>
      <w:tr w14:paraId="5ECB56A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075" w:author="Milica Radić" w:date="2026-10-04T02:16:5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rHeight w:val="90" w:hRule="atLeast"/>
        </w:trPr>
        <w:tc>
          <w:tcPr>
            <w:tcW w:w="143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076" w:author="Milica Radić" w:date="2026-10-04T02:16:55Z">
              <w:tcPr>
                <w:tcW w:w="2464"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278A61E">
            <w:pPr>
              <w:jc w:val="center"/>
              <w:rPr>
                <w:sz w:val="20"/>
                <w:szCs w:val="20"/>
                <w:lang w:val="sr-Cyrl-RS"/>
                <w:rPrChange w:id="14078" w:author="Milan Stojkov" w:date="2026-10-02T11:00:00Z">
                  <w:rPr>
                    <w:sz w:val="20"/>
                    <w:szCs w:val="20"/>
                  </w:rPr>
                </w:rPrChange>
              </w:rPr>
              <w:pPrChange w:id="14077" w:author="Milica Radić" w:date="2026-10-04T02:16:51Z">
                <w:pPr/>
              </w:pPrChange>
            </w:pPr>
            <w:r>
              <w:rPr>
                <w:i/>
                <w:iCs/>
                <w:sz w:val="20"/>
                <w:szCs w:val="20"/>
                <w:lang w:val="sr-Cyrl-RS"/>
                <w:rPrChange w:id="14079" w:author="Milan Stojkov" w:date="2026-10-02T11:00:00Z">
                  <w:rPr>
                    <w:i/>
                    <w:iCs/>
                    <w:sz w:val="20"/>
                    <w:szCs w:val="20"/>
                  </w:rPr>
                </w:rPrChange>
              </w:rPr>
              <w:t>Sybil</w:t>
            </w:r>
            <w:r>
              <w:rPr>
                <w:sz w:val="20"/>
                <w:szCs w:val="20"/>
                <w:lang w:val="sr-Cyrl-RS"/>
                <w:rPrChange w:id="14080" w:author="Milan Stojkov" w:date="2026-10-02T11:00:00Z">
                  <w:rPr>
                    <w:sz w:val="20"/>
                    <w:szCs w:val="20"/>
                  </w:rPr>
                </w:rPrChange>
              </w:rPr>
              <w:t>-отпорна</w:t>
            </w:r>
          </w:p>
        </w:tc>
        <w:tc>
          <w:tcPr>
            <w:tcW w:w="32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081" w:author="Milica Radić" w:date="2026-10-04T02:16:55Z">
              <w:tcPr>
                <w:tcW w:w="5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9898F97">
            <w:pPr>
              <w:jc w:val="center"/>
              <w:rPr>
                <w:sz w:val="20"/>
                <w:szCs w:val="20"/>
                <w:lang w:val="sr-Cyrl-RS"/>
                <w:rPrChange w:id="14083" w:author="Milan Stojkov" w:date="2026-10-02T11:00:00Z">
                  <w:rPr>
                    <w:sz w:val="20"/>
                    <w:szCs w:val="20"/>
                  </w:rPr>
                </w:rPrChange>
              </w:rPr>
              <w:pPrChange w:id="14082" w:author="Milica Radić" w:date="2026-10-04T02:16:51Z">
                <w:pPr/>
              </w:pPrChange>
            </w:pPr>
            <w:r>
              <w:rPr>
                <w:sz w:val="20"/>
                <w:szCs w:val="20"/>
                <w:lang w:val="sr-Cyrl-RS"/>
                <w:rPrChange w:id="14084" w:author="Milan Stojkov" w:date="2026-10-02T11:00:00Z">
                  <w:rPr>
                    <w:sz w:val="20"/>
                    <w:szCs w:val="20"/>
                  </w:rPr>
                </w:rPrChange>
              </w:rPr>
              <w:t>0,3</w:t>
            </w:r>
          </w:p>
        </w:tc>
        <w:tc>
          <w:tcPr>
            <w:tcW w:w="166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085" w:author="Milica Radić" w:date="2026-10-04T02:16:55Z">
              <w:tcPr>
                <w:tcW w:w="287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D563A4A">
            <w:pPr>
              <w:jc w:val="center"/>
              <w:rPr>
                <w:sz w:val="20"/>
                <w:szCs w:val="20"/>
                <w:lang w:val="sr-Cyrl-RS"/>
                <w:rPrChange w:id="14087" w:author="Milan Stojkov" w:date="2026-10-02T11:00:00Z">
                  <w:rPr>
                    <w:sz w:val="20"/>
                    <w:szCs w:val="20"/>
                  </w:rPr>
                </w:rPrChange>
              </w:rPr>
              <w:pPrChange w:id="14086" w:author="Milica Radić" w:date="2026-10-04T02:16:51Z">
                <w:pPr/>
              </w:pPrChange>
            </w:pPr>
            <w:r>
              <w:rPr>
                <w:sz w:val="20"/>
                <w:szCs w:val="20"/>
                <w:lang w:val="sr-Cyrl-RS"/>
                <w:rPrChange w:id="14088" w:author="Milan Stojkov" w:date="2026-10-02T11:00:00Z">
                  <w:rPr>
                    <w:sz w:val="20"/>
                    <w:szCs w:val="20"/>
                  </w:rPr>
                </w:rPrChange>
              </w:rPr>
              <w:t>0,05683</w:t>
            </w:r>
          </w:p>
        </w:tc>
        <w:tc>
          <w:tcPr>
            <w:tcW w:w="15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089" w:author="Milica Radić" w:date="2026-10-04T02:16:55Z">
              <w:tcPr>
                <w:tcW w:w="2706"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7007300D">
            <w:pPr>
              <w:jc w:val="center"/>
              <w:rPr>
                <w:sz w:val="20"/>
                <w:szCs w:val="20"/>
                <w:lang w:val="sr-Cyrl-RS"/>
                <w:rPrChange w:id="14091" w:author="Milan Stojkov" w:date="2026-10-02T11:00:00Z">
                  <w:rPr>
                    <w:sz w:val="20"/>
                    <w:szCs w:val="20"/>
                  </w:rPr>
                </w:rPrChange>
              </w:rPr>
              <w:pPrChange w:id="14090" w:author="Milica Radić" w:date="2026-10-04T02:16:51Z">
                <w:pPr/>
              </w:pPrChange>
            </w:pPr>
            <w:r>
              <w:rPr>
                <w:sz w:val="20"/>
                <w:szCs w:val="20"/>
                <w:lang w:val="sr-Cyrl-RS"/>
                <w:rPrChange w:id="14092" w:author="Milan Stojkov" w:date="2026-10-02T11:00:00Z">
                  <w:rPr>
                    <w:sz w:val="20"/>
                    <w:szCs w:val="20"/>
                  </w:rPr>
                </w:rPrChange>
              </w:rPr>
              <w:t>0,00000</w:t>
            </w:r>
          </w:p>
        </w:tc>
      </w:tr>
      <w:tr w14:paraId="0B80912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093" w:author="Milica Radić" w:date="2026-10-04T02:16:5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43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094" w:author="Milica Radić" w:date="2026-10-04T02:16:55Z">
              <w:tcPr>
                <w:tcW w:w="2464"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9C7850E">
            <w:pPr>
              <w:jc w:val="center"/>
              <w:rPr>
                <w:sz w:val="20"/>
                <w:szCs w:val="20"/>
                <w:lang w:val="sr-Cyrl-RS"/>
                <w:rPrChange w:id="14096" w:author="Milan Stojkov" w:date="2026-10-02T11:00:00Z">
                  <w:rPr>
                    <w:sz w:val="20"/>
                    <w:szCs w:val="20"/>
                  </w:rPr>
                </w:rPrChange>
              </w:rPr>
              <w:pPrChange w:id="14095" w:author="Milica Radić" w:date="2026-10-04T02:16:51Z">
                <w:pPr/>
              </w:pPrChange>
            </w:pPr>
            <w:r>
              <w:rPr>
                <w:i/>
                <w:iCs/>
                <w:sz w:val="20"/>
                <w:szCs w:val="20"/>
                <w:lang w:val="sr-Cyrl-RS"/>
                <w:rPrChange w:id="14097" w:author="Milan Stojkov" w:date="2026-10-02T11:00:00Z">
                  <w:rPr>
                    <w:i/>
                    <w:iCs/>
                    <w:sz w:val="20"/>
                    <w:szCs w:val="20"/>
                  </w:rPr>
                </w:rPrChange>
              </w:rPr>
              <w:t>Sybil</w:t>
            </w:r>
            <w:r>
              <w:rPr>
                <w:sz w:val="20"/>
                <w:szCs w:val="20"/>
                <w:lang w:val="sr-Cyrl-RS"/>
                <w:rPrChange w:id="14098" w:author="Milan Stojkov" w:date="2026-10-02T11:00:00Z">
                  <w:rPr>
                    <w:sz w:val="20"/>
                    <w:szCs w:val="20"/>
                  </w:rPr>
                </w:rPrChange>
              </w:rPr>
              <w:t>-отпорна</w:t>
            </w:r>
          </w:p>
        </w:tc>
        <w:tc>
          <w:tcPr>
            <w:tcW w:w="32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099" w:author="Milica Radić" w:date="2026-10-04T02:16:55Z">
              <w:tcPr>
                <w:tcW w:w="5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6483BC2">
            <w:pPr>
              <w:jc w:val="center"/>
              <w:rPr>
                <w:sz w:val="20"/>
                <w:szCs w:val="20"/>
                <w:lang w:val="sr-Cyrl-RS"/>
                <w:rPrChange w:id="14101" w:author="Milan Stojkov" w:date="2026-10-02T11:00:00Z">
                  <w:rPr>
                    <w:sz w:val="20"/>
                    <w:szCs w:val="20"/>
                  </w:rPr>
                </w:rPrChange>
              </w:rPr>
              <w:pPrChange w:id="14100" w:author="Milica Radić" w:date="2026-10-04T02:16:51Z">
                <w:pPr/>
              </w:pPrChange>
            </w:pPr>
            <w:r>
              <w:rPr>
                <w:sz w:val="20"/>
                <w:szCs w:val="20"/>
                <w:lang w:val="sr-Cyrl-RS"/>
                <w:rPrChange w:id="14102" w:author="Milan Stojkov" w:date="2026-10-02T11:00:00Z">
                  <w:rPr>
                    <w:sz w:val="20"/>
                    <w:szCs w:val="20"/>
                  </w:rPr>
                </w:rPrChange>
              </w:rPr>
              <w:t>0,5</w:t>
            </w:r>
          </w:p>
        </w:tc>
        <w:tc>
          <w:tcPr>
            <w:tcW w:w="166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103" w:author="Milica Radić" w:date="2026-10-04T02:16:55Z">
              <w:tcPr>
                <w:tcW w:w="287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C295ADF">
            <w:pPr>
              <w:jc w:val="center"/>
              <w:rPr>
                <w:sz w:val="20"/>
                <w:szCs w:val="20"/>
                <w:lang w:val="sr-Cyrl-RS"/>
                <w:rPrChange w:id="14105" w:author="Milan Stojkov" w:date="2026-10-02T11:00:00Z">
                  <w:rPr>
                    <w:sz w:val="20"/>
                    <w:szCs w:val="20"/>
                  </w:rPr>
                </w:rPrChange>
              </w:rPr>
              <w:pPrChange w:id="14104" w:author="Milica Radić" w:date="2026-10-04T02:16:51Z">
                <w:pPr/>
              </w:pPrChange>
            </w:pPr>
            <w:r>
              <w:rPr>
                <w:sz w:val="20"/>
                <w:szCs w:val="20"/>
                <w:lang w:val="sr-Cyrl-RS"/>
                <w:rPrChange w:id="14106" w:author="Milan Stojkov" w:date="2026-10-02T11:00:00Z">
                  <w:rPr>
                    <w:sz w:val="20"/>
                    <w:szCs w:val="20"/>
                  </w:rPr>
                </w:rPrChange>
              </w:rPr>
              <w:t>0,03841</w:t>
            </w:r>
          </w:p>
        </w:tc>
        <w:tc>
          <w:tcPr>
            <w:tcW w:w="15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107" w:author="Milica Radić" w:date="2026-10-04T02:16:55Z">
              <w:tcPr>
                <w:tcW w:w="2706"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98FC4E0">
            <w:pPr>
              <w:jc w:val="center"/>
              <w:rPr>
                <w:sz w:val="20"/>
                <w:szCs w:val="20"/>
                <w:lang w:val="sr-Cyrl-RS"/>
                <w:rPrChange w:id="14109" w:author="Milan Stojkov" w:date="2026-10-02T11:00:00Z">
                  <w:rPr>
                    <w:sz w:val="20"/>
                    <w:szCs w:val="20"/>
                  </w:rPr>
                </w:rPrChange>
              </w:rPr>
              <w:pPrChange w:id="14108" w:author="Milica Radić" w:date="2026-10-04T02:16:51Z">
                <w:pPr/>
              </w:pPrChange>
            </w:pPr>
            <w:r>
              <w:rPr>
                <w:sz w:val="20"/>
                <w:szCs w:val="20"/>
                <w:lang w:val="sr-Cyrl-RS"/>
                <w:rPrChange w:id="14110" w:author="Milan Stojkov" w:date="2026-10-02T11:00:00Z">
                  <w:rPr>
                    <w:sz w:val="20"/>
                    <w:szCs w:val="20"/>
                  </w:rPr>
                </w:rPrChange>
              </w:rPr>
              <w:t>0,00000</w:t>
            </w:r>
          </w:p>
        </w:tc>
      </w:tr>
      <w:tr w14:paraId="7BA49C9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111" w:author="Milica Radić" w:date="2026-10-04T02:16:5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43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112" w:author="Milica Radić" w:date="2026-10-04T02:16:55Z">
              <w:tcPr>
                <w:tcW w:w="2464"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E4C6AF7">
            <w:pPr>
              <w:jc w:val="center"/>
              <w:rPr>
                <w:sz w:val="20"/>
                <w:szCs w:val="20"/>
                <w:lang w:val="sr-Cyrl-RS"/>
                <w:rPrChange w:id="14114" w:author="Milan Stojkov" w:date="2026-10-02T11:00:00Z">
                  <w:rPr>
                    <w:sz w:val="20"/>
                    <w:szCs w:val="20"/>
                  </w:rPr>
                </w:rPrChange>
              </w:rPr>
              <w:pPrChange w:id="14113" w:author="Milica Radić" w:date="2026-10-04T02:16:51Z">
                <w:pPr/>
              </w:pPrChange>
            </w:pPr>
            <w:r>
              <w:rPr>
                <w:i/>
                <w:iCs/>
                <w:sz w:val="20"/>
                <w:szCs w:val="20"/>
                <w:lang w:val="sr-Cyrl-RS"/>
                <w:rPrChange w:id="14115" w:author="Milan Stojkov" w:date="2026-10-02T11:00:00Z">
                  <w:rPr>
                    <w:i/>
                    <w:iCs/>
                    <w:sz w:val="20"/>
                    <w:szCs w:val="20"/>
                  </w:rPr>
                </w:rPrChange>
              </w:rPr>
              <w:t>Eclipse</w:t>
            </w:r>
            <w:r>
              <w:rPr>
                <w:sz w:val="20"/>
                <w:szCs w:val="20"/>
                <w:lang w:val="sr-Cyrl-RS"/>
                <w:rPrChange w:id="14116" w:author="Milan Stojkov" w:date="2026-10-02T11:00:00Z">
                  <w:rPr>
                    <w:sz w:val="20"/>
                    <w:szCs w:val="20"/>
                  </w:rPr>
                </w:rPrChange>
              </w:rPr>
              <w:t>-отпорна</w:t>
            </w:r>
          </w:p>
        </w:tc>
        <w:tc>
          <w:tcPr>
            <w:tcW w:w="327"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117" w:author="Milica Radić" w:date="2026-10-04T02:16:55Z">
              <w:tcPr>
                <w:tcW w:w="56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4B0669D">
            <w:pPr>
              <w:jc w:val="center"/>
              <w:rPr>
                <w:sz w:val="20"/>
                <w:szCs w:val="20"/>
                <w:lang w:val="sr-Cyrl-RS"/>
                <w:rPrChange w:id="14119" w:author="Milan Stojkov" w:date="2026-10-02T11:00:00Z">
                  <w:rPr>
                    <w:sz w:val="20"/>
                    <w:szCs w:val="20"/>
                  </w:rPr>
                </w:rPrChange>
              </w:rPr>
              <w:pPrChange w:id="14118" w:author="Milica Radić" w:date="2026-10-04T02:16:51Z">
                <w:pPr/>
              </w:pPrChange>
            </w:pPr>
            <w:r>
              <w:rPr>
                <w:sz w:val="20"/>
                <w:szCs w:val="20"/>
                <w:lang w:val="sr-Cyrl-RS"/>
                <w:rPrChange w:id="14120" w:author="Milan Stojkov" w:date="2026-10-02T11:00:00Z">
                  <w:rPr>
                    <w:sz w:val="20"/>
                    <w:szCs w:val="20"/>
                  </w:rPr>
                </w:rPrChange>
              </w:rPr>
              <w:t>0,3</w:t>
            </w:r>
          </w:p>
        </w:tc>
        <w:tc>
          <w:tcPr>
            <w:tcW w:w="166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121" w:author="Milica Radić" w:date="2026-10-04T02:16:55Z">
              <w:tcPr>
                <w:tcW w:w="2872"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E5D698D">
            <w:pPr>
              <w:jc w:val="center"/>
              <w:rPr>
                <w:sz w:val="20"/>
                <w:szCs w:val="20"/>
                <w:lang w:val="sr-Cyrl-RS"/>
                <w:rPrChange w:id="14123" w:author="Milan Stojkov" w:date="2026-10-02T11:00:00Z">
                  <w:rPr>
                    <w:sz w:val="20"/>
                    <w:szCs w:val="20"/>
                  </w:rPr>
                </w:rPrChange>
              </w:rPr>
              <w:pPrChange w:id="14122" w:author="Milica Radić" w:date="2026-10-04T02:16:51Z">
                <w:pPr/>
              </w:pPrChange>
            </w:pPr>
            <w:r>
              <w:rPr>
                <w:sz w:val="20"/>
                <w:szCs w:val="20"/>
                <w:lang w:val="sr-Cyrl-RS"/>
                <w:rPrChange w:id="14124" w:author="Milan Stojkov" w:date="2026-10-02T11:00:00Z">
                  <w:rPr>
                    <w:sz w:val="20"/>
                    <w:szCs w:val="20"/>
                  </w:rPr>
                </w:rPrChange>
              </w:rPr>
              <w:t>0,08905</w:t>
            </w:r>
          </w:p>
        </w:tc>
        <w:tc>
          <w:tcPr>
            <w:tcW w:w="1571"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125" w:author="Milica Radić" w:date="2026-10-04T02:16:55Z">
              <w:tcPr>
                <w:tcW w:w="2706"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0A7423B">
            <w:pPr>
              <w:jc w:val="center"/>
              <w:rPr>
                <w:sz w:val="20"/>
                <w:szCs w:val="20"/>
                <w:lang w:val="sr-Cyrl-RS"/>
                <w:rPrChange w:id="14127" w:author="Milan Stojkov" w:date="2026-10-02T11:00:00Z">
                  <w:rPr>
                    <w:sz w:val="20"/>
                    <w:szCs w:val="20"/>
                  </w:rPr>
                </w:rPrChange>
              </w:rPr>
              <w:pPrChange w:id="14126" w:author="Milica Radić" w:date="2026-10-04T02:16:51Z">
                <w:pPr/>
              </w:pPrChange>
            </w:pPr>
            <w:r>
              <w:rPr>
                <w:sz w:val="20"/>
                <w:szCs w:val="20"/>
                <w:lang w:val="sr-Cyrl-RS"/>
                <w:rPrChange w:id="14128" w:author="Milan Stojkov" w:date="2026-10-02T11:00:00Z">
                  <w:rPr>
                    <w:sz w:val="20"/>
                    <w:szCs w:val="20"/>
                  </w:rPr>
                </w:rPrChange>
              </w:rPr>
              <w:t>0,00000</w:t>
            </w:r>
          </w:p>
        </w:tc>
      </w:tr>
      <w:tr w14:paraId="78BDBD7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129" w:author="Milica Radić" w:date="2026-10-04T02:16:5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431" w:type="pct"/>
            <w:tcBorders>
              <w:top w:val="single" w:color="000000" w:sz="4" w:space="0"/>
              <w:right w:val="single" w:color="000000" w:sz="4" w:space="0"/>
            </w:tcBorders>
            <w:tcMar>
              <w:top w:w="15" w:type="dxa"/>
              <w:left w:w="15" w:type="dxa"/>
              <w:bottom w:w="15" w:type="dxa"/>
              <w:right w:w="15" w:type="dxa"/>
            </w:tcMar>
            <w:vAlign w:val="center"/>
            <w:tcPrChange w:id="14130" w:author="Milica Radić" w:date="2026-10-04T02:16:55Z">
              <w:tcPr>
                <w:tcW w:w="2464" w:type="dxa"/>
                <w:tcBorders>
                  <w:top w:val="single" w:color="000000" w:sz="4" w:space="0"/>
                  <w:right w:val="single" w:color="000000" w:sz="4" w:space="0"/>
                </w:tcBorders>
                <w:tcMar>
                  <w:top w:w="15" w:type="dxa"/>
                  <w:left w:w="15" w:type="dxa"/>
                  <w:bottom w:w="15" w:type="dxa"/>
                  <w:right w:w="15" w:type="dxa"/>
                </w:tcMar>
                <w:vAlign w:val="center"/>
              </w:tcPr>
            </w:tcPrChange>
          </w:tcPr>
          <w:p w14:paraId="75180772">
            <w:pPr>
              <w:jc w:val="center"/>
              <w:rPr>
                <w:sz w:val="20"/>
                <w:szCs w:val="20"/>
                <w:lang w:val="sr-Cyrl-RS"/>
                <w:rPrChange w:id="14132" w:author="Milan Stojkov" w:date="2026-10-02T11:00:00Z">
                  <w:rPr>
                    <w:sz w:val="20"/>
                    <w:szCs w:val="20"/>
                  </w:rPr>
                </w:rPrChange>
              </w:rPr>
              <w:pPrChange w:id="14131" w:author="Milica Radić" w:date="2026-10-04T02:16:51Z">
                <w:pPr/>
              </w:pPrChange>
            </w:pPr>
            <w:r>
              <w:rPr>
                <w:i/>
                <w:iCs/>
                <w:sz w:val="20"/>
                <w:szCs w:val="20"/>
                <w:lang w:val="sr-Cyrl-RS"/>
                <w:rPrChange w:id="14133" w:author="Milan Stojkov" w:date="2026-10-02T11:00:00Z">
                  <w:rPr>
                    <w:i/>
                    <w:iCs/>
                    <w:sz w:val="20"/>
                    <w:szCs w:val="20"/>
                  </w:rPr>
                </w:rPrChange>
              </w:rPr>
              <w:t>Eclipse</w:t>
            </w:r>
            <w:r>
              <w:rPr>
                <w:sz w:val="20"/>
                <w:szCs w:val="20"/>
                <w:lang w:val="sr-Cyrl-RS"/>
                <w:rPrChange w:id="14134" w:author="Milan Stojkov" w:date="2026-10-02T11:00:00Z">
                  <w:rPr>
                    <w:sz w:val="20"/>
                    <w:szCs w:val="20"/>
                  </w:rPr>
                </w:rPrChange>
              </w:rPr>
              <w:t>-отпорна</w:t>
            </w:r>
          </w:p>
        </w:tc>
        <w:tc>
          <w:tcPr>
            <w:tcW w:w="327"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4135" w:author="Milica Radić" w:date="2026-10-04T02:16:55Z">
              <w:tcPr>
                <w:tcW w:w="564"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35E2A26A">
            <w:pPr>
              <w:jc w:val="center"/>
              <w:rPr>
                <w:sz w:val="20"/>
                <w:szCs w:val="20"/>
                <w:lang w:val="sr-Cyrl-RS"/>
                <w:rPrChange w:id="14137" w:author="Milan Stojkov" w:date="2026-10-02T11:00:00Z">
                  <w:rPr>
                    <w:sz w:val="20"/>
                    <w:szCs w:val="20"/>
                  </w:rPr>
                </w:rPrChange>
              </w:rPr>
              <w:pPrChange w:id="14136" w:author="Milica Radić" w:date="2026-10-04T02:16:51Z">
                <w:pPr/>
              </w:pPrChange>
            </w:pPr>
            <w:r>
              <w:rPr>
                <w:sz w:val="20"/>
                <w:szCs w:val="20"/>
                <w:lang w:val="sr-Cyrl-RS"/>
                <w:rPrChange w:id="14138" w:author="Milan Stojkov" w:date="2026-10-02T11:00:00Z">
                  <w:rPr>
                    <w:sz w:val="20"/>
                    <w:szCs w:val="20"/>
                  </w:rPr>
                </w:rPrChange>
              </w:rPr>
              <w:t>0,5</w:t>
            </w:r>
          </w:p>
        </w:tc>
        <w:tc>
          <w:tcPr>
            <w:tcW w:w="1668"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4139" w:author="Milica Radić" w:date="2026-10-04T02:16:55Z">
              <w:tcPr>
                <w:tcW w:w="2872"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527D9C0A">
            <w:pPr>
              <w:jc w:val="center"/>
              <w:rPr>
                <w:sz w:val="20"/>
                <w:szCs w:val="20"/>
                <w:lang w:val="sr-Cyrl-RS"/>
                <w:rPrChange w:id="14141" w:author="Milan Stojkov" w:date="2026-10-02T11:00:00Z">
                  <w:rPr>
                    <w:sz w:val="20"/>
                    <w:szCs w:val="20"/>
                  </w:rPr>
                </w:rPrChange>
              </w:rPr>
              <w:pPrChange w:id="14140" w:author="Milica Radić" w:date="2026-10-04T02:16:51Z">
                <w:pPr/>
              </w:pPrChange>
            </w:pPr>
            <w:r>
              <w:rPr>
                <w:sz w:val="20"/>
                <w:szCs w:val="20"/>
                <w:lang w:val="sr-Cyrl-RS"/>
                <w:rPrChange w:id="14142" w:author="Milan Stojkov" w:date="2026-10-02T11:00:00Z">
                  <w:rPr>
                    <w:sz w:val="20"/>
                    <w:szCs w:val="20"/>
                  </w:rPr>
                </w:rPrChange>
              </w:rPr>
              <w:t>0,04429</w:t>
            </w:r>
          </w:p>
        </w:tc>
        <w:tc>
          <w:tcPr>
            <w:tcW w:w="1571" w:type="pct"/>
            <w:tcBorders>
              <w:top w:val="single" w:color="000000" w:sz="4" w:space="0"/>
              <w:left w:val="single" w:color="000000" w:sz="4" w:space="0"/>
            </w:tcBorders>
            <w:tcMar>
              <w:top w:w="15" w:type="dxa"/>
              <w:left w:w="15" w:type="dxa"/>
              <w:bottom w:w="15" w:type="dxa"/>
              <w:right w:w="15" w:type="dxa"/>
            </w:tcMar>
            <w:vAlign w:val="center"/>
            <w:tcPrChange w:id="14143" w:author="Milica Radić" w:date="2026-10-04T02:16:55Z">
              <w:tcPr>
                <w:tcW w:w="2706" w:type="dxa"/>
                <w:tcBorders>
                  <w:top w:val="single" w:color="000000" w:sz="4" w:space="0"/>
                  <w:left w:val="single" w:color="000000" w:sz="4" w:space="0"/>
                </w:tcBorders>
                <w:tcMar>
                  <w:top w:w="15" w:type="dxa"/>
                  <w:left w:w="15" w:type="dxa"/>
                  <w:bottom w:w="15" w:type="dxa"/>
                  <w:right w:w="15" w:type="dxa"/>
                </w:tcMar>
                <w:vAlign w:val="center"/>
              </w:tcPr>
            </w:tcPrChange>
          </w:tcPr>
          <w:p w14:paraId="37D81C2D">
            <w:pPr>
              <w:jc w:val="center"/>
              <w:rPr>
                <w:sz w:val="20"/>
                <w:szCs w:val="20"/>
                <w:lang w:val="sr-Cyrl-RS"/>
                <w:rPrChange w:id="14145" w:author="Milan Stojkov" w:date="2026-10-02T11:00:00Z">
                  <w:rPr>
                    <w:sz w:val="20"/>
                    <w:szCs w:val="20"/>
                  </w:rPr>
                </w:rPrChange>
              </w:rPr>
              <w:pPrChange w:id="14144" w:author="Milica Radić" w:date="2026-10-04T02:16:51Z">
                <w:pPr/>
              </w:pPrChange>
            </w:pPr>
            <w:r>
              <w:rPr>
                <w:sz w:val="20"/>
                <w:szCs w:val="20"/>
                <w:lang w:val="sr-Cyrl-RS"/>
                <w:rPrChange w:id="14146" w:author="Milan Stojkov" w:date="2026-10-02T11:00:00Z">
                  <w:rPr>
                    <w:sz w:val="20"/>
                    <w:szCs w:val="20"/>
                  </w:rPr>
                </w:rPrChange>
              </w:rPr>
              <w:t>0,00000</w:t>
            </w:r>
          </w:p>
        </w:tc>
      </w:tr>
    </w:tbl>
    <w:p w14:paraId="71CC8314">
      <w:pPr>
        <w:ind w:firstLine="360"/>
        <w:jc w:val="both"/>
        <w:rPr>
          <w:ins w:id="14147" w:author="Milica Radić" w:date="2026-10-04T02:16:21Z"/>
          <w:color w:val="000000"/>
          <w:sz w:val="22"/>
          <w:szCs w:val="22"/>
          <w:lang w:val="sr-Cyrl-RS"/>
        </w:rPr>
      </w:pPr>
    </w:p>
    <w:p w14:paraId="221982C0">
      <w:pPr>
        <w:ind w:firstLine="360"/>
        <w:jc w:val="both"/>
        <w:rPr>
          <w:ins w:id="14148" w:author="Milica Radić" w:date="2026-10-04T02:34:41Z"/>
          <w:color w:val="000000"/>
          <w:sz w:val="22"/>
          <w:szCs w:val="22"/>
          <w:lang w:val="sr-Cyrl-RS"/>
        </w:rPr>
      </w:pPr>
      <w:del w:id="14149" w:author="Milica Radić" w:date="2026-10-04T02:33:55Z">
        <w:r>
          <w:rPr>
            <w:color w:val="000000"/>
            <w:sz w:val="22"/>
            <w:szCs w:val="22"/>
            <w:lang w:val="sr-Cyrl-RS"/>
            <w:rPrChange w:id="14150" w:author="Milan Stojkov" w:date="2026-10-02T11:00:00Z">
              <w:rPr>
                <w:color w:val="000000"/>
                <w:sz w:val="22"/>
                <w:szCs w:val="22"/>
              </w:rPr>
            </w:rPrChange>
          </w:rPr>
          <w:delText xml:space="preserve">Однос није постепен него праговни. </w:delText>
        </w:r>
      </w:del>
      <w:r>
        <w:rPr>
          <w:color w:val="000000"/>
          <w:sz w:val="22"/>
          <w:szCs w:val="22"/>
          <w:lang w:val="sr-Cyrl-RS"/>
          <w:rPrChange w:id="14151" w:author="Milan Stojkov" w:date="2026-10-02T11:00:00Z">
            <w:rPr>
              <w:color w:val="000000"/>
              <w:sz w:val="22"/>
              <w:szCs w:val="22"/>
            </w:rPr>
          </w:rPrChange>
        </w:rPr>
        <w:t>Изолација захтева да нападач заузме свих седам места у скупу суседа, па пенетрација од 0,71 води изолацији 99</w:t>
      </w:r>
      <w:del w:id="14152" w:author="Milica Radić" w:date="2026-10-04T13:07:21Z">
        <w:r>
          <w:rPr>
            <w:color w:val="000000"/>
            <w:sz w:val="22"/>
            <w:szCs w:val="22"/>
            <w:lang w:val="sr-Cyrl-RS"/>
            <w:rPrChange w:id="14153" w:author="Milan Stojkov" w:date="2026-10-02T11:00:00Z">
              <w:rPr>
                <w:color w:val="000000"/>
                <w:sz w:val="22"/>
                <w:szCs w:val="22"/>
              </w:rPr>
            </w:rPrChange>
          </w:rPr>
          <w:delText xml:space="preserve"> </w:delText>
        </w:r>
      </w:del>
      <w:r>
        <w:rPr>
          <w:color w:val="000000"/>
          <w:sz w:val="22"/>
          <w:szCs w:val="22"/>
          <w:lang w:val="sr-Cyrl-RS"/>
          <w:rPrChange w:id="14155" w:author="Milan Stojkov" w:date="2026-10-02T11:00:00Z">
            <w:rPr>
              <w:color w:val="000000"/>
              <w:sz w:val="22"/>
              <w:szCs w:val="22"/>
            </w:rPr>
          </w:rPrChange>
        </w:rPr>
        <w:t xml:space="preserve">% жртава, док пенетрација испод 0,09 не изолује ниједну. </w:t>
      </w:r>
      <w:r>
        <w:rPr>
          <w:i/>
          <w:iCs/>
          <w:color w:val="000000"/>
          <w:sz w:val="22"/>
          <w:szCs w:val="22"/>
          <w:lang w:val="sr-Cyrl-RS"/>
          <w:rPrChange w:id="14156" w:author="Milan Stojkov" w:date="2026-10-02T11:00:00Z">
            <w:rPr>
              <w:i/>
              <w:iCs/>
              <w:color w:val="000000"/>
              <w:sz w:val="22"/>
              <w:szCs w:val="22"/>
            </w:rPr>
          </w:rPrChange>
        </w:rPr>
        <w:t xml:space="preserve">Sybil </w:t>
      </w:r>
      <w:r>
        <w:rPr>
          <w:color w:val="000000"/>
          <w:sz w:val="22"/>
          <w:szCs w:val="22"/>
          <w:lang w:val="sr-Cyrl-RS"/>
          <w:rPrChange w:id="14157" w:author="Milan Stojkov" w:date="2026-10-02T11:00:00Z">
            <w:rPr>
              <w:color w:val="000000"/>
              <w:sz w:val="22"/>
              <w:szCs w:val="22"/>
            </w:rPr>
          </w:rPrChange>
        </w:rPr>
        <w:t xml:space="preserve">напад, другим речима, не изолује чвор непосредно - он повећава вероватноћу да нападач у једном тренутку заузме и последње преостало место. Заштита </w:t>
      </w:r>
      <w:del w:id="14158" w:author="Milica Radić" w:date="2026-10-04T02:34:30Z">
        <w:r>
          <w:rPr>
            <w:color w:val="000000"/>
            <w:sz w:val="22"/>
            <w:szCs w:val="22"/>
            <w:lang w:val="sr-Cyrl-RS"/>
            <w:rPrChange w:id="14159" w:author="Milan Stojkov" w:date="2026-10-02T11:00:00Z">
              <w:rPr>
                <w:color w:val="000000"/>
                <w:sz w:val="22"/>
                <w:szCs w:val="22"/>
              </w:rPr>
            </w:rPrChange>
          </w:rPr>
          <w:delText xml:space="preserve">стога </w:delText>
        </w:r>
      </w:del>
      <w:ins w:id="14160" w:author="Milica Radić" w:date="2026-10-04T02:34:32Z">
        <w:r>
          <w:rPr>
            <w:color w:val="000000"/>
            <w:sz w:val="22"/>
            <w:szCs w:val="22"/>
            <w:lang w:val="sr-Cyrl-RS"/>
          </w:rPr>
          <w:t>зат</w:t>
        </w:r>
      </w:ins>
      <w:ins w:id="14161" w:author="Milica Radić" w:date="2026-10-04T02:34:33Z">
        <w:r>
          <w:rPr>
            <w:color w:val="000000"/>
            <w:sz w:val="22"/>
            <w:szCs w:val="22"/>
            <w:lang w:val="sr-Cyrl-RS"/>
          </w:rPr>
          <w:t>о</w:t>
        </w:r>
      </w:ins>
      <w:ins w:id="14162" w:author="Milica Radić" w:date="2026-10-04T02:34:33Z">
        <w:r>
          <w:rPr>
            <w:rFonts w:hint="default"/>
            <w:color w:val="000000"/>
            <w:sz w:val="22"/>
            <w:szCs w:val="22"/>
            <w:lang w:val="sr-Cyrl-RS"/>
          </w:rPr>
          <w:t xml:space="preserve"> </w:t>
        </w:r>
      </w:ins>
      <w:r>
        <w:rPr>
          <w:color w:val="000000"/>
          <w:sz w:val="22"/>
          <w:szCs w:val="22"/>
          <w:lang w:val="sr-Cyrl-RS"/>
          <w:rPrChange w:id="14163" w:author="Milan Stojkov" w:date="2026-10-02T11:00:00Z">
            <w:rPr>
              <w:color w:val="000000"/>
              <w:sz w:val="22"/>
              <w:szCs w:val="22"/>
            </w:rPr>
          </w:rPrChange>
        </w:rPr>
        <w:t>не мора да спречи сваки улазак; довољно је да удео задржи довољно ниско да до потпуног заузимања не дође.</w:t>
      </w:r>
    </w:p>
    <w:p w14:paraId="1EED00E9">
      <w:pPr>
        <w:ind w:firstLine="360"/>
        <w:jc w:val="both"/>
        <w:rPr>
          <w:ins w:id="14164" w:author="Milica Radić" w:date="2026-10-04T02:16:19Z"/>
          <w:color w:val="000000"/>
          <w:sz w:val="22"/>
          <w:szCs w:val="22"/>
          <w:lang w:val="sr-Cyrl-RS"/>
        </w:rPr>
      </w:pPr>
      <w:ins w:id="14165" w:author="Milica Radić" w:date="2026-10-04T02:39:38Z">
        <w:r>
          <w:rPr>
            <w:rFonts w:hint="default"/>
            <w:color w:val="000000"/>
            <w:sz w:val="22"/>
            <w:szCs w:val="22"/>
            <w:lang w:val="sr-Cyrl-RS"/>
          </w:rPr>
          <w:t xml:space="preserve">Даље се анализира како </w:t>
        </w:r>
      </w:ins>
      <w:ins w:id="14166" w:author="Milica Radić" w:date="2026-10-04T02:39:38Z">
        <w:r>
          <w:rPr>
            <w:rFonts w:hint="default"/>
            <w:i/>
            <w:iCs/>
            <w:color w:val="000000"/>
            <w:sz w:val="22"/>
            <w:szCs w:val="22"/>
            <w:lang w:val="sr-Cyrl-RS"/>
            <w:rPrChange w:id="14167" w:author="Milica Radić" w:date="2026-10-04T02:39:42Z">
              <w:rPr>
                <w:rFonts w:hint="default"/>
                <w:color w:val="000000"/>
                <w:sz w:val="22"/>
                <w:szCs w:val="22"/>
                <w:lang w:val="sr-Cyrl-RS"/>
              </w:rPr>
            </w:rPrChange>
          </w:rPr>
          <w:t xml:space="preserve">Eclipse </w:t>
        </w:r>
      </w:ins>
      <w:ins w:id="14168" w:author="Milica Radić" w:date="2026-10-04T02:39:38Z">
        <w:r>
          <w:rPr>
            <w:rFonts w:hint="default"/>
            <w:color w:val="000000"/>
            <w:sz w:val="22"/>
            <w:szCs w:val="22"/>
            <w:lang w:val="sr-Cyrl-RS"/>
          </w:rPr>
          <w:t xml:space="preserve">повећава ефективни утицај </w:t>
        </w:r>
      </w:ins>
      <w:ins w:id="14169" w:author="Milica Radić" w:date="2026-10-04T02:39:38Z">
        <w:r>
          <w:rPr>
            <w:rFonts w:hint="default"/>
            <w:i/>
            <w:iCs/>
            <w:color w:val="000000"/>
            <w:sz w:val="22"/>
            <w:szCs w:val="22"/>
            <w:lang w:val="sr-Cyrl-RS"/>
            <w:rPrChange w:id="14170" w:author="Milica Radić" w:date="2026-10-04T02:39:45Z">
              <w:rPr>
                <w:rFonts w:hint="default"/>
                <w:color w:val="000000"/>
                <w:sz w:val="22"/>
                <w:szCs w:val="22"/>
                <w:lang w:val="sr-Cyrl-RS"/>
              </w:rPr>
            </w:rPrChange>
          </w:rPr>
          <w:t xml:space="preserve">Byzantine </w:t>
        </w:r>
      </w:ins>
      <w:ins w:id="14171" w:author="Milica Radić" w:date="2026-10-04T02:39:38Z">
        <w:r>
          <w:rPr>
            <w:rFonts w:hint="default"/>
            <w:color w:val="000000"/>
            <w:sz w:val="22"/>
            <w:szCs w:val="22"/>
            <w:lang w:val="sr-Cyrl-RS"/>
          </w:rPr>
          <w:t xml:space="preserve">вредности. Табела 7.30 упоређује жртве циљаног напада са осталим учесницима, и то по уделу </w:t>
        </w:r>
      </w:ins>
      <w:ins w:id="14172" w:author="Milica Radić" w:date="2026-10-04T02:39:38Z">
        <w:r>
          <w:rPr>
            <w:rFonts w:hint="default"/>
            <w:i/>
            <w:iCs/>
            <w:color w:val="000000"/>
            <w:sz w:val="22"/>
            <w:szCs w:val="22"/>
            <w:lang w:val="sr-Cyrl-RS"/>
            <w:rPrChange w:id="14173" w:author="Milica Radić" w:date="2026-10-04T02:39:52Z">
              <w:rPr>
                <w:rFonts w:hint="default"/>
                <w:color w:val="000000"/>
                <w:sz w:val="22"/>
                <w:szCs w:val="22"/>
                <w:lang w:val="sr-Cyrl-RS"/>
              </w:rPr>
            </w:rPrChange>
          </w:rPr>
          <w:t xml:space="preserve">Byzantine </w:t>
        </w:r>
      </w:ins>
      <w:ins w:id="14174" w:author="Milica Radić" w:date="2026-10-04T02:39:38Z">
        <w:r>
          <w:rPr>
            <w:rFonts w:hint="default"/>
            <w:color w:val="000000"/>
            <w:sz w:val="22"/>
            <w:szCs w:val="22"/>
            <w:lang w:val="sr-Cyrl-RS"/>
          </w:rPr>
          <w:t>суседа и по грешци коју имају.</w:t>
        </w:r>
      </w:ins>
    </w:p>
    <w:p w14:paraId="4ED4963B">
      <w:pPr>
        <w:ind w:firstLine="360"/>
        <w:jc w:val="both"/>
        <w:rPr>
          <w:color w:val="000000"/>
          <w:sz w:val="22"/>
          <w:szCs w:val="22"/>
          <w:lang w:val="sr-Cyrl-RS"/>
          <w:rPrChange w:id="14175" w:author="Milan Stojkov" w:date="2026-10-02T11:00:00Z">
            <w:rPr>
              <w:color w:val="000000"/>
              <w:sz w:val="22"/>
              <w:szCs w:val="22"/>
            </w:rPr>
          </w:rPrChange>
        </w:rPr>
      </w:pPr>
    </w:p>
    <w:p w14:paraId="47B9CC67">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4176" w:author="Milan Stojkov" w:date="2026-10-02T11:00:00Z">
            <w:rPr>
              <w:i/>
              <w:iCs/>
              <w:color w:val="000000"/>
              <w:sz w:val="20"/>
              <w:szCs w:val="20"/>
            </w:rPr>
          </w:rPrChange>
        </w:rPr>
      </w:pPr>
      <w:r>
        <w:rPr>
          <w:i/>
          <w:iCs/>
          <w:color w:val="000000"/>
          <w:sz w:val="20"/>
          <w:szCs w:val="20"/>
          <w:lang w:val="sr-Cyrl-RS"/>
          <w:rPrChange w:id="14177" w:author="Milan Stojkov" w:date="2026-10-02T11:00:00Z">
            <w:rPr>
              <w:i/>
              <w:iCs/>
              <w:color w:val="000000"/>
              <w:sz w:val="20"/>
              <w:szCs w:val="20"/>
            </w:rPr>
          </w:rPrChange>
        </w:rPr>
        <w:t>Табела 7.30</w:t>
      </w:r>
      <w:ins w:id="14178" w:author="Milica Radić" w:date="2026-10-04T15:39:28Z">
        <w:r>
          <w:rPr>
            <w:rFonts w:hint="default"/>
            <w:i/>
            <w:iCs/>
            <w:color w:val="000000"/>
            <w:sz w:val="20"/>
            <w:szCs w:val="20"/>
            <w:lang w:val="sr-Cyrl-RS"/>
          </w:rPr>
          <w:t xml:space="preserve"> </w:t>
        </w:r>
      </w:ins>
      <w:ins w:id="14179" w:author="Milica Radić" w:date="2026-10-04T15:39:29Z">
        <w:r>
          <w:rPr>
            <w:rFonts w:hint="default"/>
            <w:i/>
            <w:iCs/>
            <w:color w:val="000000"/>
            <w:sz w:val="20"/>
            <w:szCs w:val="20"/>
            <w:lang w:val="sr-Cyrl-RS"/>
          </w:rPr>
          <w:t xml:space="preserve">- </w:t>
        </w:r>
      </w:ins>
      <w:del w:id="14180" w:author="Milica Radić" w:date="2026-10-04T15:39:28Z">
        <w:r>
          <w:rPr>
            <w:i/>
            <w:iCs/>
            <w:color w:val="000000"/>
            <w:sz w:val="20"/>
            <w:szCs w:val="20"/>
            <w:lang w:val="sr-Cyrl-RS"/>
            <w:rPrChange w:id="14181" w:author="Milan Stojkov" w:date="2026-10-02T11:00:00Z">
              <w:rPr>
                <w:i/>
                <w:iCs/>
                <w:color w:val="000000"/>
                <w:sz w:val="20"/>
                <w:szCs w:val="20"/>
              </w:rPr>
            </w:rPrChange>
          </w:rPr>
          <w:delText>.</w:delText>
        </w:r>
      </w:del>
      <w:del w:id="14183" w:author="Milica Radić" w:date="2026-10-04T15:39:27Z">
        <w:r>
          <w:rPr>
            <w:i/>
            <w:iCs/>
            <w:color w:val="000000"/>
            <w:sz w:val="20"/>
            <w:szCs w:val="20"/>
            <w:lang w:val="sr-Cyrl-RS"/>
            <w:rPrChange w:id="14184" w:author="Milan Stojkov" w:date="2026-10-02T11:00:00Z">
              <w:rPr>
                <w:i/>
                <w:iCs/>
                <w:color w:val="000000"/>
                <w:sz w:val="20"/>
                <w:szCs w:val="20"/>
              </w:rPr>
            </w:rPrChange>
          </w:rPr>
          <w:delText xml:space="preserve"> </w:delText>
        </w:r>
      </w:del>
      <w:r>
        <w:rPr>
          <w:i/>
          <w:iCs/>
          <w:color w:val="000000"/>
          <w:sz w:val="20"/>
          <w:szCs w:val="20"/>
          <w:lang w:val="sr-Cyrl-RS"/>
          <w:rPrChange w:id="14186" w:author="Milan Stojkov" w:date="2026-10-02T11:00:00Z">
            <w:rPr>
              <w:i/>
              <w:iCs/>
              <w:color w:val="000000"/>
              <w:sz w:val="20"/>
              <w:szCs w:val="20"/>
            </w:rPr>
          </w:rPrChange>
        </w:rPr>
        <w:t>Удео Byzantine суседа и грешка код жртава циљаног напада, β = 0,3.</w:t>
      </w:r>
    </w:p>
    <w:tbl>
      <w:tblPr>
        <w:tblStyle w:val="114"/>
        <w:tblW w:w="4998"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14187" w:author="Milica Radić" w:date="2026-10-04T02:17:10Z">
          <w:tblPr>
            <w:tblStyle w:val="114"/>
            <w:tblW w:w="8603"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1273"/>
        <w:gridCol w:w="1217"/>
        <w:gridCol w:w="1735"/>
        <w:gridCol w:w="1022"/>
        <w:gridCol w:w="1268"/>
        <w:gridCol w:w="1331"/>
        <w:tblGridChange w:id="14188">
          <w:tblGrid>
            <w:gridCol w:w="1396"/>
            <w:gridCol w:w="1335"/>
            <w:gridCol w:w="1901"/>
            <w:gridCol w:w="1121"/>
            <w:gridCol w:w="1391"/>
            <w:gridCol w:w="1459"/>
          </w:tblGrid>
        </w:tblGridChange>
      </w:tblGrid>
      <w:tr w14:paraId="760DBD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189" w:author="Milica Radić" w:date="2026-10-04T02:17:10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trPrChange w:id="14189" w:author="Milica Radić" w:date="2026-10-04T02:17:10Z">
            <w:trPr>
              <w:tblHeader/>
            </w:trPr>
          </w:trPrChange>
        </w:trPr>
        <w:tc>
          <w:tcPr>
            <w:tcW w:w="811" w:type="pct"/>
            <w:tcBorders>
              <w:bottom w:val="single" w:color="000000" w:sz="4" w:space="0"/>
              <w:right w:val="single" w:color="000000" w:sz="4" w:space="0"/>
            </w:tcBorders>
            <w:tcMar>
              <w:top w:w="15" w:type="dxa"/>
              <w:left w:w="15" w:type="dxa"/>
              <w:bottom w:w="15" w:type="dxa"/>
              <w:right w:w="15" w:type="dxa"/>
            </w:tcMar>
            <w:vAlign w:val="center"/>
            <w:tcPrChange w:id="14190" w:author="Milica Radić" w:date="2026-10-04T02:17:10Z">
              <w:tcPr>
                <w:tcW w:w="1396" w:type="dxa"/>
                <w:tcBorders>
                  <w:bottom w:val="single" w:color="000000" w:sz="4" w:space="0"/>
                  <w:right w:val="single" w:color="000000" w:sz="4" w:space="0"/>
                </w:tcBorders>
                <w:tcMar>
                  <w:top w:w="15" w:type="dxa"/>
                  <w:left w:w="15" w:type="dxa"/>
                  <w:bottom w:w="15" w:type="dxa"/>
                  <w:right w:w="15" w:type="dxa"/>
                </w:tcMar>
                <w:vAlign w:val="center"/>
              </w:tcPr>
            </w:tcPrChange>
          </w:tcPr>
          <w:p w14:paraId="3DE35E4A">
            <w:pPr>
              <w:jc w:val="center"/>
              <w:rPr>
                <w:b/>
                <w:bCs/>
                <w:sz w:val="20"/>
                <w:szCs w:val="20"/>
                <w:lang w:val="sr-Cyrl-RS"/>
                <w:rPrChange w:id="14191" w:author="Milan Stojkov" w:date="2026-10-02T11:00:00Z">
                  <w:rPr>
                    <w:b/>
                    <w:bCs/>
                    <w:sz w:val="20"/>
                    <w:szCs w:val="20"/>
                  </w:rPr>
                </w:rPrChange>
              </w:rPr>
            </w:pPr>
            <w:ins w:id="14192" w:author="Milica Radić" w:date="2026-10-04T02:17:13Z">
              <w:r>
                <w:rPr>
                  <w:b/>
                  <w:bCs/>
                  <w:sz w:val="20"/>
                  <w:szCs w:val="20"/>
                  <w:lang w:val="sr-Cyrl-RS"/>
                </w:rPr>
                <w:t>С</w:t>
              </w:r>
            </w:ins>
            <w:del w:id="14193" w:author="Milica Radić" w:date="2026-10-04T02:17:12Z">
              <w:r>
                <w:rPr>
                  <w:b/>
                  <w:bCs/>
                  <w:sz w:val="20"/>
                  <w:szCs w:val="20"/>
                  <w:lang w:val="sr-Cyrl-RS"/>
                  <w:rPrChange w:id="14194" w:author="Milan Stojkov" w:date="2026-10-02T11:00:00Z">
                    <w:rPr>
                      <w:b/>
                      <w:bCs/>
                      <w:sz w:val="20"/>
                      <w:szCs w:val="20"/>
                    </w:rPr>
                  </w:rPrChange>
                </w:rPr>
                <w:delText>с</w:delText>
              </w:r>
            </w:del>
            <w:r>
              <w:rPr>
                <w:b/>
                <w:bCs/>
                <w:sz w:val="20"/>
                <w:szCs w:val="20"/>
                <w:lang w:val="sr-Cyrl-RS"/>
                <w:rPrChange w:id="14195" w:author="Milan Stojkov" w:date="2026-10-02T11:00:00Z">
                  <w:rPr>
                    <w:b/>
                    <w:bCs/>
                    <w:sz w:val="20"/>
                    <w:szCs w:val="20"/>
                  </w:rPr>
                </w:rPrChange>
              </w:rPr>
              <w:t>тратегија</w:t>
            </w:r>
          </w:p>
        </w:tc>
        <w:tc>
          <w:tcPr>
            <w:tcW w:w="775"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4196" w:author="Milica Radić" w:date="2026-10-04T02:17:10Z">
              <w:tcPr>
                <w:tcW w:w="1335"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6A512AD">
            <w:pPr>
              <w:jc w:val="center"/>
              <w:rPr>
                <w:b/>
                <w:bCs/>
                <w:sz w:val="20"/>
                <w:szCs w:val="20"/>
                <w:lang w:val="sr-Cyrl-RS"/>
                <w:rPrChange w:id="14197" w:author="Milan Stojkov" w:date="2026-10-02T11:00:00Z">
                  <w:rPr>
                    <w:b/>
                    <w:bCs/>
                    <w:sz w:val="20"/>
                    <w:szCs w:val="20"/>
                  </w:rPr>
                </w:rPrChange>
              </w:rPr>
            </w:pPr>
            <w:ins w:id="14198" w:author="Milica Radić" w:date="2026-10-04T02:17:16Z">
              <w:r>
                <w:rPr>
                  <w:b/>
                  <w:bCs/>
                  <w:sz w:val="20"/>
                  <w:szCs w:val="20"/>
                  <w:lang w:val="sr-Cyrl-RS"/>
                </w:rPr>
                <w:t>А</w:t>
              </w:r>
            </w:ins>
            <w:del w:id="14199" w:author="Milica Radić" w:date="2026-10-04T02:17:15Z">
              <w:r>
                <w:rPr>
                  <w:b/>
                  <w:bCs/>
                  <w:sz w:val="20"/>
                  <w:szCs w:val="20"/>
                  <w:lang w:val="sr-Cyrl-RS"/>
                  <w:rPrChange w:id="14200" w:author="Milan Stojkov" w:date="2026-10-02T11:00:00Z">
                    <w:rPr>
                      <w:b/>
                      <w:bCs/>
                      <w:sz w:val="20"/>
                      <w:szCs w:val="20"/>
                    </w:rPr>
                  </w:rPrChange>
                </w:rPr>
                <w:delText>а</w:delText>
              </w:r>
            </w:del>
            <w:r>
              <w:rPr>
                <w:b/>
                <w:bCs/>
                <w:sz w:val="20"/>
                <w:szCs w:val="20"/>
                <w:lang w:val="sr-Cyrl-RS"/>
                <w:rPrChange w:id="14201" w:author="Milan Stojkov" w:date="2026-10-02T11:00:00Z">
                  <w:rPr>
                    <w:b/>
                    <w:bCs/>
                    <w:sz w:val="20"/>
                    <w:szCs w:val="20"/>
                  </w:rPr>
                </w:rPrChange>
              </w:rPr>
              <w:t>грегација</w:t>
            </w:r>
          </w:p>
        </w:tc>
        <w:tc>
          <w:tcPr>
            <w:tcW w:w="1105"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4202" w:author="Milica Radić" w:date="2026-10-04T02:17:10Z">
              <w:tcPr>
                <w:tcW w:w="1901"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5CA4FDE">
            <w:pPr>
              <w:jc w:val="center"/>
              <w:rPr>
                <w:b/>
                <w:bCs/>
                <w:sz w:val="20"/>
                <w:szCs w:val="20"/>
                <w:lang w:val="sr-Cyrl-RS"/>
                <w:rPrChange w:id="14203" w:author="Milan Stojkov" w:date="2026-10-02T11:00:00Z">
                  <w:rPr>
                    <w:b/>
                    <w:bCs/>
                    <w:sz w:val="20"/>
                    <w:szCs w:val="20"/>
                  </w:rPr>
                </w:rPrChange>
              </w:rPr>
            </w:pPr>
            <w:r>
              <w:rPr>
                <w:b/>
                <w:bCs/>
                <w:i/>
                <w:iCs/>
                <w:sz w:val="20"/>
                <w:szCs w:val="20"/>
                <w:lang w:val="sr-Cyrl-RS"/>
                <w:rPrChange w:id="14204" w:author="Milan Stojkov" w:date="2026-10-02T11:00:00Z">
                  <w:rPr>
                    <w:b/>
                    <w:bCs/>
                    <w:i/>
                    <w:iCs/>
                    <w:sz w:val="20"/>
                    <w:szCs w:val="20"/>
                  </w:rPr>
                </w:rPrChange>
              </w:rPr>
              <w:t xml:space="preserve">Byzantine </w:t>
            </w:r>
            <w:r>
              <w:rPr>
                <w:b/>
                <w:bCs/>
                <w:sz w:val="20"/>
                <w:szCs w:val="20"/>
                <w:lang w:val="sr-Cyrl-RS"/>
                <w:rPrChange w:id="14205" w:author="Milan Stojkov" w:date="2026-10-02T11:00:00Z">
                  <w:rPr>
                    <w:b/>
                    <w:bCs/>
                    <w:sz w:val="20"/>
                    <w:szCs w:val="20"/>
                  </w:rPr>
                </w:rPrChange>
              </w:rPr>
              <w:t>код жртава</w:t>
            </w:r>
          </w:p>
        </w:tc>
        <w:tc>
          <w:tcPr>
            <w:tcW w:w="651"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4206" w:author="Milica Radić" w:date="2026-10-04T02:17:10Z">
              <w:tcPr>
                <w:tcW w:w="1121"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D66A309">
            <w:pPr>
              <w:jc w:val="center"/>
              <w:rPr>
                <w:b/>
                <w:bCs/>
                <w:sz w:val="20"/>
                <w:szCs w:val="20"/>
                <w:lang w:val="sr-Cyrl-RS"/>
                <w:rPrChange w:id="14207" w:author="Milan Stojkov" w:date="2026-10-02T11:00:00Z">
                  <w:rPr>
                    <w:b/>
                    <w:bCs/>
                    <w:sz w:val="20"/>
                    <w:szCs w:val="20"/>
                  </w:rPr>
                </w:rPrChange>
              </w:rPr>
            </w:pPr>
            <w:ins w:id="14208" w:author="Milica Radić" w:date="2026-10-04T02:17:19Z">
              <w:r>
                <w:rPr>
                  <w:b/>
                  <w:bCs/>
                  <w:sz w:val="20"/>
                  <w:szCs w:val="20"/>
                  <w:lang w:val="sr-Cyrl-RS"/>
                </w:rPr>
                <w:t>К</w:t>
              </w:r>
            </w:ins>
            <w:del w:id="14209" w:author="Milica Radić" w:date="2026-10-04T02:17:19Z">
              <w:r>
                <w:rPr>
                  <w:b/>
                  <w:bCs/>
                  <w:sz w:val="20"/>
                  <w:szCs w:val="20"/>
                  <w:lang w:val="sr-Cyrl-RS"/>
                  <w:rPrChange w:id="14210" w:author="Milan Stojkov" w:date="2026-10-02T11:00:00Z">
                    <w:rPr>
                      <w:b/>
                      <w:bCs/>
                      <w:sz w:val="20"/>
                      <w:szCs w:val="20"/>
                    </w:rPr>
                  </w:rPrChange>
                </w:rPr>
                <w:delText>к</w:delText>
              </w:r>
            </w:del>
            <w:r>
              <w:rPr>
                <w:b/>
                <w:bCs/>
                <w:sz w:val="20"/>
                <w:szCs w:val="20"/>
                <w:lang w:val="sr-Cyrl-RS"/>
                <w:rPrChange w:id="14211" w:author="Milan Stojkov" w:date="2026-10-02T11:00:00Z">
                  <w:rPr>
                    <w:b/>
                    <w:bCs/>
                    <w:sz w:val="20"/>
                    <w:szCs w:val="20"/>
                  </w:rPr>
                </w:rPrChange>
              </w:rPr>
              <w:t>од осталих</w:t>
            </w:r>
          </w:p>
        </w:tc>
        <w:tc>
          <w:tcPr>
            <w:tcW w:w="808"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4212" w:author="Milica Radić" w:date="2026-10-04T02:17:10Z">
              <w:tcPr>
                <w:tcW w:w="1391"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5894A44">
            <w:pPr>
              <w:jc w:val="center"/>
              <w:rPr>
                <w:b/>
                <w:bCs/>
                <w:sz w:val="20"/>
                <w:szCs w:val="20"/>
                <w:lang w:val="sr-Cyrl-RS"/>
                <w:rPrChange w:id="14213" w:author="Milan Stojkov" w:date="2026-10-02T11:00:00Z">
                  <w:rPr>
                    <w:b/>
                    <w:bCs/>
                    <w:sz w:val="20"/>
                    <w:szCs w:val="20"/>
                  </w:rPr>
                </w:rPrChange>
              </w:rPr>
            </w:pPr>
            <w:ins w:id="14214" w:author="Milica Radić" w:date="2026-10-04T02:17:22Z">
              <w:r>
                <w:rPr>
                  <w:b/>
                  <w:bCs/>
                  <w:sz w:val="20"/>
                  <w:szCs w:val="20"/>
                  <w:lang w:val="sr-Cyrl-RS"/>
                </w:rPr>
                <w:t>Г</w:t>
              </w:r>
            </w:ins>
            <w:del w:id="14215" w:author="Milica Radić" w:date="2026-10-04T02:17:22Z">
              <w:r>
                <w:rPr>
                  <w:b/>
                  <w:bCs/>
                  <w:sz w:val="20"/>
                  <w:szCs w:val="20"/>
                  <w:lang w:val="sr-Cyrl-RS"/>
                  <w:rPrChange w:id="14216" w:author="Milan Stojkov" w:date="2026-10-02T11:00:00Z">
                    <w:rPr>
                      <w:b/>
                      <w:bCs/>
                      <w:sz w:val="20"/>
                      <w:szCs w:val="20"/>
                    </w:rPr>
                  </w:rPrChange>
                </w:rPr>
                <w:delText>г</w:delText>
              </w:r>
            </w:del>
            <w:r>
              <w:rPr>
                <w:b/>
                <w:bCs/>
                <w:sz w:val="20"/>
                <w:szCs w:val="20"/>
                <w:lang w:val="sr-Cyrl-RS"/>
                <w:rPrChange w:id="14217" w:author="Milan Stojkov" w:date="2026-10-02T11:00:00Z">
                  <w:rPr>
                    <w:b/>
                    <w:bCs/>
                    <w:sz w:val="20"/>
                    <w:szCs w:val="20"/>
                  </w:rPr>
                </w:rPrChange>
              </w:rPr>
              <w:t>решка жртава</w:t>
            </w:r>
          </w:p>
        </w:tc>
        <w:tc>
          <w:tcPr>
            <w:tcW w:w="848" w:type="pct"/>
            <w:tcBorders>
              <w:left w:val="single" w:color="000000" w:sz="4" w:space="0"/>
              <w:bottom w:val="single" w:color="000000" w:sz="4" w:space="0"/>
            </w:tcBorders>
            <w:tcMar>
              <w:top w:w="15" w:type="dxa"/>
              <w:left w:w="15" w:type="dxa"/>
              <w:bottom w:w="15" w:type="dxa"/>
              <w:right w:w="15" w:type="dxa"/>
            </w:tcMar>
            <w:vAlign w:val="center"/>
            <w:tcPrChange w:id="14218" w:author="Milica Radić" w:date="2026-10-04T02:17:10Z">
              <w:tcPr>
                <w:tcW w:w="1459" w:type="dxa"/>
                <w:tcBorders>
                  <w:left w:val="single" w:color="000000" w:sz="4" w:space="0"/>
                  <w:bottom w:val="single" w:color="000000" w:sz="4" w:space="0"/>
                </w:tcBorders>
                <w:tcMar>
                  <w:top w:w="15" w:type="dxa"/>
                  <w:left w:w="15" w:type="dxa"/>
                  <w:bottom w:w="15" w:type="dxa"/>
                  <w:right w:w="15" w:type="dxa"/>
                </w:tcMar>
                <w:vAlign w:val="center"/>
              </w:tcPr>
            </w:tcPrChange>
          </w:tcPr>
          <w:p w14:paraId="6EF2DCCE">
            <w:pPr>
              <w:jc w:val="center"/>
              <w:rPr>
                <w:b/>
                <w:bCs/>
                <w:sz w:val="20"/>
                <w:szCs w:val="20"/>
                <w:lang w:val="sr-Cyrl-RS"/>
                <w:rPrChange w:id="14219" w:author="Milan Stojkov" w:date="2026-10-02T11:00:00Z">
                  <w:rPr>
                    <w:b/>
                    <w:bCs/>
                    <w:sz w:val="20"/>
                    <w:szCs w:val="20"/>
                  </w:rPr>
                </w:rPrChange>
              </w:rPr>
            </w:pPr>
            <w:ins w:id="14220" w:author="Milica Radić" w:date="2026-10-04T02:17:25Z">
              <w:r>
                <w:rPr>
                  <w:b/>
                  <w:bCs/>
                  <w:sz w:val="20"/>
                  <w:szCs w:val="20"/>
                  <w:lang w:val="sr-Cyrl-RS"/>
                </w:rPr>
                <w:t>Г</w:t>
              </w:r>
            </w:ins>
            <w:del w:id="14221" w:author="Milica Radić" w:date="2026-10-04T02:17:24Z">
              <w:r>
                <w:rPr>
                  <w:b/>
                  <w:bCs/>
                  <w:sz w:val="20"/>
                  <w:szCs w:val="20"/>
                  <w:lang w:val="sr-Cyrl-RS"/>
                  <w:rPrChange w:id="14222" w:author="Milan Stojkov" w:date="2026-10-02T11:00:00Z">
                    <w:rPr>
                      <w:b/>
                      <w:bCs/>
                      <w:sz w:val="20"/>
                      <w:szCs w:val="20"/>
                    </w:rPr>
                  </w:rPrChange>
                </w:rPr>
                <w:delText>г</w:delText>
              </w:r>
            </w:del>
            <w:r>
              <w:rPr>
                <w:b/>
                <w:bCs/>
                <w:sz w:val="20"/>
                <w:szCs w:val="20"/>
                <w:lang w:val="sr-Cyrl-RS"/>
                <w:rPrChange w:id="14223" w:author="Milan Stojkov" w:date="2026-10-02T11:00:00Z">
                  <w:rPr>
                    <w:b/>
                    <w:bCs/>
                    <w:sz w:val="20"/>
                    <w:szCs w:val="20"/>
                  </w:rPr>
                </w:rPrChange>
              </w:rPr>
              <w:t>решка осталих</w:t>
            </w:r>
          </w:p>
        </w:tc>
      </w:tr>
      <w:tr w14:paraId="09EB91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224" w:author="Milica Radić" w:date="2026-10-04T02:17:10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81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225" w:author="Milica Radić" w:date="2026-10-04T02:17:10Z">
              <w:tcPr>
                <w:tcW w:w="1396"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82507FA">
            <w:pPr>
              <w:jc w:val="center"/>
              <w:rPr>
                <w:sz w:val="20"/>
                <w:szCs w:val="20"/>
                <w:lang w:val="sr-Cyrl-RS"/>
                <w:rPrChange w:id="14227" w:author="Milan Stojkov" w:date="2026-10-02T11:00:00Z">
                  <w:rPr>
                    <w:sz w:val="20"/>
                    <w:szCs w:val="20"/>
                  </w:rPr>
                </w:rPrChange>
              </w:rPr>
              <w:pPrChange w:id="14226" w:author="Milica Radić" w:date="2026-10-04T02:17:09Z">
                <w:pPr/>
              </w:pPrChange>
            </w:pPr>
            <w:r>
              <w:rPr>
                <w:i/>
                <w:iCs/>
                <w:sz w:val="20"/>
                <w:szCs w:val="20"/>
                <w:lang w:val="sr-Cyrl-RS"/>
                <w:rPrChange w:id="14228" w:author="Milan Stojkov" w:date="2026-10-02T11:00:00Z">
                  <w:rPr>
                    <w:i/>
                    <w:iCs/>
                    <w:sz w:val="20"/>
                    <w:szCs w:val="20"/>
                  </w:rPr>
                </w:rPrChange>
              </w:rPr>
              <w:t>Random</w:t>
            </w:r>
          </w:p>
        </w:tc>
        <w:tc>
          <w:tcPr>
            <w:tcW w:w="77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229" w:author="Milica Radić" w:date="2026-10-04T02:17:10Z">
              <w:tcPr>
                <w:tcW w:w="133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FAFA7D0">
            <w:pPr>
              <w:jc w:val="center"/>
              <w:rPr>
                <w:sz w:val="20"/>
                <w:szCs w:val="20"/>
                <w:lang w:val="sr-Cyrl-RS"/>
                <w:rPrChange w:id="14231" w:author="Milan Stojkov" w:date="2026-10-02T11:00:00Z">
                  <w:rPr>
                    <w:sz w:val="20"/>
                    <w:szCs w:val="20"/>
                  </w:rPr>
                </w:rPrChange>
              </w:rPr>
              <w:pPrChange w:id="14230" w:author="Milica Radić" w:date="2026-10-04T02:17:09Z">
                <w:pPr/>
              </w:pPrChange>
            </w:pPr>
            <w:r>
              <w:rPr>
                <w:sz w:val="20"/>
                <w:szCs w:val="20"/>
                <w:lang w:val="sr-Cyrl-RS"/>
                <w:rPrChange w:id="14232" w:author="Milan Stojkov" w:date="2026-10-02T11:00:00Z">
                  <w:rPr>
                    <w:sz w:val="20"/>
                    <w:szCs w:val="20"/>
                  </w:rPr>
                </w:rPrChange>
              </w:rPr>
              <w:t>аритм. средина</w:t>
            </w:r>
          </w:p>
        </w:tc>
        <w:tc>
          <w:tcPr>
            <w:tcW w:w="110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233" w:author="Milica Radić" w:date="2026-10-04T02:17:10Z">
              <w:tcPr>
                <w:tcW w:w="190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0C58D8F">
            <w:pPr>
              <w:jc w:val="center"/>
              <w:rPr>
                <w:sz w:val="20"/>
                <w:szCs w:val="20"/>
                <w:lang w:val="sr-Cyrl-RS"/>
                <w:rPrChange w:id="14235" w:author="Milan Stojkov" w:date="2026-10-02T11:00:00Z">
                  <w:rPr>
                    <w:sz w:val="20"/>
                    <w:szCs w:val="20"/>
                  </w:rPr>
                </w:rPrChange>
              </w:rPr>
              <w:pPrChange w:id="14234" w:author="Milica Radić" w:date="2026-10-04T02:17:09Z">
                <w:pPr/>
              </w:pPrChange>
            </w:pPr>
            <w:r>
              <w:rPr>
                <w:sz w:val="20"/>
                <w:szCs w:val="20"/>
                <w:lang w:val="sr-Cyrl-RS"/>
                <w:rPrChange w:id="14236" w:author="Milan Stojkov" w:date="2026-10-02T11:00:00Z">
                  <w:rPr>
                    <w:sz w:val="20"/>
                    <w:szCs w:val="20"/>
                  </w:rPr>
                </w:rPrChange>
              </w:rPr>
              <w:t>0,27253</w:t>
            </w:r>
          </w:p>
        </w:tc>
        <w:tc>
          <w:tcPr>
            <w:tcW w:w="65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237" w:author="Milica Radić" w:date="2026-10-04T02:17:10Z">
              <w:tcPr>
                <w:tcW w:w="11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5D48D3B">
            <w:pPr>
              <w:jc w:val="center"/>
              <w:rPr>
                <w:sz w:val="20"/>
                <w:szCs w:val="20"/>
                <w:lang w:val="sr-Cyrl-RS"/>
                <w:rPrChange w:id="14239" w:author="Milan Stojkov" w:date="2026-10-02T11:00:00Z">
                  <w:rPr>
                    <w:sz w:val="20"/>
                    <w:szCs w:val="20"/>
                  </w:rPr>
                </w:rPrChange>
              </w:rPr>
              <w:pPrChange w:id="14238" w:author="Milica Radić" w:date="2026-10-04T02:17:09Z">
                <w:pPr/>
              </w:pPrChange>
            </w:pPr>
            <w:r>
              <w:rPr>
                <w:sz w:val="20"/>
                <w:szCs w:val="20"/>
                <w:lang w:val="sr-Cyrl-RS"/>
                <w:rPrChange w:id="14240" w:author="Milan Stojkov" w:date="2026-10-02T11:00:00Z">
                  <w:rPr>
                    <w:sz w:val="20"/>
                    <w:szCs w:val="20"/>
                  </w:rPr>
                </w:rPrChange>
              </w:rPr>
              <w:t>0,25625</w:t>
            </w:r>
          </w:p>
        </w:tc>
        <w:tc>
          <w:tcPr>
            <w:tcW w:w="80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241" w:author="Milica Radić" w:date="2026-10-04T02:17:10Z">
              <w:tcPr>
                <w:tcW w:w="139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63AC197">
            <w:pPr>
              <w:jc w:val="center"/>
              <w:rPr>
                <w:sz w:val="20"/>
                <w:szCs w:val="20"/>
                <w:lang w:val="sr-Cyrl-RS"/>
                <w:rPrChange w:id="14243" w:author="Milan Stojkov" w:date="2026-10-02T11:00:00Z">
                  <w:rPr>
                    <w:sz w:val="20"/>
                    <w:szCs w:val="20"/>
                  </w:rPr>
                </w:rPrChange>
              </w:rPr>
              <w:pPrChange w:id="14242" w:author="Milica Radić" w:date="2026-10-04T02:17:09Z">
                <w:pPr/>
              </w:pPrChange>
            </w:pPr>
            <w:r>
              <w:rPr>
                <w:sz w:val="20"/>
                <w:szCs w:val="20"/>
                <w:lang w:val="sr-Cyrl-RS"/>
                <w:rPrChange w:id="14244" w:author="Milan Stojkov" w:date="2026-10-02T11:00:00Z">
                  <w:rPr>
                    <w:sz w:val="20"/>
                    <w:szCs w:val="20"/>
                  </w:rPr>
                </w:rPrChange>
              </w:rPr>
              <w:t>0,22859</w:t>
            </w:r>
          </w:p>
        </w:tc>
        <w:tc>
          <w:tcPr>
            <w:tcW w:w="848"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245" w:author="Milica Radić" w:date="2026-10-04T02:17:10Z">
              <w:tcPr>
                <w:tcW w:w="1459"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7217753">
            <w:pPr>
              <w:jc w:val="center"/>
              <w:rPr>
                <w:sz w:val="20"/>
                <w:szCs w:val="20"/>
                <w:lang w:val="sr-Cyrl-RS"/>
                <w:rPrChange w:id="14247" w:author="Milan Stojkov" w:date="2026-10-02T11:00:00Z">
                  <w:rPr>
                    <w:sz w:val="20"/>
                    <w:szCs w:val="20"/>
                  </w:rPr>
                </w:rPrChange>
              </w:rPr>
              <w:pPrChange w:id="14246" w:author="Milica Radić" w:date="2026-10-04T02:17:09Z">
                <w:pPr/>
              </w:pPrChange>
            </w:pPr>
            <w:r>
              <w:rPr>
                <w:sz w:val="20"/>
                <w:szCs w:val="20"/>
                <w:lang w:val="sr-Cyrl-RS"/>
                <w:rPrChange w:id="14248" w:author="Milan Stojkov" w:date="2026-10-02T11:00:00Z">
                  <w:rPr>
                    <w:sz w:val="20"/>
                    <w:szCs w:val="20"/>
                  </w:rPr>
                </w:rPrChange>
              </w:rPr>
              <w:t>0,23814</w:t>
            </w:r>
          </w:p>
        </w:tc>
      </w:tr>
      <w:tr w14:paraId="504792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249" w:author="Milica Radić" w:date="2026-10-04T02:17:10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81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250" w:author="Milica Radić" w:date="2026-10-04T02:17:10Z">
              <w:tcPr>
                <w:tcW w:w="1396"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D2E60DE">
            <w:pPr>
              <w:jc w:val="center"/>
              <w:rPr>
                <w:sz w:val="20"/>
                <w:szCs w:val="20"/>
                <w:lang w:val="sr-Cyrl-RS"/>
                <w:rPrChange w:id="14252" w:author="Milan Stojkov" w:date="2026-10-02T11:00:00Z">
                  <w:rPr>
                    <w:sz w:val="20"/>
                    <w:szCs w:val="20"/>
                  </w:rPr>
                </w:rPrChange>
              </w:rPr>
              <w:pPrChange w:id="14251" w:author="Milica Radić" w:date="2026-10-04T02:17:09Z">
                <w:pPr/>
              </w:pPrChange>
            </w:pPr>
            <w:r>
              <w:rPr>
                <w:i/>
                <w:iCs/>
                <w:sz w:val="20"/>
                <w:szCs w:val="20"/>
                <w:lang w:val="sr-Cyrl-RS"/>
                <w:rPrChange w:id="14253" w:author="Milan Stojkov" w:date="2026-10-02T11:00:00Z">
                  <w:rPr>
                    <w:i/>
                    <w:iCs/>
                    <w:sz w:val="20"/>
                    <w:szCs w:val="20"/>
                  </w:rPr>
                </w:rPrChange>
              </w:rPr>
              <w:t>Sybil</w:t>
            </w:r>
            <w:r>
              <w:rPr>
                <w:sz w:val="20"/>
                <w:szCs w:val="20"/>
                <w:lang w:val="sr-Cyrl-RS"/>
                <w:rPrChange w:id="14254" w:author="Milan Stojkov" w:date="2026-10-02T11:00:00Z">
                  <w:rPr>
                    <w:sz w:val="20"/>
                    <w:szCs w:val="20"/>
                  </w:rPr>
                </w:rPrChange>
              </w:rPr>
              <w:t>-отпорна</w:t>
            </w:r>
          </w:p>
        </w:tc>
        <w:tc>
          <w:tcPr>
            <w:tcW w:w="77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255" w:author="Milica Radić" w:date="2026-10-04T02:17:10Z">
              <w:tcPr>
                <w:tcW w:w="133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746EA7B">
            <w:pPr>
              <w:jc w:val="center"/>
              <w:rPr>
                <w:sz w:val="20"/>
                <w:szCs w:val="20"/>
                <w:lang w:val="sr-Cyrl-RS"/>
                <w:rPrChange w:id="14257" w:author="Milan Stojkov" w:date="2026-10-02T11:00:00Z">
                  <w:rPr>
                    <w:sz w:val="20"/>
                    <w:szCs w:val="20"/>
                  </w:rPr>
                </w:rPrChange>
              </w:rPr>
              <w:pPrChange w:id="14256" w:author="Milica Radić" w:date="2026-10-04T02:17:09Z">
                <w:pPr/>
              </w:pPrChange>
            </w:pPr>
            <w:r>
              <w:rPr>
                <w:sz w:val="20"/>
                <w:szCs w:val="20"/>
                <w:lang w:val="sr-Cyrl-RS"/>
                <w:rPrChange w:id="14258" w:author="Milan Stojkov" w:date="2026-10-02T11:00:00Z">
                  <w:rPr>
                    <w:sz w:val="20"/>
                    <w:szCs w:val="20"/>
                  </w:rPr>
                </w:rPrChange>
              </w:rPr>
              <w:t>аритм. средина</w:t>
            </w:r>
          </w:p>
        </w:tc>
        <w:tc>
          <w:tcPr>
            <w:tcW w:w="110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259" w:author="Milica Radić" w:date="2026-10-04T02:17:10Z">
              <w:tcPr>
                <w:tcW w:w="190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69E559D">
            <w:pPr>
              <w:jc w:val="center"/>
              <w:rPr>
                <w:sz w:val="20"/>
                <w:szCs w:val="20"/>
                <w:lang w:val="sr-Cyrl-RS"/>
                <w:rPrChange w:id="14261" w:author="Milan Stojkov" w:date="2026-10-02T11:00:00Z">
                  <w:rPr>
                    <w:sz w:val="20"/>
                    <w:szCs w:val="20"/>
                  </w:rPr>
                </w:rPrChange>
              </w:rPr>
              <w:pPrChange w:id="14260" w:author="Milica Radić" w:date="2026-10-04T02:17:09Z">
                <w:pPr/>
              </w:pPrChange>
            </w:pPr>
            <w:r>
              <w:rPr>
                <w:sz w:val="20"/>
                <w:szCs w:val="20"/>
                <w:lang w:val="sr-Cyrl-RS"/>
                <w:rPrChange w:id="14262" w:author="Milan Stojkov" w:date="2026-10-02T11:00:00Z">
                  <w:rPr>
                    <w:sz w:val="20"/>
                    <w:szCs w:val="20"/>
                  </w:rPr>
                </w:rPrChange>
              </w:rPr>
              <w:t>0,18462</w:t>
            </w:r>
          </w:p>
        </w:tc>
        <w:tc>
          <w:tcPr>
            <w:tcW w:w="65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263" w:author="Milica Radić" w:date="2026-10-04T02:17:10Z">
              <w:tcPr>
                <w:tcW w:w="11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3473537">
            <w:pPr>
              <w:jc w:val="center"/>
              <w:rPr>
                <w:sz w:val="20"/>
                <w:szCs w:val="20"/>
                <w:lang w:val="sr-Cyrl-RS"/>
                <w:rPrChange w:id="14265" w:author="Milan Stojkov" w:date="2026-10-02T11:00:00Z">
                  <w:rPr>
                    <w:sz w:val="20"/>
                    <w:szCs w:val="20"/>
                  </w:rPr>
                </w:rPrChange>
              </w:rPr>
              <w:pPrChange w:id="14264" w:author="Milica Radić" w:date="2026-10-04T02:17:09Z">
                <w:pPr/>
              </w:pPrChange>
            </w:pPr>
            <w:r>
              <w:rPr>
                <w:sz w:val="20"/>
                <w:szCs w:val="20"/>
                <w:lang w:val="sr-Cyrl-RS"/>
                <w:rPrChange w:id="14266" w:author="Milan Stojkov" w:date="2026-10-02T11:00:00Z">
                  <w:rPr>
                    <w:sz w:val="20"/>
                    <w:szCs w:val="20"/>
                  </w:rPr>
                </w:rPrChange>
              </w:rPr>
              <w:t>0,03304</w:t>
            </w:r>
          </w:p>
        </w:tc>
        <w:tc>
          <w:tcPr>
            <w:tcW w:w="80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267" w:author="Milica Radić" w:date="2026-10-04T02:17:10Z">
              <w:tcPr>
                <w:tcW w:w="139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DD135E6">
            <w:pPr>
              <w:jc w:val="center"/>
              <w:rPr>
                <w:sz w:val="20"/>
                <w:szCs w:val="20"/>
                <w:lang w:val="sr-Cyrl-RS"/>
                <w:rPrChange w:id="14269" w:author="Milan Stojkov" w:date="2026-10-02T11:00:00Z">
                  <w:rPr>
                    <w:sz w:val="20"/>
                    <w:szCs w:val="20"/>
                  </w:rPr>
                </w:rPrChange>
              </w:rPr>
              <w:pPrChange w:id="14268" w:author="Milica Radić" w:date="2026-10-04T02:17:09Z">
                <w:pPr/>
              </w:pPrChange>
            </w:pPr>
            <w:r>
              <w:rPr>
                <w:sz w:val="20"/>
                <w:szCs w:val="20"/>
                <w:lang w:val="sr-Cyrl-RS"/>
                <w:rPrChange w:id="14270" w:author="Milan Stojkov" w:date="2026-10-02T11:00:00Z">
                  <w:rPr>
                    <w:sz w:val="20"/>
                    <w:szCs w:val="20"/>
                  </w:rPr>
                </w:rPrChange>
              </w:rPr>
              <w:t>0,41980</w:t>
            </w:r>
          </w:p>
        </w:tc>
        <w:tc>
          <w:tcPr>
            <w:tcW w:w="848"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271" w:author="Milica Radić" w:date="2026-10-04T02:17:10Z">
              <w:tcPr>
                <w:tcW w:w="1459"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E0DBE3A">
            <w:pPr>
              <w:jc w:val="center"/>
              <w:rPr>
                <w:sz w:val="20"/>
                <w:szCs w:val="20"/>
                <w:lang w:val="sr-Cyrl-RS"/>
                <w:rPrChange w:id="14273" w:author="Milan Stojkov" w:date="2026-10-02T11:00:00Z">
                  <w:rPr>
                    <w:sz w:val="20"/>
                    <w:szCs w:val="20"/>
                  </w:rPr>
                </w:rPrChange>
              </w:rPr>
              <w:pPrChange w:id="14272" w:author="Milica Radić" w:date="2026-10-04T02:17:09Z">
                <w:pPr/>
              </w:pPrChange>
            </w:pPr>
            <w:r>
              <w:rPr>
                <w:sz w:val="20"/>
                <w:szCs w:val="20"/>
                <w:lang w:val="sr-Cyrl-RS"/>
                <w:rPrChange w:id="14274" w:author="Milan Stojkov" w:date="2026-10-02T11:00:00Z">
                  <w:rPr>
                    <w:sz w:val="20"/>
                    <w:szCs w:val="20"/>
                  </w:rPr>
                </w:rPrChange>
              </w:rPr>
              <w:t>0,39163</w:t>
            </w:r>
          </w:p>
        </w:tc>
      </w:tr>
      <w:tr w14:paraId="42C8776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275" w:author="Milica Radić" w:date="2026-10-04T02:17:10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81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276" w:author="Milica Radić" w:date="2026-10-04T02:17:10Z">
              <w:tcPr>
                <w:tcW w:w="1396"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4D40936">
            <w:pPr>
              <w:jc w:val="center"/>
              <w:rPr>
                <w:sz w:val="20"/>
                <w:szCs w:val="20"/>
                <w:lang w:val="sr-Cyrl-RS"/>
                <w:rPrChange w:id="14278" w:author="Milan Stojkov" w:date="2026-10-02T11:00:00Z">
                  <w:rPr>
                    <w:sz w:val="20"/>
                    <w:szCs w:val="20"/>
                  </w:rPr>
                </w:rPrChange>
              </w:rPr>
              <w:pPrChange w:id="14277" w:author="Milica Radić" w:date="2026-10-04T02:17:09Z">
                <w:pPr/>
              </w:pPrChange>
            </w:pPr>
            <w:r>
              <w:rPr>
                <w:i/>
                <w:iCs/>
                <w:sz w:val="20"/>
                <w:szCs w:val="20"/>
                <w:lang w:val="sr-Cyrl-RS"/>
                <w:rPrChange w:id="14279" w:author="Milan Stojkov" w:date="2026-10-02T11:00:00Z">
                  <w:rPr>
                    <w:i/>
                    <w:iCs/>
                    <w:sz w:val="20"/>
                    <w:szCs w:val="20"/>
                  </w:rPr>
                </w:rPrChange>
              </w:rPr>
              <w:t>Sybil</w:t>
            </w:r>
            <w:r>
              <w:rPr>
                <w:sz w:val="20"/>
                <w:szCs w:val="20"/>
                <w:lang w:val="sr-Cyrl-RS"/>
                <w:rPrChange w:id="14280" w:author="Milan Stojkov" w:date="2026-10-02T11:00:00Z">
                  <w:rPr>
                    <w:sz w:val="20"/>
                    <w:szCs w:val="20"/>
                  </w:rPr>
                </w:rPrChange>
              </w:rPr>
              <w:t>-отпорна</w:t>
            </w:r>
          </w:p>
        </w:tc>
        <w:tc>
          <w:tcPr>
            <w:tcW w:w="77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281" w:author="Milica Radić" w:date="2026-10-04T02:17:10Z">
              <w:tcPr>
                <w:tcW w:w="133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5724631">
            <w:pPr>
              <w:jc w:val="center"/>
              <w:rPr>
                <w:sz w:val="20"/>
                <w:szCs w:val="20"/>
                <w:lang w:val="sr-Cyrl-RS"/>
                <w:rPrChange w:id="14283" w:author="Milan Stojkov" w:date="2026-10-02T11:00:00Z">
                  <w:rPr>
                    <w:sz w:val="20"/>
                    <w:szCs w:val="20"/>
                  </w:rPr>
                </w:rPrChange>
              </w:rPr>
              <w:pPrChange w:id="14282" w:author="Milica Radić" w:date="2026-10-04T02:17:09Z">
                <w:pPr/>
              </w:pPrChange>
            </w:pPr>
            <w:r>
              <w:rPr>
                <w:sz w:val="20"/>
                <w:szCs w:val="20"/>
                <w:lang w:val="sr-Cyrl-RS"/>
                <w:rPrChange w:id="14284" w:author="Milan Stojkov" w:date="2026-10-02T11:00:00Z">
                  <w:rPr>
                    <w:sz w:val="20"/>
                    <w:szCs w:val="20"/>
                  </w:rPr>
                </w:rPrChange>
              </w:rPr>
              <w:t>одсеч. средина</w:t>
            </w:r>
          </w:p>
        </w:tc>
        <w:tc>
          <w:tcPr>
            <w:tcW w:w="110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285" w:author="Milica Radić" w:date="2026-10-04T02:17:10Z">
              <w:tcPr>
                <w:tcW w:w="190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BFB9D04">
            <w:pPr>
              <w:jc w:val="center"/>
              <w:rPr>
                <w:sz w:val="20"/>
                <w:szCs w:val="20"/>
                <w:lang w:val="sr-Cyrl-RS"/>
                <w:rPrChange w:id="14287" w:author="Milan Stojkov" w:date="2026-10-02T11:00:00Z">
                  <w:rPr>
                    <w:sz w:val="20"/>
                    <w:szCs w:val="20"/>
                  </w:rPr>
                </w:rPrChange>
              </w:rPr>
              <w:pPrChange w:id="14286" w:author="Milica Radić" w:date="2026-10-04T02:17:09Z">
                <w:pPr/>
              </w:pPrChange>
            </w:pPr>
            <w:r>
              <w:rPr>
                <w:sz w:val="20"/>
                <w:szCs w:val="20"/>
                <w:lang w:val="sr-Cyrl-RS"/>
                <w:rPrChange w:id="14288" w:author="Milan Stojkov" w:date="2026-10-02T11:00:00Z">
                  <w:rPr>
                    <w:sz w:val="20"/>
                    <w:szCs w:val="20"/>
                  </w:rPr>
                </w:rPrChange>
              </w:rPr>
              <w:t>0,18901</w:t>
            </w:r>
          </w:p>
        </w:tc>
        <w:tc>
          <w:tcPr>
            <w:tcW w:w="65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289" w:author="Milica Radić" w:date="2026-10-04T02:17:10Z">
              <w:tcPr>
                <w:tcW w:w="11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EC38CC6">
            <w:pPr>
              <w:jc w:val="center"/>
              <w:rPr>
                <w:sz w:val="20"/>
                <w:szCs w:val="20"/>
                <w:lang w:val="sr-Cyrl-RS"/>
                <w:rPrChange w:id="14291" w:author="Milan Stojkov" w:date="2026-10-02T11:00:00Z">
                  <w:rPr>
                    <w:sz w:val="20"/>
                    <w:szCs w:val="20"/>
                  </w:rPr>
                </w:rPrChange>
              </w:rPr>
              <w:pPrChange w:id="14290" w:author="Milica Radić" w:date="2026-10-04T02:17:09Z">
                <w:pPr/>
              </w:pPrChange>
            </w:pPr>
            <w:r>
              <w:rPr>
                <w:sz w:val="20"/>
                <w:szCs w:val="20"/>
                <w:lang w:val="sr-Cyrl-RS"/>
                <w:rPrChange w:id="14292" w:author="Milan Stojkov" w:date="2026-10-02T11:00:00Z">
                  <w:rPr>
                    <w:sz w:val="20"/>
                    <w:szCs w:val="20"/>
                  </w:rPr>
                </w:rPrChange>
              </w:rPr>
              <w:t>0,03036</w:t>
            </w:r>
          </w:p>
        </w:tc>
        <w:tc>
          <w:tcPr>
            <w:tcW w:w="80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293" w:author="Milica Radić" w:date="2026-10-04T02:17:10Z">
              <w:tcPr>
                <w:tcW w:w="139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EFC7E8B">
            <w:pPr>
              <w:jc w:val="center"/>
              <w:rPr>
                <w:sz w:val="20"/>
                <w:szCs w:val="20"/>
                <w:lang w:val="sr-Cyrl-RS"/>
                <w:rPrChange w:id="14295" w:author="Milan Stojkov" w:date="2026-10-02T11:00:00Z">
                  <w:rPr>
                    <w:sz w:val="20"/>
                    <w:szCs w:val="20"/>
                  </w:rPr>
                </w:rPrChange>
              </w:rPr>
              <w:pPrChange w:id="14294" w:author="Milica Radić" w:date="2026-10-04T02:17:09Z">
                <w:pPr/>
              </w:pPrChange>
            </w:pPr>
            <w:r>
              <w:rPr>
                <w:sz w:val="20"/>
                <w:szCs w:val="20"/>
                <w:lang w:val="sr-Cyrl-RS"/>
                <w:rPrChange w:id="14296" w:author="Milan Stojkov" w:date="2026-10-02T11:00:00Z">
                  <w:rPr>
                    <w:sz w:val="20"/>
                    <w:szCs w:val="20"/>
                  </w:rPr>
                </w:rPrChange>
              </w:rPr>
              <w:t>0,00747</w:t>
            </w:r>
          </w:p>
        </w:tc>
        <w:tc>
          <w:tcPr>
            <w:tcW w:w="848"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297" w:author="Milica Radić" w:date="2026-10-04T02:17:10Z">
              <w:tcPr>
                <w:tcW w:w="1459"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78F62A7">
            <w:pPr>
              <w:jc w:val="center"/>
              <w:rPr>
                <w:sz w:val="20"/>
                <w:szCs w:val="20"/>
                <w:lang w:val="sr-Cyrl-RS"/>
                <w:rPrChange w:id="14299" w:author="Milan Stojkov" w:date="2026-10-02T11:00:00Z">
                  <w:rPr>
                    <w:sz w:val="20"/>
                    <w:szCs w:val="20"/>
                  </w:rPr>
                </w:rPrChange>
              </w:rPr>
              <w:pPrChange w:id="14298" w:author="Milica Radić" w:date="2026-10-04T02:17:09Z">
                <w:pPr/>
              </w:pPrChange>
            </w:pPr>
            <w:r>
              <w:rPr>
                <w:sz w:val="20"/>
                <w:szCs w:val="20"/>
                <w:lang w:val="sr-Cyrl-RS"/>
                <w:rPrChange w:id="14300" w:author="Milan Stojkov" w:date="2026-10-02T11:00:00Z">
                  <w:rPr>
                    <w:sz w:val="20"/>
                    <w:szCs w:val="20"/>
                  </w:rPr>
                </w:rPrChange>
              </w:rPr>
              <w:t>0,00742</w:t>
            </w:r>
          </w:p>
        </w:tc>
      </w:tr>
      <w:tr w14:paraId="3FADB1B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301" w:author="Milica Radić" w:date="2026-10-04T02:17:10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811"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302" w:author="Milica Radić" w:date="2026-10-04T02:17:10Z">
              <w:tcPr>
                <w:tcW w:w="1396"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F9AC434">
            <w:pPr>
              <w:jc w:val="center"/>
              <w:rPr>
                <w:sz w:val="20"/>
                <w:szCs w:val="20"/>
                <w:lang w:val="sr-Cyrl-RS"/>
                <w:rPrChange w:id="14304" w:author="Milan Stojkov" w:date="2026-10-02T11:00:00Z">
                  <w:rPr>
                    <w:sz w:val="20"/>
                    <w:szCs w:val="20"/>
                  </w:rPr>
                </w:rPrChange>
              </w:rPr>
              <w:pPrChange w:id="14303" w:author="Milica Radić" w:date="2026-10-04T02:17:09Z">
                <w:pPr/>
              </w:pPrChange>
            </w:pPr>
            <w:r>
              <w:rPr>
                <w:i/>
                <w:iCs/>
                <w:sz w:val="20"/>
                <w:szCs w:val="20"/>
                <w:lang w:val="sr-Cyrl-RS"/>
                <w:rPrChange w:id="14305" w:author="Milan Stojkov" w:date="2026-10-02T11:00:00Z">
                  <w:rPr>
                    <w:i/>
                    <w:iCs/>
                    <w:sz w:val="20"/>
                    <w:szCs w:val="20"/>
                  </w:rPr>
                </w:rPrChange>
              </w:rPr>
              <w:t>Eclipse</w:t>
            </w:r>
            <w:r>
              <w:rPr>
                <w:sz w:val="20"/>
                <w:szCs w:val="20"/>
                <w:lang w:val="sr-Cyrl-RS"/>
                <w:rPrChange w:id="14306" w:author="Milan Stojkov" w:date="2026-10-02T11:00:00Z">
                  <w:rPr>
                    <w:sz w:val="20"/>
                    <w:szCs w:val="20"/>
                  </w:rPr>
                </w:rPrChange>
              </w:rPr>
              <w:t>-отпорна</w:t>
            </w:r>
          </w:p>
        </w:tc>
        <w:tc>
          <w:tcPr>
            <w:tcW w:w="77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307" w:author="Milica Radić" w:date="2026-10-04T02:17:10Z">
              <w:tcPr>
                <w:tcW w:w="1335"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F65C16E">
            <w:pPr>
              <w:jc w:val="center"/>
              <w:rPr>
                <w:sz w:val="20"/>
                <w:szCs w:val="20"/>
                <w:lang w:val="sr-Cyrl-RS"/>
                <w:rPrChange w:id="14309" w:author="Milan Stojkov" w:date="2026-10-02T11:00:00Z">
                  <w:rPr>
                    <w:sz w:val="20"/>
                    <w:szCs w:val="20"/>
                  </w:rPr>
                </w:rPrChange>
              </w:rPr>
              <w:pPrChange w:id="14308" w:author="Milica Radić" w:date="2026-10-04T02:17:09Z">
                <w:pPr/>
              </w:pPrChange>
            </w:pPr>
            <w:r>
              <w:rPr>
                <w:sz w:val="20"/>
                <w:szCs w:val="20"/>
                <w:lang w:val="sr-Cyrl-RS"/>
                <w:rPrChange w:id="14310" w:author="Milan Stojkov" w:date="2026-10-02T11:00:00Z">
                  <w:rPr>
                    <w:sz w:val="20"/>
                    <w:szCs w:val="20"/>
                  </w:rPr>
                </w:rPrChange>
              </w:rPr>
              <w:t>аритм. средина</w:t>
            </w:r>
          </w:p>
        </w:tc>
        <w:tc>
          <w:tcPr>
            <w:tcW w:w="110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311" w:author="Milica Radić" w:date="2026-10-04T02:17:10Z">
              <w:tcPr>
                <w:tcW w:w="190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DBA57D3">
            <w:pPr>
              <w:jc w:val="center"/>
              <w:rPr>
                <w:sz w:val="20"/>
                <w:szCs w:val="20"/>
                <w:lang w:val="sr-Cyrl-RS"/>
                <w:rPrChange w:id="14313" w:author="Milan Stojkov" w:date="2026-10-02T11:00:00Z">
                  <w:rPr>
                    <w:sz w:val="20"/>
                    <w:szCs w:val="20"/>
                  </w:rPr>
                </w:rPrChange>
              </w:rPr>
              <w:pPrChange w:id="14312" w:author="Milica Radić" w:date="2026-10-04T02:17:09Z">
                <w:pPr/>
              </w:pPrChange>
            </w:pPr>
            <w:r>
              <w:rPr>
                <w:sz w:val="20"/>
                <w:szCs w:val="20"/>
                <w:lang w:val="sr-Cyrl-RS"/>
                <w:rPrChange w:id="14314" w:author="Milan Stojkov" w:date="2026-10-02T11:00:00Z">
                  <w:rPr>
                    <w:sz w:val="20"/>
                    <w:szCs w:val="20"/>
                  </w:rPr>
                </w:rPrChange>
              </w:rPr>
              <w:t>0,14505</w:t>
            </w:r>
          </w:p>
        </w:tc>
        <w:tc>
          <w:tcPr>
            <w:tcW w:w="65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315" w:author="Milica Radić" w:date="2026-10-04T02:17:10Z">
              <w:tcPr>
                <w:tcW w:w="112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0C822B5">
            <w:pPr>
              <w:jc w:val="center"/>
              <w:rPr>
                <w:sz w:val="20"/>
                <w:szCs w:val="20"/>
                <w:lang w:val="sr-Cyrl-RS"/>
                <w:rPrChange w:id="14317" w:author="Milan Stojkov" w:date="2026-10-02T11:00:00Z">
                  <w:rPr>
                    <w:sz w:val="20"/>
                    <w:szCs w:val="20"/>
                  </w:rPr>
                </w:rPrChange>
              </w:rPr>
              <w:pPrChange w:id="14316" w:author="Milica Radić" w:date="2026-10-04T02:17:09Z">
                <w:pPr/>
              </w:pPrChange>
            </w:pPr>
            <w:r>
              <w:rPr>
                <w:sz w:val="20"/>
                <w:szCs w:val="20"/>
                <w:lang w:val="sr-Cyrl-RS"/>
                <w:rPrChange w:id="14318" w:author="Milan Stojkov" w:date="2026-10-02T11:00:00Z">
                  <w:rPr>
                    <w:sz w:val="20"/>
                    <w:szCs w:val="20"/>
                  </w:rPr>
                </w:rPrChange>
              </w:rPr>
              <w:t>0,01518</w:t>
            </w:r>
          </w:p>
        </w:tc>
        <w:tc>
          <w:tcPr>
            <w:tcW w:w="80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319" w:author="Milica Radić" w:date="2026-10-04T02:17:10Z">
              <w:tcPr>
                <w:tcW w:w="139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8E82032">
            <w:pPr>
              <w:jc w:val="center"/>
              <w:rPr>
                <w:sz w:val="20"/>
                <w:szCs w:val="20"/>
                <w:lang w:val="sr-Cyrl-RS"/>
                <w:rPrChange w:id="14321" w:author="Milan Stojkov" w:date="2026-10-02T11:00:00Z">
                  <w:rPr>
                    <w:sz w:val="20"/>
                    <w:szCs w:val="20"/>
                  </w:rPr>
                </w:rPrChange>
              </w:rPr>
              <w:pPrChange w:id="14320" w:author="Milica Radić" w:date="2026-10-04T02:17:09Z">
                <w:pPr/>
              </w:pPrChange>
            </w:pPr>
            <w:r>
              <w:rPr>
                <w:sz w:val="20"/>
                <w:szCs w:val="20"/>
                <w:lang w:val="sr-Cyrl-RS"/>
                <w:rPrChange w:id="14322" w:author="Milan Stojkov" w:date="2026-10-02T11:00:00Z">
                  <w:rPr>
                    <w:sz w:val="20"/>
                    <w:szCs w:val="20"/>
                  </w:rPr>
                </w:rPrChange>
              </w:rPr>
              <w:t>0,31817</w:t>
            </w:r>
          </w:p>
        </w:tc>
        <w:tc>
          <w:tcPr>
            <w:tcW w:w="848"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323" w:author="Milica Radić" w:date="2026-10-04T02:17:10Z">
              <w:tcPr>
                <w:tcW w:w="1459"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C27D89D">
            <w:pPr>
              <w:jc w:val="center"/>
              <w:rPr>
                <w:sz w:val="20"/>
                <w:szCs w:val="20"/>
                <w:lang w:val="sr-Cyrl-RS"/>
                <w:rPrChange w:id="14325" w:author="Milan Stojkov" w:date="2026-10-02T11:00:00Z">
                  <w:rPr>
                    <w:sz w:val="20"/>
                    <w:szCs w:val="20"/>
                  </w:rPr>
                </w:rPrChange>
              </w:rPr>
              <w:pPrChange w:id="14324" w:author="Milica Radić" w:date="2026-10-04T02:17:09Z">
                <w:pPr/>
              </w:pPrChange>
            </w:pPr>
            <w:r>
              <w:rPr>
                <w:sz w:val="20"/>
                <w:szCs w:val="20"/>
                <w:lang w:val="sr-Cyrl-RS"/>
                <w:rPrChange w:id="14326" w:author="Milan Stojkov" w:date="2026-10-02T11:00:00Z">
                  <w:rPr>
                    <w:sz w:val="20"/>
                    <w:szCs w:val="20"/>
                  </w:rPr>
                </w:rPrChange>
              </w:rPr>
              <w:t>0,29261</w:t>
            </w:r>
          </w:p>
        </w:tc>
      </w:tr>
      <w:tr w14:paraId="716E860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327" w:author="Milica Radić" w:date="2026-10-04T02:17:10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811" w:type="pct"/>
            <w:tcBorders>
              <w:top w:val="single" w:color="000000" w:sz="4" w:space="0"/>
              <w:right w:val="single" w:color="000000" w:sz="4" w:space="0"/>
            </w:tcBorders>
            <w:tcMar>
              <w:top w:w="15" w:type="dxa"/>
              <w:left w:w="15" w:type="dxa"/>
              <w:bottom w:w="15" w:type="dxa"/>
              <w:right w:w="15" w:type="dxa"/>
            </w:tcMar>
            <w:vAlign w:val="center"/>
            <w:tcPrChange w:id="14328" w:author="Milica Radić" w:date="2026-10-04T02:17:10Z">
              <w:tcPr>
                <w:tcW w:w="1396" w:type="dxa"/>
                <w:tcBorders>
                  <w:top w:val="single" w:color="000000" w:sz="4" w:space="0"/>
                  <w:right w:val="single" w:color="000000" w:sz="4" w:space="0"/>
                </w:tcBorders>
                <w:tcMar>
                  <w:top w:w="15" w:type="dxa"/>
                  <w:left w:w="15" w:type="dxa"/>
                  <w:bottom w:w="15" w:type="dxa"/>
                  <w:right w:w="15" w:type="dxa"/>
                </w:tcMar>
                <w:vAlign w:val="center"/>
              </w:tcPr>
            </w:tcPrChange>
          </w:tcPr>
          <w:p w14:paraId="0587EEA0">
            <w:pPr>
              <w:jc w:val="center"/>
              <w:rPr>
                <w:sz w:val="20"/>
                <w:szCs w:val="20"/>
                <w:lang w:val="sr-Cyrl-RS"/>
                <w:rPrChange w:id="14330" w:author="Milan Stojkov" w:date="2026-10-02T11:00:00Z">
                  <w:rPr>
                    <w:sz w:val="20"/>
                    <w:szCs w:val="20"/>
                  </w:rPr>
                </w:rPrChange>
              </w:rPr>
              <w:pPrChange w:id="14329" w:author="Milica Radić" w:date="2026-10-04T02:17:09Z">
                <w:pPr/>
              </w:pPrChange>
            </w:pPr>
            <w:r>
              <w:rPr>
                <w:i/>
                <w:iCs/>
                <w:sz w:val="20"/>
                <w:szCs w:val="20"/>
                <w:lang w:val="sr-Cyrl-RS"/>
                <w:rPrChange w:id="14331" w:author="Milan Stojkov" w:date="2026-10-02T11:00:00Z">
                  <w:rPr>
                    <w:i/>
                    <w:iCs/>
                    <w:sz w:val="20"/>
                    <w:szCs w:val="20"/>
                  </w:rPr>
                </w:rPrChange>
              </w:rPr>
              <w:t>Eclipse</w:t>
            </w:r>
            <w:r>
              <w:rPr>
                <w:sz w:val="20"/>
                <w:szCs w:val="20"/>
                <w:lang w:val="sr-Cyrl-RS"/>
                <w:rPrChange w:id="14332" w:author="Milan Stojkov" w:date="2026-10-02T11:00:00Z">
                  <w:rPr>
                    <w:sz w:val="20"/>
                    <w:szCs w:val="20"/>
                  </w:rPr>
                </w:rPrChange>
              </w:rPr>
              <w:t>-отпорна</w:t>
            </w:r>
          </w:p>
        </w:tc>
        <w:tc>
          <w:tcPr>
            <w:tcW w:w="775"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4333" w:author="Milica Radić" w:date="2026-10-04T02:17:10Z">
              <w:tcPr>
                <w:tcW w:w="1335"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4ADA14D7">
            <w:pPr>
              <w:jc w:val="center"/>
              <w:rPr>
                <w:sz w:val="20"/>
                <w:szCs w:val="20"/>
                <w:lang w:val="sr-Cyrl-RS"/>
                <w:rPrChange w:id="14335" w:author="Milan Stojkov" w:date="2026-10-02T11:00:00Z">
                  <w:rPr>
                    <w:sz w:val="20"/>
                    <w:szCs w:val="20"/>
                  </w:rPr>
                </w:rPrChange>
              </w:rPr>
              <w:pPrChange w:id="14334" w:author="Milica Radić" w:date="2026-10-04T02:17:09Z">
                <w:pPr/>
              </w:pPrChange>
            </w:pPr>
            <w:r>
              <w:rPr>
                <w:sz w:val="20"/>
                <w:szCs w:val="20"/>
                <w:lang w:val="sr-Cyrl-RS"/>
                <w:rPrChange w:id="14336" w:author="Milan Stojkov" w:date="2026-10-02T11:00:00Z">
                  <w:rPr>
                    <w:sz w:val="20"/>
                    <w:szCs w:val="20"/>
                  </w:rPr>
                </w:rPrChange>
              </w:rPr>
              <w:t>одсеч. средина</w:t>
            </w:r>
          </w:p>
        </w:tc>
        <w:tc>
          <w:tcPr>
            <w:tcW w:w="1105"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4337" w:author="Milica Radić" w:date="2026-10-04T02:17:10Z">
              <w:tcPr>
                <w:tcW w:w="1901"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2B5E5619">
            <w:pPr>
              <w:jc w:val="center"/>
              <w:rPr>
                <w:sz w:val="20"/>
                <w:szCs w:val="20"/>
                <w:lang w:val="sr-Cyrl-RS"/>
                <w:rPrChange w:id="14339" w:author="Milan Stojkov" w:date="2026-10-02T11:00:00Z">
                  <w:rPr>
                    <w:sz w:val="20"/>
                    <w:szCs w:val="20"/>
                  </w:rPr>
                </w:rPrChange>
              </w:rPr>
              <w:pPrChange w:id="14338" w:author="Milica Radić" w:date="2026-10-04T02:17:09Z">
                <w:pPr/>
              </w:pPrChange>
            </w:pPr>
            <w:r>
              <w:rPr>
                <w:sz w:val="20"/>
                <w:szCs w:val="20"/>
                <w:lang w:val="sr-Cyrl-RS"/>
                <w:rPrChange w:id="14340" w:author="Milan Stojkov" w:date="2026-10-02T11:00:00Z">
                  <w:rPr>
                    <w:sz w:val="20"/>
                    <w:szCs w:val="20"/>
                  </w:rPr>
                </w:rPrChange>
              </w:rPr>
              <w:t>0,12967</w:t>
            </w:r>
          </w:p>
        </w:tc>
        <w:tc>
          <w:tcPr>
            <w:tcW w:w="651"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4341" w:author="Milica Radić" w:date="2026-10-04T02:17:10Z">
              <w:tcPr>
                <w:tcW w:w="1121"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5D19B653">
            <w:pPr>
              <w:jc w:val="center"/>
              <w:rPr>
                <w:sz w:val="20"/>
                <w:szCs w:val="20"/>
                <w:lang w:val="sr-Cyrl-RS"/>
                <w:rPrChange w:id="14343" w:author="Milan Stojkov" w:date="2026-10-02T11:00:00Z">
                  <w:rPr>
                    <w:sz w:val="20"/>
                    <w:szCs w:val="20"/>
                  </w:rPr>
                </w:rPrChange>
              </w:rPr>
              <w:pPrChange w:id="14342" w:author="Milica Radić" w:date="2026-10-04T02:17:09Z">
                <w:pPr/>
              </w:pPrChange>
            </w:pPr>
            <w:r>
              <w:rPr>
                <w:sz w:val="20"/>
                <w:szCs w:val="20"/>
                <w:lang w:val="sr-Cyrl-RS"/>
                <w:rPrChange w:id="14344" w:author="Milan Stojkov" w:date="2026-10-02T11:00:00Z">
                  <w:rPr>
                    <w:sz w:val="20"/>
                    <w:szCs w:val="20"/>
                  </w:rPr>
                </w:rPrChange>
              </w:rPr>
              <w:t>0,02054</w:t>
            </w:r>
          </w:p>
        </w:tc>
        <w:tc>
          <w:tcPr>
            <w:tcW w:w="808"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4345" w:author="Milica Radić" w:date="2026-10-04T02:17:10Z">
              <w:tcPr>
                <w:tcW w:w="1391"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3E7485AA">
            <w:pPr>
              <w:jc w:val="center"/>
              <w:rPr>
                <w:sz w:val="20"/>
                <w:szCs w:val="20"/>
                <w:lang w:val="sr-Cyrl-RS"/>
                <w:rPrChange w:id="14347" w:author="Milan Stojkov" w:date="2026-10-02T11:00:00Z">
                  <w:rPr>
                    <w:sz w:val="20"/>
                    <w:szCs w:val="20"/>
                  </w:rPr>
                </w:rPrChange>
              </w:rPr>
              <w:pPrChange w:id="14346" w:author="Milica Radić" w:date="2026-10-04T02:17:09Z">
                <w:pPr/>
              </w:pPrChange>
            </w:pPr>
            <w:r>
              <w:rPr>
                <w:sz w:val="20"/>
                <w:szCs w:val="20"/>
                <w:lang w:val="sr-Cyrl-RS"/>
                <w:rPrChange w:id="14348" w:author="Milan Stojkov" w:date="2026-10-02T11:00:00Z">
                  <w:rPr>
                    <w:sz w:val="20"/>
                    <w:szCs w:val="20"/>
                  </w:rPr>
                </w:rPrChange>
              </w:rPr>
              <w:t>0,00747</w:t>
            </w:r>
          </w:p>
        </w:tc>
        <w:tc>
          <w:tcPr>
            <w:tcW w:w="848" w:type="pct"/>
            <w:tcBorders>
              <w:top w:val="single" w:color="000000" w:sz="4" w:space="0"/>
              <w:left w:val="single" w:color="000000" w:sz="4" w:space="0"/>
            </w:tcBorders>
            <w:tcMar>
              <w:top w:w="15" w:type="dxa"/>
              <w:left w:w="15" w:type="dxa"/>
              <w:bottom w:w="15" w:type="dxa"/>
              <w:right w:w="15" w:type="dxa"/>
            </w:tcMar>
            <w:vAlign w:val="center"/>
            <w:tcPrChange w:id="14349" w:author="Milica Radić" w:date="2026-10-04T02:17:10Z">
              <w:tcPr>
                <w:tcW w:w="1459" w:type="dxa"/>
                <w:tcBorders>
                  <w:top w:val="single" w:color="000000" w:sz="4" w:space="0"/>
                  <w:left w:val="single" w:color="000000" w:sz="4" w:space="0"/>
                </w:tcBorders>
                <w:tcMar>
                  <w:top w:w="15" w:type="dxa"/>
                  <w:left w:w="15" w:type="dxa"/>
                  <w:bottom w:w="15" w:type="dxa"/>
                  <w:right w:w="15" w:type="dxa"/>
                </w:tcMar>
                <w:vAlign w:val="center"/>
              </w:tcPr>
            </w:tcPrChange>
          </w:tcPr>
          <w:p w14:paraId="173899BC">
            <w:pPr>
              <w:jc w:val="center"/>
              <w:rPr>
                <w:sz w:val="20"/>
                <w:szCs w:val="20"/>
                <w:lang w:val="sr-Cyrl-RS"/>
                <w:rPrChange w:id="14351" w:author="Milan Stojkov" w:date="2026-10-02T11:00:00Z">
                  <w:rPr>
                    <w:sz w:val="20"/>
                    <w:szCs w:val="20"/>
                  </w:rPr>
                </w:rPrChange>
              </w:rPr>
              <w:pPrChange w:id="14350" w:author="Milica Radić" w:date="2026-10-04T02:17:09Z">
                <w:pPr/>
              </w:pPrChange>
            </w:pPr>
            <w:r>
              <w:rPr>
                <w:sz w:val="20"/>
                <w:szCs w:val="20"/>
                <w:lang w:val="sr-Cyrl-RS"/>
                <w:rPrChange w:id="14352" w:author="Milan Stojkov" w:date="2026-10-02T11:00:00Z">
                  <w:rPr>
                    <w:sz w:val="20"/>
                    <w:szCs w:val="20"/>
                  </w:rPr>
                </w:rPrChange>
              </w:rPr>
              <w:t>0,00742</w:t>
            </w:r>
          </w:p>
        </w:tc>
      </w:tr>
    </w:tbl>
    <w:p w14:paraId="272BDD2E">
      <w:pPr>
        <w:ind w:firstLine="360"/>
        <w:jc w:val="both"/>
        <w:rPr>
          <w:ins w:id="14353" w:author="Milica Radić" w:date="2026-10-04T02:16:17Z"/>
          <w:color w:val="000000"/>
          <w:sz w:val="22"/>
          <w:szCs w:val="22"/>
          <w:lang w:val="sr-Cyrl-RS"/>
        </w:rPr>
      </w:pPr>
    </w:p>
    <w:p w14:paraId="2C17EC30">
      <w:pPr>
        <w:ind w:firstLine="360"/>
        <w:jc w:val="both"/>
        <w:rPr>
          <w:ins w:id="14354" w:author="Milica Radić" w:date="2026-10-04T15:22:54Z"/>
          <w:rFonts w:hint="default"/>
          <w:color w:val="000000"/>
          <w:sz w:val="22"/>
          <w:szCs w:val="22"/>
          <w:lang w:val="sr-Cyrl-RS"/>
        </w:rPr>
      </w:pPr>
      <w:ins w:id="14355" w:author="Milica Radić" w:date="2026-10-04T15:19:10Z">
        <w:r>
          <w:rPr>
            <w:rFonts w:hint="default"/>
            <w:color w:val="000000"/>
            <w:sz w:val="22"/>
            <w:szCs w:val="22"/>
            <w:lang w:val="sr-Cyrl-RS"/>
          </w:rPr>
          <w:t xml:space="preserve">Уз референтну стратегију и жртве </w:t>
        </w:r>
      </w:ins>
      <w:ins w:id="14356" w:author="Milica Radić" w:date="2026-10-04T15:19:10Z">
        <w:r>
          <w:rPr>
            <w:rFonts w:hint="default"/>
            <w:i/>
            <w:iCs/>
            <w:color w:val="000000"/>
            <w:sz w:val="22"/>
            <w:szCs w:val="22"/>
            <w:lang w:val="sr-Cyrl-RS"/>
            <w:rPrChange w:id="14357" w:author="Milica Radić" w:date="2026-10-04T15:19:13Z">
              <w:rPr>
                <w:rFonts w:hint="default"/>
                <w:color w:val="000000"/>
                <w:sz w:val="22"/>
                <w:szCs w:val="22"/>
                <w:lang w:val="sr-Cyrl-RS"/>
              </w:rPr>
            </w:rPrChange>
          </w:rPr>
          <w:t xml:space="preserve">Eclipse </w:t>
        </w:r>
      </w:ins>
      <w:ins w:id="14359" w:author="Milica Radić" w:date="2026-10-04T15:19:10Z">
        <w:r>
          <w:rPr>
            <w:rFonts w:hint="default"/>
            <w:color w:val="000000"/>
            <w:sz w:val="22"/>
            <w:szCs w:val="22"/>
            <w:lang w:val="sr-Cyrl-RS"/>
          </w:rPr>
          <w:t xml:space="preserve">напада и остали чворови имају приближне уделе </w:t>
        </w:r>
      </w:ins>
      <w:ins w:id="14360" w:author="Milica Radić" w:date="2026-10-04T15:19:10Z">
        <w:r>
          <w:rPr>
            <w:rFonts w:hint="default"/>
            <w:i/>
            <w:iCs/>
            <w:color w:val="000000"/>
            <w:sz w:val="22"/>
            <w:szCs w:val="22"/>
            <w:lang w:val="sr-Cyrl-RS"/>
            <w:rPrChange w:id="14361" w:author="Milica Radić" w:date="2026-10-04T15:19:18Z">
              <w:rPr>
                <w:rFonts w:hint="default"/>
                <w:color w:val="000000"/>
                <w:sz w:val="22"/>
                <w:szCs w:val="22"/>
                <w:lang w:val="sr-Cyrl-RS"/>
              </w:rPr>
            </w:rPrChange>
          </w:rPr>
          <w:t xml:space="preserve">Byzantine </w:t>
        </w:r>
      </w:ins>
      <w:ins w:id="14363" w:author="Milica Radić" w:date="2026-10-04T15:19:10Z">
        <w:r>
          <w:rPr>
            <w:rFonts w:hint="default"/>
            <w:color w:val="000000"/>
            <w:sz w:val="22"/>
            <w:szCs w:val="22"/>
            <w:lang w:val="sr-Cyrl-RS"/>
          </w:rPr>
          <w:t xml:space="preserve">суседа. То је последица тога што нападачи свуда улазе подједнако лако. Код заштитних стратегија ситуација је другачија </w:t>
        </w:r>
      </w:ins>
      <w:ins w:id="14364" w:author="Milica Radić" w:date="2026-10-04T15:19:25Z">
        <w:r>
          <w:rPr>
            <w:rFonts w:hint="default"/>
            <w:color w:val="000000"/>
            <w:sz w:val="22"/>
            <w:szCs w:val="22"/>
            <w:lang w:val="sr-Cyrl-RS"/>
          </w:rPr>
          <w:t xml:space="preserve">- </w:t>
        </w:r>
      </w:ins>
      <w:ins w:id="14365" w:author="Milica Radić" w:date="2026-10-04T15:19:10Z">
        <w:r>
          <w:rPr>
            <w:rFonts w:hint="default"/>
            <w:color w:val="000000"/>
            <w:sz w:val="22"/>
            <w:szCs w:val="22"/>
            <w:lang w:val="sr-Cyrl-RS"/>
          </w:rPr>
          <w:t xml:space="preserve">жртве имају знатно већи удео </w:t>
        </w:r>
      </w:ins>
      <w:ins w:id="14366" w:author="Milica Radić" w:date="2026-10-04T15:19:10Z">
        <w:r>
          <w:rPr>
            <w:rFonts w:hint="default"/>
            <w:i/>
            <w:iCs/>
            <w:color w:val="000000"/>
            <w:sz w:val="22"/>
            <w:szCs w:val="22"/>
            <w:lang w:val="sr-Cyrl-RS"/>
            <w:rPrChange w:id="14367" w:author="Milica Radić" w:date="2026-10-04T15:19:28Z">
              <w:rPr>
                <w:rFonts w:hint="default"/>
                <w:color w:val="000000"/>
                <w:sz w:val="22"/>
                <w:szCs w:val="22"/>
                <w:lang w:val="sr-Cyrl-RS"/>
              </w:rPr>
            </w:rPrChange>
          </w:rPr>
          <w:t xml:space="preserve">Byzantine </w:t>
        </w:r>
      </w:ins>
      <w:ins w:id="14369" w:author="Milica Radić" w:date="2026-10-04T15:19:10Z">
        <w:r>
          <w:rPr>
            <w:rFonts w:hint="default"/>
            <w:color w:val="000000"/>
            <w:sz w:val="22"/>
            <w:szCs w:val="22"/>
            <w:lang w:val="sr-Cyrl-RS"/>
          </w:rPr>
          <w:t>чворова.</w:t>
        </w:r>
      </w:ins>
      <w:ins w:id="14370" w:author="Milica Radić" w:date="2026-10-04T15:19:31Z">
        <w:r>
          <w:rPr>
            <w:rFonts w:hint="default"/>
            <w:color w:val="000000"/>
            <w:sz w:val="22"/>
            <w:szCs w:val="22"/>
            <w:lang w:val="sr-Cyrl-RS"/>
          </w:rPr>
          <w:t xml:space="preserve"> </w:t>
        </w:r>
      </w:ins>
      <w:ins w:id="14371" w:author="Milica Radić" w:date="2026-10-04T15:22:41Z">
        <w:r>
          <w:rPr>
            <w:rFonts w:hint="default"/>
            <w:color w:val="000000"/>
            <w:sz w:val="22"/>
            <w:szCs w:val="22"/>
            <w:lang w:val="sr-Cyrl-RS"/>
          </w:rPr>
          <w:t xml:space="preserve"> </w:t>
        </w:r>
      </w:ins>
      <w:ins w:id="14372" w:author="Milica Radić" w:date="2026-10-04T15:22:42Z">
        <w:r>
          <w:rPr>
            <w:rFonts w:hint="default"/>
            <w:color w:val="000000"/>
            <w:sz w:val="22"/>
            <w:szCs w:val="22"/>
            <w:lang w:val="sr-Cyrl-RS"/>
          </w:rPr>
          <w:t>До тога долази јер се жртвама нуде искључиво нападачки идентитети, док се осталима поред нападачких нуде и легитимни, па је нападачима теже да се пробију.</w:t>
        </w:r>
      </w:ins>
      <w:ins w:id="14373" w:author="Milica Radić" w:date="2026-10-04T15:25:46Z">
        <w:r>
          <w:rPr>
            <w:rFonts w:hint="default"/>
            <w:color w:val="000000"/>
            <w:sz w:val="22"/>
            <w:szCs w:val="22"/>
            <w:lang w:val="sr-Cyrl-RS"/>
          </w:rPr>
          <w:t xml:space="preserve"> Ово, међутим, прави штету само уз аритметичку средину. Уз одсечену средину грешка код жртава и осталих чворова разликује се тек у петој децимали.</w:t>
        </w:r>
      </w:ins>
    </w:p>
    <w:p w14:paraId="3817C3DB">
      <w:pPr>
        <w:ind w:firstLine="360"/>
        <w:jc w:val="both"/>
        <w:rPr>
          <w:ins w:id="14374" w:author="Milica Radić" w:date="2026-10-04T02:16:13Z"/>
          <w:color w:val="000000"/>
          <w:sz w:val="22"/>
          <w:szCs w:val="22"/>
          <w:lang w:val="sr-Cyrl-RS"/>
        </w:rPr>
      </w:pPr>
      <w:ins w:id="14375" w:author="Milica Radić" w:date="2026-10-04T15:22:54Z">
        <w:r>
          <w:rPr>
            <w:rFonts w:hint="default"/>
            <w:color w:val="000000"/>
            <w:sz w:val="22"/>
            <w:szCs w:val="22"/>
            <w:lang w:val="sr-Cyrl-RS"/>
          </w:rPr>
          <w:t>Остаје да се види где тачно робусна функција попушта. Табела 7.31 приказује грешку појединачног чвора према броју нападача у његовом скупу суседа.</w:t>
        </w:r>
      </w:ins>
      <w:del w:id="14376" w:author="Milica Radić" w:date="2026-10-04T15:19:09Z">
        <w:r>
          <w:rPr>
            <w:color w:val="000000"/>
            <w:sz w:val="22"/>
            <w:szCs w:val="22"/>
            <w:lang w:val="sr-Cyrl-RS"/>
            <w:rPrChange w:id="14377" w:author="Milan Stojkov" w:date="2026-10-02T11:00:00Z">
              <w:rPr>
                <w:color w:val="000000"/>
                <w:sz w:val="22"/>
                <w:szCs w:val="22"/>
              </w:rPr>
            </w:rPrChange>
          </w:rPr>
          <w:delText xml:space="preserve">Табела показује механизам којим </w:delText>
        </w:r>
      </w:del>
      <w:del w:id="14379" w:author="Milica Radić" w:date="2026-10-04T15:19:09Z">
        <w:r>
          <w:rPr>
            <w:i/>
            <w:iCs/>
            <w:color w:val="000000"/>
            <w:sz w:val="22"/>
            <w:szCs w:val="22"/>
            <w:lang w:val="sr-Cyrl-RS"/>
            <w:rPrChange w:id="14380" w:author="Milan Stojkov" w:date="2026-10-02T11:00:00Z">
              <w:rPr>
                <w:i/>
                <w:iCs/>
                <w:color w:val="000000"/>
                <w:sz w:val="22"/>
                <w:szCs w:val="22"/>
              </w:rPr>
            </w:rPrChange>
          </w:rPr>
          <w:delText xml:space="preserve">Eclipse </w:delText>
        </w:r>
      </w:del>
      <w:del w:id="14382" w:author="Milica Radić" w:date="2026-10-04T15:19:09Z">
        <w:r>
          <w:rPr>
            <w:color w:val="000000"/>
            <w:sz w:val="22"/>
            <w:szCs w:val="22"/>
            <w:lang w:val="sr-Cyrl-RS"/>
            <w:rPrChange w:id="14383" w:author="Milan Stojkov" w:date="2026-10-02T11:00:00Z">
              <w:rPr>
                <w:color w:val="000000"/>
                <w:sz w:val="22"/>
                <w:szCs w:val="22"/>
              </w:rPr>
            </w:rPrChange>
          </w:rPr>
          <w:delText xml:space="preserve">појачава </w:delText>
        </w:r>
      </w:del>
      <w:del w:id="14385" w:author="Milica Radić" w:date="2026-10-04T15:19:09Z">
        <w:r>
          <w:rPr>
            <w:i/>
            <w:iCs/>
            <w:color w:val="000000"/>
            <w:sz w:val="22"/>
            <w:szCs w:val="22"/>
            <w:lang w:val="sr-Cyrl-RS"/>
            <w:rPrChange w:id="14386" w:author="Milan Stojkov" w:date="2026-10-02T11:00:00Z">
              <w:rPr>
                <w:i/>
                <w:iCs/>
                <w:color w:val="000000"/>
                <w:sz w:val="22"/>
                <w:szCs w:val="22"/>
              </w:rPr>
            </w:rPrChange>
          </w:rPr>
          <w:delText xml:space="preserve">Byzantine </w:delText>
        </w:r>
      </w:del>
      <w:del w:id="14388" w:author="Milica Radić" w:date="2026-10-04T15:19:09Z">
        <w:r>
          <w:rPr>
            <w:color w:val="000000"/>
            <w:sz w:val="22"/>
            <w:szCs w:val="22"/>
            <w:lang w:val="sr-Cyrl-RS"/>
            <w:rPrChange w:id="14389" w:author="Milan Stojkov" w:date="2026-10-02T11:00:00Z">
              <w:rPr>
                <w:color w:val="000000"/>
                <w:sz w:val="22"/>
                <w:szCs w:val="22"/>
              </w:rPr>
            </w:rPrChange>
          </w:rPr>
          <w:delText xml:space="preserve">напад. Уз заштитне стратегије жртве имају пет до девет пута већи удео </w:delText>
        </w:r>
      </w:del>
      <w:del w:id="14391" w:author="Milica Radić" w:date="2026-10-04T15:19:09Z">
        <w:r>
          <w:rPr>
            <w:i/>
            <w:iCs/>
            <w:color w:val="000000"/>
            <w:sz w:val="22"/>
            <w:szCs w:val="22"/>
            <w:lang w:val="sr-Cyrl-RS"/>
            <w:rPrChange w:id="14392" w:author="Milan Stojkov" w:date="2026-10-02T11:00:00Z">
              <w:rPr>
                <w:i/>
                <w:iCs/>
                <w:color w:val="000000"/>
                <w:sz w:val="22"/>
                <w:szCs w:val="22"/>
              </w:rPr>
            </w:rPrChange>
          </w:rPr>
          <w:delText xml:space="preserve">Byzantine </w:delText>
        </w:r>
      </w:del>
      <w:del w:id="14394" w:author="Milica Radić" w:date="2026-10-04T15:19:09Z">
        <w:r>
          <w:rPr>
            <w:color w:val="000000"/>
            <w:sz w:val="22"/>
            <w:szCs w:val="22"/>
            <w:lang w:val="sr-Cyrl-RS"/>
            <w:rPrChange w:id="14395" w:author="Milan Stojkov" w:date="2026-10-02T11:00:00Z">
              <w:rPr>
                <w:color w:val="000000"/>
                <w:sz w:val="22"/>
                <w:szCs w:val="22"/>
              </w:rPr>
            </w:rPrChange>
          </w:rPr>
          <w:delText>суседа од осталих учесника, јер им се нуде искључиво нападачки идентитети, док је уз референтну стратегију удео уједначен. Значајно је да се та концентрација на грешку одражава само уз аритметичку средину: уз одсечену средину грешка жртава практично је једнака грешци осталих чворова. Робусна функција, дакле, штету задржава код жртве, а аритметичка средина је преноси на целу мрежу.</w:delText>
        </w:r>
      </w:del>
    </w:p>
    <w:p w14:paraId="4DECD3D7">
      <w:pPr>
        <w:ind w:firstLine="360"/>
        <w:jc w:val="both"/>
        <w:rPr>
          <w:color w:val="000000"/>
          <w:sz w:val="22"/>
          <w:szCs w:val="22"/>
          <w:lang w:val="sr-Cyrl-RS"/>
          <w:rPrChange w:id="14397" w:author="Milan Stojkov" w:date="2026-10-02T11:00:00Z">
            <w:rPr>
              <w:color w:val="000000"/>
              <w:sz w:val="22"/>
              <w:szCs w:val="22"/>
            </w:rPr>
          </w:rPrChange>
        </w:rPr>
      </w:pPr>
    </w:p>
    <w:p w14:paraId="04DEEDFA">
      <w:pPr>
        <w:pBdr>
          <w:top w:val="none" w:sz="0" w:space="0"/>
          <w:left w:val="none" w:sz="0" w:space="0"/>
          <w:bottom w:val="none" w:sz="0" w:space="0"/>
          <w:right w:val="none" w:sz="0" w:space="0"/>
          <w:between w:val="none" w:sz="0" w:space="0"/>
        </w:pBdr>
        <w:jc w:val="left"/>
        <w:rPr>
          <w:ins w:id="14399" w:author="Milica Radić" w:date="2026-10-04T15:47:09Z"/>
          <w:i/>
          <w:iCs/>
          <w:color w:val="000000"/>
          <w:sz w:val="20"/>
          <w:szCs w:val="20"/>
          <w:lang w:val="sr-Cyrl-RS"/>
        </w:rPr>
        <w:pPrChange w:id="14398" w:author="Milica Radić" w:date="2026-10-04T15:47:09Z">
          <w:pPr>
            <w:pBdr>
              <w:top w:val="none" w:color="auto" w:sz="0" w:space="0"/>
              <w:left w:val="none" w:color="auto" w:sz="0" w:space="0"/>
              <w:bottom w:val="none" w:color="auto" w:sz="0" w:space="0"/>
              <w:right w:val="none" w:color="auto" w:sz="0" w:space="0"/>
              <w:between w:val="none" w:color="auto" w:sz="0" w:space="0"/>
            </w:pBdr>
            <w:jc w:val="center"/>
          </w:pPr>
        </w:pPrChange>
      </w:pPr>
      <w:ins w:id="14400" w:author="Milica Radić" w:date="2026-10-04T15:47:09Z">
        <w:r>
          <w:rPr>
            <w:i/>
            <w:iCs/>
            <w:color w:val="000000"/>
            <w:sz w:val="20"/>
            <w:szCs w:val="20"/>
            <w:lang w:val="sr-Cyrl-RS"/>
          </w:rPr>
          <w:br w:type="page"/>
        </w:r>
      </w:ins>
    </w:p>
    <w:p w14:paraId="02C18D31">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4401" w:author="Milan Stojkov" w:date="2026-10-02T11:00:00Z">
            <w:rPr>
              <w:i/>
              <w:iCs/>
              <w:color w:val="000000"/>
              <w:sz w:val="20"/>
              <w:szCs w:val="20"/>
            </w:rPr>
          </w:rPrChange>
        </w:rPr>
      </w:pPr>
      <w:r>
        <w:rPr>
          <w:i/>
          <w:iCs/>
          <w:color w:val="000000"/>
          <w:sz w:val="20"/>
          <w:szCs w:val="20"/>
          <w:lang w:val="sr-Cyrl-RS"/>
          <w:rPrChange w:id="14402" w:author="Milan Stojkov" w:date="2026-10-02T11:00:00Z">
            <w:rPr>
              <w:i/>
              <w:iCs/>
              <w:color w:val="000000"/>
              <w:sz w:val="20"/>
              <w:szCs w:val="20"/>
            </w:rPr>
          </w:rPrChange>
        </w:rPr>
        <w:t>Табела 7.31</w:t>
      </w:r>
      <w:ins w:id="14403" w:author="Milica Radić" w:date="2026-10-04T15:39:34Z">
        <w:r>
          <w:rPr>
            <w:rFonts w:hint="default"/>
            <w:i/>
            <w:iCs/>
            <w:color w:val="000000"/>
            <w:sz w:val="20"/>
            <w:szCs w:val="20"/>
            <w:lang w:val="sr-Cyrl-RS"/>
          </w:rPr>
          <w:t xml:space="preserve"> -</w:t>
        </w:r>
      </w:ins>
      <w:ins w:id="14404" w:author="Milica Radić" w:date="2026-10-04T15:39:35Z">
        <w:r>
          <w:rPr>
            <w:rFonts w:hint="default"/>
            <w:i/>
            <w:iCs/>
            <w:color w:val="000000"/>
            <w:sz w:val="20"/>
            <w:szCs w:val="20"/>
            <w:lang w:val="sr-Cyrl-RS"/>
          </w:rPr>
          <w:t xml:space="preserve"> </w:t>
        </w:r>
      </w:ins>
      <w:del w:id="14405" w:author="Milica Radić" w:date="2026-10-04T15:39:33Z">
        <w:r>
          <w:rPr>
            <w:i/>
            <w:iCs/>
            <w:color w:val="000000"/>
            <w:sz w:val="20"/>
            <w:szCs w:val="20"/>
            <w:lang w:val="sr-Cyrl-RS"/>
            <w:rPrChange w:id="14406" w:author="Milan Stojkov" w:date="2026-10-02T11:00:00Z">
              <w:rPr>
                <w:i/>
                <w:iCs/>
                <w:color w:val="000000"/>
                <w:sz w:val="20"/>
                <w:szCs w:val="20"/>
              </w:rPr>
            </w:rPrChange>
          </w:rPr>
          <w:delText>.</w:delText>
        </w:r>
      </w:del>
      <w:del w:id="14408" w:author="Milica Radić" w:date="2026-10-04T15:39:33Z">
        <w:r>
          <w:rPr>
            <w:i/>
            <w:iCs/>
            <w:color w:val="000000"/>
            <w:sz w:val="20"/>
            <w:szCs w:val="20"/>
            <w:lang w:val="sr-Cyrl-RS"/>
            <w:rPrChange w:id="14409" w:author="Milan Stojkov" w:date="2026-10-02T11:00:00Z">
              <w:rPr>
                <w:i/>
                <w:iCs/>
                <w:color w:val="000000"/>
                <w:sz w:val="20"/>
                <w:szCs w:val="20"/>
              </w:rPr>
            </w:rPrChange>
          </w:rPr>
          <w:delText xml:space="preserve"> </w:delText>
        </w:r>
      </w:del>
      <w:r>
        <w:rPr>
          <w:i/>
          <w:iCs/>
          <w:color w:val="000000"/>
          <w:sz w:val="20"/>
          <w:szCs w:val="20"/>
          <w:lang w:val="sr-Cyrl-RS"/>
          <w:rPrChange w:id="14411" w:author="Milan Stojkov" w:date="2026-10-02T11:00:00Z">
            <w:rPr>
              <w:i/>
              <w:iCs/>
              <w:color w:val="000000"/>
              <w:sz w:val="20"/>
              <w:szCs w:val="20"/>
            </w:rPr>
          </w:rPrChange>
        </w:rPr>
        <w:t>Грешка чвора према броју нападачких суседа, β = 0,3.</w:t>
      </w:r>
    </w:p>
    <w:tbl>
      <w:tblPr>
        <w:tblStyle w:val="115"/>
        <w:tblW w:w="4998"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14412" w:author="Milica Radić" w:date="2026-10-04T02:17:32Z">
          <w:tblPr>
            <w:tblStyle w:val="115"/>
            <w:tblW w:w="860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2052"/>
        <w:gridCol w:w="1441"/>
        <w:gridCol w:w="1686"/>
        <w:gridCol w:w="1043"/>
        <w:gridCol w:w="1624"/>
        <w:tblGridChange w:id="14413">
          <w:tblGrid>
            <w:gridCol w:w="2250"/>
            <w:gridCol w:w="1580"/>
            <w:gridCol w:w="1850"/>
            <w:gridCol w:w="1144"/>
            <w:gridCol w:w="1781"/>
          </w:tblGrid>
        </w:tblGridChange>
      </w:tblGrid>
      <w:tr w14:paraId="61D9E8B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414" w:author="Milica Radić" w:date="2026-10-04T02:17:3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trPrChange w:id="14414" w:author="Milica Radić" w:date="2026-10-04T02:17:32Z">
            <w:trPr>
              <w:tblHeader/>
            </w:trPr>
          </w:trPrChange>
        </w:trPr>
        <w:tc>
          <w:tcPr>
            <w:tcW w:w="1307" w:type="pct"/>
            <w:tcBorders>
              <w:bottom w:val="single" w:color="000000" w:sz="4" w:space="0"/>
              <w:right w:val="single" w:color="000000" w:sz="4" w:space="0"/>
            </w:tcBorders>
            <w:tcMar>
              <w:top w:w="15" w:type="dxa"/>
              <w:left w:w="15" w:type="dxa"/>
              <w:bottom w:w="15" w:type="dxa"/>
              <w:right w:w="15" w:type="dxa"/>
            </w:tcMar>
            <w:vAlign w:val="center"/>
            <w:tcPrChange w:id="14415" w:author="Milica Radić" w:date="2026-10-04T02:17:32Z">
              <w:tcPr>
                <w:tcW w:w="2250" w:type="dxa"/>
                <w:tcBorders>
                  <w:bottom w:val="single" w:color="000000" w:sz="4" w:space="0"/>
                  <w:right w:val="single" w:color="000000" w:sz="4" w:space="0"/>
                </w:tcBorders>
                <w:tcMar>
                  <w:top w:w="15" w:type="dxa"/>
                  <w:left w:w="15" w:type="dxa"/>
                  <w:bottom w:w="15" w:type="dxa"/>
                  <w:right w:w="15" w:type="dxa"/>
                </w:tcMar>
                <w:vAlign w:val="center"/>
              </w:tcPr>
            </w:tcPrChange>
          </w:tcPr>
          <w:p w14:paraId="5652421A">
            <w:pPr>
              <w:jc w:val="center"/>
              <w:rPr>
                <w:b/>
                <w:bCs/>
                <w:sz w:val="20"/>
                <w:szCs w:val="20"/>
                <w:lang w:val="sr-Cyrl-RS"/>
                <w:rPrChange w:id="14416" w:author="Milan Stojkov" w:date="2026-10-02T11:00:00Z">
                  <w:rPr>
                    <w:b/>
                    <w:bCs/>
                    <w:sz w:val="20"/>
                    <w:szCs w:val="20"/>
                  </w:rPr>
                </w:rPrChange>
              </w:rPr>
            </w:pPr>
            <w:del w:id="14417" w:author="Milica Radić" w:date="2026-10-04T02:17:34Z">
              <w:r>
                <w:rPr>
                  <w:b/>
                  <w:bCs/>
                  <w:sz w:val="20"/>
                  <w:szCs w:val="20"/>
                  <w:lang w:val="sr-Cyrl-RS"/>
                  <w:rPrChange w:id="14418" w:author="Milan Stojkov" w:date="2026-10-02T11:00:00Z">
                    <w:rPr>
                      <w:b/>
                      <w:bCs/>
                      <w:sz w:val="20"/>
                      <w:szCs w:val="20"/>
                    </w:rPr>
                  </w:rPrChange>
                </w:rPr>
                <w:delText>н</w:delText>
              </w:r>
            </w:del>
            <w:ins w:id="14419" w:author="Milica Radić" w:date="2026-10-04T02:17:35Z">
              <w:r>
                <w:rPr>
                  <w:b/>
                  <w:bCs/>
                  <w:sz w:val="20"/>
                  <w:szCs w:val="20"/>
                  <w:lang w:val="sr-Cyrl-RS"/>
                </w:rPr>
                <w:t>Н</w:t>
              </w:r>
            </w:ins>
            <w:r>
              <w:rPr>
                <w:b/>
                <w:bCs/>
                <w:sz w:val="20"/>
                <w:szCs w:val="20"/>
                <w:lang w:val="sr-Cyrl-RS"/>
                <w:rPrChange w:id="14420" w:author="Milan Stojkov" w:date="2026-10-02T11:00:00Z">
                  <w:rPr>
                    <w:b/>
                    <w:bCs/>
                    <w:sz w:val="20"/>
                    <w:szCs w:val="20"/>
                  </w:rPr>
                </w:rPrChange>
              </w:rPr>
              <w:t>ападачких суседа</w:t>
            </w:r>
          </w:p>
        </w:tc>
        <w:tc>
          <w:tcPr>
            <w:tcW w:w="918"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4421" w:author="Milica Radić" w:date="2026-10-04T02:17:32Z">
              <w:tcPr>
                <w:tcW w:w="1580"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CBECD38">
            <w:pPr>
              <w:jc w:val="center"/>
              <w:rPr>
                <w:b/>
                <w:bCs/>
                <w:sz w:val="20"/>
                <w:szCs w:val="20"/>
                <w:lang w:val="sr-Cyrl-RS"/>
                <w:rPrChange w:id="14422" w:author="Milan Stojkov" w:date="2026-10-02T11:00:00Z">
                  <w:rPr>
                    <w:b/>
                    <w:bCs/>
                    <w:sz w:val="20"/>
                    <w:szCs w:val="20"/>
                  </w:rPr>
                </w:rPrChange>
              </w:rPr>
            </w:pPr>
            <w:ins w:id="14423" w:author="Milica Radić" w:date="2026-10-04T02:17:37Z">
              <w:r>
                <w:rPr>
                  <w:b/>
                  <w:bCs/>
                  <w:sz w:val="20"/>
                  <w:szCs w:val="20"/>
                  <w:lang w:val="sr-Cyrl-RS"/>
                </w:rPr>
                <w:t>Б</w:t>
              </w:r>
            </w:ins>
            <w:del w:id="14424" w:author="Milica Radić" w:date="2026-10-04T02:17:37Z">
              <w:r>
                <w:rPr>
                  <w:b/>
                  <w:bCs/>
                  <w:sz w:val="20"/>
                  <w:szCs w:val="20"/>
                  <w:lang w:val="sr-Cyrl-RS"/>
                  <w:rPrChange w:id="14425" w:author="Milan Stojkov" w:date="2026-10-02T11:00:00Z">
                    <w:rPr>
                      <w:b/>
                      <w:bCs/>
                      <w:sz w:val="20"/>
                      <w:szCs w:val="20"/>
                    </w:rPr>
                  </w:rPrChange>
                </w:rPr>
                <w:delText>б</w:delText>
              </w:r>
            </w:del>
            <w:r>
              <w:rPr>
                <w:b/>
                <w:bCs/>
                <w:sz w:val="20"/>
                <w:szCs w:val="20"/>
                <w:lang w:val="sr-Cyrl-RS"/>
                <w:rPrChange w:id="14426" w:author="Milan Stojkov" w:date="2026-10-02T11:00:00Z">
                  <w:rPr>
                    <w:b/>
                    <w:bCs/>
                    <w:sz w:val="20"/>
                    <w:szCs w:val="20"/>
                  </w:rPr>
                </w:rPrChange>
              </w:rPr>
              <w:t>рој чворова</w:t>
            </w:r>
          </w:p>
        </w:tc>
        <w:tc>
          <w:tcPr>
            <w:tcW w:w="1074"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4427" w:author="Milica Radić" w:date="2026-10-04T02:17:32Z">
              <w:tcPr>
                <w:tcW w:w="1850"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ED3ABCC">
            <w:pPr>
              <w:jc w:val="center"/>
              <w:rPr>
                <w:b/>
                <w:bCs/>
                <w:sz w:val="20"/>
                <w:szCs w:val="20"/>
                <w:lang w:val="sr-Cyrl-RS"/>
                <w:rPrChange w:id="14428" w:author="Milan Stojkov" w:date="2026-10-02T11:00:00Z">
                  <w:rPr>
                    <w:b/>
                    <w:bCs/>
                    <w:sz w:val="20"/>
                    <w:szCs w:val="20"/>
                  </w:rPr>
                </w:rPrChange>
              </w:rPr>
            </w:pPr>
            <w:ins w:id="14429" w:author="Milica Radić" w:date="2026-10-04T02:17:40Z">
              <w:r>
                <w:rPr>
                  <w:b/>
                  <w:bCs/>
                  <w:sz w:val="20"/>
                  <w:szCs w:val="20"/>
                  <w:lang w:val="sr-Cyrl-RS"/>
                </w:rPr>
                <w:t>А</w:t>
              </w:r>
            </w:ins>
            <w:del w:id="14430" w:author="Milica Radić" w:date="2026-10-04T02:17:39Z">
              <w:r>
                <w:rPr>
                  <w:b/>
                  <w:bCs/>
                  <w:sz w:val="20"/>
                  <w:szCs w:val="20"/>
                  <w:lang w:val="sr-Cyrl-RS"/>
                  <w:rPrChange w:id="14431" w:author="Milan Stojkov" w:date="2026-10-02T11:00:00Z">
                    <w:rPr>
                      <w:b/>
                      <w:bCs/>
                      <w:sz w:val="20"/>
                      <w:szCs w:val="20"/>
                    </w:rPr>
                  </w:rPrChange>
                </w:rPr>
                <w:delText>а</w:delText>
              </w:r>
            </w:del>
            <w:r>
              <w:rPr>
                <w:b/>
                <w:bCs/>
                <w:sz w:val="20"/>
                <w:szCs w:val="20"/>
                <w:lang w:val="sr-Cyrl-RS"/>
                <w:rPrChange w:id="14432" w:author="Milan Stojkov" w:date="2026-10-02T11:00:00Z">
                  <w:rPr>
                    <w:b/>
                    <w:bCs/>
                    <w:sz w:val="20"/>
                    <w:szCs w:val="20"/>
                  </w:rPr>
                </w:rPrChange>
              </w:rPr>
              <w:t>ритм. средина</w:t>
            </w:r>
          </w:p>
        </w:tc>
        <w:tc>
          <w:tcPr>
            <w:tcW w:w="664"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4433" w:author="Milica Radić" w:date="2026-10-04T02:17:32Z">
              <w:tcPr>
                <w:tcW w:w="1144"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9726B68">
            <w:pPr>
              <w:jc w:val="center"/>
              <w:rPr>
                <w:b/>
                <w:bCs/>
                <w:sz w:val="20"/>
                <w:szCs w:val="20"/>
                <w:lang w:val="sr-Cyrl-RS"/>
                <w:rPrChange w:id="14434" w:author="Milan Stojkov" w:date="2026-10-02T11:00:00Z">
                  <w:rPr>
                    <w:b/>
                    <w:bCs/>
                    <w:sz w:val="20"/>
                    <w:szCs w:val="20"/>
                  </w:rPr>
                </w:rPrChange>
              </w:rPr>
            </w:pPr>
            <w:ins w:id="14435" w:author="Milica Radić" w:date="2026-10-04T02:17:44Z">
              <w:r>
                <w:rPr>
                  <w:b/>
                  <w:bCs/>
                  <w:sz w:val="20"/>
                  <w:szCs w:val="20"/>
                  <w:lang w:val="sr-Cyrl-RS"/>
                </w:rPr>
                <w:t>М</w:t>
              </w:r>
            </w:ins>
            <w:del w:id="14436" w:author="Milica Radić" w:date="2026-10-04T02:17:44Z">
              <w:r>
                <w:rPr>
                  <w:b/>
                  <w:bCs/>
                  <w:sz w:val="20"/>
                  <w:szCs w:val="20"/>
                  <w:lang w:val="sr-Cyrl-RS"/>
                  <w:rPrChange w:id="14437" w:author="Milan Stojkov" w:date="2026-10-02T11:00:00Z">
                    <w:rPr>
                      <w:b/>
                      <w:bCs/>
                      <w:sz w:val="20"/>
                      <w:szCs w:val="20"/>
                    </w:rPr>
                  </w:rPrChange>
                </w:rPr>
                <w:delText>м</w:delText>
              </w:r>
            </w:del>
            <w:r>
              <w:rPr>
                <w:b/>
                <w:bCs/>
                <w:sz w:val="20"/>
                <w:szCs w:val="20"/>
                <w:lang w:val="sr-Cyrl-RS"/>
                <w:rPrChange w:id="14438" w:author="Milan Stojkov" w:date="2026-10-02T11:00:00Z">
                  <w:rPr>
                    <w:b/>
                    <w:bCs/>
                    <w:sz w:val="20"/>
                    <w:szCs w:val="20"/>
                  </w:rPr>
                </w:rPrChange>
              </w:rPr>
              <w:t>едијана</w:t>
            </w:r>
          </w:p>
        </w:tc>
        <w:tc>
          <w:tcPr>
            <w:tcW w:w="1034" w:type="pct"/>
            <w:tcBorders>
              <w:left w:val="single" w:color="000000" w:sz="4" w:space="0"/>
              <w:bottom w:val="single" w:color="000000" w:sz="4" w:space="0"/>
            </w:tcBorders>
            <w:tcMar>
              <w:top w:w="15" w:type="dxa"/>
              <w:left w:w="15" w:type="dxa"/>
              <w:bottom w:w="15" w:type="dxa"/>
              <w:right w:w="15" w:type="dxa"/>
            </w:tcMar>
            <w:vAlign w:val="center"/>
            <w:tcPrChange w:id="14439" w:author="Milica Radić" w:date="2026-10-04T02:17:32Z">
              <w:tcPr>
                <w:tcW w:w="1781" w:type="dxa"/>
                <w:tcBorders>
                  <w:left w:val="single" w:color="000000" w:sz="4" w:space="0"/>
                  <w:bottom w:val="single" w:color="000000" w:sz="4" w:space="0"/>
                </w:tcBorders>
                <w:tcMar>
                  <w:top w:w="15" w:type="dxa"/>
                  <w:left w:w="15" w:type="dxa"/>
                  <w:bottom w:w="15" w:type="dxa"/>
                  <w:right w:w="15" w:type="dxa"/>
                </w:tcMar>
                <w:vAlign w:val="center"/>
              </w:tcPr>
            </w:tcPrChange>
          </w:tcPr>
          <w:p w14:paraId="058F3466">
            <w:pPr>
              <w:jc w:val="center"/>
              <w:rPr>
                <w:b/>
                <w:bCs/>
                <w:sz w:val="20"/>
                <w:szCs w:val="20"/>
                <w:lang w:val="sr-Cyrl-RS"/>
                <w:rPrChange w:id="14440" w:author="Milan Stojkov" w:date="2026-10-02T11:00:00Z">
                  <w:rPr>
                    <w:b/>
                    <w:bCs/>
                    <w:sz w:val="20"/>
                    <w:szCs w:val="20"/>
                  </w:rPr>
                </w:rPrChange>
              </w:rPr>
            </w:pPr>
            <w:ins w:id="14441" w:author="Milica Radić" w:date="2026-10-04T02:17:47Z">
              <w:r>
                <w:rPr>
                  <w:b/>
                  <w:bCs/>
                  <w:sz w:val="20"/>
                  <w:szCs w:val="20"/>
                  <w:lang w:val="sr-Cyrl-RS"/>
                </w:rPr>
                <w:t>О</w:t>
              </w:r>
            </w:ins>
            <w:del w:id="14442" w:author="Milica Radić" w:date="2026-10-04T02:17:46Z">
              <w:r>
                <w:rPr>
                  <w:b/>
                  <w:bCs/>
                  <w:sz w:val="20"/>
                  <w:szCs w:val="20"/>
                  <w:lang w:val="sr-Cyrl-RS"/>
                  <w:rPrChange w:id="14443" w:author="Milan Stojkov" w:date="2026-10-02T11:00:00Z">
                    <w:rPr>
                      <w:b/>
                      <w:bCs/>
                      <w:sz w:val="20"/>
                      <w:szCs w:val="20"/>
                    </w:rPr>
                  </w:rPrChange>
                </w:rPr>
                <w:delText>о</w:delText>
              </w:r>
            </w:del>
            <w:r>
              <w:rPr>
                <w:b/>
                <w:bCs/>
                <w:sz w:val="20"/>
                <w:szCs w:val="20"/>
                <w:lang w:val="sr-Cyrl-RS"/>
                <w:rPrChange w:id="14444" w:author="Milan Stojkov" w:date="2026-10-02T11:00:00Z">
                  <w:rPr>
                    <w:b/>
                    <w:bCs/>
                    <w:sz w:val="20"/>
                    <w:szCs w:val="20"/>
                  </w:rPr>
                </w:rPrChange>
              </w:rPr>
              <w:t>дсеч. средина</w:t>
            </w:r>
          </w:p>
        </w:tc>
      </w:tr>
      <w:tr w14:paraId="359EE6C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445" w:author="Milica Radić" w:date="2026-10-04T02:17:3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307"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446" w:author="Milica Radić" w:date="2026-10-04T02:17:32Z">
              <w:tcPr>
                <w:tcW w:w="225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FC0E4FA">
            <w:pPr>
              <w:jc w:val="center"/>
              <w:rPr>
                <w:sz w:val="20"/>
                <w:szCs w:val="20"/>
                <w:lang w:val="sr-Cyrl-RS"/>
                <w:rPrChange w:id="14448" w:author="Milan Stojkov" w:date="2026-10-02T11:00:00Z">
                  <w:rPr>
                    <w:sz w:val="20"/>
                    <w:szCs w:val="20"/>
                  </w:rPr>
                </w:rPrChange>
              </w:rPr>
              <w:pPrChange w:id="14447" w:author="Milica Radić" w:date="2026-10-04T02:17:31Z">
                <w:pPr/>
              </w:pPrChange>
            </w:pPr>
            <w:r>
              <w:rPr>
                <w:sz w:val="20"/>
                <w:szCs w:val="20"/>
                <w:lang w:val="sr-Cyrl-RS"/>
                <w:rPrChange w:id="14449" w:author="Milan Stojkov" w:date="2026-10-02T11:00:00Z">
                  <w:rPr>
                    <w:sz w:val="20"/>
                    <w:szCs w:val="20"/>
                  </w:rPr>
                </w:rPrChange>
              </w:rPr>
              <w:t>0</w:t>
            </w:r>
          </w:p>
        </w:tc>
        <w:tc>
          <w:tcPr>
            <w:tcW w:w="91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450" w:author="Milica Radić" w:date="2026-10-04T02:17:32Z">
              <w:tcPr>
                <w:tcW w:w="15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61D55BD">
            <w:pPr>
              <w:jc w:val="center"/>
              <w:rPr>
                <w:sz w:val="20"/>
                <w:szCs w:val="20"/>
                <w:lang w:val="sr-Cyrl-RS"/>
                <w:rPrChange w:id="14452" w:author="Milan Stojkov" w:date="2026-10-02T11:00:00Z">
                  <w:rPr>
                    <w:sz w:val="20"/>
                    <w:szCs w:val="20"/>
                  </w:rPr>
                </w:rPrChange>
              </w:rPr>
              <w:pPrChange w:id="14451" w:author="Milica Radić" w:date="2026-10-04T02:17:31Z">
                <w:pPr/>
              </w:pPrChange>
            </w:pPr>
            <w:r>
              <w:rPr>
                <w:sz w:val="20"/>
                <w:szCs w:val="20"/>
                <w:lang w:val="sr-Cyrl-RS"/>
                <w:rPrChange w:id="14453" w:author="Milan Stojkov" w:date="2026-10-02T11:00:00Z">
                  <w:rPr>
                    <w:sz w:val="20"/>
                    <w:szCs w:val="20"/>
                  </w:rPr>
                </w:rPrChange>
              </w:rPr>
              <w:t>447</w:t>
            </w:r>
          </w:p>
        </w:tc>
        <w:tc>
          <w:tcPr>
            <w:tcW w:w="107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454" w:author="Milica Radić" w:date="2026-10-04T02:17:32Z">
              <w:tcPr>
                <w:tcW w:w="1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E6F0482">
            <w:pPr>
              <w:jc w:val="center"/>
              <w:rPr>
                <w:sz w:val="20"/>
                <w:szCs w:val="20"/>
                <w:lang w:val="sr-Cyrl-RS"/>
                <w:rPrChange w:id="14456" w:author="Milan Stojkov" w:date="2026-10-02T11:00:00Z">
                  <w:rPr>
                    <w:sz w:val="20"/>
                    <w:szCs w:val="20"/>
                  </w:rPr>
                </w:rPrChange>
              </w:rPr>
              <w:pPrChange w:id="14455" w:author="Milica Radić" w:date="2026-10-04T02:17:31Z">
                <w:pPr/>
              </w:pPrChange>
            </w:pPr>
            <w:r>
              <w:rPr>
                <w:sz w:val="20"/>
                <w:szCs w:val="20"/>
                <w:lang w:val="sr-Cyrl-RS"/>
                <w:rPrChange w:id="14457" w:author="Milan Stojkov" w:date="2026-10-02T11:00:00Z">
                  <w:rPr>
                    <w:sz w:val="20"/>
                    <w:szCs w:val="20"/>
                  </w:rPr>
                </w:rPrChange>
              </w:rPr>
              <w:t>0,33712</w:t>
            </w:r>
          </w:p>
        </w:tc>
        <w:tc>
          <w:tcPr>
            <w:tcW w:w="6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458" w:author="Milica Radić" w:date="2026-10-04T02:17:32Z">
              <w:tcPr>
                <w:tcW w:w="11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40CC8B2">
            <w:pPr>
              <w:jc w:val="center"/>
              <w:rPr>
                <w:sz w:val="20"/>
                <w:szCs w:val="20"/>
                <w:lang w:val="sr-Cyrl-RS"/>
                <w:rPrChange w:id="14460" w:author="Milan Stojkov" w:date="2026-10-02T11:00:00Z">
                  <w:rPr>
                    <w:sz w:val="20"/>
                    <w:szCs w:val="20"/>
                  </w:rPr>
                </w:rPrChange>
              </w:rPr>
              <w:pPrChange w:id="14459" w:author="Milica Radić" w:date="2026-10-04T02:17:31Z">
                <w:pPr/>
              </w:pPrChange>
            </w:pPr>
            <w:r>
              <w:rPr>
                <w:sz w:val="20"/>
                <w:szCs w:val="20"/>
                <w:lang w:val="sr-Cyrl-RS"/>
                <w:rPrChange w:id="14461" w:author="Milan Stojkov" w:date="2026-10-02T11:00:00Z">
                  <w:rPr>
                    <w:sz w:val="20"/>
                    <w:szCs w:val="20"/>
                  </w:rPr>
                </w:rPrChange>
              </w:rPr>
              <w:t>0,01548</w:t>
            </w:r>
          </w:p>
        </w:tc>
        <w:tc>
          <w:tcPr>
            <w:tcW w:w="1034"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462" w:author="Milica Radić" w:date="2026-10-04T02:17:32Z">
              <w:tcPr>
                <w:tcW w:w="178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497C037E">
            <w:pPr>
              <w:jc w:val="center"/>
              <w:rPr>
                <w:sz w:val="20"/>
                <w:szCs w:val="20"/>
                <w:lang w:val="sr-Cyrl-RS"/>
                <w:rPrChange w:id="14464" w:author="Milan Stojkov" w:date="2026-10-02T11:00:00Z">
                  <w:rPr>
                    <w:sz w:val="20"/>
                    <w:szCs w:val="20"/>
                  </w:rPr>
                </w:rPrChange>
              </w:rPr>
              <w:pPrChange w:id="14463" w:author="Milica Radić" w:date="2026-10-04T02:17:31Z">
                <w:pPr/>
              </w:pPrChange>
            </w:pPr>
            <w:r>
              <w:rPr>
                <w:sz w:val="20"/>
                <w:szCs w:val="20"/>
                <w:lang w:val="sr-Cyrl-RS"/>
                <w:rPrChange w:id="14465" w:author="Milan Stojkov" w:date="2026-10-02T11:00:00Z">
                  <w:rPr>
                    <w:sz w:val="20"/>
                    <w:szCs w:val="20"/>
                  </w:rPr>
                </w:rPrChange>
              </w:rPr>
              <w:t>0,00784</w:t>
            </w:r>
          </w:p>
        </w:tc>
      </w:tr>
      <w:tr w14:paraId="4FD4132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466" w:author="Milica Radić" w:date="2026-10-04T02:17:3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307"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467" w:author="Milica Radić" w:date="2026-10-04T02:17:32Z">
              <w:tcPr>
                <w:tcW w:w="225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C07DFEB">
            <w:pPr>
              <w:jc w:val="center"/>
              <w:rPr>
                <w:sz w:val="20"/>
                <w:szCs w:val="20"/>
                <w:lang w:val="sr-Cyrl-RS"/>
                <w:rPrChange w:id="14469" w:author="Milan Stojkov" w:date="2026-10-02T11:00:00Z">
                  <w:rPr>
                    <w:sz w:val="20"/>
                    <w:szCs w:val="20"/>
                  </w:rPr>
                </w:rPrChange>
              </w:rPr>
              <w:pPrChange w:id="14468" w:author="Milica Radić" w:date="2026-10-04T02:17:31Z">
                <w:pPr/>
              </w:pPrChange>
            </w:pPr>
            <w:r>
              <w:rPr>
                <w:sz w:val="20"/>
                <w:szCs w:val="20"/>
                <w:lang w:val="sr-Cyrl-RS"/>
                <w:rPrChange w:id="14470" w:author="Milan Stojkov" w:date="2026-10-02T11:00:00Z">
                  <w:rPr>
                    <w:sz w:val="20"/>
                    <w:szCs w:val="20"/>
                  </w:rPr>
                </w:rPrChange>
              </w:rPr>
              <w:t>1</w:t>
            </w:r>
          </w:p>
        </w:tc>
        <w:tc>
          <w:tcPr>
            <w:tcW w:w="91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471" w:author="Milica Radić" w:date="2026-10-04T02:17:32Z">
              <w:tcPr>
                <w:tcW w:w="15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52617BB">
            <w:pPr>
              <w:jc w:val="center"/>
              <w:rPr>
                <w:sz w:val="20"/>
                <w:szCs w:val="20"/>
                <w:lang w:val="sr-Cyrl-RS"/>
                <w:rPrChange w:id="14473" w:author="Milan Stojkov" w:date="2026-10-02T11:00:00Z">
                  <w:rPr>
                    <w:sz w:val="20"/>
                    <w:szCs w:val="20"/>
                  </w:rPr>
                </w:rPrChange>
              </w:rPr>
              <w:pPrChange w:id="14472" w:author="Milica Radić" w:date="2026-10-04T02:17:31Z">
                <w:pPr/>
              </w:pPrChange>
            </w:pPr>
            <w:r>
              <w:rPr>
                <w:sz w:val="20"/>
                <w:szCs w:val="20"/>
                <w:lang w:val="sr-Cyrl-RS"/>
                <w:rPrChange w:id="14474" w:author="Milan Stojkov" w:date="2026-10-02T11:00:00Z">
                  <w:rPr>
                    <w:sz w:val="20"/>
                    <w:szCs w:val="20"/>
                  </w:rPr>
                </w:rPrChange>
              </w:rPr>
              <w:t>525</w:t>
            </w:r>
          </w:p>
        </w:tc>
        <w:tc>
          <w:tcPr>
            <w:tcW w:w="107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475" w:author="Milica Radić" w:date="2026-10-04T02:17:32Z">
              <w:tcPr>
                <w:tcW w:w="1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1694736">
            <w:pPr>
              <w:jc w:val="center"/>
              <w:rPr>
                <w:sz w:val="20"/>
                <w:szCs w:val="20"/>
                <w:lang w:val="sr-Cyrl-RS"/>
                <w:rPrChange w:id="14477" w:author="Milan Stojkov" w:date="2026-10-02T11:00:00Z">
                  <w:rPr>
                    <w:sz w:val="20"/>
                    <w:szCs w:val="20"/>
                  </w:rPr>
                </w:rPrChange>
              </w:rPr>
              <w:pPrChange w:id="14476" w:author="Milica Radić" w:date="2026-10-04T02:17:31Z">
                <w:pPr/>
              </w:pPrChange>
            </w:pPr>
            <w:r>
              <w:rPr>
                <w:sz w:val="20"/>
                <w:szCs w:val="20"/>
                <w:lang w:val="sr-Cyrl-RS"/>
                <w:rPrChange w:id="14478" w:author="Milan Stojkov" w:date="2026-10-02T11:00:00Z">
                  <w:rPr>
                    <w:sz w:val="20"/>
                    <w:szCs w:val="20"/>
                  </w:rPr>
                </w:rPrChange>
              </w:rPr>
              <w:t>0,34613</w:t>
            </w:r>
          </w:p>
        </w:tc>
        <w:tc>
          <w:tcPr>
            <w:tcW w:w="6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479" w:author="Milica Radić" w:date="2026-10-04T02:17:32Z">
              <w:tcPr>
                <w:tcW w:w="11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EDDBA23">
            <w:pPr>
              <w:jc w:val="center"/>
              <w:rPr>
                <w:sz w:val="20"/>
                <w:szCs w:val="20"/>
                <w:lang w:val="sr-Cyrl-RS"/>
                <w:rPrChange w:id="14481" w:author="Milan Stojkov" w:date="2026-10-02T11:00:00Z">
                  <w:rPr>
                    <w:sz w:val="20"/>
                    <w:szCs w:val="20"/>
                  </w:rPr>
                </w:rPrChange>
              </w:rPr>
              <w:pPrChange w:id="14480" w:author="Milica Radić" w:date="2026-10-04T02:17:31Z">
                <w:pPr/>
              </w:pPrChange>
            </w:pPr>
            <w:r>
              <w:rPr>
                <w:sz w:val="20"/>
                <w:szCs w:val="20"/>
                <w:lang w:val="sr-Cyrl-RS"/>
                <w:rPrChange w:id="14482" w:author="Milan Stojkov" w:date="2026-10-02T11:00:00Z">
                  <w:rPr>
                    <w:sz w:val="20"/>
                    <w:szCs w:val="20"/>
                  </w:rPr>
                </w:rPrChange>
              </w:rPr>
              <w:t>0,01688</w:t>
            </w:r>
          </w:p>
        </w:tc>
        <w:tc>
          <w:tcPr>
            <w:tcW w:w="1034"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483" w:author="Milica Radić" w:date="2026-10-04T02:17:32Z">
              <w:tcPr>
                <w:tcW w:w="178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3B3A8A2F">
            <w:pPr>
              <w:jc w:val="center"/>
              <w:rPr>
                <w:sz w:val="20"/>
                <w:szCs w:val="20"/>
                <w:lang w:val="sr-Cyrl-RS"/>
                <w:rPrChange w:id="14485" w:author="Milan Stojkov" w:date="2026-10-02T11:00:00Z">
                  <w:rPr>
                    <w:sz w:val="20"/>
                    <w:szCs w:val="20"/>
                  </w:rPr>
                </w:rPrChange>
              </w:rPr>
              <w:pPrChange w:id="14484" w:author="Milica Radić" w:date="2026-10-04T02:17:31Z">
                <w:pPr/>
              </w:pPrChange>
            </w:pPr>
            <w:r>
              <w:rPr>
                <w:sz w:val="20"/>
                <w:szCs w:val="20"/>
                <w:lang w:val="sr-Cyrl-RS"/>
                <w:rPrChange w:id="14486" w:author="Milan Stojkov" w:date="2026-10-02T11:00:00Z">
                  <w:rPr>
                    <w:sz w:val="20"/>
                    <w:szCs w:val="20"/>
                  </w:rPr>
                </w:rPrChange>
              </w:rPr>
              <w:t>0,00698</w:t>
            </w:r>
          </w:p>
        </w:tc>
      </w:tr>
      <w:tr w14:paraId="1934982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487" w:author="Milica Radić" w:date="2026-10-04T02:17:3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307"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488" w:author="Milica Radić" w:date="2026-10-04T02:17:32Z">
              <w:tcPr>
                <w:tcW w:w="225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5EE9B9A">
            <w:pPr>
              <w:jc w:val="center"/>
              <w:rPr>
                <w:sz w:val="20"/>
                <w:szCs w:val="20"/>
                <w:lang w:val="sr-Cyrl-RS"/>
                <w:rPrChange w:id="14490" w:author="Milan Stojkov" w:date="2026-10-02T11:00:00Z">
                  <w:rPr>
                    <w:sz w:val="20"/>
                    <w:szCs w:val="20"/>
                  </w:rPr>
                </w:rPrChange>
              </w:rPr>
              <w:pPrChange w:id="14489" w:author="Milica Radić" w:date="2026-10-04T02:17:31Z">
                <w:pPr/>
              </w:pPrChange>
            </w:pPr>
            <w:r>
              <w:rPr>
                <w:sz w:val="20"/>
                <w:szCs w:val="20"/>
                <w:lang w:val="sr-Cyrl-RS"/>
                <w:rPrChange w:id="14491" w:author="Milan Stojkov" w:date="2026-10-02T11:00:00Z">
                  <w:rPr>
                    <w:sz w:val="20"/>
                    <w:szCs w:val="20"/>
                  </w:rPr>
                </w:rPrChange>
              </w:rPr>
              <w:t>2</w:t>
            </w:r>
          </w:p>
        </w:tc>
        <w:tc>
          <w:tcPr>
            <w:tcW w:w="91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492" w:author="Milica Radić" w:date="2026-10-04T02:17:32Z">
              <w:tcPr>
                <w:tcW w:w="15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DD428C6">
            <w:pPr>
              <w:jc w:val="center"/>
              <w:rPr>
                <w:sz w:val="20"/>
                <w:szCs w:val="20"/>
                <w:lang w:val="sr-Cyrl-RS"/>
                <w:rPrChange w:id="14494" w:author="Milan Stojkov" w:date="2026-10-02T11:00:00Z">
                  <w:rPr>
                    <w:sz w:val="20"/>
                    <w:szCs w:val="20"/>
                  </w:rPr>
                </w:rPrChange>
              </w:rPr>
              <w:pPrChange w:id="14493" w:author="Milica Radić" w:date="2026-10-04T02:17:31Z">
                <w:pPr/>
              </w:pPrChange>
            </w:pPr>
            <w:r>
              <w:rPr>
                <w:sz w:val="20"/>
                <w:szCs w:val="20"/>
                <w:lang w:val="sr-Cyrl-RS"/>
                <w:rPrChange w:id="14495" w:author="Milan Stojkov" w:date="2026-10-02T11:00:00Z">
                  <w:rPr>
                    <w:sz w:val="20"/>
                    <w:szCs w:val="20"/>
                  </w:rPr>
                </w:rPrChange>
              </w:rPr>
              <w:t>405</w:t>
            </w:r>
          </w:p>
        </w:tc>
        <w:tc>
          <w:tcPr>
            <w:tcW w:w="107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496" w:author="Milica Radić" w:date="2026-10-04T02:17:32Z">
              <w:tcPr>
                <w:tcW w:w="1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F2D3F39">
            <w:pPr>
              <w:jc w:val="center"/>
              <w:rPr>
                <w:sz w:val="20"/>
                <w:szCs w:val="20"/>
                <w:lang w:val="sr-Cyrl-RS"/>
                <w:rPrChange w:id="14498" w:author="Milan Stojkov" w:date="2026-10-02T11:00:00Z">
                  <w:rPr>
                    <w:sz w:val="20"/>
                    <w:szCs w:val="20"/>
                  </w:rPr>
                </w:rPrChange>
              </w:rPr>
              <w:pPrChange w:id="14497" w:author="Milica Radić" w:date="2026-10-04T02:17:31Z">
                <w:pPr/>
              </w:pPrChange>
            </w:pPr>
            <w:r>
              <w:rPr>
                <w:sz w:val="20"/>
                <w:szCs w:val="20"/>
                <w:lang w:val="sr-Cyrl-RS"/>
                <w:rPrChange w:id="14499" w:author="Milan Stojkov" w:date="2026-10-02T11:00:00Z">
                  <w:rPr>
                    <w:sz w:val="20"/>
                    <w:szCs w:val="20"/>
                  </w:rPr>
                </w:rPrChange>
              </w:rPr>
              <w:t>0,36515</w:t>
            </w:r>
          </w:p>
        </w:tc>
        <w:tc>
          <w:tcPr>
            <w:tcW w:w="6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500" w:author="Milica Radić" w:date="2026-10-04T02:17:32Z">
              <w:tcPr>
                <w:tcW w:w="11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5DF3AF6">
            <w:pPr>
              <w:jc w:val="center"/>
              <w:rPr>
                <w:sz w:val="20"/>
                <w:szCs w:val="20"/>
                <w:lang w:val="sr-Cyrl-RS"/>
                <w:rPrChange w:id="14502" w:author="Milan Stojkov" w:date="2026-10-02T11:00:00Z">
                  <w:rPr>
                    <w:sz w:val="20"/>
                    <w:szCs w:val="20"/>
                  </w:rPr>
                </w:rPrChange>
              </w:rPr>
              <w:pPrChange w:id="14501" w:author="Milica Radić" w:date="2026-10-04T02:17:31Z">
                <w:pPr/>
              </w:pPrChange>
            </w:pPr>
            <w:r>
              <w:rPr>
                <w:sz w:val="20"/>
                <w:szCs w:val="20"/>
                <w:lang w:val="sr-Cyrl-RS"/>
                <w:rPrChange w:id="14503" w:author="Milan Stojkov" w:date="2026-10-02T11:00:00Z">
                  <w:rPr>
                    <w:sz w:val="20"/>
                    <w:szCs w:val="20"/>
                  </w:rPr>
                </w:rPrChange>
              </w:rPr>
              <w:t>0,02245</w:t>
            </w:r>
          </w:p>
        </w:tc>
        <w:tc>
          <w:tcPr>
            <w:tcW w:w="1034"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504" w:author="Milica Radić" w:date="2026-10-04T02:17:32Z">
              <w:tcPr>
                <w:tcW w:w="178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FE5AD42">
            <w:pPr>
              <w:jc w:val="center"/>
              <w:rPr>
                <w:sz w:val="20"/>
                <w:szCs w:val="20"/>
                <w:lang w:val="sr-Cyrl-RS"/>
                <w:rPrChange w:id="14506" w:author="Milan Stojkov" w:date="2026-10-02T11:00:00Z">
                  <w:rPr>
                    <w:sz w:val="20"/>
                    <w:szCs w:val="20"/>
                  </w:rPr>
                </w:rPrChange>
              </w:rPr>
              <w:pPrChange w:id="14505" w:author="Milica Radić" w:date="2026-10-04T02:17:31Z">
                <w:pPr/>
              </w:pPrChange>
            </w:pPr>
            <w:r>
              <w:rPr>
                <w:sz w:val="20"/>
                <w:szCs w:val="20"/>
                <w:lang w:val="sr-Cyrl-RS"/>
                <w:rPrChange w:id="14507" w:author="Milan Stojkov" w:date="2026-10-02T11:00:00Z">
                  <w:rPr>
                    <w:sz w:val="20"/>
                    <w:szCs w:val="20"/>
                  </w:rPr>
                </w:rPrChange>
              </w:rPr>
              <w:t>0,01718</w:t>
            </w:r>
          </w:p>
        </w:tc>
      </w:tr>
      <w:tr w14:paraId="6A8A156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508" w:author="Milica Radić" w:date="2026-10-04T02:17:3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307"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509" w:author="Milica Radić" w:date="2026-10-04T02:17:32Z">
              <w:tcPr>
                <w:tcW w:w="225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1BE5F46">
            <w:pPr>
              <w:jc w:val="center"/>
              <w:rPr>
                <w:sz w:val="20"/>
                <w:szCs w:val="20"/>
                <w:lang w:val="sr-Cyrl-RS"/>
                <w:rPrChange w:id="14511" w:author="Milan Stojkov" w:date="2026-10-02T11:00:00Z">
                  <w:rPr>
                    <w:sz w:val="20"/>
                    <w:szCs w:val="20"/>
                  </w:rPr>
                </w:rPrChange>
              </w:rPr>
              <w:pPrChange w:id="14510" w:author="Milica Radić" w:date="2026-10-04T02:17:31Z">
                <w:pPr/>
              </w:pPrChange>
            </w:pPr>
            <w:r>
              <w:rPr>
                <w:sz w:val="20"/>
                <w:szCs w:val="20"/>
                <w:lang w:val="sr-Cyrl-RS"/>
                <w:rPrChange w:id="14512" w:author="Milan Stojkov" w:date="2026-10-02T11:00:00Z">
                  <w:rPr>
                    <w:sz w:val="20"/>
                    <w:szCs w:val="20"/>
                  </w:rPr>
                </w:rPrChange>
              </w:rPr>
              <w:t>3</w:t>
            </w:r>
          </w:p>
        </w:tc>
        <w:tc>
          <w:tcPr>
            <w:tcW w:w="91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513" w:author="Milica Radić" w:date="2026-10-04T02:17:32Z">
              <w:tcPr>
                <w:tcW w:w="15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F59B601">
            <w:pPr>
              <w:jc w:val="center"/>
              <w:rPr>
                <w:sz w:val="20"/>
                <w:szCs w:val="20"/>
                <w:lang w:val="sr-Cyrl-RS"/>
                <w:rPrChange w:id="14515" w:author="Milan Stojkov" w:date="2026-10-02T11:00:00Z">
                  <w:rPr>
                    <w:sz w:val="20"/>
                    <w:szCs w:val="20"/>
                  </w:rPr>
                </w:rPrChange>
              </w:rPr>
              <w:pPrChange w:id="14514" w:author="Milica Radić" w:date="2026-10-04T02:17:31Z">
                <w:pPr/>
              </w:pPrChange>
            </w:pPr>
            <w:r>
              <w:rPr>
                <w:sz w:val="20"/>
                <w:szCs w:val="20"/>
                <w:lang w:val="sr-Cyrl-RS"/>
                <w:rPrChange w:id="14516" w:author="Milan Stojkov" w:date="2026-10-02T11:00:00Z">
                  <w:rPr>
                    <w:sz w:val="20"/>
                    <w:szCs w:val="20"/>
                  </w:rPr>
                </w:rPrChange>
              </w:rPr>
              <w:t>59</w:t>
            </w:r>
          </w:p>
        </w:tc>
        <w:tc>
          <w:tcPr>
            <w:tcW w:w="107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517" w:author="Milica Radić" w:date="2026-10-04T02:17:32Z">
              <w:tcPr>
                <w:tcW w:w="1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FA81955">
            <w:pPr>
              <w:jc w:val="center"/>
              <w:rPr>
                <w:sz w:val="20"/>
                <w:szCs w:val="20"/>
                <w:lang w:val="sr-Cyrl-RS"/>
                <w:rPrChange w:id="14519" w:author="Milan Stojkov" w:date="2026-10-02T11:00:00Z">
                  <w:rPr>
                    <w:sz w:val="20"/>
                    <w:szCs w:val="20"/>
                  </w:rPr>
                </w:rPrChange>
              </w:rPr>
              <w:pPrChange w:id="14518" w:author="Milica Radić" w:date="2026-10-04T02:17:31Z">
                <w:pPr/>
              </w:pPrChange>
            </w:pPr>
            <w:r>
              <w:rPr>
                <w:sz w:val="20"/>
                <w:szCs w:val="20"/>
                <w:lang w:val="sr-Cyrl-RS"/>
                <w:rPrChange w:id="14520" w:author="Milan Stojkov" w:date="2026-10-02T11:00:00Z">
                  <w:rPr>
                    <w:sz w:val="20"/>
                    <w:szCs w:val="20"/>
                  </w:rPr>
                </w:rPrChange>
              </w:rPr>
              <w:t>0,21868</w:t>
            </w:r>
          </w:p>
        </w:tc>
        <w:tc>
          <w:tcPr>
            <w:tcW w:w="6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521" w:author="Milica Radić" w:date="2026-10-04T02:17:32Z">
              <w:tcPr>
                <w:tcW w:w="11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EE0AAF8">
            <w:pPr>
              <w:jc w:val="center"/>
              <w:rPr>
                <w:sz w:val="20"/>
                <w:szCs w:val="20"/>
                <w:lang w:val="sr-Cyrl-RS"/>
                <w:rPrChange w:id="14523" w:author="Milan Stojkov" w:date="2026-10-02T11:00:00Z">
                  <w:rPr>
                    <w:sz w:val="20"/>
                    <w:szCs w:val="20"/>
                  </w:rPr>
                </w:rPrChange>
              </w:rPr>
              <w:pPrChange w:id="14522" w:author="Milica Radić" w:date="2026-10-04T02:17:31Z">
                <w:pPr/>
              </w:pPrChange>
            </w:pPr>
            <w:r>
              <w:rPr>
                <w:sz w:val="20"/>
                <w:szCs w:val="20"/>
                <w:lang w:val="sr-Cyrl-RS"/>
                <w:rPrChange w:id="14524" w:author="Milan Stojkov" w:date="2026-10-02T11:00:00Z">
                  <w:rPr>
                    <w:sz w:val="20"/>
                    <w:szCs w:val="20"/>
                  </w:rPr>
                </w:rPrChange>
              </w:rPr>
              <w:t>0,11310</w:t>
            </w:r>
          </w:p>
        </w:tc>
        <w:tc>
          <w:tcPr>
            <w:tcW w:w="1034"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525" w:author="Milica Radić" w:date="2026-10-04T02:17:32Z">
              <w:tcPr>
                <w:tcW w:w="178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7C0BC4CE">
            <w:pPr>
              <w:jc w:val="center"/>
              <w:rPr>
                <w:sz w:val="20"/>
                <w:szCs w:val="20"/>
                <w:lang w:val="sr-Cyrl-RS"/>
                <w:rPrChange w:id="14527" w:author="Milan Stojkov" w:date="2026-10-02T11:00:00Z">
                  <w:rPr>
                    <w:sz w:val="20"/>
                    <w:szCs w:val="20"/>
                  </w:rPr>
                </w:rPrChange>
              </w:rPr>
              <w:pPrChange w:id="14526" w:author="Milica Radić" w:date="2026-10-04T02:17:31Z">
                <w:pPr/>
              </w:pPrChange>
            </w:pPr>
            <w:r>
              <w:rPr>
                <w:sz w:val="20"/>
                <w:szCs w:val="20"/>
                <w:lang w:val="sr-Cyrl-RS"/>
                <w:rPrChange w:id="14528" w:author="Milan Stojkov" w:date="2026-10-02T11:00:00Z">
                  <w:rPr>
                    <w:sz w:val="20"/>
                    <w:szCs w:val="20"/>
                  </w:rPr>
                </w:rPrChange>
              </w:rPr>
              <w:t>0,12115</w:t>
            </w:r>
          </w:p>
        </w:tc>
      </w:tr>
      <w:tr w14:paraId="49F74C1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529" w:author="Milica Radić" w:date="2026-10-04T02:17:3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307"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530" w:author="Milica Radić" w:date="2026-10-04T02:17:32Z">
              <w:tcPr>
                <w:tcW w:w="225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E65343E">
            <w:pPr>
              <w:jc w:val="center"/>
              <w:rPr>
                <w:sz w:val="20"/>
                <w:szCs w:val="20"/>
                <w:lang w:val="sr-Cyrl-RS"/>
                <w:rPrChange w:id="14532" w:author="Milan Stojkov" w:date="2026-10-02T11:00:00Z">
                  <w:rPr>
                    <w:sz w:val="20"/>
                    <w:szCs w:val="20"/>
                  </w:rPr>
                </w:rPrChange>
              </w:rPr>
              <w:pPrChange w:id="14531" w:author="Milica Radić" w:date="2026-10-04T02:17:31Z">
                <w:pPr/>
              </w:pPrChange>
            </w:pPr>
            <w:r>
              <w:rPr>
                <w:sz w:val="20"/>
                <w:szCs w:val="20"/>
                <w:lang w:val="sr-Cyrl-RS"/>
                <w:rPrChange w:id="14533" w:author="Milan Stojkov" w:date="2026-10-02T11:00:00Z">
                  <w:rPr>
                    <w:sz w:val="20"/>
                    <w:szCs w:val="20"/>
                  </w:rPr>
                </w:rPrChange>
              </w:rPr>
              <w:t>4</w:t>
            </w:r>
          </w:p>
        </w:tc>
        <w:tc>
          <w:tcPr>
            <w:tcW w:w="91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534" w:author="Milica Radić" w:date="2026-10-04T02:17:32Z">
              <w:tcPr>
                <w:tcW w:w="15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B91FE1A">
            <w:pPr>
              <w:jc w:val="center"/>
              <w:rPr>
                <w:sz w:val="20"/>
                <w:szCs w:val="20"/>
                <w:lang w:val="sr-Cyrl-RS"/>
                <w:rPrChange w:id="14536" w:author="Milan Stojkov" w:date="2026-10-02T11:00:00Z">
                  <w:rPr>
                    <w:sz w:val="20"/>
                    <w:szCs w:val="20"/>
                  </w:rPr>
                </w:rPrChange>
              </w:rPr>
              <w:pPrChange w:id="14535" w:author="Milica Radić" w:date="2026-10-04T02:17:31Z">
                <w:pPr/>
              </w:pPrChange>
            </w:pPr>
            <w:r>
              <w:rPr>
                <w:sz w:val="20"/>
                <w:szCs w:val="20"/>
                <w:lang w:val="sr-Cyrl-RS"/>
                <w:rPrChange w:id="14537" w:author="Milan Stojkov" w:date="2026-10-02T11:00:00Z">
                  <w:rPr>
                    <w:sz w:val="20"/>
                    <w:szCs w:val="20"/>
                  </w:rPr>
                </w:rPrChange>
              </w:rPr>
              <w:t>83</w:t>
            </w:r>
          </w:p>
        </w:tc>
        <w:tc>
          <w:tcPr>
            <w:tcW w:w="107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538" w:author="Milica Radić" w:date="2026-10-04T02:17:32Z">
              <w:tcPr>
                <w:tcW w:w="1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ACDDB2D">
            <w:pPr>
              <w:jc w:val="center"/>
              <w:rPr>
                <w:sz w:val="20"/>
                <w:szCs w:val="20"/>
                <w:lang w:val="sr-Cyrl-RS"/>
                <w:rPrChange w:id="14540" w:author="Milan Stojkov" w:date="2026-10-02T11:00:00Z">
                  <w:rPr>
                    <w:sz w:val="20"/>
                    <w:szCs w:val="20"/>
                  </w:rPr>
                </w:rPrChange>
              </w:rPr>
              <w:pPrChange w:id="14539" w:author="Milica Radić" w:date="2026-10-04T02:17:31Z">
                <w:pPr/>
              </w:pPrChange>
            </w:pPr>
            <w:r>
              <w:rPr>
                <w:sz w:val="20"/>
                <w:szCs w:val="20"/>
                <w:lang w:val="sr-Cyrl-RS"/>
                <w:rPrChange w:id="14541" w:author="Milan Stojkov" w:date="2026-10-02T11:00:00Z">
                  <w:rPr>
                    <w:sz w:val="20"/>
                    <w:szCs w:val="20"/>
                  </w:rPr>
                </w:rPrChange>
              </w:rPr>
              <w:t>0,26301</w:t>
            </w:r>
          </w:p>
        </w:tc>
        <w:tc>
          <w:tcPr>
            <w:tcW w:w="6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542" w:author="Milica Radić" w:date="2026-10-04T02:17:32Z">
              <w:tcPr>
                <w:tcW w:w="11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65E1BDF">
            <w:pPr>
              <w:jc w:val="center"/>
              <w:rPr>
                <w:sz w:val="20"/>
                <w:szCs w:val="20"/>
                <w:lang w:val="sr-Cyrl-RS"/>
                <w:rPrChange w:id="14544" w:author="Milan Stojkov" w:date="2026-10-02T11:00:00Z">
                  <w:rPr>
                    <w:sz w:val="20"/>
                    <w:szCs w:val="20"/>
                  </w:rPr>
                </w:rPrChange>
              </w:rPr>
              <w:pPrChange w:id="14543" w:author="Milica Radić" w:date="2026-10-04T02:17:31Z">
                <w:pPr/>
              </w:pPrChange>
            </w:pPr>
            <w:r>
              <w:rPr>
                <w:sz w:val="20"/>
                <w:szCs w:val="20"/>
                <w:lang w:val="sr-Cyrl-RS"/>
                <w:rPrChange w:id="14545" w:author="Milan Stojkov" w:date="2026-10-02T11:00:00Z">
                  <w:rPr>
                    <w:sz w:val="20"/>
                    <w:szCs w:val="20"/>
                  </w:rPr>
                </w:rPrChange>
              </w:rPr>
              <w:t>0,15212</w:t>
            </w:r>
          </w:p>
        </w:tc>
        <w:tc>
          <w:tcPr>
            <w:tcW w:w="1034"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546" w:author="Milica Radić" w:date="2026-10-04T02:17:32Z">
              <w:tcPr>
                <w:tcW w:w="178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736021A2">
            <w:pPr>
              <w:jc w:val="center"/>
              <w:rPr>
                <w:sz w:val="20"/>
                <w:szCs w:val="20"/>
                <w:lang w:val="sr-Cyrl-RS"/>
                <w:rPrChange w:id="14548" w:author="Milan Stojkov" w:date="2026-10-02T11:00:00Z">
                  <w:rPr>
                    <w:sz w:val="20"/>
                    <w:szCs w:val="20"/>
                  </w:rPr>
                </w:rPrChange>
              </w:rPr>
              <w:pPrChange w:id="14547" w:author="Milica Radić" w:date="2026-10-04T02:17:31Z">
                <w:pPr/>
              </w:pPrChange>
            </w:pPr>
            <w:r>
              <w:rPr>
                <w:sz w:val="20"/>
                <w:szCs w:val="20"/>
                <w:lang w:val="sr-Cyrl-RS"/>
                <w:rPrChange w:id="14549" w:author="Milan Stojkov" w:date="2026-10-02T11:00:00Z">
                  <w:rPr>
                    <w:sz w:val="20"/>
                    <w:szCs w:val="20"/>
                  </w:rPr>
                </w:rPrChange>
              </w:rPr>
              <w:t>0,14452</w:t>
            </w:r>
          </w:p>
        </w:tc>
      </w:tr>
      <w:tr w14:paraId="5202E3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550" w:author="Milica Radić" w:date="2026-10-04T02:17:3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307"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551" w:author="Milica Radić" w:date="2026-10-04T02:17:32Z">
              <w:tcPr>
                <w:tcW w:w="225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F2E3112">
            <w:pPr>
              <w:jc w:val="center"/>
              <w:rPr>
                <w:sz w:val="20"/>
                <w:szCs w:val="20"/>
                <w:lang w:val="sr-Cyrl-RS"/>
                <w:rPrChange w:id="14553" w:author="Milan Stojkov" w:date="2026-10-02T11:00:00Z">
                  <w:rPr>
                    <w:sz w:val="20"/>
                    <w:szCs w:val="20"/>
                  </w:rPr>
                </w:rPrChange>
              </w:rPr>
              <w:pPrChange w:id="14552" w:author="Milica Radić" w:date="2026-10-04T02:17:31Z">
                <w:pPr/>
              </w:pPrChange>
            </w:pPr>
            <w:r>
              <w:rPr>
                <w:sz w:val="20"/>
                <w:szCs w:val="20"/>
                <w:lang w:val="sr-Cyrl-RS"/>
                <w:rPrChange w:id="14554" w:author="Milan Stojkov" w:date="2026-10-02T11:00:00Z">
                  <w:rPr>
                    <w:sz w:val="20"/>
                    <w:szCs w:val="20"/>
                  </w:rPr>
                </w:rPrChange>
              </w:rPr>
              <w:t>5</w:t>
            </w:r>
          </w:p>
        </w:tc>
        <w:tc>
          <w:tcPr>
            <w:tcW w:w="91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555" w:author="Milica Radić" w:date="2026-10-04T02:17:32Z">
              <w:tcPr>
                <w:tcW w:w="15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A1D53E9">
            <w:pPr>
              <w:jc w:val="center"/>
              <w:rPr>
                <w:sz w:val="20"/>
                <w:szCs w:val="20"/>
                <w:lang w:val="sr-Cyrl-RS"/>
                <w:rPrChange w:id="14557" w:author="Milan Stojkov" w:date="2026-10-02T11:00:00Z">
                  <w:rPr>
                    <w:sz w:val="20"/>
                    <w:szCs w:val="20"/>
                  </w:rPr>
                </w:rPrChange>
              </w:rPr>
              <w:pPrChange w:id="14556" w:author="Milica Radić" w:date="2026-10-04T02:17:31Z">
                <w:pPr/>
              </w:pPrChange>
            </w:pPr>
            <w:r>
              <w:rPr>
                <w:sz w:val="20"/>
                <w:szCs w:val="20"/>
                <w:lang w:val="sr-Cyrl-RS"/>
                <w:rPrChange w:id="14558" w:author="Milan Stojkov" w:date="2026-10-02T11:00:00Z">
                  <w:rPr>
                    <w:sz w:val="20"/>
                    <w:szCs w:val="20"/>
                  </w:rPr>
                </w:rPrChange>
              </w:rPr>
              <w:t>105</w:t>
            </w:r>
          </w:p>
        </w:tc>
        <w:tc>
          <w:tcPr>
            <w:tcW w:w="107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559" w:author="Milica Radić" w:date="2026-10-04T02:17:32Z">
              <w:tcPr>
                <w:tcW w:w="1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228D959">
            <w:pPr>
              <w:jc w:val="center"/>
              <w:rPr>
                <w:sz w:val="20"/>
                <w:szCs w:val="20"/>
                <w:lang w:val="sr-Cyrl-RS"/>
                <w:rPrChange w:id="14561" w:author="Milan Stojkov" w:date="2026-10-02T11:00:00Z">
                  <w:rPr>
                    <w:sz w:val="20"/>
                    <w:szCs w:val="20"/>
                  </w:rPr>
                </w:rPrChange>
              </w:rPr>
              <w:pPrChange w:id="14560" w:author="Milica Radić" w:date="2026-10-04T02:17:31Z">
                <w:pPr/>
              </w:pPrChange>
            </w:pPr>
            <w:r>
              <w:rPr>
                <w:sz w:val="20"/>
                <w:szCs w:val="20"/>
                <w:lang w:val="sr-Cyrl-RS"/>
                <w:rPrChange w:id="14562" w:author="Milan Stojkov" w:date="2026-10-02T11:00:00Z">
                  <w:rPr>
                    <w:sz w:val="20"/>
                    <w:szCs w:val="20"/>
                  </w:rPr>
                </w:rPrChange>
              </w:rPr>
              <w:t>0,27538</w:t>
            </w:r>
          </w:p>
        </w:tc>
        <w:tc>
          <w:tcPr>
            <w:tcW w:w="6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563" w:author="Milica Radić" w:date="2026-10-04T02:17:32Z">
              <w:tcPr>
                <w:tcW w:w="11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4272505">
            <w:pPr>
              <w:jc w:val="center"/>
              <w:rPr>
                <w:sz w:val="20"/>
                <w:szCs w:val="20"/>
                <w:lang w:val="sr-Cyrl-RS"/>
                <w:rPrChange w:id="14565" w:author="Milan Stojkov" w:date="2026-10-02T11:00:00Z">
                  <w:rPr>
                    <w:sz w:val="20"/>
                    <w:szCs w:val="20"/>
                  </w:rPr>
                </w:rPrChange>
              </w:rPr>
              <w:pPrChange w:id="14564" w:author="Milica Radić" w:date="2026-10-04T02:17:31Z">
                <w:pPr/>
              </w:pPrChange>
            </w:pPr>
            <w:r>
              <w:rPr>
                <w:sz w:val="20"/>
                <w:szCs w:val="20"/>
                <w:lang w:val="sr-Cyrl-RS"/>
                <w:rPrChange w:id="14566" w:author="Milan Stojkov" w:date="2026-10-02T11:00:00Z">
                  <w:rPr>
                    <w:sz w:val="20"/>
                    <w:szCs w:val="20"/>
                  </w:rPr>
                </w:rPrChange>
              </w:rPr>
              <w:t>0,12914</w:t>
            </w:r>
          </w:p>
        </w:tc>
        <w:tc>
          <w:tcPr>
            <w:tcW w:w="1034"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567" w:author="Milica Radić" w:date="2026-10-04T02:17:32Z">
              <w:tcPr>
                <w:tcW w:w="178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0CC3E3B2">
            <w:pPr>
              <w:jc w:val="center"/>
              <w:rPr>
                <w:sz w:val="20"/>
                <w:szCs w:val="20"/>
                <w:lang w:val="sr-Cyrl-RS"/>
                <w:rPrChange w:id="14569" w:author="Milan Stojkov" w:date="2026-10-02T11:00:00Z">
                  <w:rPr>
                    <w:sz w:val="20"/>
                    <w:szCs w:val="20"/>
                  </w:rPr>
                </w:rPrChange>
              </w:rPr>
              <w:pPrChange w:id="14568" w:author="Milica Radić" w:date="2026-10-04T02:17:31Z">
                <w:pPr/>
              </w:pPrChange>
            </w:pPr>
            <w:r>
              <w:rPr>
                <w:sz w:val="20"/>
                <w:szCs w:val="20"/>
                <w:lang w:val="sr-Cyrl-RS"/>
                <w:rPrChange w:id="14570" w:author="Milan Stojkov" w:date="2026-10-02T11:00:00Z">
                  <w:rPr>
                    <w:sz w:val="20"/>
                    <w:szCs w:val="20"/>
                  </w:rPr>
                </w:rPrChange>
              </w:rPr>
              <w:t>0,25821</w:t>
            </w:r>
          </w:p>
        </w:tc>
      </w:tr>
      <w:tr w14:paraId="2977A54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571" w:author="Milica Radić" w:date="2026-10-04T02:17:3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307"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572" w:author="Milica Radić" w:date="2026-10-04T02:17:32Z">
              <w:tcPr>
                <w:tcW w:w="225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3EFDBA2">
            <w:pPr>
              <w:jc w:val="center"/>
              <w:rPr>
                <w:sz w:val="20"/>
                <w:szCs w:val="20"/>
                <w:lang w:val="sr-Cyrl-RS"/>
                <w:rPrChange w:id="14574" w:author="Milan Stojkov" w:date="2026-10-02T11:00:00Z">
                  <w:rPr>
                    <w:sz w:val="20"/>
                    <w:szCs w:val="20"/>
                  </w:rPr>
                </w:rPrChange>
              </w:rPr>
              <w:pPrChange w:id="14573" w:author="Milica Radić" w:date="2026-10-04T02:17:31Z">
                <w:pPr/>
              </w:pPrChange>
            </w:pPr>
            <w:r>
              <w:rPr>
                <w:sz w:val="20"/>
                <w:szCs w:val="20"/>
                <w:lang w:val="sr-Cyrl-RS"/>
                <w:rPrChange w:id="14575" w:author="Milan Stojkov" w:date="2026-10-02T11:00:00Z">
                  <w:rPr>
                    <w:sz w:val="20"/>
                    <w:szCs w:val="20"/>
                  </w:rPr>
                </w:rPrChange>
              </w:rPr>
              <w:t>6</w:t>
            </w:r>
          </w:p>
        </w:tc>
        <w:tc>
          <w:tcPr>
            <w:tcW w:w="91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576" w:author="Milica Radić" w:date="2026-10-04T02:17:32Z">
              <w:tcPr>
                <w:tcW w:w="158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3C9C772">
            <w:pPr>
              <w:jc w:val="center"/>
              <w:rPr>
                <w:sz w:val="20"/>
                <w:szCs w:val="20"/>
                <w:lang w:val="sr-Cyrl-RS"/>
                <w:rPrChange w:id="14578" w:author="Milan Stojkov" w:date="2026-10-02T11:00:00Z">
                  <w:rPr>
                    <w:sz w:val="20"/>
                    <w:szCs w:val="20"/>
                  </w:rPr>
                </w:rPrChange>
              </w:rPr>
              <w:pPrChange w:id="14577" w:author="Milica Radić" w:date="2026-10-04T02:17:31Z">
                <w:pPr/>
              </w:pPrChange>
            </w:pPr>
            <w:r>
              <w:rPr>
                <w:sz w:val="20"/>
                <w:szCs w:val="20"/>
                <w:lang w:val="sr-Cyrl-RS"/>
                <w:rPrChange w:id="14579" w:author="Milan Stojkov" w:date="2026-10-02T11:00:00Z">
                  <w:rPr>
                    <w:sz w:val="20"/>
                    <w:szCs w:val="20"/>
                  </w:rPr>
                </w:rPrChange>
              </w:rPr>
              <w:t>104</w:t>
            </w:r>
          </w:p>
        </w:tc>
        <w:tc>
          <w:tcPr>
            <w:tcW w:w="107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580" w:author="Milica Radić" w:date="2026-10-04T02:17:32Z">
              <w:tcPr>
                <w:tcW w:w="185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EF521FA">
            <w:pPr>
              <w:jc w:val="center"/>
              <w:rPr>
                <w:sz w:val="20"/>
                <w:szCs w:val="20"/>
                <w:lang w:val="sr-Cyrl-RS"/>
                <w:rPrChange w:id="14582" w:author="Milan Stojkov" w:date="2026-10-02T11:00:00Z">
                  <w:rPr>
                    <w:sz w:val="20"/>
                    <w:szCs w:val="20"/>
                  </w:rPr>
                </w:rPrChange>
              </w:rPr>
              <w:pPrChange w:id="14581" w:author="Milica Radić" w:date="2026-10-04T02:17:31Z">
                <w:pPr/>
              </w:pPrChange>
            </w:pPr>
            <w:r>
              <w:rPr>
                <w:sz w:val="20"/>
                <w:szCs w:val="20"/>
                <w:lang w:val="sr-Cyrl-RS"/>
                <w:rPrChange w:id="14583" w:author="Milan Stojkov" w:date="2026-10-02T11:00:00Z">
                  <w:rPr>
                    <w:sz w:val="20"/>
                    <w:szCs w:val="20"/>
                  </w:rPr>
                </w:rPrChange>
              </w:rPr>
              <w:t>0,29139</w:t>
            </w:r>
          </w:p>
        </w:tc>
        <w:tc>
          <w:tcPr>
            <w:tcW w:w="66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584" w:author="Milica Radić" w:date="2026-10-04T02:17:32Z">
              <w:tcPr>
                <w:tcW w:w="1144"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D254B2F">
            <w:pPr>
              <w:jc w:val="center"/>
              <w:rPr>
                <w:sz w:val="20"/>
                <w:szCs w:val="20"/>
                <w:lang w:val="sr-Cyrl-RS"/>
                <w:rPrChange w:id="14586" w:author="Milan Stojkov" w:date="2026-10-02T11:00:00Z">
                  <w:rPr>
                    <w:sz w:val="20"/>
                    <w:szCs w:val="20"/>
                  </w:rPr>
                </w:rPrChange>
              </w:rPr>
              <w:pPrChange w:id="14585" w:author="Milica Radić" w:date="2026-10-04T02:17:31Z">
                <w:pPr/>
              </w:pPrChange>
            </w:pPr>
            <w:r>
              <w:rPr>
                <w:sz w:val="20"/>
                <w:szCs w:val="20"/>
                <w:lang w:val="sr-Cyrl-RS"/>
                <w:rPrChange w:id="14587" w:author="Milan Stojkov" w:date="2026-10-02T11:00:00Z">
                  <w:rPr>
                    <w:sz w:val="20"/>
                    <w:szCs w:val="20"/>
                  </w:rPr>
                </w:rPrChange>
              </w:rPr>
              <w:t>0,16024</w:t>
            </w:r>
          </w:p>
        </w:tc>
        <w:tc>
          <w:tcPr>
            <w:tcW w:w="1034"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588" w:author="Milica Radić" w:date="2026-10-04T02:17:32Z">
              <w:tcPr>
                <w:tcW w:w="178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AC24256">
            <w:pPr>
              <w:jc w:val="center"/>
              <w:rPr>
                <w:sz w:val="20"/>
                <w:szCs w:val="20"/>
                <w:lang w:val="sr-Cyrl-RS"/>
                <w:rPrChange w:id="14590" w:author="Milan Stojkov" w:date="2026-10-02T11:00:00Z">
                  <w:rPr>
                    <w:sz w:val="20"/>
                    <w:szCs w:val="20"/>
                  </w:rPr>
                </w:rPrChange>
              </w:rPr>
              <w:pPrChange w:id="14589" w:author="Milica Radić" w:date="2026-10-04T02:17:31Z">
                <w:pPr/>
              </w:pPrChange>
            </w:pPr>
            <w:r>
              <w:rPr>
                <w:sz w:val="20"/>
                <w:szCs w:val="20"/>
                <w:lang w:val="sr-Cyrl-RS"/>
                <w:rPrChange w:id="14591" w:author="Milan Stojkov" w:date="2026-10-02T11:00:00Z">
                  <w:rPr>
                    <w:sz w:val="20"/>
                    <w:szCs w:val="20"/>
                  </w:rPr>
                </w:rPrChange>
              </w:rPr>
              <w:t>0,25573</w:t>
            </w:r>
          </w:p>
        </w:tc>
      </w:tr>
      <w:tr w14:paraId="6D35647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592" w:author="Milica Radić" w:date="2026-10-04T02:17:32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307" w:type="pct"/>
            <w:tcBorders>
              <w:top w:val="single" w:color="000000" w:sz="4" w:space="0"/>
              <w:right w:val="single" w:color="000000" w:sz="4" w:space="0"/>
            </w:tcBorders>
            <w:tcMar>
              <w:top w:w="15" w:type="dxa"/>
              <w:left w:w="15" w:type="dxa"/>
              <w:bottom w:w="15" w:type="dxa"/>
              <w:right w:w="15" w:type="dxa"/>
            </w:tcMar>
            <w:vAlign w:val="center"/>
            <w:tcPrChange w:id="14593" w:author="Milica Radić" w:date="2026-10-04T02:17:32Z">
              <w:tcPr>
                <w:tcW w:w="2250" w:type="dxa"/>
                <w:tcBorders>
                  <w:top w:val="single" w:color="000000" w:sz="4" w:space="0"/>
                  <w:right w:val="single" w:color="000000" w:sz="4" w:space="0"/>
                </w:tcBorders>
                <w:tcMar>
                  <w:top w:w="15" w:type="dxa"/>
                  <w:left w:w="15" w:type="dxa"/>
                  <w:bottom w:w="15" w:type="dxa"/>
                  <w:right w:w="15" w:type="dxa"/>
                </w:tcMar>
                <w:vAlign w:val="center"/>
              </w:tcPr>
            </w:tcPrChange>
          </w:tcPr>
          <w:p w14:paraId="6E0B5114">
            <w:pPr>
              <w:jc w:val="center"/>
              <w:rPr>
                <w:sz w:val="20"/>
                <w:szCs w:val="20"/>
                <w:lang w:val="sr-Cyrl-RS"/>
                <w:rPrChange w:id="14595" w:author="Milan Stojkov" w:date="2026-10-02T11:00:00Z">
                  <w:rPr>
                    <w:sz w:val="20"/>
                    <w:szCs w:val="20"/>
                  </w:rPr>
                </w:rPrChange>
              </w:rPr>
              <w:pPrChange w:id="14594" w:author="Milica Radić" w:date="2026-10-04T02:17:31Z">
                <w:pPr/>
              </w:pPrChange>
            </w:pPr>
            <w:r>
              <w:rPr>
                <w:sz w:val="20"/>
                <w:szCs w:val="20"/>
                <w:lang w:val="sr-Cyrl-RS"/>
                <w:rPrChange w:id="14596" w:author="Milan Stojkov" w:date="2026-10-02T11:00:00Z">
                  <w:rPr>
                    <w:sz w:val="20"/>
                    <w:szCs w:val="20"/>
                  </w:rPr>
                </w:rPrChange>
              </w:rPr>
              <w:t>7</w:t>
            </w:r>
          </w:p>
        </w:tc>
        <w:tc>
          <w:tcPr>
            <w:tcW w:w="918"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4597" w:author="Milica Radić" w:date="2026-10-04T02:17:32Z">
              <w:tcPr>
                <w:tcW w:w="1580"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43325B62">
            <w:pPr>
              <w:jc w:val="center"/>
              <w:rPr>
                <w:sz w:val="20"/>
                <w:szCs w:val="20"/>
                <w:lang w:val="sr-Cyrl-RS"/>
                <w:rPrChange w:id="14599" w:author="Milan Stojkov" w:date="2026-10-02T11:00:00Z">
                  <w:rPr>
                    <w:sz w:val="20"/>
                    <w:szCs w:val="20"/>
                  </w:rPr>
                </w:rPrChange>
              </w:rPr>
              <w:pPrChange w:id="14598" w:author="Milica Radić" w:date="2026-10-04T02:17:31Z">
                <w:pPr/>
              </w:pPrChange>
            </w:pPr>
            <w:r>
              <w:rPr>
                <w:sz w:val="20"/>
                <w:szCs w:val="20"/>
                <w:lang w:val="sr-Cyrl-RS"/>
                <w:rPrChange w:id="14600" w:author="Milan Stojkov" w:date="2026-10-02T11:00:00Z">
                  <w:rPr>
                    <w:sz w:val="20"/>
                    <w:szCs w:val="20"/>
                  </w:rPr>
                </w:rPrChange>
              </w:rPr>
              <w:t>297</w:t>
            </w:r>
          </w:p>
        </w:tc>
        <w:tc>
          <w:tcPr>
            <w:tcW w:w="1074"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4601" w:author="Milica Radić" w:date="2026-10-04T02:17:32Z">
              <w:tcPr>
                <w:tcW w:w="1850"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7DE8A6D3">
            <w:pPr>
              <w:jc w:val="center"/>
              <w:rPr>
                <w:sz w:val="20"/>
                <w:szCs w:val="20"/>
                <w:lang w:val="sr-Cyrl-RS"/>
                <w:rPrChange w:id="14603" w:author="Milan Stojkov" w:date="2026-10-02T11:00:00Z">
                  <w:rPr>
                    <w:sz w:val="20"/>
                    <w:szCs w:val="20"/>
                  </w:rPr>
                </w:rPrChange>
              </w:rPr>
              <w:pPrChange w:id="14602" w:author="Milica Radić" w:date="2026-10-04T02:17:31Z">
                <w:pPr/>
              </w:pPrChange>
            </w:pPr>
            <w:r>
              <w:rPr>
                <w:sz w:val="20"/>
                <w:szCs w:val="20"/>
                <w:lang w:val="sr-Cyrl-RS"/>
                <w:rPrChange w:id="14604" w:author="Milan Stojkov" w:date="2026-10-02T11:00:00Z">
                  <w:rPr>
                    <w:sz w:val="20"/>
                    <w:szCs w:val="20"/>
                  </w:rPr>
                </w:rPrChange>
              </w:rPr>
              <w:t>0,19863</w:t>
            </w:r>
          </w:p>
        </w:tc>
        <w:tc>
          <w:tcPr>
            <w:tcW w:w="664"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4605" w:author="Milica Radić" w:date="2026-10-04T02:17:32Z">
              <w:tcPr>
                <w:tcW w:w="1144"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6154DFE4">
            <w:pPr>
              <w:jc w:val="center"/>
              <w:rPr>
                <w:sz w:val="20"/>
                <w:szCs w:val="20"/>
                <w:lang w:val="sr-Cyrl-RS"/>
                <w:rPrChange w:id="14607" w:author="Milan Stojkov" w:date="2026-10-02T11:00:00Z">
                  <w:rPr>
                    <w:sz w:val="20"/>
                    <w:szCs w:val="20"/>
                  </w:rPr>
                </w:rPrChange>
              </w:rPr>
              <w:pPrChange w:id="14606" w:author="Milica Radić" w:date="2026-10-04T02:17:31Z">
                <w:pPr/>
              </w:pPrChange>
            </w:pPr>
            <w:r>
              <w:rPr>
                <w:sz w:val="20"/>
                <w:szCs w:val="20"/>
                <w:lang w:val="sr-Cyrl-RS"/>
                <w:rPrChange w:id="14608" w:author="Milan Stojkov" w:date="2026-10-02T11:00:00Z">
                  <w:rPr>
                    <w:sz w:val="20"/>
                    <w:szCs w:val="20"/>
                  </w:rPr>
                </w:rPrChange>
              </w:rPr>
              <w:t>0,15857</w:t>
            </w:r>
          </w:p>
        </w:tc>
        <w:tc>
          <w:tcPr>
            <w:tcW w:w="1034" w:type="pct"/>
            <w:tcBorders>
              <w:top w:val="single" w:color="000000" w:sz="4" w:space="0"/>
              <w:left w:val="single" w:color="000000" w:sz="4" w:space="0"/>
            </w:tcBorders>
            <w:tcMar>
              <w:top w:w="15" w:type="dxa"/>
              <w:left w:w="15" w:type="dxa"/>
              <w:bottom w:w="15" w:type="dxa"/>
              <w:right w:w="15" w:type="dxa"/>
            </w:tcMar>
            <w:vAlign w:val="center"/>
            <w:tcPrChange w:id="14609" w:author="Milica Radić" w:date="2026-10-04T02:17:32Z">
              <w:tcPr>
                <w:tcW w:w="1781" w:type="dxa"/>
                <w:tcBorders>
                  <w:top w:val="single" w:color="000000" w:sz="4" w:space="0"/>
                  <w:left w:val="single" w:color="000000" w:sz="4" w:space="0"/>
                </w:tcBorders>
                <w:tcMar>
                  <w:top w:w="15" w:type="dxa"/>
                  <w:left w:w="15" w:type="dxa"/>
                  <w:bottom w:w="15" w:type="dxa"/>
                  <w:right w:w="15" w:type="dxa"/>
                </w:tcMar>
                <w:vAlign w:val="center"/>
              </w:tcPr>
            </w:tcPrChange>
          </w:tcPr>
          <w:p w14:paraId="101E15C2">
            <w:pPr>
              <w:jc w:val="center"/>
              <w:rPr>
                <w:sz w:val="20"/>
                <w:szCs w:val="20"/>
                <w:lang w:val="sr-Cyrl-RS"/>
                <w:rPrChange w:id="14611" w:author="Milan Stojkov" w:date="2026-10-02T11:00:00Z">
                  <w:rPr>
                    <w:sz w:val="20"/>
                    <w:szCs w:val="20"/>
                  </w:rPr>
                </w:rPrChange>
              </w:rPr>
              <w:pPrChange w:id="14610" w:author="Milica Radić" w:date="2026-10-04T02:17:31Z">
                <w:pPr/>
              </w:pPrChange>
            </w:pPr>
            <w:r>
              <w:rPr>
                <w:sz w:val="20"/>
                <w:szCs w:val="20"/>
                <w:lang w:val="sr-Cyrl-RS"/>
                <w:rPrChange w:id="14612" w:author="Milan Stojkov" w:date="2026-10-02T11:00:00Z">
                  <w:rPr>
                    <w:sz w:val="20"/>
                    <w:szCs w:val="20"/>
                  </w:rPr>
                </w:rPrChange>
              </w:rPr>
              <w:t>0,22813</w:t>
            </w:r>
          </w:p>
        </w:tc>
      </w:tr>
    </w:tbl>
    <w:p w14:paraId="5D6618D9">
      <w:pPr>
        <w:ind w:firstLine="360"/>
        <w:jc w:val="both"/>
        <w:rPr>
          <w:ins w:id="14613" w:author="Milica Radić" w:date="2026-10-04T02:16:11Z"/>
          <w:color w:val="000000"/>
          <w:sz w:val="22"/>
          <w:szCs w:val="22"/>
          <w:lang w:val="sr-Cyrl-RS"/>
        </w:rPr>
      </w:pPr>
    </w:p>
    <w:p w14:paraId="49586AAD">
      <w:pPr>
        <w:ind w:firstLine="360"/>
        <w:jc w:val="both"/>
        <w:rPr>
          <w:ins w:id="14614" w:author="Milica Radić" w:date="2026-10-04T15:32:18Z"/>
          <w:color w:val="000000"/>
          <w:sz w:val="22"/>
          <w:szCs w:val="22"/>
          <w:lang w:val="sr-Cyrl-RS"/>
        </w:rPr>
      </w:pPr>
    </w:p>
    <w:p w14:paraId="345C9495">
      <w:pPr>
        <w:ind w:firstLine="360"/>
        <w:jc w:val="both"/>
        <w:rPr>
          <w:color w:val="000000"/>
          <w:sz w:val="22"/>
          <w:szCs w:val="22"/>
          <w:lang w:val="sr-Cyrl-RS"/>
          <w:rPrChange w:id="14615" w:author="Milan Stojkov" w:date="2026-10-02T11:00:00Z">
            <w:rPr>
              <w:color w:val="000000"/>
              <w:sz w:val="22"/>
              <w:szCs w:val="22"/>
            </w:rPr>
          </w:rPrChange>
        </w:rPr>
      </w:pPr>
      <w:ins w:id="14616" w:author="Milica Radić" w:date="2026-10-04T15:32:18Z">
        <w:r>
          <w:rPr>
            <w:rFonts w:hint="default"/>
            <w:color w:val="000000"/>
            <w:sz w:val="22"/>
            <w:szCs w:val="22"/>
            <w:lang w:val="sr-Cyrl-RS"/>
          </w:rPr>
          <w:t>Код робусних функција један нападачки чвор не мења грешку, други је удвостручује, док је уз трећи далеко изнад прага. Скок је очекиван</w:t>
        </w:r>
      </w:ins>
      <w:ins w:id="14617" w:author="Milica Radić" w:date="2026-10-04T15:38:10Z">
        <w:r>
          <w:rPr>
            <w:rFonts w:hint="default"/>
            <w:color w:val="000000"/>
            <w:sz w:val="22"/>
            <w:szCs w:val="22"/>
            <w:lang w:val="sr-Cyrl-RS"/>
          </w:rPr>
          <w:t xml:space="preserve"> </w:t>
        </w:r>
      </w:ins>
      <w:ins w:id="14618" w:author="Milica Radić" w:date="2026-10-04T15:38:11Z">
        <w:r>
          <w:rPr>
            <w:rFonts w:hint="default"/>
            <w:color w:val="000000"/>
            <w:sz w:val="22"/>
            <w:szCs w:val="22"/>
            <w:lang w:val="sr-Cyrl-RS"/>
          </w:rPr>
          <w:t xml:space="preserve">- </w:t>
        </w:r>
      </w:ins>
      <w:ins w:id="14619" w:author="Milica Radić" w:date="2026-10-04T15:38:12Z">
        <w:r>
          <w:rPr>
            <w:rFonts w:hint="default"/>
            <w:color w:val="000000"/>
            <w:sz w:val="22"/>
            <w:szCs w:val="22"/>
            <w:lang w:val="sr-Cyrl-RS"/>
          </w:rPr>
          <w:t>о</w:t>
        </w:r>
      </w:ins>
      <w:ins w:id="14620" w:author="Milica Radić" w:date="2026-10-04T15:32:18Z">
        <w:r>
          <w:rPr>
            <w:rFonts w:hint="default"/>
            <w:color w:val="000000"/>
            <w:sz w:val="22"/>
            <w:szCs w:val="22"/>
            <w:lang w:val="sr-Cyrl-RS"/>
          </w:rPr>
          <w:t>дсечена средина одбацује по једну вредност са сваког краја, па једног нападача уклања у потпуности, док од другог надаље бар један увек остане у прорачуну.</w:t>
        </w:r>
      </w:ins>
      <w:ins w:id="14621" w:author="Milica Radić" w:date="2026-10-04T15:34:11Z">
        <w:r>
          <w:rPr>
            <w:rFonts w:hint="default"/>
            <w:color w:val="000000"/>
            <w:sz w:val="22"/>
            <w:szCs w:val="22"/>
            <w:lang w:val="sr-Cyrl-RS"/>
          </w:rPr>
          <w:t xml:space="preserve"> </w:t>
        </w:r>
      </w:ins>
      <w:del w:id="14622" w:author="Milica Radić" w:date="2026-10-04T15:34:10Z">
        <w:r>
          <w:rPr>
            <w:color w:val="000000"/>
            <w:sz w:val="22"/>
            <w:szCs w:val="22"/>
            <w:lang w:val="sr-Cyrl-RS"/>
            <w:rPrChange w:id="14623" w:author="Milan Stojkov" w:date="2026-10-02T11:00:00Z">
              <w:rPr>
                <w:color w:val="000000"/>
                <w:sz w:val="22"/>
                <w:szCs w:val="22"/>
              </w:rPr>
            </w:rPrChange>
          </w:rPr>
          <w:delText>Ово је средишња табела поглавља, будући да показује механизам појачавања на нивоу појединачног чвора. Код робусних функција један нападачки сусед не мења ништа, други подиже грешку двоструко, а трећи седам пута. Прелаз наступа тачно тамо где спецификација функције предвиђа: одсечена средина при α = 0,2 и осам вредности одбацује по једну са сваке стране, па подноси једно одступање а посустаје на два.</w:delText>
        </w:r>
      </w:del>
      <w:r>
        <w:rPr>
          <w:color w:val="000000"/>
          <w:sz w:val="22"/>
          <w:szCs w:val="22"/>
          <w:lang w:val="sr-Cyrl-RS"/>
          <w:rPrChange w:id="14625" w:author="Milan Stojkov" w:date="2026-10-02T11:00:00Z">
            <w:rPr>
              <w:color w:val="000000"/>
              <w:sz w:val="22"/>
              <w:szCs w:val="22"/>
            </w:rPr>
          </w:rPrChange>
        </w:rPr>
        <w:t xml:space="preserve"> Аритметичка средина, насупрот томе, има готово једнаку грешку и код чворова без иједног нападачког суседа, будући да се нападачка вредност дифузијом шири кроз целу мрежу. </w:t>
      </w:r>
    </w:p>
    <w:p w14:paraId="5EBCE022">
      <w:pPr>
        <w:ind w:firstLine="360"/>
        <w:jc w:val="both"/>
        <w:rPr>
          <w:color w:val="000000"/>
          <w:sz w:val="22"/>
          <w:szCs w:val="22"/>
          <w:lang w:val="sr-Cyrl-RS"/>
          <w:rPrChange w:id="14626" w:author="Milan Stojkov" w:date="2026-10-02T11:00:00Z">
            <w:rPr>
              <w:color w:val="000000"/>
              <w:sz w:val="22"/>
              <w:szCs w:val="22"/>
            </w:rPr>
          </w:rPrChange>
        </w:rPr>
      </w:pPr>
      <w:r>
        <w:rPr>
          <w:color w:val="000000"/>
          <w:sz w:val="22"/>
          <w:szCs w:val="22"/>
          <w:lang w:val="sr-Cyrl-RS"/>
          <w:rPrChange w:id="14627" w:author="Milan Stojkov" w:date="2026-10-02T11:00:00Z">
            <w:rPr>
              <w:color w:val="000000"/>
              <w:sz w:val="22"/>
              <w:szCs w:val="22"/>
            </w:rPr>
          </w:rPrChange>
        </w:rPr>
        <w:t xml:space="preserve">Као што доприноси одбрамбених слојева нису адитивни, нису ни доприноси напада. </w:t>
      </w:r>
      <w:r>
        <w:rPr>
          <w:i/>
          <w:iCs/>
          <w:color w:val="000000"/>
          <w:sz w:val="22"/>
          <w:szCs w:val="22"/>
          <w:lang w:val="sr-Cyrl-RS"/>
          <w:rPrChange w:id="14628" w:author="Milan Stojkov" w:date="2026-10-02T11:00:00Z">
            <w:rPr>
              <w:i/>
              <w:iCs/>
              <w:color w:val="000000"/>
              <w:sz w:val="22"/>
              <w:szCs w:val="22"/>
            </w:rPr>
          </w:rPrChange>
        </w:rPr>
        <w:t xml:space="preserve">Sybil </w:t>
      </w:r>
      <w:r>
        <w:rPr>
          <w:color w:val="000000"/>
          <w:sz w:val="22"/>
          <w:szCs w:val="22"/>
          <w:lang w:val="sr-Cyrl-RS"/>
          <w:rPrChange w:id="14629" w:author="Milan Stojkov" w:date="2026-10-02T11:00:00Z">
            <w:rPr>
              <w:color w:val="000000"/>
              <w:sz w:val="22"/>
              <w:szCs w:val="22"/>
            </w:rPr>
          </w:rPrChange>
        </w:rPr>
        <w:t xml:space="preserve">напад сам не изолује ниједан чвор, </w:t>
      </w:r>
      <w:r>
        <w:rPr>
          <w:i/>
          <w:iCs/>
          <w:color w:val="000000"/>
          <w:sz w:val="22"/>
          <w:szCs w:val="22"/>
          <w:lang w:val="sr-Cyrl-RS"/>
          <w:rPrChange w:id="14630" w:author="Milan Stojkov" w:date="2026-10-02T11:00:00Z">
            <w:rPr>
              <w:i/>
              <w:iCs/>
              <w:color w:val="000000"/>
              <w:sz w:val="22"/>
              <w:szCs w:val="22"/>
            </w:rPr>
          </w:rPrChange>
        </w:rPr>
        <w:t xml:space="preserve">Eclipse </w:t>
      </w:r>
      <w:r>
        <w:rPr>
          <w:color w:val="000000"/>
          <w:sz w:val="22"/>
          <w:szCs w:val="22"/>
          <w:lang w:val="sr-Cyrl-RS"/>
          <w:rPrChange w:id="14631" w:author="Milan Stojkov" w:date="2026-10-02T11:00:00Z">
            <w:rPr>
              <w:color w:val="000000"/>
              <w:sz w:val="22"/>
              <w:szCs w:val="22"/>
            </w:rPr>
          </w:rPrChange>
        </w:rPr>
        <w:t xml:space="preserve">без довољног броја идентитета није изводљив, а </w:t>
      </w:r>
      <w:r>
        <w:rPr>
          <w:i/>
          <w:iCs/>
          <w:color w:val="000000"/>
          <w:sz w:val="22"/>
          <w:szCs w:val="22"/>
          <w:lang w:val="sr-Cyrl-RS"/>
          <w:rPrChange w:id="14632" w:author="Milan Stojkov" w:date="2026-10-02T11:00:00Z">
            <w:rPr>
              <w:i/>
              <w:iCs/>
              <w:color w:val="000000"/>
              <w:sz w:val="22"/>
              <w:szCs w:val="22"/>
            </w:rPr>
          </w:rPrChange>
        </w:rPr>
        <w:t xml:space="preserve">Byzantine </w:t>
      </w:r>
      <w:r>
        <w:rPr>
          <w:color w:val="000000"/>
          <w:sz w:val="22"/>
          <w:szCs w:val="22"/>
          <w:lang w:val="sr-Cyrl-RS"/>
          <w:rPrChange w:id="14633" w:author="Milan Stojkov" w:date="2026-10-02T11:00:00Z">
            <w:rPr>
              <w:color w:val="000000"/>
              <w:sz w:val="22"/>
              <w:szCs w:val="22"/>
            </w:rPr>
          </w:rPrChange>
        </w:rPr>
        <w:t>вредност утиче само на чворове у чијем је скупу суседа нападач већ присутан. Свака карика ланца зависи од претходне, па отпорност система не произлази из појединачног механизма него из тога што два слоја делују на различитим карикама истог ланца.</w:t>
      </w:r>
    </w:p>
    <w:p w14:paraId="0EEF678C">
      <w:pPr>
        <w:pStyle w:val="3"/>
        <w:ind w:left="0" w:firstLine="0"/>
        <w:rPr>
          <w:lang w:val="sr-Cyrl-RS"/>
          <w:rPrChange w:id="14634" w:author="Milan Stojkov" w:date="2026-10-02T11:00:00Z">
            <w:rPr/>
          </w:rPrChange>
        </w:rPr>
      </w:pPr>
      <w:bookmarkStart w:id="116" w:name="_Toc1013"/>
      <w:bookmarkStart w:id="117" w:name="_Toc26957"/>
      <w:r>
        <w:rPr>
          <w:rFonts w:ascii="Times New Roman" w:hAnsi="Times New Roman" w:eastAsia="Times New Roman" w:cs="Times New Roman"/>
          <w:color w:val="000000"/>
          <w:lang w:val="sr-Cyrl-RS"/>
          <w:rPrChange w:id="14635" w:author="Milan Stojkov" w:date="2026-10-02T11:00:00Z">
            <w:rPr>
              <w:rFonts w:ascii="Times New Roman" w:hAnsi="Times New Roman" w:eastAsia="Times New Roman" w:cs="Times New Roman"/>
              <w:color w:val="000000"/>
            </w:rPr>
          </w:rPrChange>
        </w:rPr>
        <w:t>7.10. Статистичка обрада резултата</w:t>
      </w:r>
      <w:bookmarkEnd w:id="116"/>
      <w:bookmarkEnd w:id="117"/>
    </w:p>
    <w:p w14:paraId="11642E9E">
      <w:pPr>
        <w:ind w:firstLine="360"/>
        <w:jc w:val="both"/>
        <w:rPr>
          <w:color w:val="000000"/>
          <w:sz w:val="22"/>
          <w:szCs w:val="22"/>
          <w:lang w:val="sr-Cyrl-RS"/>
          <w:rPrChange w:id="14636" w:author="Milan Stojkov" w:date="2026-10-02T11:00:00Z">
            <w:rPr>
              <w:color w:val="000000"/>
              <w:sz w:val="22"/>
              <w:szCs w:val="22"/>
            </w:rPr>
          </w:rPrChange>
        </w:rPr>
      </w:pPr>
      <w:ins w:id="14637" w:author="Milica Radić" w:date="2026-10-04T01:15:47Z">
        <w:r>
          <w:rPr>
            <w:rFonts w:hint="default"/>
            <w:color w:val="000000"/>
            <w:sz w:val="22"/>
            <w:szCs w:val="22"/>
            <w:lang w:val="sr-Cyrl-RS"/>
          </w:rPr>
          <w:t xml:space="preserve">Да би се испитало да ли поједини </w:t>
        </w:r>
      </w:ins>
      <w:ins w:id="14638" w:author="Milica Radić" w:date="2026-10-04T01:15:47Z">
        <w:r>
          <w:rPr>
            <w:rFonts w:hint="default"/>
            <w:i/>
            <w:iCs/>
            <w:color w:val="000000"/>
            <w:sz w:val="22"/>
            <w:szCs w:val="22"/>
            <w:lang w:val="sr-Cyrl-RS"/>
            <w:rPrChange w:id="14639" w:author="Milica Radić" w:date="2026-10-04T13:03:46Z">
              <w:rPr>
                <w:rFonts w:hint="default"/>
                <w:color w:val="000000"/>
                <w:sz w:val="22"/>
                <w:szCs w:val="22"/>
                <w:lang w:val="sr-Cyrl-RS"/>
              </w:rPr>
            </w:rPrChange>
          </w:rPr>
          <w:t>seed</w:t>
        </w:r>
      </w:ins>
      <w:ins w:id="14641" w:author="Milica Radić" w:date="2026-10-04T01:15:47Z">
        <w:r>
          <w:rPr>
            <w:rFonts w:hint="default"/>
            <w:color w:val="000000"/>
            <w:sz w:val="22"/>
            <w:szCs w:val="22"/>
            <w:lang w:val="sr-Cyrl-RS"/>
          </w:rPr>
          <w:t>-ови производе значајно другачије вредности и које конфигурације показују највећу осетљивост, свака конфигурација извршава се петнаест пута</w:t>
        </w:r>
      </w:ins>
      <w:del w:id="14642" w:author="Milica Radić" w:date="2026-10-04T01:15:47Z">
        <w:r>
          <w:rPr>
            <w:color w:val="000000"/>
            <w:sz w:val="22"/>
            <w:szCs w:val="22"/>
            <w:lang w:val="sr-Cyrl-RS"/>
            <w:rPrChange w:id="14643" w:author="Milan Stojkov" w:date="2026-10-02T11:00:00Z">
              <w:rPr>
                <w:color w:val="000000"/>
                <w:sz w:val="22"/>
                <w:szCs w:val="22"/>
              </w:rPr>
            </w:rPrChange>
          </w:rPr>
          <w:delText>Свака конфигурација извршена је петнаест пута</w:delText>
        </w:r>
      </w:del>
      <w:r>
        <w:rPr>
          <w:color w:val="000000"/>
          <w:sz w:val="22"/>
          <w:szCs w:val="22"/>
          <w:lang w:val="sr-Cyrl-RS"/>
          <w:rPrChange w:id="14644" w:author="Milan Stojkov" w:date="2026-10-02T11:00:00Z">
            <w:rPr>
              <w:color w:val="000000"/>
              <w:sz w:val="22"/>
              <w:szCs w:val="22"/>
            </w:rPr>
          </w:rPrChange>
        </w:rPr>
        <w:t xml:space="preserve"> </w:t>
      </w:r>
      <w:ins w:id="14645" w:author="Milan Stojkov" w:date="2026-10-02T12:29:00Z">
        <w:r>
          <w:rPr>
            <w:color w:val="000000"/>
            <w:sz w:val="22"/>
            <w:szCs w:val="22"/>
            <w:lang w:val="sr-Cyrl-RS"/>
          </w:rPr>
          <w:t>-</w:t>
        </w:r>
      </w:ins>
      <w:r>
        <w:rPr>
          <w:color w:val="000000"/>
          <w:sz w:val="22"/>
          <w:szCs w:val="22"/>
          <w:lang w:val="sr-Cyrl-RS"/>
          <w:rPrChange w:id="14646" w:author="Milan Stojkov" w:date="2026-10-02T11:00:00Z">
            <w:rPr>
              <w:color w:val="000000"/>
              <w:sz w:val="22"/>
              <w:szCs w:val="22"/>
            </w:rPr>
          </w:rPrChange>
        </w:rPr>
        <w:t xml:space="preserve"> три величине мреже и пет вредности </w:t>
      </w:r>
      <w:r>
        <w:rPr>
          <w:i/>
          <w:iCs/>
          <w:color w:val="000000"/>
          <w:sz w:val="22"/>
          <w:szCs w:val="22"/>
          <w:lang w:val="sr-Cyrl-RS"/>
          <w:rPrChange w:id="14647" w:author="Milica Radić" w:date="2026-10-02T16:48:30Z">
            <w:rPr>
              <w:color w:val="000000"/>
              <w:sz w:val="22"/>
              <w:szCs w:val="22"/>
            </w:rPr>
          </w:rPrChange>
        </w:rPr>
        <w:t>seed</w:t>
      </w:r>
      <w:r>
        <w:rPr>
          <w:color w:val="000000"/>
          <w:sz w:val="22"/>
          <w:szCs w:val="22"/>
          <w:lang w:val="sr-Cyrl-RS"/>
          <w:rPrChange w:id="14648" w:author="Milan Stojkov" w:date="2026-10-02T11:00:00Z">
            <w:rPr>
              <w:color w:val="000000"/>
              <w:sz w:val="22"/>
              <w:szCs w:val="22"/>
            </w:rPr>
          </w:rPrChange>
        </w:rPr>
        <w:t xml:space="preserve">-а. </w:t>
      </w:r>
      <w:ins w:id="14649" w:author="Milica Radić" w:date="2026-10-04T02:12:23Z">
        <w:r>
          <w:rPr>
            <w:rFonts w:hint="default"/>
            <w:i/>
            <w:iCs/>
            <w:color w:val="000000"/>
            <w:sz w:val="22"/>
            <w:szCs w:val="22"/>
            <w:lang w:val="sr-Cyrl-RS"/>
            <w:rPrChange w:id="14650" w:author="Milica Radić" w:date="2026-10-04T02:12:27Z">
              <w:rPr>
                <w:rFonts w:hint="default"/>
                <w:color w:val="000000"/>
                <w:sz w:val="22"/>
                <w:szCs w:val="22"/>
                <w:lang w:val="sr-Cyrl-RS"/>
              </w:rPr>
            </w:rPrChange>
          </w:rPr>
          <w:t>Seed</w:t>
        </w:r>
      </w:ins>
      <w:ins w:id="14651" w:author="Milica Radić" w:date="2026-10-04T02:12:23Z">
        <w:r>
          <w:rPr>
            <w:rFonts w:hint="default"/>
            <w:color w:val="000000"/>
            <w:sz w:val="22"/>
            <w:szCs w:val="22"/>
            <w:lang w:val="sr-Cyrl-RS"/>
          </w:rPr>
          <w:t>, између осталог, одређује почетни распоред суседа, па свако покретање ради са другачијом топологијом.</w:t>
        </w:r>
      </w:ins>
      <w:ins w:id="14652" w:author="Milica Radić" w:date="2026-10-04T02:12:24Z">
        <w:r>
          <w:rPr>
            <w:rFonts w:hint="default"/>
            <w:color w:val="000000"/>
            <w:sz w:val="22"/>
            <w:szCs w:val="22"/>
            <w:lang w:val="sr-Cyrl-RS"/>
          </w:rPr>
          <w:t xml:space="preserve"> </w:t>
        </w:r>
      </w:ins>
      <w:ins w:id="14653" w:author="Milica Radić" w:date="2026-10-04T01:16:08Z">
        <w:r>
          <w:rPr>
            <w:rFonts w:hint="default"/>
            <w:color w:val="000000"/>
            <w:sz w:val="22"/>
            <w:szCs w:val="22"/>
            <w:lang w:val="sr-Cyrl-RS"/>
          </w:rPr>
          <w:t>Табела 7.32 за сваку конфигурацију приказује средњу вредност, стандардну девијацију, најмању и највећу забележену грешку, као и коефицијент варијације.</w:t>
        </w:r>
      </w:ins>
      <w:del w:id="14654" w:author="Milica Radić" w:date="2026-10-04T01:15:57Z">
        <w:r>
          <w:rPr>
            <w:color w:val="000000"/>
            <w:sz w:val="22"/>
            <w:szCs w:val="22"/>
            <w:lang w:val="sr-Cyrl-RS"/>
            <w:rPrChange w:id="14655" w:author="Milan Stojkov" w:date="2026-10-02T11:00:00Z">
              <w:rPr>
                <w:color w:val="000000"/>
                <w:sz w:val="22"/>
                <w:szCs w:val="22"/>
              </w:rPr>
            </w:rPrChange>
          </w:rPr>
          <w:delText>У</w:delText>
        </w:r>
      </w:del>
      <w:del w:id="14656" w:author="Milica Radić" w:date="2026-10-04T01:15:57Z">
        <w:r>
          <w:rPr>
            <w:color w:val="000000"/>
            <w:sz w:val="22"/>
            <w:szCs w:val="22"/>
            <w:lang w:val="sr-Cyrl-RS"/>
            <w:rPrChange w:id="14657" w:author="Milan Stojkov" w:date="2026-10-02T11:00:00Z">
              <w:rPr>
                <w:color w:val="000000"/>
                <w:sz w:val="22"/>
                <w:szCs w:val="22"/>
              </w:rPr>
            </w:rPrChange>
          </w:rPr>
          <w:delText xml:space="preserve"> овом одељку проверава се да ли разлике између конфигурација потичу од саме заштите или од случајности почетног распореда.</w:delText>
        </w:r>
      </w:del>
    </w:p>
    <w:p w14:paraId="61FA7714">
      <w:pPr>
        <w:pBdr>
          <w:top w:val="none" w:color="auto" w:sz="0" w:space="0"/>
          <w:left w:val="none" w:color="auto" w:sz="0" w:space="0"/>
          <w:bottom w:val="none" w:color="auto" w:sz="0" w:space="0"/>
          <w:right w:val="none" w:color="auto" w:sz="0" w:space="0"/>
          <w:between w:val="none" w:color="auto" w:sz="0" w:space="0"/>
        </w:pBdr>
        <w:jc w:val="center"/>
        <w:rPr>
          <w:ins w:id="14658" w:author="Milica Radić" w:date="2026-10-04T01:16:15Z"/>
          <w:i/>
          <w:iCs/>
          <w:color w:val="000000"/>
          <w:sz w:val="20"/>
          <w:szCs w:val="20"/>
          <w:lang w:val="sr-Cyrl-RS"/>
        </w:rPr>
      </w:pPr>
    </w:p>
    <w:p w14:paraId="41BE13DB">
      <w:pPr>
        <w:pBdr>
          <w:top w:val="none" w:sz="0" w:space="0"/>
          <w:left w:val="none" w:sz="0" w:space="0"/>
          <w:bottom w:val="none" w:sz="0" w:space="0"/>
          <w:right w:val="none" w:sz="0" w:space="0"/>
          <w:between w:val="none" w:sz="0" w:space="0"/>
        </w:pBdr>
        <w:jc w:val="left"/>
        <w:rPr>
          <w:ins w:id="14660" w:author="Milica Radić" w:date="2026-10-04T15:47:15Z"/>
          <w:i/>
          <w:iCs/>
          <w:color w:val="000000"/>
          <w:sz w:val="20"/>
          <w:szCs w:val="20"/>
          <w:lang w:val="sr-Cyrl-RS"/>
        </w:rPr>
        <w:pPrChange w:id="14659" w:author="Milica Radić" w:date="2026-10-04T15:47:15Z">
          <w:pPr>
            <w:pBdr>
              <w:top w:val="none" w:color="auto" w:sz="0" w:space="0"/>
              <w:left w:val="none" w:color="auto" w:sz="0" w:space="0"/>
              <w:bottom w:val="none" w:color="auto" w:sz="0" w:space="0"/>
              <w:right w:val="none" w:color="auto" w:sz="0" w:space="0"/>
              <w:between w:val="none" w:color="auto" w:sz="0" w:space="0"/>
            </w:pBdr>
            <w:jc w:val="center"/>
          </w:pPr>
        </w:pPrChange>
      </w:pPr>
      <w:ins w:id="14661" w:author="Milica Radić" w:date="2026-10-04T15:47:15Z">
        <w:r>
          <w:rPr>
            <w:i/>
            <w:iCs/>
            <w:color w:val="000000"/>
            <w:sz w:val="20"/>
            <w:szCs w:val="20"/>
            <w:lang w:val="sr-Cyrl-RS"/>
          </w:rPr>
          <w:br w:type="page"/>
        </w:r>
      </w:ins>
    </w:p>
    <w:p w14:paraId="4B5D252F">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4662" w:author="Milan Stojkov" w:date="2026-10-02T11:00:00Z">
            <w:rPr>
              <w:i/>
              <w:iCs/>
              <w:color w:val="000000"/>
              <w:sz w:val="20"/>
              <w:szCs w:val="20"/>
            </w:rPr>
          </w:rPrChange>
        </w:rPr>
      </w:pPr>
      <w:r>
        <w:rPr>
          <w:i/>
          <w:iCs/>
          <w:color w:val="000000"/>
          <w:sz w:val="20"/>
          <w:szCs w:val="20"/>
          <w:lang w:val="sr-Cyrl-RS"/>
          <w:rPrChange w:id="14663" w:author="Milan Stojkov" w:date="2026-10-02T11:00:00Z">
            <w:rPr>
              <w:i/>
              <w:iCs/>
              <w:color w:val="000000"/>
              <w:sz w:val="20"/>
              <w:szCs w:val="20"/>
            </w:rPr>
          </w:rPrChange>
        </w:rPr>
        <w:t>Табела 7.32</w:t>
      </w:r>
      <w:del w:id="14664" w:author="Milica Radić" w:date="2026-10-04T02:10:04Z">
        <w:r>
          <w:rPr>
            <w:i/>
            <w:iCs/>
            <w:color w:val="000000"/>
            <w:sz w:val="20"/>
            <w:szCs w:val="20"/>
            <w:lang w:val="sr-Cyrl-RS"/>
            <w:rPrChange w:id="14665" w:author="Milan Stojkov" w:date="2026-10-02T11:00:00Z">
              <w:rPr>
                <w:i/>
                <w:iCs/>
                <w:color w:val="000000"/>
                <w:sz w:val="20"/>
                <w:szCs w:val="20"/>
              </w:rPr>
            </w:rPrChange>
          </w:rPr>
          <w:delText>.</w:delText>
        </w:r>
      </w:del>
      <w:ins w:id="14666" w:author="Milica Radić" w:date="2026-10-04T02:10:08Z">
        <w:r>
          <w:rPr>
            <w:rFonts w:hint="default"/>
            <w:i/>
            <w:iCs/>
            <w:color w:val="000000"/>
            <w:sz w:val="20"/>
            <w:szCs w:val="20"/>
            <w:lang w:val="sr-Cyrl-RS"/>
          </w:rPr>
          <w:t xml:space="preserve"> -</w:t>
        </w:r>
      </w:ins>
      <w:r>
        <w:rPr>
          <w:i/>
          <w:iCs/>
          <w:color w:val="000000"/>
          <w:sz w:val="20"/>
          <w:szCs w:val="20"/>
          <w:lang w:val="sr-Cyrl-RS"/>
          <w:rPrChange w:id="14667" w:author="Milan Stojkov" w:date="2026-10-02T11:00:00Z">
            <w:rPr>
              <w:i/>
              <w:iCs/>
              <w:color w:val="000000"/>
              <w:sz w:val="20"/>
              <w:szCs w:val="20"/>
            </w:rPr>
          </w:rPrChange>
        </w:rPr>
        <w:t xml:space="preserve"> Статистика релативне грешке, β = 0,3</w:t>
      </w:r>
    </w:p>
    <w:tbl>
      <w:tblPr>
        <w:tblStyle w:val="116"/>
        <w:tblW w:w="4997"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14668" w:author="Milica Radić" w:date="2026-10-04T01:14:21Z">
          <w:tblPr>
            <w:tblStyle w:val="116"/>
            <w:tblW w:w="8603"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1655"/>
        <w:gridCol w:w="1578"/>
        <w:gridCol w:w="838"/>
        <w:gridCol w:w="939"/>
        <w:gridCol w:w="838"/>
        <w:gridCol w:w="838"/>
        <w:gridCol w:w="1158"/>
        <w:tblGridChange w:id="14669">
          <w:tblGrid>
            <w:gridCol w:w="1815"/>
            <w:gridCol w:w="1729"/>
            <w:gridCol w:w="920"/>
            <w:gridCol w:w="1030"/>
            <w:gridCol w:w="920"/>
            <w:gridCol w:w="920"/>
            <w:gridCol w:w="1269"/>
          </w:tblGrid>
        </w:tblGridChange>
      </w:tblGrid>
      <w:tr w14:paraId="26B651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670" w:author="Milica Radić" w:date="2026-10-04T01:14: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trPrChange w:id="14670" w:author="Milica Radić" w:date="2026-10-04T01:14:21Z">
            <w:trPr>
              <w:tblHeader/>
            </w:trPr>
          </w:trPrChange>
        </w:trPr>
        <w:tc>
          <w:tcPr>
            <w:tcW w:w="1054" w:type="pct"/>
            <w:tcBorders>
              <w:bottom w:val="single" w:color="000000" w:sz="4" w:space="0"/>
              <w:right w:val="single" w:color="000000" w:sz="4" w:space="0"/>
            </w:tcBorders>
            <w:tcMar>
              <w:top w:w="15" w:type="dxa"/>
              <w:left w:w="15" w:type="dxa"/>
              <w:bottom w:w="15" w:type="dxa"/>
              <w:right w:w="15" w:type="dxa"/>
            </w:tcMar>
            <w:vAlign w:val="center"/>
            <w:tcPrChange w:id="14671" w:author="Milica Radić" w:date="2026-10-04T01:14:21Z">
              <w:tcPr>
                <w:tcW w:w="1815" w:type="dxa"/>
                <w:tcBorders>
                  <w:bottom w:val="single" w:color="000000" w:sz="4" w:space="0"/>
                  <w:right w:val="single" w:color="000000" w:sz="4" w:space="0"/>
                </w:tcBorders>
                <w:tcMar>
                  <w:top w:w="15" w:type="dxa"/>
                  <w:left w:w="15" w:type="dxa"/>
                  <w:bottom w:w="15" w:type="dxa"/>
                  <w:right w:w="15" w:type="dxa"/>
                </w:tcMar>
                <w:vAlign w:val="center"/>
              </w:tcPr>
            </w:tcPrChange>
          </w:tcPr>
          <w:p w14:paraId="4F686858">
            <w:pPr>
              <w:jc w:val="center"/>
              <w:rPr>
                <w:b/>
                <w:bCs/>
                <w:sz w:val="20"/>
                <w:szCs w:val="20"/>
                <w:lang w:val="sr-Cyrl-RS"/>
                <w:rPrChange w:id="14672" w:author="Milan Stojkov" w:date="2026-10-02T11:00:00Z">
                  <w:rPr>
                    <w:b/>
                    <w:bCs/>
                    <w:sz w:val="20"/>
                    <w:szCs w:val="20"/>
                  </w:rPr>
                </w:rPrChange>
              </w:rPr>
            </w:pPr>
            <w:ins w:id="14673" w:author="Milica Radić" w:date="2026-10-04T01:14:27Z">
              <w:r>
                <w:rPr>
                  <w:b/>
                  <w:bCs/>
                  <w:sz w:val="20"/>
                  <w:szCs w:val="20"/>
                  <w:lang w:val="sr-Cyrl-RS"/>
                </w:rPr>
                <w:t>С</w:t>
              </w:r>
            </w:ins>
            <w:del w:id="14674" w:author="Milica Radić" w:date="2026-10-04T01:14:26Z">
              <w:r>
                <w:rPr>
                  <w:b/>
                  <w:bCs/>
                  <w:sz w:val="20"/>
                  <w:szCs w:val="20"/>
                  <w:lang w:val="sr-Cyrl-RS"/>
                  <w:rPrChange w:id="14675" w:author="Milan Stojkov" w:date="2026-10-02T11:00:00Z">
                    <w:rPr>
                      <w:b/>
                      <w:bCs/>
                      <w:sz w:val="20"/>
                      <w:szCs w:val="20"/>
                    </w:rPr>
                  </w:rPrChange>
                </w:rPr>
                <w:delText>с</w:delText>
              </w:r>
            </w:del>
            <w:r>
              <w:rPr>
                <w:b/>
                <w:bCs/>
                <w:sz w:val="20"/>
                <w:szCs w:val="20"/>
                <w:lang w:val="sr-Cyrl-RS"/>
                <w:rPrChange w:id="14676" w:author="Milan Stojkov" w:date="2026-10-02T11:00:00Z">
                  <w:rPr>
                    <w:b/>
                    <w:bCs/>
                    <w:sz w:val="20"/>
                    <w:szCs w:val="20"/>
                  </w:rPr>
                </w:rPrChange>
              </w:rPr>
              <w:t>тратегија</w:t>
            </w:r>
          </w:p>
        </w:tc>
        <w:tc>
          <w:tcPr>
            <w:tcW w:w="1005"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4677" w:author="Milica Radić" w:date="2026-10-04T01:14:21Z">
              <w:tcPr>
                <w:tcW w:w="1729"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377E3DD">
            <w:pPr>
              <w:jc w:val="center"/>
              <w:rPr>
                <w:b/>
                <w:bCs/>
                <w:sz w:val="20"/>
                <w:szCs w:val="20"/>
                <w:lang w:val="sr-Cyrl-RS"/>
                <w:rPrChange w:id="14678" w:author="Milan Stojkov" w:date="2026-10-02T11:00:00Z">
                  <w:rPr>
                    <w:b/>
                    <w:bCs/>
                    <w:sz w:val="20"/>
                    <w:szCs w:val="20"/>
                  </w:rPr>
                </w:rPrChange>
              </w:rPr>
            </w:pPr>
            <w:ins w:id="14679" w:author="Milica Radić" w:date="2026-10-04T01:14:30Z">
              <w:r>
                <w:rPr>
                  <w:b/>
                  <w:bCs/>
                  <w:sz w:val="20"/>
                  <w:szCs w:val="20"/>
                  <w:lang w:val="sr-Cyrl-RS"/>
                </w:rPr>
                <w:t>А</w:t>
              </w:r>
            </w:ins>
            <w:del w:id="14680" w:author="Milica Radić" w:date="2026-10-04T01:14:30Z">
              <w:r>
                <w:rPr>
                  <w:b/>
                  <w:bCs/>
                  <w:sz w:val="20"/>
                  <w:szCs w:val="20"/>
                  <w:lang w:val="sr-Cyrl-RS"/>
                  <w:rPrChange w:id="14681" w:author="Milan Stojkov" w:date="2026-10-02T11:00:00Z">
                    <w:rPr>
                      <w:b/>
                      <w:bCs/>
                      <w:sz w:val="20"/>
                      <w:szCs w:val="20"/>
                    </w:rPr>
                  </w:rPrChange>
                </w:rPr>
                <w:delText>а</w:delText>
              </w:r>
            </w:del>
            <w:r>
              <w:rPr>
                <w:b/>
                <w:bCs/>
                <w:sz w:val="20"/>
                <w:szCs w:val="20"/>
                <w:lang w:val="sr-Cyrl-RS"/>
                <w:rPrChange w:id="14682" w:author="Milan Stojkov" w:date="2026-10-02T11:00:00Z">
                  <w:rPr>
                    <w:b/>
                    <w:bCs/>
                    <w:sz w:val="20"/>
                    <w:szCs w:val="20"/>
                  </w:rPr>
                </w:rPrChange>
              </w:rPr>
              <w:t>грегација</w:t>
            </w:r>
          </w:p>
        </w:tc>
        <w:tc>
          <w:tcPr>
            <w:tcW w:w="534"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4683" w:author="Milica Radić" w:date="2026-10-04T01:14:21Z">
              <w:tcPr>
                <w:tcW w:w="920"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96D84B4">
            <w:pPr>
              <w:jc w:val="center"/>
              <w:rPr>
                <w:b/>
                <w:bCs/>
                <w:sz w:val="20"/>
                <w:szCs w:val="20"/>
                <w:lang w:val="sr-Cyrl-RS"/>
                <w:rPrChange w:id="14684" w:author="Milan Stojkov" w:date="2026-10-02T11:00:00Z">
                  <w:rPr>
                    <w:b/>
                    <w:bCs/>
                    <w:sz w:val="20"/>
                    <w:szCs w:val="20"/>
                  </w:rPr>
                </w:rPrChange>
              </w:rPr>
            </w:pPr>
            <w:ins w:id="14685" w:author="Milica Radić" w:date="2026-10-04T01:14:32Z">
              <w:r>
                <w:rPr>
                  <w:b/>
                  <w:bCs/>
                  <w:sz w:val="20"/>
                  <w:szCs w:val="20"/>
                  <w:lang w:val="sr-Cyrl-RS"/>
                </w:rPr>
                <w:t>С</w:t>
              </w:r>
            </w:ins>
            <w:del w:id="14686" w:author="Milica Radić" w:date="2026-10-04T01:14:32Z">
              <w:r>
                <w:rPr>
                  <w:b/>
                  <w:bCs/>
                  <w:sz w:val="20"/>
                  <w:szCs w:val="20"/>
                  <w:lang w:val="sr-Cyrl-RS"/>
                  <w:rPrChange w:id="14687" w:author="Milan Stojkov" w:date="2026-10-02T11:00:00Z">
                    <w:rPr>
                      <w:b/>
                      <w:bCs/>
                      <w:sz w:val="20"/>
                      <w:szCs w:val="20"/>
                    </w:rPr>
                  </w:rPrChange>
                </w:rPr>
                <w:delText>с</w:delText>
              </w:r>
            </w:del>
            <w:r>
              <w:rPr>
                <w:b/>
                <w:bCs/>
                <w:sz w:val="20"/>
                <w:szCs w:val="20"/>
                <w:lang w:val="sr-Cyrl-RS"/>
                <w:rPrChange w:id="14688" w:author="Milan Stojkov" w:date="2026-10-02T11:00:00Z">
                  <w:rPr>
                    <w:b/>
                    <w:bCs/>
                    <w:sz w:val="20"/>
                    <w:szCs w:val="20"/>
                  </w:rPr>
                </w:rPrChange>
              </w:rPr>
              <w:t>редња</w:t>
            </w:r>
          </w:p>
        </w:tc>
        <w:tc>
          <w:tcPr>
            <w:tcW w:w="598"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4689" w:author="Milica Radić" w:date="2026-10-04T01:14:21Z">
              <w:tcPr>
                <w:tcW w:w="1030"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988CB20">
            <w:pPr>
              <w:jc w:val="center"/>
              <w:rPr>
                <w:b/>
                <w:bCs/>
                <w:sz w:val="20"/>
                <w:szCs w:val="20"/>
                <w:lang w:val="sr-Cyrl-RS"/>
                <w:rPrChange w:id="14690" w:author="Milan Stojkov" w:date="2026-10-02T11:00:00Z">
                  <w:rPr>
                    <w:b/>
                    <w:bCs/>
                    <w:sz w:val="20"/>
                    <w:szCs w:val="20"/>
                  </w:rPr>
                </w:rPrChange>
              </w:rPr>
            </w:pPr>
            <w:ins w:id="14691" w:author="Milica Radić" w:date="2026-10-04T01:14:35Z">
              <w:r>
                <w:rPr>
                  <w:b/>
                  <w:bCs/>
                  <w:sz w:val="20"/>
                  <w:szCs w:val="20"/>
                  <w:lang w:val="sr-Cyrl-RS"/>
                </w:rPr>
                <w:t>С</w:t>
              </w:r>
            </w:ins>
            <w:del w:id="14692" w:author="Milica Radić" w:date="2026-10-04T01:14:35Z">
              <w:r>
                <w:rPr>
                  <w:b/>
                  <w:bCs/>
                  <w:sz w:val="20"/>
                  <w:szCs w:val="20"/>
                  <w:lang w:val="sr-Cyrl-RS"/>
                  <w:rPrChange w:id="14693" w:author="Milan Stojkov" w:date="2026-10-02T11:00:00Z">
                    <w:rPr>
                      <w:b/>
                      <w:bCs/>
                      <w:sz w:val="20"/>
                      <w:szCs w:val="20"/>
                    </w:rPr>
                  </w:rPrChange>
                </w:rPr>
                <w:delText>с</w:delText>
              </w:r>
            </w:del>
            <w:r>
              <w:rPr>
                <w:b/>
                <w:bCs/>
                <w:sz w:val="20"/>
                <w:szCs w:val="20"/>
                <w:lang w:val="sr-Cyrl-RS"/>
                <w:rPrChange w:id="14694" w:author="Milan Stojkov" w:date="2026-10-02T11:00:00Z">
                  <w:rPr>
                    <w:b/>
                    <w:bCs/>
                    <w:sz w:val="20"/>
                    <w:szCs w:val="20"/>
                  </w:rPr>
                </w:rPrChange>
              </w:rPr>
              <w:t>тд. дев.</w:t>
            </w:r>
          </w:p>
        </w:tc>
        <w:tc>
          <w:tcPr>
            <w:tcW w:w="534"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4695" w:author="Milica Radić" w:date="2026-10-04T01:14:21Z">
              <w:tcPr>
                <w:tcW w:w="920"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FE56D61">
            <w:pPr>
              <w:jc w:val="center"/>
              <w:rPr>
                <w:b/>
                <w:bCs/>
                <w:sz w:val="20"/>
                <w:szCs w:val="20"/>
                <w:lang w:val="sr-Cyrl-RS"/>
                <w:rPrChange w:id="14696" w:author="Milan Stojkov" w:date="2026-10-02T11:00:00Z">
                  <w:rPr>
                    <w:b/>
                    <w:bCs/>
                    <w:sz w:val="20"/>
                    <w:szCs w:val="20"/>
                  </w:rPr>
                </w:rPrChange>
              </w:rPr>
            </w:pPr>
            <w:ins w:id="14697" w:author="Milica Radić" w:date="2026-10-04T01:14:38Z">
              <w:r>
                <w:rPr>
                  <w:b/>
                  <w:bCs/>
                  <w:sz w:val="20"/>
                  <w:szCs w:val="20"/>
                  <w:lang w:val="sr-Cyrl-RS"/>
                </w:rPr>
                <w:t>М</w:t>
              </w:r>
            </w:ins>
            <w:del w:id="14698" w:author="Milica Radić" w:date="2026-10-04T01:14:38Z">
              <w:r>
                <w:rPr>
                  <w:b/>
                  <w:bCs/>
                  <w:sz w:val="20"/>
                  <w:szCs w:val="20"/>
                  <w:lang w:val="sr-Cyrl-RS"/>
                  <w:rPrChange w:id="14699" w:author="Milan Stojkov" w:date="2026-10-02T11:00:00Z">
                    <w:rPr>
                      <w:b/>
                      <w:bCs/>
                      <w:sz w:val="20"/>
                      <w:szCs w:val="20"/>
                    </w:rPr>
                  </w:rPrChange>
                </w:rPr>
                <w:delText>м</w:delText>
              </w:r>
            </w:del>
            <w:r>
              <w:rPr>
                <w:b/>
                <w:bCs/>
                <w:sz w:val="20"/>
                <w:szCs w:val="20"/>
                <w:lang w:val="sr-Cyrl-RS"/>
                <w:rPrChange w:id="14700" w:author="Milan Stojkov" w:date="2026-10-02T11:00:00Z">
                  <w:rPr>
                    <w:b/>
                    <w:bCs/>
                    <w:sz w:val="20"/>
                    <w:szCs w:val="20"/>
                  </w:rPr>
                </w:rPrChange>
              </w:rPr>
              <w:t>ин</w:t>
            </w:r>
          </w:p>
        </w:tc>
        <w:tc>
          <w:tcPr>
            <w:tcW w:w="534"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4701" w:author="Milica Radić" w:date="2026-10-04T01:14:21Z">
              <w:tcPr>
                <w:tcW w:w="920"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FA20B83">
            <w:pPr>
              <w:jc w:val="center"/>
              <w:rPr>
                <w:b/>
                <w:bCs/>
                <w:sz w:val="20"/>
                <w:szCs w:val="20"/>
                <w:lang w:val="sr-Cyrl-RS"/>
                <w:rPrChange w:id="14702" w:author="Milan Stojkov" w:date="2026-10-02T11:00:00Z">
                  <w:rPr>
                    <w:b/>
                    <w:bCs/>
                    <w:sz w:val="20"/>
                    <w:szCs w:val="20"/>
                  </w:rPr>
                </w:rPrChange>
              </w:rPr>
            </w:pPr>
            <w:ins w:id="14703" w:author="Milica Radić" w:date="2026-10-04T01:14:40Z">
              <w:r>
                <w:rPr>
                  <w:b/>
                  <w:bCs/>
                  <w:sz w:val="20"/>
                  <w:szCs w:val="20"/>
                  <w:lang w:val="sr-Cyrl-RS"/>
                </w:rPr>
                <w:t>М</w:t>
              </w:r>
            </w:ins>
            <w:del w:id="14704" w:author="Milica Radić" w:date="2026-10-04T01:14:40Z">
              <w:r>
                <w:rPr>
                  <w:b/>
                  <w:bCs/>
                  <w:sz w:val="20"/>
                  <w:szCs w:val="20"/>
                  <w:lang w:val="sr-Cyrl-RS"/>
                  <w:rPrChange w:id="14705" w:author="Milan Stojkov" w:date="2026-10-02T11:00:00Z">
                    <w:rPr>
                      <w:b/>
                      <w:bCs/>
                      <w:sz w:val="20"/>
                      <w:szCs w:val="20"/>
                    </w:rPr>
                  </w:rPrChange>
                </w:rPr>
                <w:delText>м</w:delText>
              </w:r>
            </w:del>
            <w:r>
              <w:rPr>
                <w:b/>
                <w:bCs/>
                <w:sz w:val="20"/>
                <w:szCs w:val="20"/>
                <w:lang w:val="sr-Cyrl-RS"/>
                <w:rPrChange w:id="14706" w:author="Milan Stojkov" w:date="2026-10-02T11:00:00Z">
                  <w:rPr>
                    <w:b/>
                    <w:bCs/>
                    <w:sz w:val="20"/>
                    <w:szCs w:val="20"/>
                  </w:rPr>
                </w:rPrChange>
              </w:rPr>
              <w:t>акс</w:t>
            </w:r>
          </w:p>
        </w:tc>
        <w:tc>
          <w:tcPr>
            <w:tcW w:w="737" w:type="pct"/>
            <w:tcBorders>
              <w:left w:val="single" w:color="000000" w:sz="4" w:space="0"/>
              <w:bottom w:val="single" w:color="000000" w:sz="4" w:space="0"/>
            </w:tcBorders>
            <w:tcMar>
              <w:top w:w="15" w:type="dxa"/>
              <w:left w:w="15" w:type="dxa"/>
              <w:bottom w:w="15" w:type="dxa"/>
              <w:right w:w="15" w:type="dxa"/>
            </w:tcMar>
            <w:vAlign w:val="center"/>
            <w:tcPrChange w:id="14707" w:author="Milica Radić" w:date="2026-10-04T01:14:21Z">
              <w:tcPr>
                <w:tcW w:w="1269" w:type="dxa"/>
                <w:tcBorders>
                  <w:left w:val="single" w:color="000000" w:sz="4" w:space="0"/>
                  <w:bottom w:val="single" w:color="000000" w:sz="4" w:space="0"/>
                </w:tcBorders>
                <w:tcMar>
                  <w:top w:w="15" w:type="dxa"/>
                  <w:left w:w="15" w:type="dxa"/>
                  <w:bottom w:w="15" w:type="dxa"/>
                  <w:right w:w="15" w:type="dxa"/>
                </w:tcMar>
                <w:vAlign w:val="center"/>
              </w:tcPr>
            </w:tcPrChange>
          </w:tcPr>
          <w:p w14:paraId="16A08260">
            <w:pPr>
              <w:jc w:val="center"/>
              <w:rPr>
                <w:b/>
                <w:bCs/>
                <w:sz w:val="20"/>
                <w:szCs w:val="20"/>
                <w:lang w:val="sr-Cyrl-RS"/>
                <w:rPrChange w:id="14708" w:author="Milan Stojkov" w:date="2026-10-02T11:00:00Z">
                  <w:rPr>
                    <w:b/>
                    <w:bCs/>
                    <w:sz w:val="20"/>
                    <w:szCs w:val="20"/>
                  </w:rPr>
                </w:rPrChange>
              </w:rPr>
            </w:pPr>
            <w:del w:id="14709" w:author="Milica Radić" w:date="2026-10-04T01:14:43Z">
              <w:r>
                <w:rPr>
                  <w:b/>
                  <w:bCs/>
                  <w:sz w:val="20"/>
                  <w:szCs w:val="20"/>
                  <w:lang w:val="sr-Cyrl-RS"/>
                  <w:rPrChange w:id="14710" w:author="Milan Stojkov" w:date="2026-10-02T11:00:00Z">
                    <w:rPr>
                      <w:b/>
                      <w:bCs/>
                      <w:sz w:val="20"/>
                      <w:szCs w:val="20"/>
                    </w:rPr>
                  </w:rPrChange>
                </w:rPr>
                <w:delText>к</w:delText>
              </w:r>
            </w:del>
            <w:ins w:id="14711" w:author="Milica Radić" w:date="2026-10-04T01:14:43Z">
              <w:r>
                <w:rPr>
                  <w:b/>
                  <w:bCs/>
                  <w:sz w:val="20"/>
                  <w:szCs w:val="20"/>
                  <w:lang w:val="sr-Cyrl-RS"/>
                </w:rPr>
                <w:t>К</w:t>
              </w:r>
            </w:ins>
            <w:r>
              <w:rPr>
                <w:b/>
                <w:bCs/>
                <w:sz w:val="20"/>
                <w:szCs w:val="20"/>
                <w:lang w:val="sr-Cyrl-RS"/>
                <w:rPrChange w:id="14712" w:author="Milan Stojkov" w:date="2026-10-02T11:00:00Z">
                  <w:rPr>
                    <w:b/>
                    <w:bCs/>
                    <w:sz w:val="20"/>
                    <w:szCs w:val="20"/>
                  </w:rPr>
                </w:rPrChange>
              </w:rPr>
              <w:t>оеф. вар.</w:t>
            </w:r>
          </w:p>
        </w:tc>
      </w:tr>
      <w:tr w14:paraId="6F6DD6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713" w:author="Milica Radić" w:date="2026-10-04T01:14: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54"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714" w:author="Milica Radić" w:date="2026-10-04T01:14:21Z">
              <w:tcPr>
                <w:tcW w:w="1815"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B71BBA7">
            <w:pPr>
              <w:jc w:val="center"/>
              <w:rPr>
                <w:sz w:val="20"/>
                <w:szCs w:val="20"/>
                <w:lang w:val="sr-Cyrl-RS"/>
                <w:rPrChange w:id="14716" w:author="Milan Stojkov" w:date="2026-10-02T11:00:00Z">
                  <w:rPr>
                    <w:sz w:val="20"/>
                    <w:szCs w:val="20"/>
                  </w:rPr>
                </w:rPrChange>
              </w:rPr>
              <w:pPrChange w:id="14715" w:author="Milica Radić" w:date="2026-10-04T01:14:21Z">
                <w:pPr/>
              </w:pPrChange>
            </w:pPr>
            <w:r>
              <w:rPr>
                <w:i/>
                <w:iCs/>
                <w:sz w:val="20"/>
                <w:szCs w:val="20"/>
                <w:lang w:val="sr-Cyrl-RS"/>
                <w:rPrChange w:id="14717" w:author="Milan Stojkov" w:date="2026-10-02T11:00:00Z">
                  <w:rPr>
                    <w:i/>
                    <w:iCs/>
                    <w:sz w:val="20"/>
                    <w:szCs w:val="20"/>
                  </w:rPr>
                </w:rPrChange>
              </w:rPr>
              <w:t>Random</w:t>
            </w:r>
          </w:p>
        </w:tc>
        <w:tc>
          <w:tcPr>
            <w:tcW w:w="100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718" w:author="Milica Radić" w:date="2026-10-04T01:14:21Z">
              <w:tcPr>
                <w:tcW w:w="172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538C53F">
            <w:pPr>
              <w:jc w:val="center"/>
              <w:rPr>
                <w:sz w:val="20"/>
                <w:szCs w:val="20"/>
                <w:lang w:val="sr-Cyrl-RS"/>
                <w:rPrChange w:id="14720" w:author="Milan Stojkov" w:date="2026-10-02T11:00:00Z">
                  <w:rPr>
                    <w:sz w:val="20"/>
                    <w:szCs w:val="20"/>
                  </w:rPr>
                </w:rPrChange>
              </w:rPr>
              <w:pPrChange w:id="14719" w:author="Milica Radić" w:date="2026-10-04T01:14:21Z">
                <w:pPr/>
              </w:pPrChange>
            </w:pPr>
            <w:r>
              <w:rPr>
                <w:sz w:val="20"/>
                <w:szCs w:val="20"/>
                <w:lang w:val="sr-Cyrl-RS"/>
                <w:rPrChange w:id="14721" w:author="Milan Stojkov" w:date="2026-10-02T11:00:00Z">
                  <w:rPr>
                    <w:sz w:val="20"/>
                    <w:szCs w:val="20"/>
                  </w:rPr>
                </w:rPrChange>
              </w:rPr>
              <w:t>аритм. средина</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722"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DF3B19E">
            <w:pPr>
              <w:jc w:val="center"/>
              <w:rPr>
                <w:sz w:val="20"/>
                <w:szCs w:val="20"/>
                <w:lang w:val="sr-Cyrl-RS"/>
                <w:rPrChange w:id="14724" w:author="Milan Stojkov" w:date="2026-10-02T11:00:00Z">
                  <w:rPr>
                    <w:sz w:val="20"/>
                    <w:szCs w:val="20"/>
                  </w:rPr>
                </w:rPrChange>
              </w:rPr>
              <w:pPrChange w:id="14723" w:author="Milica Radić" w:date="2026-10-04T01:14:21Z">
                <w:pPr/>
              </w:pPrChange>
            </w:pPr>
            <w:r>
              <w:rPr>
                <w:sz w:val="20"/>
                <w:szCs w:val="20"/>
                <w:lang w:val="sr-Cyrl-RS"/>
                <w:rPrChange w:id="14725" w:author="Milan Stojkov" w:date="2026-10-02T11:00:00Z">
                  <w:rPr>
                    <w:sz w:val="20"/>
                    <w:szCs w:val="20"/>
                  </w:rPr>
                </w:rPrChange>
              </w:rPr>
              <w:t>0,23857</w:t>
            </w:r>
          </w:p>
        </w:tc>
        <w:tc>
          <w:tcPr>
            <w:tcW w:w="59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726" w:author="Milica Radić" w:date="2026-10-04T01:14:21Z">
              <w:tcPr>
                <w:tcW w:w="103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8F1C8EC">
            <w:pPr>
              <w:jc w:val="center"/>
              <w:rPr>
                <w:sz w:val="20"/>
                <w:szCs w:val="20"/>
                <w:lang w:val="sr-Cyrl-RS"/>
                <w:rPrChange w:id="14728" w:author="Milan Stojkov" w:date="2026-10-02T11:00:00Z">
                  <w:rPr>
                    <w:sz w:val="20"/>
                    <w:szCs w:val="20"/>
                  </w:rPr>
                </w:rPrChange>
              </w:rPr>
              <w:pPrChange w:id="14727" w:author="Milica Radić" w:date="2026-10-04T01:14:21Z">
                <w:pPr/>
              </w:pPrChange>
            </w:pPr>
            <w:r>
              <w:rPr>
                <w:sz w:val="20"/>
                <w:szCs w:val="20"/>
                <w:lang w:val="sr-Cyrl-RS"/>
                <w:rPrChange w:id="14729" w:author="Milan Stojkov" w:date="2026-10-02T11:00:00Z">
                  <w:rPr>
                    <w:sz w:val="20"/>
                    <w:szCs w:val="20"/>
                  </w:rPr>
                </w:rPrChange>
              </w:rPr>
              <w:t>0,10786</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730"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EB5ED5B">
            <w:pPr>
              <w:jc w:val="center"/>
              <w:rPr>
                <w:sz w:val="20"/>
                <w:szCs w:val="20"/>
                <w:lang w:val="sr-Cyrl-RS"/>
                <w:rPrChange w:id="14732" w:author="Milan Stojkov" w:date="2026-10-02T11:00:00Z">
                  <w:rPr>
                    <w:sz w:val="20"/>
                    <w:szCs w:val="20"/>
                  </w:rPr>
                </w:rPrChange>
              </w:rPr>
              <w:pPrChange w:id="14731" w:author="Milica Radić" w:date="2026-10-04T01:14:21Z">
                <w:pPr/>
              </w:pPrChange>
            </w:pPr>
            <w:r>
              <w:rPr>
                <w:sz w:val="20"/>
                <w:szCs w:val="20"/>
                <w:lang w:val="sr-Cyrl-RS"/>
                <w:rPrChange w:id="14733" w:author="Milan Stojkov" w:date="2026-10-02T11:00:00Z">
                  <w:rPr>
                    <w:sz w:val="20"/>
                    <w:szCs w:val="20"/>
                  </w:rPr>
                </w:rPrChange>
              </w:rPr>
              <w:t>0,07514</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734"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45FC448">
            <w:pPr>
              <w:jc w:val="center"/>
              <w:rPr>
                <w:sz w:val="20"/>
                <w:szCs w:val="20"/>
                <w:lang w:val="sr-Cyrl-RS"/>
                <w:rPrChange w:id="14736" w:author="Milan Stojkov" w:date="2026-10-02T11:00:00Z">
                  <w:rPr>
                    <w:sz w:val="20"/>
                    <w:szCs w:val="20"/>
                  </w:rPr>
                </w:rPrChange>
              </w:rPr>
              <w:pPrChange w:id="14735" w:author="Milica Radić" w:date="2026-10-04T01:14:21Z">
                <w:pPr/>
              </w:pPrChange>
            </w:pPr>
            <w:r>
              <w:rPr>
                <w:sz w:val="20"/>
                <w:szCs w:val="20"/>
                <w:lang w:val="sr-Cyrl-RS"/>
                <w:rPrChange w:id="14737" w:author="Milan Stojkov" w:date="2026-10-02T11:00:00Z">
                  <w:rPr>
                    <w:sz w:val="20"/>
                    <w:szCs w:val="20"/>
                  </w:rPr>
                </w:rPrChange>
              </w:rPr>
              <w:t>0,49648</w:t>
            </w:r>
          </w:p>
        </w:tc>
        <w:tc>
          <w:tcPr>
            <w:tcW w:w="73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738" w:author="Milica Radić" w:date="2026-10-04T01:14:21Z">
              <w:tcPr>
                <w:tcW w:w="1269"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08F9BA54">
            <w:pPr>
              <w:jc w:val="center"/>
              <w:rPr>
                <w:sz w:val="20"/>
                <w:szCs w:val="20"/>
                <w:lang w:val="sr-Cyrl-RS"/>
                <w:rPrChange w:id="14740" w:author="Milan Stojkov" w:date="2026-10-02T11:00:00Z">
                  <w:rPr>
                    <w:sz w:val="20"/>
                    <w:szCs w:val="20"/>
                  </w:rPr>
                </w:rPrChange>
              </w:rPr>
              <w:pPrChange w:id="14739" w:author="Milica Radić" w:date="2026-10-04T01:14:21Z">
                <w:pPr/>
              </w:pPrChange>
            </w:pPr>
            <w:r>
              <w:rPr>
                <w:sz w:val="20"/>
                <w:szCs w:val="20"/>
                <w:lang w:val="sr-Cyrl-RS"/>
                <w:rPrChange w:id="14741" w:author="Milan Stojkov" w:date="2026-10-02T11:00:00Z">
                  <w:rPr>
                    <w:sz w:val="20"/>
                    <w:szCs w:val="20"/>
                  </w:rPr>
                </w:rPrChange>
              </w:rPr>
              <w:t>0,452</w:t>
            </w:r>
          </w:p>
        </w:tc>
      </w:tr>
      <w:tr w14:paraId="79A5A8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742" w:author="Milica Radić" w:date="2026-10-04T01:14: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54"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743" w:author="Milica Radić" w:date="2026-10-04T01:14:21Z">
              <w:tcPr>
                <w:tcW w:w="1815"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3CB9A62">
            <w:pPr>
              <w:jc w:val="center"/>
              <w:rPr>
                <w:sz w:val="20"/>
                <w:szCs w:val="20"/>
                <w:lang w:val="sr-Cyrl-RS"/>
                <w:rPrChange w:id="14745" w:author="Milan Stojkov" w:date="2026-10-02T11:00:00Z">
                  <w:rPr>
                    <w:sz w:val="20"/>
                    <w:szCs w:val="20"/>
                  </w:rPr>
                </w:rPrChange>
              </w:rPr>
              <w:pPrChange w:id="14744" w:author="Milica Radić" w:date="2026-10-04T01:14:21Z">
                <w:pPr/>
              </w:pPrChange>
            </w:pPr>
            <w:r>
              <w:rPr>
                <w:i/>
                <w:iCs/>
                <w:sz w:val="20"/>
                <w:szCs w:val="20"/>
                <w:lang w:val="sr-Cyrl-RS"/>
                <w:rPrChange w:id="14746" w:author="Milan Stojkov" w:date="2026-10-02T11:00:00Z">
                  <w:rPr>
                    <w:i/>
                    <w:iCs/>
                    <w:sz w:val="20"/>
                    <w:szCs w:val="20"/>
                  </w:rPr>
                </w:rPrChange>
              </w:rPr>
              <w:t>Random</w:t>
            </w:r>
          </w:p>
        </w:tc>
        <w:tc>
          <w:tcPr>
            <w:tcW w:w="100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747" w:author="Milica Radić" w:date="2026-10-04T01:14:21Z">
              <w:tcPr>
                <w:tcW w:w="172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4EE9B5D">
            <w:pPr>
              <w:jc w:val="center"/>
              <w:rPr>
                <w:sz w:val="20"/>
                <w:szCs w:val="20"/>
                <w:lang w:val="sr-Cyrl-RS"/>
                <w:rPrChange w:id="14749" w:author="Milan Stojkov" w:date="2026-10-02T11:00:00Z">
                  <w:rPr>
                    <w:sz w:val="20"/>
                    <w:szCs w:val="20"/>
                  </w:rPr>
                </w:rPrChange>
              </w:rPr>
              <w:pPrChange w:id="14748" w:author="Milica Radić" w:date="2026-10-04T01:14:21Z">
                <w:pPr/>
              </w:pPrChange>
            </w:pPr>
            <w:r>
              <w:rPr>
                <w:sz w:val="20"/>
                <w:szCs w:val="20"/>
                <w:lang w:val="sr-Cyrl-RS"/>
                <w:rPrChange w:id="14750" w:author="Milan Stojkov" w:date="2026-10-02T11:00:00Z">
                  <w:rPr>
                    <w:sz w:val="20"/>
                    <w:szCs w:val="20"/>
                  </w:rPr>
                </w:rPrChange>
              </w:rPr>
              <w:t>медијана</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751"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0CAF8A2">
            <w:pPr>
              <w:jc w:val="center"/>
              <w:rPr>
                <w:sz w:val="20"/>
                <w:szCs w:val="20"/>
                <w:lang w:val="sr-Cyrl-RS"/>
                <w:rPrChange w:id="14753" w:author="Milan Stojkov" w:date="2026-10-02T11:00:00Z">
                  <w:rPr>
                    <w:sz w:val="20"/>
                    <w:szCs w:val="20"/>
                  </w:rPr>
                </w:rPrChange>
              </w:rPr>
              <w:pPrChange w:id="14752" w:author="Milica Radić" w:date="2026-10-04T01:14:21Z">
                <w:pPr/>
              </w:pPrChange>
            </w:pPr>
            <w:r>
              <w:rPr>
                <w:sz w:val="20"/>
                <w:szCs w:val="20"/>
                <w:lang w:val="sr-Cyrl-RS"/>
                <w:rPrChange w:id="14754" w:author="Milan Stojkov" w:date="2026-10-02T11:00:00Z">
                  <w:rPr>
                    <w:sz w:val="20"/>
                    <w:szCs w:val="20"/>
                  </w:rPr>
                </w:rPrChange>
              </w:rPr>
              <w:t>0,14302</w:t>
            </w:r>
          </w:p>
        </w:tc>
        <w:tc>
          <w:tcPr>
            <w:tcW w:w="59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755" w:author="Milica Radić" w:date="2026-10-04T01:14:21Z">
              <w:tcPr>
                <w:tcW w:w="103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5B11B05">
            <w:pPr>
              <w:jc w:val="center"/>
              <w:rPr>
                <w:sz w:val="20"/>
                <w:szCs w:val="20"/>
                <w:lang w:val="sr-Cyrl-RS"/>
                <w:rPrChange w:id="14757" w:author="Milan Stojkov" w:date="2026-10-02T11:00:00Z">
                  <w:rPr>
                    <w:sz w:val="20"/>
                    <w:szCs w:val="20"/>
                  </w:rPr>
                </w:rPrChange>
              </w:rPr>
              <w:pPrChange w:id="14756" w:author="Milica Radić" w:date="2026-10-04T01:14:21Z">
                <w:pPr/>
              </w:pPrChange>
            </w:pPr>
            <w:r>
              <w:rPr>
                <w:sz w:val="20"/>
                <w:szCs w:val="20"/>
                <w:lang w:val="sr-Cyrl-RS"/>
                <w:rPrChange w:id="14758" w:author="Milan Stojkov" w:date="2026-10-02T11:00:00Z">
                  <w:rPr>
                    <w:sz w:val="20"/>
                    <w:szCs w:val="20"/>
                  </w:rPr>
                </w:rPrChange>
              </w:rPr>
              <w:t>0,09064</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759"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6666330">
            <w:pPr>
              <w:jc w:val="center"/>
              <w:rPr>
                <w:sz w:val="20"/>
                <w:szCs w:val="20"/>
                <w:lang w:val="sr-Cyrl-RS"/>
                <w:rPrChange w:id="14761" w:author="Milan Stojkov" w:date="2026-10-02T11:00:00Z">
                  <w:rPr>
                    <w:sz w:val="20"/>
                    <w:szCs w:val="20"/>
                  </w:rPr>
                </w:rPrChange>
              </w:rPr>
              <w:pPrChange w:id="14760" w:author="Milica Radić" w:date="2026-10-04T01:14:21Z">
                <w:pPr/>
              </w:pPrChange>
            </w:pPr>
            <w:r>
              <w:rPr>
                <w:sz w:val="20"/>
                <w:szCs w:val="20"/>
                <w:lang w:val="sr-Cyrl-RS"/>
                <w:rPrChange w:id="14762" w:author="Milan Stojkov" w:date="2026-10-02T11:00:00Z">
                  <w:rPr>
                    <w:sz w:val="20"/>
                    <w:szCs w:val="20"/>
                  </w:rPr>
                </w:rPrChange>
              </w:rPr>
              <w:t>0,00519</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763"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0F7F024">
            <w:pPr>
              <w:jc w:val="center"/>
              <w:rPr>
                <w:sz w:val="20"/>
                <w:szCs w:val="20"/>
                <w:lang w:val="sr-Cyrl-RS"/>
                <w:rPrChange w:id="14765" w:author="Milan Stojkov" w:date="2026-10-02T11:00:00Z">
                  <w:rPr>
                    <w:sz w:val="20"/>
                    <w:szCs w:val="20"/>
                  </w:rPr>
                </w:rPrChange>
              </w:rPr>
              <w:pPrChange w:id="14764" w:author="Milica Radić" w:date="2026-10-04T01:14:21Z">
                <w:pPr/>
              </w:pPrChange>
            </w:pPr>
            <w:r>
              <w:rPr>
                <w:sz w:val="20"/>
                <w:szCs w:val="20"/>
                <w:lang w:val="sr-Cyrl-RS"/>
                <w:rPrChange w:id="14766" w:author="Milan Stojkov" w:date="2026-10-02T11:00:00Z">
                  <w:rPr>
                    <w:sz w:val="20"/>
                    <w:szCs w:val="20"/>
                  </w:rPr>
                </w:rPrChange>
              </w:rPr>
              <w:t>0,33799</w:t>
            </w:r>
          </w:p>
        </w:tc>
        <w:tc>
          <w:tcPr>
            <w:tcW w:w="73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767" w:author="Milica Radić" w:date="2026-10-04T01:14:21Z">
              <w:tcPr>
                <w:tcW w:w="1269"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72C48EC2">
            <w:pPr>
              <w:jc w:val="center"/>
              <w:rPr>
                <w:sz w:val="20"/>
                <w:szCs w:val="20"/>
                <w:lang w:val="sr-Cyrl-RS"/>
                <w:rPrChange w:id="14769" w:author="Milan Stojkov" w:date="2026-10-02T11:00:00Z">
                  <w:rPr>
                    <w:sz w:val="20"/>
                    <w:szCs w:val="20"/>
                  </w:rPr>
                </w:rPrChange>
              </w:rPr>
              <w:pPrChange w:id="14768" w:author="Milica Radić" w:date="2026-10-04T01:14:21Z">
                <w:pPr/>
              </w:pPrChange>
            </w:pPr>
            <w:r>
              <w:rPr>
                <w:sz w:val="20"/>
                <w:szCs w:val="20"/>
                <w:lang w:val="sr-Cyrl-RS"/>
                <w:rPrChange w:id="14770" w:author="Milan Stojkov" w:date="2026-10-02T11:00:00Z">
                  <w:rPr>
                    <w:sz w:val="20"/>
                    <w:szCs w:val="20"/>
                  </w:rPr>
                </w:rPrChange>
              </w:rPr>
              <w:t>0,634</w:t>
            </w:r>
          </w:p>
        </w:tc>
      </w:tr>
      <w:tr w14:paraId="7C89974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771" w:author="Milica Radić" w:date="2026-10-04T01:14: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54"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772" w:author="Milica Radić" w:date="2026-10-04T01:14:21Z">
              <w:tcPr>
                <w:tcW w:w="1815"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32DEDFE">
            <w:pPr>
              <w:jc w:val="center"/>
              <w:rPr>
                <w:sz w:val="20"/>
                <w:szCs w:val="20"/>
                <w:lang w:val="sr-Cyrl-RS"/>
                <w:rPrChange w:id="14774" w:author="Milan Stojkov" w:date="2026-10-02T11:00:00Z">
                  <w:rPr>
                    <w:sz w:val="20"/>
                    <w:szCs w:val="20"/>
                  </w:rPr>
                </w:rPrChange>
              </w:rPr>
              <w:pPrChange w:id="14773" w:author="Milica Radić" w:date="2026-10-04T01:14:21Z">
                <w:pPr/>
              </w:pPrChange>
            </w:pPr>
            <w:r>
              <w:rPr>
                <w:i/>
                <w:iCs/>
                <w:sz w:val="20"/>
                <w:szCs w:val="20"/>
                <w:lang w:val="sr-Cyrl-RS"/>
                <w:rPrChange w:id="14775" w:author="Milan Stojkov" w:date="2026-10-02T11:00:00Z">
                  <w:rPr>
                    <w:i/>
                    <w:iCs/>
                    <w:sz w:val="20"/>
                    <w:szCs w:val="20"/>
                  </w:rPr>
                </w:rPrChange>
              </w:rPr>
              <w:t>Random</w:t>
            </w:r>
          </w:p>
        </w:tc>
        <w:tc>
          <w:tcPr>
            <w:tcW w:w="100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776" w:author="Milica Radić" w:date="2026-10-04T01:14:21Z">
              <w:tcPr>
                <w:tcW w:w="172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410044F">
            <w:pPr>
              <w:jc w:val="center"/>
              <w:rPr>
                <w:sz w:val="20"/>
                <w:szCs w:val="20"/>
                <w:lang w:val="sr-Cyrl-RS"/>
                <w:rPrChange w:id="14778" w:author="Milan Stojkov" w:date="2026-10-02T11:00:00Z">
                  <w:rPr>
                    <w:sz w:val="20"/>
                    <w:szCs w:val="20"/>
                  </w:rPr>
                </w:rPrChange>
              </w:rPr>
              <w:pPrChange w:id="14777" w:author="Milica Radić" w:date="2026-10-04T01:14:21Z">
                <w:pPr/>
              </w:pPrChange>
            </w:pPr>
            <w:r>
              <w:rPr>
                <w:sz w:val="20"/>
                <w:szCs w:val="20"/>
                <w:lang w:val="sr-Cyrl-RS"/>
                <w:rPrChange w:id="14779" w:author="Milan Stojkov" w:date="2026-10-02T11:00:00Z">
                  <w:rPr>
                    <w:sz w:val="20"/>
                    <w:szCs w:val="20"/>
                  </w:rPr>
                </w:rPrChange>
              </w:rPr>
              <w:t>одсеч. средина</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780"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5823F24">
            <w:pPr>
              <w:jc w:val="center"/>
              <w:rPr>
                <w:sz w:val="20"/>
                <w:szCs w:val="20"/>
                <w:lang w:val="sr-Cyrl-RS"/>
                <w:rPrChange w:id="14782" w:author="Milan Stojkov" w:date="2026-10-02T11:00:00Z">
                  <w:rPr>
                    <w:sz w:val="20"/>
                    <w:szCs w:val="20"/>
                  </w:rPr>
                </w:rPrChange>
              </w:rPr>
              <w:pPrChange w:id="14781" w:author="Milica Radić" w:date="2026-10-04T01:14:21Z">
                <w:pPr/>
              </w:pPrChange>
            </w:pPr>
            <w:r>
              <w:rPr>
                <w:sz w:val="20"/>
                <w:szCs w:val="20"/>
                <w:lang w:val="sr-Cyrl-RS"/>
                <w:rPrChange w:id="14783" w:author="Milan Stojkov" w:date="2026-10-02T11:00:00Z">
                  <w:rPr>
                    <w:sz w:val="20"/>
                    <w:szCs w:val="20"/>
                  </w:rPr>
                </w:rPrChange>
              </w:rPr>
              <w:t>0,20525</w:t>
            </w:r>
          </w:p>
        </w:tc>
        <w:tc>
          <w:tcPr>
            <w:tcW w:w="59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784" w:author="Milica Radić" w:date="2026-10-04T01:14:21Z">
              <w:tcPr>
                <w:tcW w:w="103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0BD060C">
            <w:pPr>
              <w:jc w:val="center"/>
              <w:rPr>
                <w:sz w:val="20"/>
                <w:szCs w:val="20"/>
                <w:lang w:val="sr-Cyrl-RS"/>
                <w:rPrChange w:id="14786" w:author="Milan Stojkov" w:date="2026-10-02T11:00:00Z">
                  <w:rPr>
                    <w:sz w:val="20"/>
                    <w:szCs w:val="20"/>
                  </w:rPr>
                </w:rPrChange>
              </w:rPr>
              <w:pPrChange w:id="14785" w:author="Milica Radić" w:date="2026-10-04T01:14:21Z">
                <w:pPr/>
              </w:pPrChange>
            </w:pPr>
            <w:r>
              <w:rPr>
                <w:sz w:val="20"/>
                <w:szCs w:val="20"/>
                <w:lang w:val="sr-Cyrl-RS"/>
                <w:rPrChange w:id="14787" w:author="Milan Stojkov" w:date="2026-10-02T11:00:00Z">
                  <w:rPr>
                    <w:sz w:val="20"/>
                    <w:szCs w:val="20"/>
                  </w:rPr>
                </w:rPrChange>
              </w:rPr>
              <w:t>0,10456</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788"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E9DB627">
            <w:pPr>
              <w:jc w:val="center"/>
              <w:rPr>
                <w:sz w:val="20"/>
                <w:szCs w:val="20"/>
                <w:lang w:val="sr-Cyrl-RS"/>
                <w:rPrChange w:id="14790" w:author="Milan Stojkov" w:date="2026-10-02T11:00:00Z">
                  <w:rPr>
                    <w:sz w:val="20"/>
                    <w:szCs w:val="20"/>
                  </w:rPr>
                </w:rPrChange>
              </w:rPr>
              <w:pPrChange w:id="14789" w:author="Milica Radić" w:date="2026-10-04T01:14:21Z">
                <w:pPr/>
              </w:pPrChange>
            </w:pPr>
            <w:r>
              <w:rPr>
                <w:sz w:val="20"/>
                <w:szCs w:val="20"/>
                <w:lang w:val="sr-Cyrl-RS"/>
                <w:rPrChange w:id="14791" w:author="Milan Stojkov" w:date="2026-10-02T11:00:00Z">
                  <w:rPr>
                    <w:sz w:val="20"/>
                    <w:szCs w:val="20"/>
                  </w:rPr>
                </w:rPrChange>
              </w:rPr>
              <w:t>0,00885</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792"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361CE0F">
            <w:pPr>
              <w:jc w:val="center"/>
              <w:rPr>
                <w:sz w:val="20"/>
                <w:szCs w:val="20"/>
                <w:lang w:val="sr-Cyrl-RS"/>
                <w:rPrChange w:id="14794" w:author="Milan Stojkov" w:date="2026-10-02T11:00:00Z">
                  <w:rPr>
                    <w:sz w:val="20"/>
                    <w:szCs w:val="20"/>
                  </w:rPr>
                </w:rPrChange>
              </w:rPr>
              <w:pPrChange w:id="14793" w:author="Milica Radić" w:date="2026-10-04T01:14:21Z">
                <w:pPr/>
              </w:pPrChange>
            </w:pPr>
            <w:r>
              <w:rPr>
                <w:sz w:val="20"/>
                <w:szCs w:val="20"/>
                <w:lang w:val="sr-Cyrl-RS"/>
                <w:rPrChange w:id="14795" w:author="Milan Stojkov" w:date="2026-10-02T11:00:00Z">
                  <w:rPr>
                    <w:sz w:val="20"/>
                    <w:szCs w:val="20"/>
                  </w:rPr>
                </w:rPrChange>
              </w:rPr>
              <w:t>0,37724</w:t>
            </w:r>
          </w:p>
        </w:tc>
        <w:tc>
          <w:tcPr>
            <w:tcW w:w="73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796" w:author="Milica Radić" w:date="2026-10-04T01:14:21Z">
              <w:tcPr>
                <w:tcW w:w="1269"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A2AF1C3">
            <w:pPr>
              <w:jc w:val="center"/>
              <w:rPr>
                <w:sz w:val="20"/>
                <w:szCs w:val="20"/>
                <w:lang w:val="sr-Cyrl-RS"/>
                <w:rPrChange w:id="14798" w:author="Milan Stojkov" w:date="2026-10-02T11:00:00Z">
                  <w:rPr>
                    <w:sz w:val="20"/>
                    <w:szCs w:val="20"/>
                  </w:rPr>
                </w:rPrChange>
              </w:rPr>
              <w:pPrChange w:id="14797" w:author="Milica Radić" w:date="2026-10-04T01:14:21Z">
                <w:pPr/>
              </w:pPrChange>
            </w:pPr>
            <w:r>
              <w:rPr>
                <w:sz w:val="20"/>
                <w:szCs w:val="20"/>
                <w:lang w:val="sr-Cyrl-RS"/>
                <w:rPrChange w:id="14799" w:author="Milan Stojkov" w:date="2026-10-02T11:00:00Z">
                  <w:rPr>
                    <w:sz w:val="20"/>
                    <w:szCs w:val="20"/>
                  </w:rPr>
                </w:rPrChange>
              </w:rPr>
              <w:t>0,509</w:t>
            </w:r>
          </w:p>
        </w:tc>
      </w:tr>
      <w:tr w14:paraId="36DA262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800" w:author="Milica Radić" w:date="2026-10-04T01:14: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54"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801" w:author="Milica Radić" w:date="2026-10-04T01:14:21Z">
              <w:tcPr>
                <w:tcW w:w="1815"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57DB65E">
            <w:pPr>
              <w:jc w:val="center"/>
              <w:rPr>
                <w:sz w:val="20"/>
                <w:szCs w:val="20"/>
                <w:lang w:val="sr-Cyrl-RS"/>
                <w:rPrChange w:id="14803" w:author="Milan Stojkov" w:date="2026-10-02T11:00:00Z">
                  <w:rPr>
                    <w:sz w:val="20"/>
                    <w:szCs w:val="20"/>
                  </w:rPr>
                </w:rPrChange>
              </w:rPr>
              <w:pPrChange w:id="14802" w:author="Milica Radić" w:date="2026-10-04T01:14:21Z">
                <w:pPr/>
              </w:pPrChange>
            </w:pPr>
            <w:r>
              <w:rPr>
                <w:i/>
                <w:iCs/>
                <w:sz w:val="20"/>
                <w:szCs w:val="20"/>
                <w:lang w:val="sr-Cyrl-RS"/>
                <w:rPrChange w:id="14804" w:author="Milan Stojkov" w:date="2026-10-02T11:00:00Z">
                  <w:rPr>
                    <w:i/>
                    <w:iCs/>
                    <w:sz w:val="20"/>
                    <w:szCs w:val="20"/>
                  </w:rPr>
                </w:rPrChange>
              </w:rPr>
              <w:t>Sybil</w:t>
            </w:r>
            <w:r>
              <w:rPr>
                <w:sz w:val="20"/>
                <w:szCs w:val="20"/>
                <w:lang w:val="sr-Cyrl-RS"/>
                <w:rPrChange w:id="14805" w:author="Milan Stojkov" w:date="2026-10-02T11:00:00Z">
                  <w:rPr>
                    <w:sz w:val="20"/>
                    <w:szCs w:val="20"/>
                  </w:rPr>
                </w:rPrChange>
              </w:rPr>
              <w:t>-отпорна</w:t>
            </w:r>
          </w:p>
        </w:tc>
        <w:tc>
          <w:tcPr>
            <w:tcW w:w="100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806" w:author="Milica Radić" w:date="2026-10-04T01:14:21Z">
              <w:tcPr>
                <w:tcW w:w="172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2CA0EE4">
            <w:pPr>
              <w:jc w:val="center"/>
              <w:rPr>
                <w:sz w:val="20"/>
                <w:szCs w:val="20"/>
                <w:lang w:val="sr-Cyrl-RS"/>
                <w:rPrChange w:id="14808" w:author="Milan Stojkov" w:date="2026-10-02T11:00:00Z">
                  <w:rPr>
                    <w:sz w:val="20"/>
                    <w:szCs w:val="20"/>
                  </w:rPr>
                </w:rPrChange>
              </w:rPr>
              <w:pPrChange w:id="14807" w:author="Milica Radić" w:date="2026-10-04T01:14:21Z">
                <w:pPr/>
              </w:pPrChange>
            </w:pPr>
            <w:r>
              <w:rPr>
                <w:sz w:val="20"/>
                <w:szCs w:val="20"/>
                <w:lang w:val="sr-Cyrl-RS"/>
                <w:rPrChange w:id="14809" w:author="Milan Stojkov" w:date="2026-10-02T11:00:00Z">
                  <w:rPr>
                    <w:sz w:val="20"/>
                    <w:szCs w:val="20"/>
                  </w:rPr>
                </w:rPrChange>
              </w:rPr>
              <w:t>аритм. средина</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810"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CA9F308">
            <w:pPr>
              <w:jc w:val="center"/>
              <w:rPr>
                <w:sz w:val="20"/>
                <w:szCs w:val="20"/>
                <w:lang w:val="sr-Cyrl-RS"/>
                <w:rPrChange w:id="14812" w:author="Milan Stojkov" w:date="2026-10-02T11:00:00Z">
                  <w:rPr>
                    <w:sz w:val="20"/>
                    <w:szCs w:val="20"/>
                  </w:rPr>
                </w:rPrChange>
              </w:rPr>
              <w:pPrChange w:id="14811" w:author="Milica Radić" w:date="2026-10-04T01:14:21Z">
                <w:pPr/>
              </w:pPrChange>
            </w:pPr>
            <w:r>
              <w:rPr>
                <w:sz w:val="20"/>
                <w:szCs w:val="20"/>
                <w:lang w:val="sr-Cyrl-RS"/>
                <w:rPrChange w:id="14813" w:author="Milan Stojkov" w:date="2026-10-02T11:00:00Z">
                  <w:rPr>
                    <w:sz w:val="20"/>
                    <w:szCs w:val="20"/>
                  </w:rPr>
                </w:rPrChange>
              </w:rPr>
              <w:t>0,38967</w:t>
            </w:r>
          </w:p>
        </w:tc>
        <w:tc>
          <w:tcPr>
            <w:tcW w:w="59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814" w:author="Milica Radić" w:date="2026-10-04T01:14:21Z">
              <w:tcPr>
                <w:tcW w:w="103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EDD4836">
            <w:pPr>
              <w:jc w:val="center"/>
              <w:rPr>
                <w:sz w:val="20"/>
                <w:szCs w:val="20"/>
                <w:lang w:val="sr-Cyrl-RS"/>
                <w:rPrChange w:id="14816" w:author="Milan Stojkov" w:date="2026-10-02T11:00:00Z">
                  <w:rPr>
                    <w:sz w:val="20"/>
                    <w:szCs w:val="20"/>
                  </w:rPr>
                </w:rPrChange>
              </w:rPr>
              <w:pPrChange w:id="14815" w:author="Milica Radić" w:date="2026-10-04T01:14:21Z">
                <w:pPr/>
              </w:pPrChange>
            </w:pPr>
            <w:r>
              <w:rPr>
                <w:sz w:val="20"/>
                <w:szCs w:val="20"/>
                <w:lang w:val="sr-Cyrl-RS"/>
                <w:rPrChange w:id="14817" w:author="Milan Stojkov" w:date="2026-10-02T11:00:00Z">
                  <w:rPr>
                    <w:sz w:val="20"/>
                    <w:szCs w:val="20"/>
                  </w:rPr>
                </w:rPrChange>
              </w:rPr>
              <w:t>0,13093</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818"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A2802FA">
            <w:pPr>
              <w:jc w:val="center"/>
              <w:rPr>
                <w:sz w:val="20"/>
                <w:szCs w:val="20"/>
                <w:lang w:val="sr-Cyrl-RS"/>
                <w:rPrChange w:id="14820" w:author="Milan Stojkov" w:date="2026-10-02T11:00:00Z">
                  <w:rPr>
                    <w:sz w:val="20"/>
                    <w:szCs w:val="20"/>
                  </w:rPr>
                </w:rPrChange>
              </w:rPr>
              <w:pPrChange w:id="14819" w:author="Milica Radić" w:date="2026-10-04T01:14:21Z">
                <w:pPr/>
              </w:pPrChange>
            </w:pPr>
            <w:r>
              <w:rPr>
                <w:sz w:val="20"/>
                <w:szCs w:val="20"/>
                <w:lang w:val="sr-Cyrl-RS"/>
                <w:rPrChange w:id="14821" w:author="Milan Stojkov" w:date="2026-10-02T11:00:00Z">
                  <w:rPr>
                    <w:sz w:val="20"/>
                    <w:szCs w:val="20"/>
                  </w:rPr>
                </w:rPrChange>
              </w:rPr>
              <w:t>0,15257</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822"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C0715F8">
            <w:pPr>
              <w:jc w:val="center"/>
              <w:rPr>
                <w:sz w:val="20"/>
                <w:szCs w:val="20"/>
                <w:lang w:val="sr-Cyrl-RS"/>
                <w:rPrChange w:id="14824" w:author="Milan Stojkov" w:date="2026-10-02T11:00:00Z">
                  <w:rPr>
                    <w:sz w:val="20"/>
                    <w:szCs w:val="20"/>
                  </w:rPr>
                </w:rPrChange>
              </w:rPr>
              <w:pPrChange w:id="14823" w:author="Milica Radić" w:date="2026-10-04T01:14:21Z">
                <w:pPr/>
              </w:pPrChange>
            </w:pPr>
            <w:r>
              <w:rPr>
                <w:sz w:val="20"/>
                <w:szCs w:val="20"/>
                <w:lang w:val="sr-Cyrl-RS"/>
                <w:rPrChange w:id="14825" w:author="Milan Stojkov" w:date="2026-10-02T11:00:00Z">
                  <w:rPr>
                    <w:sz w:val="20"/>
                    <w:szCs w:val="20"/>
                  </w:rPr>
                </w:rPrChange>
              </w:rPr>
              <w:t>0,68462</w:t>
            </w:r>
          </w:p>
        </w:tc>
        <w:tc>
          <w:tcPr>
            <w:tcW w:w="73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826" w:author="Milica Radić" w:date="2026-10-04T01:14:21Z">
              <w:tcPr>
                <w:tcW w:w="1269"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36E2D38A">
            <w:pPr>
              <w:jc w:val="center"/>
              <w:rPr>
                <w:sz w:val="20"/>
                <w:szCs w:val="20"/>
                <w:lang w:val="sr-Cyrl-RS"/>
                <w:rPrChange w:id="14828" w:author="Milan Stojkov" w:date="2026-10-02T11:00:00Z">
                  <w:rPr>
                    <w:sz w:val="20"/>
                    <w:szCs w:val="20"/>
                  </w:rPr>
                </w:rPrChange>
              </w:rPr>
              <w:pPrChange w:id="14827" w:author="Milica Radić" w:date="2026-10-04T01:14:21Z">
                <w:pPr/>
              </w:pPrChange>
            </w:pPr>
            <w:r>
              <w:rPr>
                <w:sz w:val="20"/>
                <w:szCs w:val="20"/>
                <w:lang w:val="sr-Cyrl-RS"/>
                <w:rPrChange w:id="14829" w:author="Milan Stojkov" w:date="2026-10-02T11:00:00Z">
                  <w:rPr>
                    <w:sz w:val="20"/>
                    <w:szCs w:val="20"/>
                  </w:rPr>
                </w:rPrChange>
              </w:rPr>
              <w:t>0,336</w:t>
            </w:r>
          </w:p>
        </w:tc>
      </w:tr>
      <w:tr w14:paraId="45A37AE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830" w:author="Milica Radić" w:date="2026-10-04T01:14: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54"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831" w:author="Milica Radić" w:date="2026-10-04T01:14:21Z">
              <w:tcPr>
                <w:tcW w:w="1815"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9F5A763">
            <w:pPr>
              <w:jc w:val="center"/>
              <w:rPr>
                <w:sz w:val="20"/>
                <w:szCs w:val="20"/>
                <w:lang w:val="sr-Cyrl-RS"/>
                <w:rPrChange w:id="14833" w:author="Milan Stojkov" w:date="2026-10-02T11:00:00Z">
                  <w:rPr>
                    <w:sz w:val="20"/>
                    <w:szCs w:val="20"/>
                  </w:rPr>
                </w:rPrChange>
              </w:rPr>
              <w:pPrChange w:id="14832" w:author="Milica Radić" w:date="2026-10-04T01:14:21Z">
                <w:pPr/>
              </w:pPrChange>
            </w:pPr>
            <w:r>
              <w:rPr>
                <w:i/>
                <w:iCs/>
                <w:sz w:val="20"/>
                <w:szCs w:val="20"/>
                <w:lang w:val="sr-Cyrl-RS"/>
                <w:rPrChange w:id="14834" w:author="Milan Stojkov" w:date="2026-10-02T11:00:00Z">
                  <w:rPr>
                    <w:i/>
                    <w:iCs/>
                    <w:sz w:val="20"/>
                    <w:szCs w:val="20"/>
                  </w:rPr>
                </w:rPrChange>
              </w:rPr>
              <w:t>Sybil</w:t>
            </w:r>
            <w:r>
              <w:rPr>
                <w:sz w:val="20"/>
                <w:szCs w:val="20"/>
                <w:lang w:val="sr-Cyrl-RS"/>
                <w:rPrChange w:id="14835" w:author="Milan Stojkov" w:date="2026-10-02T11:00:00Z">
                  <w:rPr>
                    <w:sz w:val="20"/>
                    <w:szCs w:val="20"/>
                  </w:rPr>
                </w:rPrChange>
              </w:rPr>
              <w:t>-отпорна</w:t>
            </w:r>
          </w:p>
        </w:tc>
        <w:tc>
          <w:tcPr>
            <w:tcW w:w="100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836" w:author="Milica Radić" w:date="2026-10-04T01:14:21Z">
              <w:tcPr>
                <w:tcW w:w="172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0237448">
            <w:pPr>
              <w:jc w:val="center"/>
              <w:rPr>
                <w:sz w:val="20"/>
                <w:szCs w:val="20"/>
                <w:lang w:val="sr-Cyrl-RS"/>
                <w:rPrChange w:id="14838" w:author="Milan Stojkov" w:date="2026-10-02T11:00:00Z">
                  <w:rPr>
                    <w:sz w:val="20"/>
                    <w:szCs w:val="20"/>
                  </w:rPr>
                </w:rPrChange>
              </w:rPr>
              <w:pPrChange w:id="14837" w:author="Milica Radić" w:date="2026-10-04T01:14:21Z">
                <w:pPr/>
              </w:pPrChange>
            </w:pPr>
            <w:r>
              <w:rPr>
                <w:sz w:val="20"/>
                <w:szCs w:val="20"/>
                <w:lang w:val="sr-Cyrl-RS"/>
                <w:rPrChange w:id="14839" w:author="Milan Stojkov" w:date="2026-10-02T11:00:00Z">
                  <w:rPr>
                    <w:sz w:val="20"/>
                    <w:szCs w:val="20"/>
                  </w:rPr>
                </w:rPrChange>
              </w:rPr>
              <w:t>медијана</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840"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B30B68A">
            <w:pPr>
              <w:jc w:val="center"/>
              <w:rPr>
                <w:sz w:val="20"/>
                <w:szCs w:val="20"/>
                <w:lang w:val="sr-Cyrl-RS"/>
                <w:rPrChange w:id="14842" w:author="Milan Stojkov" w:date="2026-10-02T11:00:00Z">
                  <w:rPr>
                    <w:sz w:val="20"/>
                    <w:szCs w:val="20"/>
                  </w:rPr>
                </w:rPrChange>
              </w:rPr>
              <w:pPrChange w:id="14841" w:author="Milica Radić" w:date="2026-10-04T01:14:21Z">
                <w:pPr/>
              </w:pPrChange>
            </w:pPr>
            <w:r>
              <w:rPr>
                <w:sz w:val="20"/>
                <w:szCs w:val="20"/>
                <w:lang w:val="sr-Cyrl-RS"/>
                <w:rPrChange w:id="14843" w:author="Milan Stojkov" w:date="2026-10-02T11:00:00Z">
                  <w:rPr>
                    <w:sz w:val="20"/>
                    <w:szCs w:val="20"/>
                  </w:rPr>
                </w:rPrChange>
              </w:rPr>
              <w:t>0,01491</w:t>
            </w:r>
          </w:p>
        </w:tc>
        <w:tc>
          <w:tcPr>
            <w:tcW w:w="59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844" w:author="Milica Radić" w:date="2026-10-04T01:14:21Z">
              <w:tcPr>
                <w:tcW w:w="103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6D79171">
            <w:pPr>
              <w:jc w:val="center"/>
              <w:rPr>
                <w:sz w:val="20"/>
                <w:szCs w:val="20"/>
                <w:lang w:val="sr-Cyrl-RS"/>
                <w:rPrChange w:id="14846" w:author="Milan Stojkov" w:date="2026-10-02T11:00:00Z">
                  <w:rPr>
                    <w:sz w:val="20"/>
                    <w:szCs w:val="20"/>
                  </w:rPr>
                </w:rPrChange>
              </w:rPr>
              <w:pPrChange w:id="14845" w:author="Milica Radić" w:date="2026-10-04T01:14:21Z">
                <w:pPr/>
              </w:pPrChange>
            </w:pPr>
            <w:r>
              <w:rPr>
                <w:sz w:val="20"/>
                <w:szCs w:val="20"/>
                <w:lang w:val="sr-Cyrl-RS"/>
                <w:rPrChange w:id="14847" w:author="Milan Stojkov" w:date="2026-10-02T11:00:00Z">
                  <w:rPr>
                    <w:sz w:val="20"/>
                    <w:szCs w:val="20"/>
                  </w:rPr>
                </w:rPrChange>
              </w:rPr>
              <w:t>0,01277</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848"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6F37691">
            <w:pPr>
              <w:jc w:val="center"/>
              <w:rPr>
                <w:sz w:val="20"/>
                <w:szCs w:val="20"/>
                <w:lang w:val="sr-Cyrl-RS"/>
                <w:rPrChange w:id="14850" w:author="Milan Stojkov" w:date="2026-10-02T11:00:00Z">
                  <w:rPr>
                    <w:sz w:val="20"/>
                    <w:szCs w:val="20"/>
                  </w:rPr>
                </w:rPrChange>
              </w:rPr>
              <w:pPrChange w:id="14849" w:author="Milica Radić" w:date="2026-10-04T01:14:21Z">
                <w:pPr/>
              </w:pPrChange>
            </w:pPr>
            <w:r>
              <w:rPr>
                <w:sz w:val="20"/>
                <w:szCs w:val="20"/>
                <w:lang w:val="sr-Cyrl-RS"/>
                <w:rPrChange w:id="14851" w:author="Milan Stojkov" w:date="2026-10-02T11:00:00Z">
                  <w:rPr>
                    <w:sz w:val="20"/>
                    <w:szCs w:val="20"/>
                  </w:rPr>
                </w:rPrChange>
              </w:rPr>
              <w:t>0,00035</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852"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5185C56">
            <w:pPr>
              <w:jc w:val="center"/>
              <w:rPr>
                <w:sz w:val="20"/>
                <w:szCs w:val="20"/>
                <w:lang w:val="sr-Cyrl-RS"/>
                <w:rPrChange w:id="14854" w:author="Milan Stojkov" w:date="2026-10-02T11:00:00Z">
                  <w:rPr>
                    <w:sz w:val="20"/>
                    <w:szCs w:val="20"/>
                  </w:rPr>
                </w:rPrChange>
              </w:rPr>
              <w:pPrChange w:id="14853" w:author="Milica Radić" w:date="2026-10-04T01:14:21Z">
                <w:pPr/>
              </w:pPrChange>
            </w:pPr>
            <w:r>
              <w:rPr>
                <w:sz w:val="20"/>
                <w:szCs w:val="20"/>
                <w:lang w:val="sr-Cyrl-RS"/>
                <w:rPrChange w:id="14855" w:author="Milan Stojkov" w:date="2026-10-02T11:00:00Z">
                  <w:rPr>
                    <w:sz w:val="20"/>
                    <w:szCs w:val="20"/>
                  </w:rPr>
                </w:rPrChange>
              </w:rPr>
              <w:t>0,03931</w:t>
            </w:r>
          </w:p>
        </w:tc>
        <w:tc>
          <w:tcPr>
            <w:tcW w:w="73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856" w:author="Milica Radić" w:date="2026-10-04T01:14:21Z">
              <w:tcPr>
                <w:tcW w:w="1269"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729B29E7">
            <w:pPr>
              <w:jc w:val="center"/>
              <w:rPr>
                <w:sz w:val="20"/>
                <w:szCs w:val="20"/>
                <w:lang w:val="sr-Cyrl-RS"/>
                <w:rPrChange w:id="14858" w:author="Milan Stojkov" w:date="2026-10-02T11:00:00Z">
                  <w:rPr>
                    <w:sz w:val="20"/>
                    <w:szCs w:val="20"/>
                  </w:rPr>
                </w:rPrChange>
              </w:rPr>
              <w:pPrChange w:id="14857" w:author="Milica Radić" w:date="2026-10-04T01:14:21Z">
                <w:pPr/>
              </w:pPrChange>
            </w:pPr>
            <w:r>
              <w:rPr>
                <w:sz w:val="20"/>
                <w:szCs w:val="20"/>
                <w:lang w:val="sr-Cyrl-RS"/>
                <w:rPrChange w:id="14859" w:author="Milan Stojkov" w:date="2026-10-02T11:00:00Z">
                  <w:rPr>
                    <w:sz w:val="20"/>
                    <w:szCs w:val="20"/>
                  </w:rPr>
                </w:rPrChange>
              </w:rPr>
              <w:t>0,856</w:t>
            </w:r>
          </w:p>
        </w:tc>
      </w:tr>
      <w:tr w14:paraId="6106F2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860" w:author="Milica Radić" w:date="2026-10-04T01:14: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54"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861" w:author="Milica Radić" w:date="2026-10-04T01:14:21Z">
              <w:tcPr>
                <w:tcW w:w="1815"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BADDC3C">
            <w:pPr>
              <w:jc w:val="center"/>
              <w:rPr>
                <w:sz w:val="20"/>
                <w:szCs w:val="20"/>
                <w:lang w:val="sr-Cyrl-RS"/>
                <w:rPrChange w:id="14863" w:author="Milan Stojkov" w:date="2026-10-02T11:00:00Z">
                  <w:rPr>
                    <w:sz w:val="20"/>
                    <w:szCs w:val="20"/>
                  </w:rPr>
                </w:rPrChange>
              </w:rPr>
              <w:pPrChange w:id="14862" w:author="Milica Radić" w:date="2026-10-04T01:14:21Z">
                <w:pPr/>
              </w:pPrChange>
            </w:pPr>
            <w:r>
              <w:rPr>
                <w:i/>
                <w:iCs/>
                <w:sz w:val="20"/>
                <w:szCs w:val="20"/>
                <w:lang w:val="sr-Cyrl-RS"/>
                <w:rPrChange w:id="14864" w:author="Milan Stojkov" w:date="2026-10-02T11:00:00Z">
                  <w:rPr>
                    <w:i/>
                    <w:iCs/>
                    <w:sz w:val="20"/>
                    <w:szCs w:val="20"/>
                  </w:rPr>
                </w:rPrChange>
              </w:rPr>
              <w:t>Sybil</w:t>
            </w:r>
            <w:r>
              <w:rPr>
                <w:sz w:val="20"/>
                <w:szCs w:val="20"/>
                <w:lang w:val="sr-Cyrl-RS"/>
                <w:rPrChange w:id="14865" w:author="Milan Stojkov" w:date="2026-10-02T11:00:00Z">
                  <w:rPr>
                    <w:sz w:val="20"/>
                    <w:szCs w:val="20"/>
                  </w:rPr>
                </w:rPrChange>
              </w:rPr>
              <w:t>-отпорна</w:t>
            </w:r>
          </w:p>
        </w:tc>
        <w:tc>
          <w:tcPr>
            <w:tcW w:w="100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866" w:author="Milica Radić" w:date="2026-10-04T01:14:21Z">
              <w:tcPr>
                <w:tcW w:w="172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7E6C31C">
            <w:pPr>
              <w:jc w:val="center"/>
              <w:rPr>
                <w:sz w:val="20"/>
                <w:szCs w:val="20"/>
                <w:lang w:val="sr-Cyrl-RS"/>
                <w:rPrChange w:id="14868" w:author="Milan Stojkov" w:date="2026-10-02T11:00:00Z">
                  <w:rPr>
                    <w:sz w:val="20"/>
                    <w:szCs w:val="20"/>
                  </w:rPr>
                </w:rPrChange>
              </w:rPr>
              <w:pPrChange w:id="14867" w:author="Milica Radić" w:date="2026-10-04T01:14:21Z">
                <w:pPr/>
              </w:pPrChange>
            </w:pPr>
            <w:r>
              <w:rPr>
                <w:sz w:val="20"/>
                <w:szCs w:val="20"/>
                <w:lang w:val="sr-Cyrl-RS"/>
                <w:rPrChange w:id="14869" w:author="Milan Stojkov" w:date="2026-10-02T11:00:00Z">
                  <w:rPr>
                    <w:sz w:val="20"/>
                    <w:szCs w:val="20"/>
                  </w:rPr>
                </w:rPrChange>
              </w:rPr>
              <w:t>одсеч. средина</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870"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AD7F6CA">
            <w:pPr>
              <w:jc w:val="center"/>
              <w:rPr>
                <w:sz w:val="20"/>
                <w:szCs w:val="20"/>
                <w:lang w:val="sr-Cyrl-RS"/>
                <w:rPrChange w:id="14872" w:author="Milan Stojkov" w:date="2026-10-02T11:00:00Z">
                  <w:rPr>
                    <w:sz w:val="20"/>
                    <w:szCs w:val="20"/>
                  </w:rPr>
                </w:rPrChange>
              </w:rPr>
              <w:pPrChange w:id="14871" w:author="Milica Radić" w:date="2026-10-04T01:14:21Z">
                <w:pPr/>
              </w:pPrChange>
            </w:pPr>
            <w:r>
              <w:rPr>
                <w:sz w:val="20"/>
                <w:szCs w:val="20"/>
                <w:lang w:val="sr-Cyrl-RS"/>
                <w:rPrChange w:id="14873" w:author="Milan Stojkov" w:date="2026-10-02T11:00:00Z">
                  <w:rPr>
                    <w:sz w:val="20"/>
                    <w:szCs w:val="20"/>
                  </w:rPr>
                </w:rPrChange>
              </w:rPr>
              <w:t>0,00792</w:t>
            </w:r>
          </w:p>
        </w:tc>
        <w:tc>
          <w:tcPr>
            <w:tcW w:w="59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874" w:author="Milica Radić" w:date="2026-10-04T01:14:21Z">
              <w:tcPr>
                <w:tcW w:w="103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A23999F">
            <w:pPr>
              <w:jc w:val="center"/>
              <w:rPr>
                <w:sz w:val="20"/>
                <w:szCs w:val="20"/>
                <w:lang w:val="sr-Cyrl-RS"/>
                <w:rPrChange w:id="14876" w:author="Milan Stojkov" w:date="2026-10-02T11:00:00Z">
                  <w:rPr>
                    <w:sz w:val="20"/>
                    <w:szCs w:val="20"/>
                  </w:rPr>
                </w:rPrChange>
              </w:rPr>
              <w:pPrChange w:id="14875" w:author="Milica Radić" w:date="2026-10-04T01:14:21Z">
                <w:pPr/>
              </w:pPrChange>
            </w:pPr>
            <w:r>
              <w:rPr>
                <w:sz w:val="20"/>
                <w:szCs w:val="20"/>
                <w:lang w:val="sr-Cyrl-RS"/>
                <w:rPrChange w:id="14877" w:author="Milan Stojkov" w:date="2026-10-02T11:00:00Z">
                  <w:rPr>
                    <w:sz w:val="20"/>
                    <w:szCs w:val="20"/>
                  </w:rPr>
                </w:rPrChange>
              </w:rPr>
              <w:t>0,00548</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878"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2C93483">
            <w:pPr>
              <w:jc w:val="center"/>
              <w:rPr>
                <w:sz w:val="20"/>
                <w:szCs w:val="20"/>
                <w:lang w:val="sr-Cyrl-RS"/>
                <w:rPrChange w:id="14880" w:author="Milan Stojkov" w:date="2026-10-02T11:00:00Z">
                  <w:rPr>
                    <w:sz w:val="20"/>
                    <w:szCs w:val="20"/>
                  </w:rPr>
                </w:rPrChange>
              </w:rPr>
              <w:pPrChange w:id="14879" w:author="Milica Radić" w:date="2026-10-04T01:14:21Z">
                <w:pPr/>
              </w:pPrChange>
            </w:pPr>
            <w:r>
              <w:rPr>
                <w:sz w:val="20"/>
                <w:szCs w:val="20"/>
                <w:lang w:val="sr-Cyrl-RS"/>
                <w:rPrChange w:id="14881" w:author="Milan Stojkov" w:date="2026-10-02T11:00:00Z">
                  <w:rPr>
                    <w:sz w:val="20"/>
                    <w:szCs w:val="20"/>
                  </w:rPr>
                </w:rPrChange>
              </w:rPr>
              <w:t>0,00058</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882"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BF077EF">
            <w:pPr>
              <w:jc w:val="center"/>
              <w:rPr>
                <w:sz w:val="20"/>
                <w:szCs w:val="20"/>
                <w:lang w:val="sr-Cyrl-RS"/>
                <w:rPrChange w:id="14884" w:author="Milan Stojkov" w:date="2026-10-02T11:00:00Z">
                  <w:rPr>
                    <w:sz w:val="20"/>
                    <w:szCs w:val="20"/>
                  </w:rPr>
                </w:rPrChange>
              </w:rPr>
              <w:pPrChange w:id="14883" w:author="Milica Radić" w:date="2026-10-04T01:14:21Z">
                <w:pPr/>
              </w:pPrChange>
            </w:pPr>
            <w:r>
              <w:rPr>
                <w:sz w:val="20"/>
                <w:szCs w:val="20"/>
                <w:lang w:val="sr-Cyrl-RS"/>
                <w:rPrChange w:id="14885" w:author="Milan Stojkov" w:date="2026-10-02T11:00:00Z">
                  <w:rPr>
                    <w:sz w:val="20"/>
                    <w:szCs w:val="20"/>
                  </w:rPr>
                </w:rPrChange>
              </w:rPr>
              <w:t>0,02305</w:t>
            </w:r>
          </w:p>
        </w:tc>
        <w:tc>
          <w:tcPr>
            <w:tcW w:w="73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886" w:author="Milica Radić" w:date="2026-10-04T01:14:21Z">
              <w:tcPr>
                <w:tcW w:w="1269"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2335C658">
            <w:pPr>
              <w:jc w:val="center"/>
              <w:rPr>
                <w:sz w:val="20"/>
                <w:szCs w:val="20"/>
                <w:lang w:val="sr-Cyrl-RS"/>
                <w:rPrChange w:id="14888" w:author="Milan Stojkov" w:date="2026-10-02T11:00:00Z">
                  <w:rPr>
                    <w:sz w:val="20"/>
                    <w:szCs w:val="20"/>
                  </w:rPr>
                </w:rPrChange>
              </w:rPr>
              <w:pPrChange w:id="14887" w:author="Milica Radić" w:date="2026-10-04T01:14:21Z">
                <w:pPr/>
              </w:pPrChange>
            </w:pPr>
            <w:r>
              <w:rPr>
                <w:sz w:val="20"/>
                <w:szCs w:val="20"/>
                <w:lang w:val="sr-Cyrl-RS"/>
                <w:rPrChange w:id="14889" w:author="Milan Stojkov" w:date="2026-10-02T11:00:00Z">
                  <w:rPr>
                    <w:sz w:val="20"/>
                    <w:szCs w:val="20"/>
                  </w:rPr>
                </w:rPrChange>
              </w:rPr>
              <w:t>0,692</w:t>
            </w:r>
          </w:p>
        </w:tc>
      </w:tr>
      <w:tr w14:paraId="3F3AB83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890" w:author="Milica Radić" w:date="2026-10-04T01:14: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54"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891" w:author="Milica Radić" w:date="2026-10-04T01:14:21Z">
              <w:tcPr>
                <w:tcW w:w="1815"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2917B0D">
            <w:pPr>
              <w:jc w:val="center"/>
              <w:rPr>
                <w:sz w:val="20"/>
                <w:szCs w:val="20"/>
                <w:lang w:val="sr-Cyrl-RS"/>
                <w:rPrChange w:id="14893" w:author="Milan Stojkov" w:date="2026-10-02T11:00:00Z">
                  <w:rPr>
                    <w:sz w:val="20"/>
                    <w:szCs w:val="20"/>
                  </w:rPr>
                </w:rPrChange>
              </w:rPr>
              <w:pPrChange w:id="14892" w:author="Milica Radić" w:date="2026-10-04T01:14:21Z">
                <w:pPr/>
              </w:pPrChange>
            </w:pPr>
            <w:r>
              <w:rPr>
                <w:i/>
                <w:iCs/>
                <w:sz w:val="20"/>
                <w:szCs w:val="20"/>
                <w:lang w:val="sr-Cyrl-RS"/>
                <w:rPrChange w:id="14894" w:author="Milan Stojkov" w:date="2026-10-02T11:00:00Z">
                  <w:rPr>
                    <w:i/>
                    <w:iCs/>
                    <w:sz w:val="20"/>
                    <w:szCs w:val="20"/>
                  </w:rPr>
                </w:rPrChange>
              </w:rPr>
              <w:t>Eclipse</w:t>
            </w:r>
            <w:r>
              <w:rPr>
                <w:sz w:val="20"/>
                <w:szCs w:val="20"/>
                <w:lang w:val="sr-Cyrl-RS"/>
                <w:rPrChange w:id="14895" w:author="Milan Stojkov" w:date="2026-10-02T11:00:00Z">
                  <w:rPr>
                    <w:sz w:val="20"/>
                    <w:szCs w:val="20"/>
                  </w:rPr>
                </w:rPrChange>
              </w:rPr>
              <w:t>-отпорна</w:t>
            </w:r>
          </w:p>
        </w:tc>
        <w:tc>
          <w:tcPr>
            <w:tcW w:w="100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896" w:author="Milica Radić" w:date="2026-10-04T01:14:21Z">
              <w:tcPr>
                <w:tcW w:w="172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22A932B">
            <w:pPr>
              <w:jc w:val="center"/>
              <w:rPr>
                <w:sz w:val="20"/>
                <w:szCs w:val="20"/>
                <w:lang w:val="sr-Cyrl-RS"/>
                <w:rPrChange w:id="14898" w:author="Milan Stojkov" w:date="2026-10-02T11:00:00Z">
                  <w:rPr>
                    <w:sz w:val="20"/>
                    <w:szCs w:val="20"/>
                  </w:rPr>
                </w:rPrChange>
              </w:rPr>
              <w:pPrChange w:id="14897" w:author="Milica Radić" w:date="2026-10-04T01:14:21Z">
                <w:pPr/>
              </w:pPrChange>
            </w:pPr>
            <w:r>
              <w:rPr>
                <w:sz w:val="20"/>
                <w:szCs w:val="20"/>
                <w:lang w:val="sr-Cyrl-RS"/>
                <w:rPrChange w:id="14899" w:author="Milan Stojkov" w:date="2026-10-02T11:00:00Z">
                  <w:rPr>
                    <w:sz w:val="20"/>
                    <w:szCs w:val="20"/>
                  </w:rPr>
                </w:rPrChange>
              </w:rPr>
              <w:t>аритм. средина</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900"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65C8C3F">
            <w:pPr>
              <w:jc w:val="center"/>
              <w:rPr>
                <w:sz w:val="20"/>
                <w:szCs w:val="20"/>
                <w:lang w:val="sr-Cyrl-RS"/>
                <w:rPrChange w:id="14902" w:author="Milan Stojkov" w:date="2026-10-02T11:00:00Z">
                  <w:rPr>
                    <w:sz w:val="20"/>
                    <w:szCs w:val="20"/>
                  </w:rPr>
                </w:rPrChange>
              </w:rPr>
              <w:pPrChange w:id="14901" w:author="Milica Radić" w:date="2026-10-04T01:14:21Z">
                <w:pPr/>
              </w:pPrChange>
            </w:pPr>
            <w:r>
              <w:rPr>
                <w:sz w:val="20"/>
                <w:szCs w:val="20"/>
                <w:lang w:val="sr-Cyrl-RS"/>
                <w:rPrChange w:id="14903" w:author="Milan Stojkov" w:date="2026-10-02T11:00:00Z">
                  <w:rPr>
                    <w:sz w:val="20"/>
                    <w:szCs w:val="20"/>
                  </w:rPr>
                </w:rPrChange>
              </w:rPr>
              <w:t>0,28319</w:t>
            </w:r>
          </w:p>
        </w:tc>
        <w:tc>
          <w:tcPr>
            <w:tcW w:w="59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904" w:author="Milica Radić" w:date="2026-10-04T01:14:21Z">
              <w:tcPr>
                <w:tcW w:w="103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77D2C80">
            <w:pPr>
              <w:jc w:val="center"/>
              <w:rPr>
                <w:sz w:val="20"/>
                <w:szCs w:val="20"/>
                <w:lang w:val="sr-Cyrl-RS"/>
                <w:rPrChange w:id="14906" w:author="Milan Stojkov" w:date="2026-10-02T11:00:00Z">
                  <w:rPr>
                    <w:sz w:val="20"/>
                    <w:szCs w:val="20"/>
                  </w:rPr>
                </w:rPrChange>
              </w:rPr>
              <w:pPrChange w:id="14905" w:author="Milica Radić" w:date="2026-10-04T01:14:21Z">
                <w:pPr/>
              </w:pPrChange>
            </w:pPr>
            <w:r>
              <w:rPr>
                <w:sz w:val="20"/>
                <w:szCs w:val="20"/>
                <w:lang w:val="sr-Cyrl-RS"/>
                <w:rPrChange w:id="14907" w:author="Milan Stojkov" w:date="2026-10-02T11:00:00Z">
                  <w:rPr>
                    <w:sz w:val="20"/>
                    <w:szCs w:val="20"/>
                  </w:rPr>
                </w:rPrChange>
              </w:rPr>
              <w:t>0,12695</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908"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820EC4A">
            <w:pPr>
              <w:jc w:val="center"/>
              <w:rPr>
                <w:sz w:val="20"/>
                <w:szCs w:val="20"/>
                <w:lang w:val="sr-Cyrl-RS"/>
                <w:rPrChange w:id="14910" w:author="Milan Stojkov" w:date="2026-10-02T11:00:00Z">
                  <w:rPr>
                    <w:sz w:val="20"/>
                    <w:szCs w:val="20"/>
                  </w:rPr>
                </w:rPrChange>
              </w:rPr>
              <w:pPrChange w:id="14909" w:author="Milica Radić" w:date="2026-10-04T01:14:21Z">
                <w:pPr/>
              </w:pPrChange>
            </w:pPr>
            <w:r>
              <w:rPr>
                <w:sz w:val="20"/>
                <w:szCs w:val="20"/>
                <w:lang w:val="sr-Cyrl-RS"/>
                <w:rPrChange w:id="14911" w:author="Milan Stojkov" w:date="2026-10-02T11:00:00Z">
                  <w:rPr>
                    <w:sz w:val="20"/>
                    <w:szCs w:val="20"/>
                  </w:rPr>
                </w:rPrChange>
              </w:rPr>
              <w:t>0,06409</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912"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21598CA">
            <w:pPr>
              <w:jc w:val="center"/>
              <w:rPr>
                <w:sz w:val="20"/>
                <w:szCs w:val="20"/>
                <w:lang w:val="sr-Cyrl-RS"/>
                <w:rPrChange w:id="14914" w:author="Milan Stojkov" w:date="2026-10-02T11:00:00Z">
                  <w:rPr>
                    <w:sz w:val="20"/>
                    <w:szCs w:val="20"/>
                  </w:rPr>
                </w:rPrChange>
              </w:rPr>
              <w:pPrChange w:id="14913" w:author="Milica Radić" w:date="2026-10-04T01:14:21Z">
                <w:pPr/>
              </w:pPrChange>
            </w:pPr>
            <w:r>
              <w:rPr>
                <w:sz w:val="20"/>
                <w:szCs w:val="20"/>
                <w:lang w:val="sr-Cyrl-RS"/>
                <w:rPrChange w:id="14915" w:author="Milan Stojkov" w:date="2026-10-02T11:00:00Z">
                  <w:rPr>
                    <w:sz w:val="20"/>
                    <w:szCs w:val="20"/>
                  </w:rPr>
                </w:rPrChange>
              </w:rPr>
              <w:t>0,52033</w:t>
            </w:r>
          </w:p>
        </w:tc>
        <w:tc>
          <w:tcPr>
            <w:tcW w:w="73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916" w:author="Milica Radić" w:date="2026-10-04T01:14:21Z">
              <w:tcPr>
                <w:tcW w:w="1269"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71936947">
            <w:pPr>
              <w:jc w:val="center"/>
              <w:rPr>
                <w:sz w:val="20"/>
                <w:szCs w:val="20"/>
                <w:lang w:val="sr-Cyrl-RS"/>
                <w:rPrChange w:id="14918" w:author="Milan Stojkov" w:date="2026-10-02T11:00:00Z">
                  <w:rPr>
                    <w:sz w:val="20"/>
                    <w:szCs w:val="20"/>
                  </w:rPr>
                </w:rPrChange>
              </w:rPr>
              <w:pPrChange w:id="14917" w:author="Milica Radić" w:date="2026-10-04T01:14:21Z">
                <w:pPr/>
              </w:pPrChange>
            </w:pPr>
            <w:r>
              <w:rPr>
                <w:sz w:val="20"/>
                <w:szCs w:val="20"/>
                <w:lang w:val="sr-Cyrl-RS"/>
                <w:rPrChange w:id="14919" w:author="Milan Stojkov" w:date="2026-10-02T11:00:00Z">
                  <w:rPr>
                    <w:sz w:val="20"/>
                    <w:szCs w:val="20"/>
                  </w:rPr>
                </w:rPrChange>
              </w:rPr>
              <w:t>0,448</w:t>
            </w:r>
          </w:p>
        </w:tc>
      </w:tr>
      <w:tr w14:paraId="0707EF0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920" w:author="Milica Radić" w:date="2026-10-04T01:14: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54"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4921" w:author="Milica Radić" w:date="2026-10-04T01:14:21Z">
              <w:tcPr>
                <w:tcW w:w="1815"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AB9CD5A">
            <w:pPr>
              <w:jc w:val="center"/>
              <w:rPr>
                <w:sz w:val="20"/>
                <w:szCs w:val="20"/>
                <w:lang w:val="sr-Cyrl-RS"/>
                <w:rPrChange w:id="14923" w:author="Milan Stojkov" w:date="2026-10-02T11:00:00Z">
                  <w:rPr>
                    <w:sz w:val="20"/>
                    <w:szCs w:val="20"/>
                  </w:rPr>
                </w:rPrChange>
              </w:rPr>
              <w:pPrChange w:id="14922" w:author="Milica Radić" w:date="2026-10-04T01:14:21Z">
                <w:pPr/>
              </w:pPrChange>
            </w:pPr>
            <w:r>
              <w:rPr>
                <w:i/>
                <w:iCs/>
                <w:sz w:val="20"/>
                <w:szCs w:val="20"/>
                <w:lang w:val="sr-Cyrl-RS"/>
                <w:rPrChange w:id="14924" w:author="Milan Stojkov" w:date="2026-10-02T11:00:00Z">
                  <w:rPr>
                    <w:i/>
                    <w:iCs/>
                    <w:sz w:val="20"/>
                    <w:szCs w:val="20"/>
                  </w:rPr>
                </w:rPrChange>
              </w:rPr>
              <w:t>Eclipse</w:t>
            </w:r>
            <w:r>
              <w:rPr>
                <w:sz w:val="20"/>
                <w:szCs w:val="20"/>
                <w:lang w:val="sr-Cyrl-RS"/>
                <w:rPrChange w:id="14925" w:author="Milan Stojkov" w:date="2026-10-02T11:00:00Z">
                  <w:rPr>
                    <w:sz w:val="20"/>
                    <w:szCs w:val="20"/>
                  </w:rPr>
                </w:rPrChange>
              </w:rPr>
              <w:t>-отпорна</w:t>
            </w:r>
          </w:p>
        </w:tc>
        <w:tc>
          <w:tcPr>
            <w:tcW w:w="100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926" w:author="Milica Radić" w:date="2026-10-04T01:14:21Z">
              <w:tcPr>
                <w:tcW w:w="1729"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507D873">
            <w:pPr>
              <w:jc w:val="center"/>
              <w:rPr>
                <w:sz w:val="20"/>
                <w:szCs w:val="20"/>
                <w:lang w:val="sr-Cyrl-RS"/>
                <w:rPrChange w:id="14928" w:author="Milan Stojkov" w:date="2026-10-02T11:00:00Z">
                  <w:rPr>
                    <w:sz w:val="20"/>
                    <w:szCs w:val="20"/>
                  </w:rPr>
                </w:rPrChange>
              </w:rPr>
              <w:pPrChange w:id="14927" w:author="Milica Radić" w:date="2026-10-04T01:14:21Z">
                <w:pPr/>
              </w:pPrChange>
            </w:pPr>
            <w:r>
              <w:rPr>
                <w:sz w:val="20"/>
                <w:szCs w:val="20"/>
                <w:lang w:val="sr-Cyrl-RS"/>
                <w:rPrChange w:id="14929" w:author="Milan Stojkov" w:date="2026-10-02T11:00:00Z">
                  <w:rPr>
                    <w:sz w:val="20"/>
                    <w:szCs w:val="20"/>
                  </w:rPr>
                </w:rPrChange>
              </w:rPr>
              <w:t>медијана</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930"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9079D0E">
            <w:pPr>
              <w:jc w:val="center"/>
              <w:rPr>
                <w:sz w:val="20"/>
                <w:szCs w:val="20"/>
                <w:lang w:val="sr-Cyrl-RS"/>
                <w:rPrChange w:id="14932" w:author="Milan Stojkov" w:date="2026-10-02T11:00:00Z">
                  <w:rPr>
                    <w:sz w:val="20"/>
                    <w:szCs w:val="20"/>
                  </w:rPr>
                </w:rPrChange>
              </w:rPr>
              <w:pPrChange w:id="14931" w:author="Milica Radić" w:date="2026-10-04T01:14:21Z">
                <w:pPr/>
              </w:pPrChange>
            </w:pPr>
            <w:r>
              <w:rPr>
                <w:sz w:val="20"/>
                <w:szCs w:val="20"/>
                <w:lang w:val="sr-Cyrl-RS"/>
                <w:rPrChange w:id="14933" w:author="Milan Stojkov" w:date="2026-10-02T11:00:00Z">
                  <w:rPr>
                    <w:sz w:val="20"/>
                    <w:szCs w:val="20"/>
                  </w:rPr>
                </w:rPrChange>
              </w:rPr>
              <w:t>0,01495</w:t>
            </w:r>
          </w:p>
        </w:tc>
        <w:tc>
          <w:tcPr>
            <w:tcW w:w="598"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934" w:author="Milica Radić" w:date="2026-10-04T01:14:21Z">
              <w:tcPr>
                <w:tcW w:w="103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420DD6E">
            <w:pPr>
              <w:jc w:val="center"/>
              <w:rPr>
                <w:sz w:val="20"/>
                <w:szCs w:val="20"/>
                <w:lang w:val="sr-Cyrl-RS"/>
                <w:rPrChange w:id="14936" w:author="Milan Stojkov" w:date="2026-10-02T11:00:00Z">
                  <w:rPr>
                    <w:sz w:val="20"/>
                    <w:szCs w:val="20"/>
                  </w:rPr>
                </w:rPrChange>
              </w:rPr>
              <w:pPrChange w:id="14935" w:author="Milica Radić" w:date="2026-10-04T01:14:21Z">
                <w:pPr/>
              </w:pPrChange>
            </w:pPr>
            <w:r>
              <w:rPr>
                <w:sz w:val="20"/>
                <w:szCs w:val="20"/>
                <w:lang w:val="sr-Cyrl-RS"/>
                <w:rPrChange w:id="14937" w:author="Milan Stojkov" w:date="2026-10-02T11:00:00Z">
                  <w:rPr>
                    <w:sz w:val="20"/>
                    <w:szCs w:val="20"/>
                  </w:rPr>
                </w:rPrChange>
              </w:rPr>
              <w:t>0,01274</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938"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BDB9968">
            <w:pPr>
              <w:jc w:val="center"/>
              <w:rPr>
                <w:sz w:val="20"/>
                <w:szCs w:val="20"/>
                <w:lang w:val="sr-Cyrl-RS"/>
                <w:rPrChange w:id="14940" w:author="Milan Stojkov" w:date="2026-10-02T11:00:00Z">
                  <w:rPr>
                    <w:sz w:val="20"/>
                    <w:szCs w:val="20"/>
                  </w:rPr>
                </w:rPrChange>
              </w:rPr>
              <w:pPrChange w:id="14939" w:author="Milica Radić" w:date="2026-10-04T01:14:21Z">
                <w:pPr/>
              </w:pPrChange>
            </w:pPr>
            <w:r>
              <w:rPr>
                <w:sz w:val="20"/>
                <w:szCs w:val="20"/>
                <w:lang w:val="sr-Cyrl-RS"/>
                <w:rPrChange w:id="14941" w:author="Milan Stojkov" w:date="2026-10-02T11:00:00Z">
                  <w:rPr>
                    <w:sz w:val="20"/>
                    <w:szCs w:val="20"/>
                  </w:rPr>
                </w:rPrChange>
              </w:rPr>
              <w:t>0,00010</w:t>
            </w:r>
          </w:p>
        </w:tc>
        <w:tc>
          <w:tcPr>
            <w:tcW w:w="53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4942" w:author="Milica Radić" w:date="2026-10-04T01:14:21Z">
              <w:tcPr>
                <w:tcW w:w="92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298F975">
            <w:pPr>
              <w:jc w:val="center"/>
              <w:rPr>
                <w:sz w:val="20"/>
                <w:szCs w:val="20"/>
                <w:lang w:val="sr-Cyrl-RS"/>
                <w:rPrChange w:id="14944" w:author="Milan Stojkov" w:date="2026-10-02T11:00:00Z">
                  <w:rPr>
                    <w:sz w:val="20"/>
                    <w:szCs w:val="20"/>
                  </w:rPr>
                </w:rPrChange>
              </w:rPr>
              <w:pPrChange w:id="14943" w:author="Milica Radić" w:date="2026-10-04T01:14:21Z">
                <w:pPr/>
              </w:pPrChange>
            </w:pPr>
            <w:r>
              <w:rPr>
                <w:sz w:val="20"/>
                <w:szCs w:val="20"/>
                <w:lang w:val="sr-Cyrl-RS"/>
                <w:rPrChange w:id="14945" w:author="Milan Stojkov" w:date="2026-10-02T11:00:00Z">
                  <w:rPr>
                    <w:sz w:val="20"/>
                    <w:szCs w:val="20"/>
                  </w:rPr>
                </w:rPrChange>
              </w:rPr>
              <w:t>0,03931</w:t>
            </w:r>
          </w:p>
        </w:tc>
        <w:tc>
          <w:tcPr>
            <w:tcW w:w="737"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4946" w:author="Milica Radić" w:date="2026-10-04T01:14:21Z">
              <w:tcPr>
                <w:tcW w:w="1269"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1A6CCB4">
            <w:pPr>
              <w:jc w:val="center"/>
              <w:rPr>
                <w:sz w:val="20"/>
                <w:szCs w:val="20"/>
                <w:lang w:val="sr-Cyrl-RS"/>
                <w:rPrChange w:id="14948" w:author="Milan Stojkov" w:date="2026-10-02T11:00:00Z">
                  <w:rPr>
                    <w:sz w:val="20"/>
                    <w:szCs w:val="20"/>
                  </w:rPr>
                </w:rPrChange>
              </w:rPr>
              <w:pPrChange w:id="14947" w:author="Milica Radić" w:date="2026-10-04T01:14:21Z">
                <w:pPr/>
              </w:pPrChange>
            </w:pPr>
            <w:r>
              <w:rPr>
                <w:sz w:val="20"/>
                <w:szCs w:val="20"/>
                <w:lang w:val="sr-Cyrl-RS"/>
                <w:rPrChange w:id="14949" w:author="Milan Stojkov" w:date="2026-10-02T11:00:00Z">
                  <w:rPr>
                    <w:sz w:val="20"/>
                    <w:szCs w:val="20"/>
                  </w:rPr>
                </w:rPrChange>
              </w:rPr>
              <w:t>0,852</w:t>
            </w:r>
          </w:p>
        </w:tc>
      </w:tr>
      <w:tr w14:paraId="13540EE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4950" w:author="Milica Radić" w:date="2026-10-04T01:14:21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054" w:type="pct"/>
            <w:tcBorders>
              <w:top w:val="single" w:color="000000" w:sz="4" w:space="0"/>
              <w:right w:val="single" w:color="000000" w:sz="4" w:space="0"/>
            </w:tcBorders>
            <w:tcMar>
              <w:top w:w="15" w:type="dxa"/>
              <w:left w:w="15" w:type="dxa"/>
              <w:bottom w:w="15" w:type="dxa"/>
              <w:right w:w="15" w:type="dxa"/>
            </w:tcMar>
            <w:vAlign w:val="center"/>
            <w:tcPrChange w:id="14951" w:author="Milica Radić" w:date="2026-10-04T01:14:21Z">
              <w:tcPr>
                <w:tcW w:w="1815" w:type="dxa"/>
                <w:tcBorders>
                  <w:top w:val="single" w:color="000000" w:sz="4" w:space="0"/>
                  <w:right w:val="single" w:color="000000" w:sz="4" w:space="0"/>
                </w:tcBorders>
                <w:tcMar>
                  <w:top w:w="15" w:type="dxa"/>
                  <w:left w:w="15" w:type="dxa"/>
                  <w:bottom w:w="15" w:type="dxa"/>
                  <w:right w:w="15" w:type="dxa"/>
                </w:tcMar>
                <w:vAlign w:val="center"/>
              </w:tcPr>
            </w:tcPrChange>
          </w:tcPr>
          <w:p w14:paraId="5668DC7E">
            <w:pPr>
              <w:jc w:val="center"/>
              <w:rPr>
                <w:sz w:val="20"/>
                <w:szCs w:val="20"/>
                <w:lang w:val="sr-Cyrl-RS"/>
                <w:rPrChange w:id="14953" w:author="Milan Stojkov" w:date="2026-10-02T11:00:00Z">
                  <w:rPr>
                    <w:sz w:val="20"/>
                    <w:szCs w:val="20"/>
                  </w:rPr>
                </w:rPrChange>
              </w:rPr>
              <w:pPrChange w:id="14952" w:author="Milica Radić" w:date="2026-10-04T01:14:21Z">
                <w:pPr/>
              </w:pPrChange>
            </w:pPr>
            <w:r>
              <w:rPr>
                <w:i/>
                <w:iCs/>
                <w:sz w:val="20"/>
                <w:szCs w:val="20"/>
                <w:lang w:val="sr-Cyrl-RS"/>
                <w:rPrChange w:id="14954" w:author="Milan Stojkov" w:date="2026-10-02T11:00:00Z">
                  <w:rPr>
                    <w:i/>
                    <w:iCs/>
                    <w:sz w:val="20"/>
                    <w:szCs w:val="20"/>
                  </w:rPr>
                </w:rPrChange>
              </w:rPr>
              <w:t>Eclipse</w:t>
            </w:r>
            <w:r>
              <w:rPr>
                <w:sz w:val="20"/>
                <w:szCs w:val="20"/>
                <w:lang w:val="sr-Cyrl-RS"/>
                <w:rPrChange w:id="14955" w:author="Milan Stojkov" w:date="2026-10-02T11:00:00Z">
                  <w:rPr>
                    <w:sz w:val="20"/>
                    <w:szCs w:val="20"/>
                  </w:rPr>
                </w:rPrChange>
              </w:rPr>
              <w:t>-отпорна</w:t>
            </w:r>
          </w:p>
        </w:tc>
        <w:tc>
          <w:tcPr>
            <w:tcW w:w="1005"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4956" w:author="Milica Radić" w:date="2026-10-04T01:14:21Z">
              <w:tcPr>
                <w:tcW w:w="1729"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0FDFB388">
            <w:pPr>
              <w:jc w:val="center"/>
              <w:rPr>
                <w:sz w:val="20"/>
                <w:szCs w:val="20"/>
                <w:lang w:val="sr-Cyrl-RS"/>
                <w:rPrChange w:id="14958" w:author="Milan Stojkov" w:date="2026-10-02T11:00:00Z">
                  <w:rPr>
                    <w:sz w:val="20"/>
                    <w:szCs w:val="20"/>
                  </w:rPr>
                </w:rPrChange>
              </w:rPr>
              <w:pPrChange w:id="14957" w:author="Milica Radić" w:date="2026-10-04T01:14:21Z">
                <w:pPr/>
              </w:pPrChange>
            </w:pPr>
            <w:r>
              <w:rPr>
                <w:sz w:val="20"/>
                <w:szCs w:val="20"/>
                <w:lang w:val="sr-Cyrl-RS"/>
                <w:rPrChange w:id="14959" w:author="Milan Stojkov" w:date="2026-10-02T11:00:00Z">
                  <w:rPr>
                    <w:sz w:val="20"/>
                    <w:szCs w:val="20"/>
                  </w:rPr>
                </w:rPrChange>
              </w:rPr>
              <w:t>одсеч. средина</w:t>
            </w:r>
          </w:p>
        </w:tc>
        <w:tc>
          <w:tcPr>
            <w:tcW w:w="534"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4960" w:author="Milica Radić" w:date="2026-10-04T01:14:21Z">
              <w:tcPr>
                <w:tcW w:w="920"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13F70F26">
            <w:pPr>
              <w:jc w:val="center"/>
              <w:rPr>
                <w:sz w:val="20"/>
                <w:szCs w:val="20"/>
                <w:lang w:val="sr-Cyrl-RS"/>
                <w:rPrChange w:id="14962" w:author="Milan Stojkov" w:date="2026-10-02T11:00:00Z">
                  <w:rPr>
                    <w:sz w:val="20"/>
                    <w:szCs w:val="20"/>
                  </w:rPr>
                </w:rPrChange>
              </w:rPr>
              <w:pPrChange w:id="14961" w:author="Milica Radić" w:date="2026-10-04T01:14:21Z">
                <w:pPr/>
              </w:pPrChange>
            </w:pPr>
            <w:r>
              <w:rPr>
                <w:sz w:val="20"/>
                <w:szCs w:val="20"/>
                <w:lang w:val="sr-Cyrl-RS"/>
                <w:rPrChange w:id="14963" w:author="Milan Stojkov" w:date="2026-10-02T11:00:00Z">
                  <w:rPr>
                    <w:sz w:val="20"/>
                    <w:szCs w:val="20"/>
                  </w:rPr>
                </w:rPrChange>
              </w:rPr>
              <w:t>0,00792</w:t>
            </w:r>
          </w:p>
        </w:tc>
        <w:tc>
          <w:tcPr>
            <w:tcW w:w="598"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4964" w:author="Milica Radić" w:date="2026-10-04T01:14:21Z">
              <w:tcPr>
                <w:tcW w:w="1030"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080CD4C3">
            <w:pPr>
              <w:jc w:val="center"/>
              <w:rPr>
                <w:sz w:val="20"/>
                <w:szCs w:val="20"/>
                <w:lang w:val="sr-Cyrl-RS"/>
                <w:rPrChange w:id="14966" w:author="Milan Stojkov" w:date="2026-10-02T11:00:00Z">
                  <w:rPr>
                    <w:sz w:val="20"/>
                    <w:szCs w:val="20"/>
                  </w:rPr>
                </w:rPrChange>
              </w:rPr>
              <w:pPrChange w:id="14965" w:author="Milica Radić" w:date="2026-10-04T01:14:21Z">
                <w:pPr/>
              </w:pPrChange>
            </w:pPr>
            <w:r>
              <w:rPr>
                <w:sz w:val="20"/>
                <w:szCs w:val="20"/>
                <w:lang w:val="sr-Cyrl-RS"/>
                <w:rPrChange w:id="14967" w:author="Milan Stojkov" w:date="2026-10-02T11:00:00Z">
                  <w:rPr>
                    <w:sz w:val="20"/>
                    <w:szCs w:val="20"/>
                  </w:rPr>
                </w:rPrChange>
              </w:rPr>
              <w:t>0,00548</w:t>
            </w:r>
          </w:p>
        </w:tc>
        <w:tc>
          <w:tcPr>
            <w:tcW w:w="534"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4968" w:author="Milica Radić" w:date="2026-10-04T01:14:21Z">
              <w:tcPr>
                <w:tcW w:w="920"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6F4AF9E7">
            <w:pPr>
              <w:jc w:val="center"/>
              <w:rPr>
                <w:sz w:val="20"/>
                <w:szCs w:val="20"/>
                <w:lang w:val="sr-Cyrl-RS"/>
                <w:rPrChange w:id="14970" w:author="Milan Stojkov" w:date="2026-10-02T11:00:00Z">
                  <w:rPr>
                    <w:sz w:val="20"/>
                    <w:szCs w:val="20"/>
                  </w:rPr>
                </w:rPrChange>
              </w:rPr>
              <w:pPrChange w:id="14969" w:author="Milica Radić" w:date="2026-10-04T01:14:21Z">
                <w:pPr/>
              </w:pPrChange>
            </w:pPr>
            <w:r>
              <w:rPr>
                <w:sz w:val="20"/>
                <w:szCs w:val="20"/>
                <w:lang w:val="sr-Cyrl-RS"/>
                <w:rPrChange w:id="14971" w:author="Milan Stojkov" w:date="2026-10-02T11:00:00Z">
                  <w:rPr>
                    <w:sz w:val="20"/>
                    <w:szCs w:val="20"/>
                  </w:rPr>
                </w:rPrChange>
              </w:rPr>
              <w:t>0,00057</w:t>
            </w:r>
          </w:p>
        </w:tc>
        <w:tc>
          <w:tcPr>
            <w:tcW w:w="534"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4972" w:author="Milica Radić" w:date="2026-10-04T01:14:21Z">
              <w:tcPr>
                <w:tcW w:w="920"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2A62148C">
            <w:pPr>
              <w:jc w:val="center"/>
              <w:rPr>
                <w:sz w:val="20"/>
                <w:szCs w:val="20"/>
                <w:lang w:val="sr-Cyrl-RS"/>
                <w:rPrChange w:id="14974" w:author="Milan Stojkov" w:date="2026-10-02T11:00:00Z">
                  <w:rPr>
                    <w:sz w:val="20"/>
                    <w:szCs w:val="20"/>
                  </w:rPr>
                </w:rPrChange>
              </w:rPr>
              <w:pPrChange w:id="14973" w:author="Milica Radić" w:date="2026-10-04T01:14:21Z">
                <w:pPr/>
              </w:pPrChange>
            </w:pPr>
            <w:r>
              <w:rPr>
                <w:sz w:val="20"/>
                <w:szCs w:val="20"/>
                <w:lang w:val="sr-Cyrl-RS"/>
                <w:rPrChange w:id="14975" w:author="Milan Stojkov" w:date="2026-10-02T11:00:00Z">
                  <w:rPr>
                    <w:sz w:val="20"/>
                    <w:szCs w:val="20"/>
                  </w:rPr>
                </w:rPrChange>
              </w:rPr>
              <w:t>0,02305</w:t>
            </w:r>
          </w:p>
        </w:tc>
        <w:tc>
          <w:tcPr>
            <w:tcW w:w="737" w:type="pct"/>
            <w:tcBorders>
              <w:top w:val="single" w:color="000000" w:sz="4" w:space="0"/>
              <w:left w:val="single" w:color="000000" w:sz="4" w:space="0"/>
            </w:tcBorders>
            <w:tcMar>
              <w:top w:w="15" w:type="dxa"/>
              <w:left w:w="15" w:type="dxa"/>
              <w:bottom w:w="15" w:type="dxa"/>
              <w:right w:w="15" w:type="dxa"/>
            </w:tcMar>
            <w:vAlign w:val="center"/>
            <w:tcPrChange w:id="14976" w:author="Milica Radić" w:date="2026-10-04T01:14:21Z">
              <w:tcPr>
                <w:tcW w:w="1269" w:type="dxa"/>
                <w:tcBorders>
                  <w:top w:val="single" w:color="000000" w:sz="4" w:space="0"/>
                  <w:left w:val="single" w:color="000000" w:sz="4" w:space="0"/>
                </w:tcBorders>
                <w:tcMar>
                  <w:top w:w="15" w:type="dxa"/>
                  <w:left w:w="15" w:type="dxa"/>
                  <w:bottom w:w="15" w:type="dxa"/>
                  <w:right w:w="15" w:type="dxa"/>
                </w:tcMar>
                <w:vAlign w:val="center"/>
              </w:tcPr>
            </w:tcPrChange>
          </w:tcPr>
          <w:p w14:paraId="0FBAFBA1">
            <w:pPr>
              <w:jc w:val="center"/>
              <w:rPr>
                <w:sz w:val="20"/>
                <w:szCs w:val="20"/>
                <w:lang w:val="sr-Cyrl-RS"/>
                <w:rPrChange w:id="14978" w:author="Milan Stojkov" w:date="2026-10-02T11:00:00Z">
                  <w:rPr>
                    <w:sz w:val="20"/>
                    <w:szCs w:val="20"/>
                  </w:rPr>
                </w:rPrChange>
              </w:rPr>
              <w:pPrChange w:id="14977" w:author="Milica Radić" w:date="2026-10-04T01:14:21Z">
                <w:pPr/>
              </w:pPrChange>
            </w:pPr>
            <w:r>
              <w:rPr>
                <w:sz w:val="20"/>
                <w:szCs w:val="20"/>
                <w:lang w:val="sr-Cyrl-RS"/>
                <w:rPrChange w:id="14979" w:author="Milan Stojkov" w:date="2026-10-02T11:00:00Z">
                  <w:rPr>
                    <w:sz w:val="20"/>
                    <w:szCs w:val="20"/>
                  </w:rPr>
                </w:rPrChange>
              </w:rPr>
              <w:t>0,693</w:t>
            </w:r>
          </w:p>
        </w:tc>
      </w:tr>
    </w:tbl>
    <w:p w14:paraId="559963F5">
      <w:pPr>
        <w:ind w:firstLine="360"/>
        <w:jc w:val="both"/>
        <w:rPr>
          <w:ins w:id="14980" w:author="Milica Radić" w:date="2026-10-04T01:42:24Z"/>
          <w:color w:val="000000"/>
          <w:sz w:val="22"/>
          <w:szCs w:val="22"/>
          <w:lang w:val="sr-Cyrl-RS"/>
        </w:rPr>
      </w:pPr>
    </w:p>
    <w:p w14:paraId="19553E3C">
      <w:pPr>
        <w:ind w:firstLine="360"/>
        <w:jc w:val="both"/>
        <w:rPr>
          <w:ins w:id="14981" w:author="Milica Radić" w:date="2026-10-04T01:58:05Z"/>
          <w:rFonts w:hint="default"/>
          <w:color w:val="000000"/>
          <w:sz w:val="22"/>
          <w:szCs w:val="22"/>
          <w:lang w:val="sr-Cyrl-RS"/>
        </w:rPr>
      </w:pPr>
      <w:ins w:id="14982" w:author="Milica Radić" w:date="2026-10-04T01:58:00Z">
        <w:r>
          <w:rPr>
            <w:rFonts w:hint="default"/>
            <w:color w:val="000000"/>
            <w:sz w:val="22"/>
            <w:szCs w:val="22"/>
            <w:lang w:val="sr-Cyrl-RS"/>
          </w:rPr>
          <w:t xml:space="preserve">Да би се утврдило да поставке не прелазе праг ни у једном покретању, а не само у просеку, посматра се колона са највећом забележеном грешком, јер показује најгори случај. Код заштитних стратегија уз робусну агрегацију та грешка износи 0,03931, док је праг 0,05. Референтна стратегија га задовољава у свега два од петнаест покретања. </w:t>
        </w:r>
      </w:ins>
    </w:p>
    <w:p w14:paraId="27703360">
      <w:pPr>
        <w:ind w:firstLine="360"/>
        <w:jc w:val="both"/>
        <w:rPr>
          <w:ins w:id="14983" w:author="Milica Radić" w:date="2026-10-04T02:00:59Z"/>
          <w:rFonts w:hint="default"/>
          <w:color w:val="000000"/>
          <w:sz w:val="22"/>
          <w:szCs w:val="22"/>
          <w:lang w:val="sr-Cyrl-RS"/>
        </w:rPr>
      </w:pPr>
      <w:ins w:id="14984" w:author="Milica Radić" w:date="2026-10-04T01:58:00Z">
        <w:r>
          <w:rPr>
            <w:rFonts w:hint="default"/>
            <w:color w:val="000000"/>
            <w:sz w:val="22"/>
            <w:szCs w:val="22"/>
            <w:lang w:val="sr-Cyrl-RS"/>
          </w:rPr>
          <w:t>Последња колона, коефицијент варијације, наизглед говори супротно, јер је највећ</w:t>
        </w:r>
      </w:ins>
      <w:ins w:id="14985" w:author="Milica Radić" w:date="2026-10-04T02:14:30Z">
        <w:r>
          <w:rPr>
            <w:rFonts w:hint="default"/>
            <w:color w:val="000000"/>
            <w:sz w:val="22"/>
            <w:szCs w:val="22"/>
            <w:lang w:val="sr-Cyrl-RS"/>
          </w:rPr>
          <w:t>и</w:t>
        </w:r>
      </w:ins>
      <w:ins w:id="14986" w:author="Milica Radić" w:date="2026-10-04T01:58:00Z">
        <w:r>
          <w:rPr>
            <w:rFonts w:hint="default"/>
            <w:color w:val="000000"/>
            <w:sz w:val="22"/>
            <w:szCs w:val="22"/>
            <w:lang w:val="sr-Cyrl-RS"/>
          </w:rPr>
          <w:t xml:space="preserve"> управо код тих најбољих поставки. То је само привид: она пореди расипање са величином саме грешке, а код њих је грешка толико мала да и најситније одступање изгледа велико. Стандардна девијација показује право стање </w:t>
        </w:r>
      </w:ins>
      <w:ins w:id="14987" w:author="Milica Radić" w:date="2026-10-04T01:58:23Z">
        <w:r>
          <w:rPr>
            <w:rFonts w:hint="default"/>
            <w:color w:val="000000"/>
            <w:sz w:val="22"/>
            <w:szCs w:val="22"/>
            <w:lang w:val="sr-Cyrl-RS"/>
          </w:rPr>
          <w:t>-</w:t>
        </w:r>
      </w:ins>
      <w:ins w:id="14988" w:author="Milica Radić" w:date="2026-10-04T01:58:00Z">
        <w:r>
          <w:rPr>
            <w:rFonts w:hint="default"/>
            <w:color w:val="000000"/>
            <w:sz w:val="22"/>
            <w:szCs w:val="22"/>
            <w:lang w:val="sr-Cyrl-RS"/>
          </w:rPr>
          <w:t xml:space="preserve"> код заштитних стратегија она је двадесет пута мања него код референтне.</w:t>
        </w:r>
      </w:ins>
    </w:p>
    <w:p w14:paraId="641EA966">
      <w:pPr>
        <w:ind w:firstLine="360"/>
        <w:jc w:val="both"/>
        <w:rPr>
          <w:ins w:id="14989" w:author="Milica Radić" w:date="2026-10-04T02:13:35Z"/>
          <w:rFonts w:hint="default"/>
          <w:color w:val="000000"/>
          <w:sz w:val="22"/>
          <w:szCs w:val="22"/>
          <w:lang w:val="sr-Cyrl-RS"/>
        </w:rPr>
      </w:pPr>
      <w:ins w:id="14990" w:author="Milica Radić" w:date="2026-10-04T02:13:23Z">
        <w:r>
          <w:rPr>
            <w:rFonts w:hint="default"/>
            <w:color w:val="000000"/>
            <w:sz w:val="22"/>
            <w:szCs w:val="22"/>
            <w:lang w:val="sr-Cyrl-RS"/>
          </w:rPr>
          <w:t xml:space="preserve">Да би се утврдило да ли неки појединачни </w:t>
        </w:r>
      </w:ins>
      <w:ins w:id="14991" w:author="Milica Radić" w:date="2026-10-04T02:13:23Z">
        <w:r>
          <w:rPr>
            <w:rFonts w:hint="default"/>
            <w:i/>
            <w:iCs/>
            <w:color w:val="000000"/>
            <w:sz w:val="22"/>
            <w:szCs w:val="22"/>
            <w:lang w:val="sr-Cyrl-RS"/>
            <w:rPrChange w:id="14992" w:author="Milica Radić" w:date="2026-10-04T13:05:11Z">
              <w:rPr>
                <w:rFonts w:hint="default"/>
                <w:color w:val="000000"/>
                <w:sz w:val="22"/>
                <w:szCs w:val="22"/>
                <w:lang w:val="sr-Cyrl-RS"/>
              </w:rPr>
            </w:rPrChange>
          </w:rPr>
          <w:t xml:space="preserve">seed </w:t>
        </w:r>
      </w:ins>
      <w:ins w:id="14994" w:author="Milica Radić" w:date="2026-10-04T02:13:23Z">
        <w:r>
          <w:rPr>
            <w:rFonts w:hint="default"/>
            <w:color w:val="000000"/>
            <w:sz w:val="22"/>
            <w:szCs w:val="22"/>
            <w:lang w:val="sr-Cyrl-RS"/>
          </w:rPr>
          <w:t xml:space="preserve">нарушава општу слику, у </w:t>
        </w:r>
      </w:ins>
      <w:ins w:id="14995" w:author="Milica Radić" w:date="2026-10-04T02:13:29Z">
        <w:r>
          <w:rPr>
            <w:rFonts w:hint="default"/>
            <w:color w:val="000000"/>
            <w:sz w:val="22"/>
            <w:szCs w:val="22"/>
            <w:lang w:val="sr-Cyrl-RS"/>
          </w:rPr>
          <w:t>Т</w:t>
        </w:r>
      </w:ins>
      <w:ins w:id="14996" w:author="Milica Radić" w:date="2026-10-04T02:13:23Z">
        <w:r>
          <w:rPr>
            <w:rFonts w:hint="default"/>
            <w:color w:val="000000"/>
            <w:sz w:val="22"/>
            <w:szCs w:val="22"/>
            <w:lang w:val="sr-Cyrl-RS"/>
          </w:rPr>
          <w:t xml:space="preserve">абели 7.33 за сваку конфигурацију приказан је </w:t>
        </w:r>
      </w:ins>
      <w:ins w:id="14997" w:author="Milica Radić" w:date="2026-10-04T02:13:23Z">
        <w:r>
          <w:rPr>
            <w:rFonts w:hint="default"/>
            <w:i/>
            <w:iCs/>
            <w:color w:val="000000"/>
            <w:sz w:val="22"/>
            <w:szCs w:val="22"/>
            <w:lang w:val="sr-Cyrl-RS"/>
            <w:rPrChange w:id="14998" w:author="Milica Radić" w:date="2026-10-04T13:05:14Z">
              <w:rPr>
                <w:rFonts w:hint="default"/>
                <w:color w:val="000000"/>
                <w:sz w:val="22"/>
                <w:szCs w:val="22"/>
                <w:lang w:val="sr-Cyrl-RS"/>
              </w:rPr>
            </w:rPrChange>
          </w:rPr>
          <w:t xml:space="preserve">seed </w:t>
        </w:r>
      </w:ins>
      <w:ins w:id="15000" w:author="Milica Radić" w:date="2026-10-04T02:13:23Z">
        <w:r>
          <w:rPr>
            <w:rFonts w:hint="default"/>
            <w:color w:val="000000"/>
            <w:sz w:val="22"/>
            <w:szCs w:val="22"/>
            <w:lang w:val="sr-Cyrl-RS"/>
          </w:rPr>
          <w:t>који највише одступа од њеног просека.</w:t>
        </w:r>
      </w:ins>
    </w:p>
    <w:p w14:paraId="1ACB9AD8">
      <w:pPr>
        <w:ind w:firstLine="360"/>
        <w:jc w:val="both"/>
        <w:rPr>
          <w:del w:id="15001" w:author="Milica Radić" w:date="2026-10-04T01:57:59Z"/>
          <w:color w:val="000000"/>
          <w:sz w:val="22"/>
          <w:szCs w:val="22"/>
          <w:lang w:val="sr-Cyrl-RS"/>
          <w:rPrChange w:id="15002" w:author="Milan Stojkov" w:date="2026-10-02T11:00:00Z">
            <w:rPr>
              <w:del w:id="15003" w:author="Milica Radić" w:date="2026-10-04T01:57:59Z"/>
              <w:color w:val="000000"/>
              <w:sz w:val="22"/>
              <w:szCs w:val="22"/>
            </w:rPr>
          </w:rPrChange>
        </w:rPr>
      </w:pPr>
      <w:del w:id="15004" w:author="Milica Radić" w:date="2026-10-04T01:58:00Z">
        <w:r>
          <w:rPr>
            <w:color w:val="000000"/>
            <w:sz w:val="22"/>
            <w:szCs w:val="22"/>
            <w:lang w:val="sr-Cyrl-RS"/>
            <w:rPrChange w:id="15005" w:author="Milan Stojkov" w:date="2026-10-02T11:00:00Z">
              <w:rPr>
                <w:color w:val="000000"/>
                <w:sz w:val="22"/>
                <w:szCs w:val="22"/>
              </w:rPr>
            </w:rPrChange>
          </w:rPr>
          <w:delText>К</w:delText>
        </w:r>
      </w:del>
      <w:del w:id="15006" w:author="Milica Radić" w:date="2026-10-04T01:57:59Z">
        <w:r>
          <w:rPr>
            <w:color w:val="000000"/>
            <w:sz w:val="22"/>
            <w:szCs w:val="22"/>
            <w:lang w:val="sr-Cyrl-RS"/>
            <w:rPrChange w:id="15007" w:author="Milan Stojkov" w:date="2026-10-02T11:00:00Z">
              <w:rPr>
                <w:color w:val="000000"/>
                <w:sz w:val="22"/>
                <w:szCs w:val="22"/>
              </w:rPr>
            </w:rPrChange>
          </w:rPr>
          <w:delText xml:space="preserve">оефицијент варијације на први поглед наводи на погрешан закључак: највиши је управо код најбољих конфигурација, а најнижи код једне од најлошијих. Разлог је то што је он однос расипања и средње вредности, па при малим вредностима постаје осетљив на занемарљиве апсолутне разлике. Апсолутно расипање даје обрнуту слику, будући да је стандардна девијација заштитних стратегија уз одсечену средину двадесет пута мања него код референтне, па се у тумачењу користи та мера. </w:delText>
        </w:r>
      </w:del>
    </w:p>
    <w:p w14:paraId="1000006D">
      <w:pPr>
        <w:ind w:firstLine="360"/>
        <w:jc w:val="both"/>
        <w:rPr>
          <w:color w:val="000000"/>
          <w:sz w:val="22"/>
          <w:szCs w:val="22"/>
          <w:lang w:val="sr-Cyrl-RS"/>
          <w:rPrChange w:id="15008" w:author="Milan Stojkov" w:date="2026-10-02T11:00:00Z">
            <w:rPr>
              <w:color w:val="000000"/>
              <w:sz w:val="22"/>
              <w:szCs w:val="22"/>
            </w:rPr>
          </w:rPrChange>
        </w:rPr>
      </w:pPr>
      <w:del w:id="15009" w:author="Milica Radić" w:date="2026-10-04T01:57:59Z">
        <w:r>
          <w:rPr>
            <w:color w:val="000000"/>
            <w:sz w:val="22"/>
            <w:szCs w:val="22"/>
            <w:lang w:val="sr-Cyrl-RS"/>
            <w:rPrChange w:id="15010" w:author="Milan Stojkov" w:date="2026-10-02T11:00:00Z">
              <w:rPr>
                <w:color w:val="000000"/>
                <w:sz w:val="22"/>
                <w:szCs w:val="22"/>
              </w:rPr>
            </w:rPrChange>
          </w:rPr>
          <w:delText>Значајнија је колона са највећом забележеном вредношћу. Заштитне стратегије уз робусну агрегацију остају испод прага у свим покретањима, а не само у просеку, па тврдња о испуњености критеријума не почива на усредњавању. Обрнуто, референтна стратегија уз робусне функције праг задовољава у два од петнаест покретања - неуспех незаштићеног система није неминован, него само знатно вероватнији.</w:delText>
        </w:r>
      </w:del>
    </w:p>
    <w:p w14:paraId="6B1D12A9">
      <w:pPr>
        <w:pBdr>
          <w:top w:val="none" w:color="auto" w:sz="0" w:space="0"/>
          <w:left w:val="none" w:color="auto" w:sz="0" w:space="0"/>
          <w:bottom w:val="none" w:color="auto" w:sz="0" w:space="0"/>
          <w:right w:val="none" w:color="auto" w:sz="0" w:space="0"/>
          <w:between w:val="none" w:color="auto" w:sz="0" w:space="0"/>
        </w:pBdr>
        <w:jc w:val="center"/>
        <w:rPr>
          <w:i/>
          <w:iCs/>
          <w:color w:val="000000"/>
          <w:sz w:val="20"/>
          <w:szCs w:val="20"/>
          <w:lang w:val="sr-Cyrl-RS"/>
          <w:rPrChange w:id="15011" w:author="Milan Stojkov" w:date="2026-10-02T11:00:00Z">
            <w:rPr>
              <w:i/>
              <w:iCs/>
              <w:color w:val="000000"/>
              <w:sz w:val="20"/>
              <w:szCs w:val="20"/>
            </w:rPr>
          </w:rPrChange>
        </w:rPr>
      </w:pPr>
      <w:r>
        <w:rPr>
          <w:i/>
          <w:iCs/>
          <w:color w:val="000000"/>
          <w:sz w:val="20"/>
          <w:szCs w:val="20"/>
          <w:lang w:val="sr-Cyrl-RS"/>
          <w:rPrChange w:id="15012" w:author="Milan Stojkov" w:date="2026-10-02T11:00:00Z">
            <w:rPr>
              <w:i/>
              <w:iCs/>
              <w:color w:val="000000"/>
              <w:sz w:val="20"/>
              <w:szCs w:val="20"/>
            </w:rPr>
          </w:rPrChange>
        </w:rPr>
        <w:t>Табела 7.33</w:t>
      </w:r>
      <w:ins w:id="15013" w:author="Milica Radić" w:date="2026-10-04T02:09:59Z">
        <w:r>
          <w:rPr>
            <w:rFonts w:hint="default"/>
            <w:i/>
            <w:iCs/>
            <w:color w:val="000000"/>
            <w:sz w:val="20"/>
            <w:szCs w:val="20"/>
            <w:lang w:val="sr-Cyrl-RS"/>
          </w:rPr>
          <w:t xml:space="preserve"> -</w:t>
        </w:r>
      </w:ins>
      <w:del w:id="15014" w:author="Milica Radić" w:date="2026-10-04T02:09:59Z">
        <w:r>
          <w:rPr>
            <w:i/>
            <w:iCs/>
            <w:color w:val="000000"/>
            <w:sz w:val="20"/>
            <w:szCs w:val="20"/>
            <w:lang w:val="sr-Cyrl-RS"/>
            <w:rPrChange w:id="15015" w:author="Milan Stojkov" w:date="2026-10-02T11:00:00Z">
              <w:rPr>
                <w:i/>
                <w:iCs/>
                <w:color w:val="000000"/>
                <w:sz w:val="20"/>
                <w:szCs w:val="20"/>
              </w:rPr>
            </w:rPrChange>
          </w:rPr>
          <w:delText>.</w:delText>
        </w:r>
      </w:del>
      <w:r>
        <w:rPr>
          <w:i/>
          <w:iCs/>
          <w:color w:val="000000"/>
          <w:sz w:val="20"/>
          <w:szCs w:val="20"/>
          <w:lang w:val="sr-Cyrl-RS"/>
          <w:rPrChange w:id="15016" w:author="Milan Stojkov" w:date="2026-10-02T11:00:00Z">
            <w:rPr>
              <w:i/>
              <w:iCs/>
              <w:color w:val="000000"/>
              <w:sz w:val="20"/>
              <w:szCs w:val="20"/>
            </w:rPr>
          </w:rPrChange>
        </w:rPr>
        <w:t xml:space="preserve"> Највеће одступање од просека по seed-у, β = 0,3.</w:t>
      </w:r>
    </w:p>
    <w:tbl>
      <w:tblPr>
        <w:tblStyle w:val="117"/>
        <w:tblW w:w="4998"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Change w:id="15017" w:author="Milica Radić" w:date="2026-10-04T01:59:28Z">
          <w:tblPr>
            <w:tblStyle w:val="117"/>
            <w:tblW w:w="860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PrChange>
      </w:tblPr>
      <w:tblGrid>
        <w:gridCol w:w="2234"/>
        <w:gridCol w:w="2128"/>
        <w:gridCol w:w="692"/>
        <w:gridCol w:w="1168"/>
        <w:gridCol w:w="1624"/>
        <w:tblGridChange w:id="15018">
          <w:tblGrid>
            <w:gridCol w:w="2450"/>
            <w:gridCol w:w="2333"/>
            <w:gridCol w:w="760"/>
            <w:gridCol w:w="1281"/>
            <w:gridCol w:w="1781"/>
          </w:tblGrid>
        </w:tblGridChange>
      </w:tblGrid>
      <w:tr w14:paraId="2B891D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5019" w:author="Milica Radić" w:date="2026-10-04T01:59:2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rPr>
          <w:tblHeader/>
          <w:trPrChange w:id="15019" w:author="Milica Radić" w:date="2026-10-04T01:59:28Z">
            <w:trPr>
              <w:tblHeader/>
            </w:trPr>
          </w:trPrChange>
        </w:trPr>
        <w:tc>
          <w:tcPr>
            <w:tcW w:w="1423" w:type="pct"/>
            <w:tcBorders>
              <w:bottom w:val="single" w:color="000000" w:sz="4" w:space="0"/>
              <w:right w:val="single" w:color="000000" w:sz="4" w:space="0"/>
            </w:tcBorders>
            <w:tcMar>
              <w:top w:w="15" w:type="dxa"/>
              <w:left w:w="15" w:type="dxa"/>
              <w:bottom w:w="15" w:type="dxa"/>
              <w:right w:w="15" w:type="dxa"/>
            </w:tcMar>
            <w:vAlign w:val="center"/>
            <w:tcPrChange w:id="15020" w:author="Milica Radić" w:date="2026-10-04T01:59:28Z">
              <w:tcPr>
                <w:tcW w:w="2450" w:type="dxa"/>
                <w:tcBorders>
                  <w:bottom w:val="single" w:color="000000" w:sz="4" w:space="0"/>
                  <w:right w:val="single" w:color="000000" w:sz="4" w:space="0"/>
                </w:tcBorders>
                <w:tcMar>
                  <w:top w:w="15" w:type="dxa"/>
                  <w:left w:w="15" w:type="dxa"/>
                  <w:bottom w:w="15" w:type="dxa"/>
                  <w:right w:w="15" w:type="dxa"/>
                </w:tcMar>
                <w:vAlign w:val="center"/>
              </w:tcPr>
            </w:tcPrChange>
          </w:tcPr>
          <w:p w14:paraId="5561DF05">
            <w:pPr>
              <w:jc w:val="center"/>
              <w:rPr>
                <w:b/>
                <w:bCs/>
                <w:sz w:val="20"/>
                <w:szCs w:val="20"/>
                <w:lang w:val="sr-Cyrl-RS"/>
                <w:rPrChange w:id="15021" w:author="Milica Radić" w:date="2026-10-04T01:58:54Z">
                  <w:rPr>
                    <w:b/>
                    <w:bCs/>
                    <w:sz w:val="20"/>
                    <w:szCs w:val="20"/>
                  </w:rPr>
                </w:rPrChange>
              </w:rPr>
            </w:pPr>
            <w:ins w:id="15022" w:author="Milica Radić" w:date="2026-10-04T01:59:01Z">
              <w:r>
                <w:rPr>
                  <w:rFonts w:ascii="Times New Roman" w:hAnsi="Times New Roman" w:cs="Times New Roman"/>
                  <w:b/>
                  <w:bCs/>
                  <w:sz w:val="20"/>
                  <w:szCs w:val="20"/>
                  <w:lang w:val="sr-Cyrl-RS"/>
                </w:rPr>
                <w:t>С</w:t>
              </w:r>
            </w:ins>
            <w:del w:id="15023" w:author="Milica Radić" w:date="2026-10-04T01:59:01Z">
              <w:r>
                <w:rPr>
                  <w:b/>
                  <w:bCs/>
                  <w:sz w:val="20"/>
                  <w:szCs w:val="20"/>
                  <w:lang w:val="sr-Cyrl-RS"/>
                  <w:rPrChange w:id="15024" w:author="Milica Radić" w:date="2026-10-04T01:58:54Z">
                    <w:rPr>
                      <w:b/>
                      <w:bCs/>
                      <w:sz w:val="20"/>
                      <w:szCs w:val="20"/>
                    </w:rPr>
                  </w:rPrChange>
                </w:rPr>
                <w:delText>с</w:delText>
              </w:r>
            </w:del>
            <w:r>
              <w:rPr>
                <w:b/>
                <w:bCs/>
                <w:sz w:val="20"/>
                <w:szCs w:val="20"/>
                <w:lang w:val="sr-Cyrl-RS"/>
                <w:rPrChange w:id="15025" w:author="Milica Radić" w:date="2026-10-04T01:58:54Z">
                  <w:rPr>
                    <w:b/>
                    <w:bCs/>
                    <w:sz w:val="20"/>
                    <w:szCs w:val="20"/>
                  </w:rPr>
                </w:rPrChange>
              </w:rPr>
              <w:t>тратегија</w:t>
            </w:r>
          </w:p>
        </w:tc>
        <w:tc>
          <w:tcPr>
            <w:tcW w:w="1355"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5026" w:author="Milica Radić" w:date="2026-10-04T01:59:28Z">
              <w:tcPr>
                <w:tcW w:w="2333"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6B5A5F3">
            <w:pPr>
              <w:jc w:val="center"/>
              <w:rPr>
                <w:b/>
                <w:bCs/>
                <w:sz w:val="20"/>
                <w:szCs w:val="20"/>
                <w:lang w:val="sr-Cyrl-RS"/>
                <w:rPrChange w:id="15027" w:author="Milica Radić" w:date="2026-10-04T01:58:54Z">
                  <w:rPr>
                    <w:b/>
                    <w:bCs/>
                    <w:sz w:val="20"/>
                    <w:szCs w:val="20"/>
                  </w:rPr>
                </w:rPrChange>
              </w:rPr>
            </w:pPr>
            <w:ins w:id="15028" w:author="Milica Radić" w:date="2026-10-04T01:59:04Z">
              <w:r>
                <w:rPr>
                  <w:rFonts w:ascii="Times New Roman" w:hAnsi="Times New Roman" w:cs="Times New Roman"/>
                  <w:b/>
                  <w:bCs/>
                  <w:sz w:val="20"/>
                  <w:szCs w:val="20"/>
                  <w:lang w:val="sr-Cyrl-RS"/>
                </w:rPr>
                <w:t>А</w:t>
              </w:r>
            </w:ins>
            <w:del w:id="15029" w:author="Milica Radić" w:date="2026-10-04T01:59:04Z">
              <w:r>
                <w:rPr>
                  <w:b/>
                  <w:bCs/>
                  <w:sz w:val="20"/>
                  <w:szCs w:val="20"/>
                  <w:lang w:val="sr-Cyrl-RS"/>
                  <w:rPrChange w:id="15030" w:author="Milica Radić" w:date="2026-10-04T01:58:54Z">
                    <w:rPr>
                      <w:b/>
                      <w:bCs/>
                      <w:sz w:val="20"/>
                      <w:szCs w:val="20"/>
                    </w:rPr>
                  </w:rPrChange>
                </w:rPr>
                <w:delText>а</w:delText>
              </w:r>
            </w:del>
            <w:r>
              <w:rPr>
                <w:b/>
                <w:bCs/>
                <w:sz w:val="20"/>
                <w:szCs w:val="20"/>
                <w:lang w:val="sr-Cyrl-RS"/>
                <w:rPrChange w:id="15031" w:author="Milica Radić" w:date="2026-10-04T01:58:54Z">
                  <w:rPr>
                    <w:b/>
                    <w:bCs/>
                    <w:sz w:val="20"/>
                    <w:szCs w:val="20"/>
                  </w:rPr>
                </w:rPrChange>
              </w:rPr>
              <w:t>грегација</w:t>
            </w:r>
          </w:p>
        </w:tc>
        <w:tc>
          <w:tcPr>
            <w:tcW w:w="441"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5032" w:author="Milica Radić" w:date="2026-10-04T01:59:28Z">
              <w:tcPr>
                <w:tcW w:w="760"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1AC1AAB">
            <w:pPr>
              <w:jc w:val="center"/>
              <w:rPr>
                <w:b/>
                <w:bCs/>
                <w:sz w:val="20"/>
                <w:szCs w:val="20"/>
                <w:lang w:val="sr-Cyrl-RS"/>
                <w:rPrChange w:id="15033" w:author="Milica Radić" w:date="2026-10-04T01:58:54Z">
                  <w:rPr>
                    <w:b/>
                    <w:bCs/>
                    <w:sz w:val="20"/>
                    <w:szCs w:val="20"/>
                  </w:rPr>
                </w:rPrChange>
              </w:rPr>
            </w:pPr>
            <w:ins w:id="15034" w:author="Milica Radić" w:date="2026-10-04T01:59:11Z">
              <w:r>
                <w:rPr>
                  <w:rFonts w:hint="default" w:ascii="Times New Roman" w:hAnsi="Times New Roman" w:cs="Times New Roman"/>
                  <w:b/>
                  <w:bCs/>
                  <w:sz w:val="20"/>
                  <w:szCs w:val="20"/>
                  <w:lang w:val="en-US"/>
                </w:rPr>
                <w:t>S</w:t>
              </w:r>
            </w:ins>
            <w:del w:id="15035" w:author="Milica Radić" w:date="2026-10-04T01:59:11Z">
              <w:r>
                <w:rPr>
                  <w:b/>
                  <w:bCs/>
                  <w:sz w:val="20"/>
                  <w:szCs w:val="20"/>
                  <w:lang w:val="sr-Cyrl-RS"/>
                  <w:rPrChange w:id="15036" w:author="Milica Radić" w:date="2026-10-04T01:58:54Z">
                    <w:rPr>
                      <w:b/>
                      <w:bCs/>
                      <w:sz w:val="20"/>
                      <w:szCs w:val="20"/>
                    </w:rPr>
                  </w:rPrChange>
                </w:rPr>
                <w:delText>s</w:delText>
              </w:r>
            </w:del>
            <w:r>
              <w:rPr>
                <w:b/>
                <w:bCs/>
                <w:sz w:val="20"/>
                <w:szCs w:val="20"/>
                <w:lang w:val="sr-Cyrl-RS"/>
                <w:rPrChange w:id="15037" w:author="Milica Radić" w:date="2026-10-04T01:58:54Z">
                  <w:rPr>
                    <w:b/>
                    <w:bCs/>
                    <w:sz w:val="20"/>
                    <w:szCs w:val="20"/>
                  </w:rPr>
                </w:rPrChange>
              </w:rPr>
              <w:t>eed</w:t>
            </w:r>
          </w:p>
        </w:tc>
        <w:tc>
          <w:tcPr>
            <w:tcW w:w="744" w:type="pct"/>
            <w:tcBorders>
              <w:left w:val="single" w:color="000000" w:sz="4" w:space="0"/>
              <w:bottom w:val="single" w:color="000000" w:sz="4" w:space="0"/>
              <w:right w:val="single" w:color="000000" w:sz="4" w:space="0"/>
            </w:tcBorders>
            <w:tcMar>
              <w:top w:w="15" w:type="dxa"/>
              <w:left w:w="15" w:type="dxa"/>
              <w:bottom w:w="15" w:type="dxa"/>
              <w:right w:w="15" w:type="dxa"/>
            </w:tcMar>
            <w:vAlign w:val="center"/>
            <w:tcPrChange w:id="15038" w:author="Milica Radić" w:date="2026-10-04T01:59:28Z">
              <w:tcPr>
                <w:tcW w:w="1281" w:type="dxa"/>
                <w:tcBorders>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287DF38">
            <w:pPr>
              <w:jc w:val="center"/>
              <w:rPr>
                <w:b/>
                <w:bCs/>
                <w:sz w:val="20"/>
                <w:szCs w:val="20"/>
                <w:lang w:val="sr-Cyrl-RS"/>
                <w:rPrChange w:id="15039" w:author="Milica Radić" w:date="2026-10-04T01:58:54Z">
                  <w:rPr>
                    <w:b/>
                    <w:bCs/>
                    <w:sz w:val="20"/>
                    <w:szCs w:val="20"/>
                  </w:rPr>
                </w:rPrChange>
              </w:rPr>
            </w:pPr>
            <w:ins w:id="15040" w:author="Milica Radić" w:date="2026-10-04T01:59:18Z">
              <w:r>
                <w:rPr>
                  <w:rFonts w:ascii="Times New Roman" w:hAnsi="Times New Roman" w:cs="Times New Roman"/>
                  <w:b/>
                  <w:bCs/>
                  <w:sz w:val="20"/>
                  <w:szCs w:val="20"/>
                  <w:lang w:val="sr-Cyrl-RS"/>
                </w:rPr>
                <w:t>Г</w:t>
              </w:r>
            </w:ins>
            <w:del w:id="15041" w:author="Milica Radić" w:date="2026-10-04T01:59:17Z">
              <w:r>
                <w:rPr>
                  <w:b/>
                  <w:bCs/>
                  <w:sz w:val="20"/>
                  <w:szCs w:val="20"/>
                  <w:lang w:val="sr-Cyrl-RS"/>
                  <w:rPrChange w:id="15042" w:author="Milica Radić" w:date="2026-10-04T01:58:54Z">
                    <w:rPr>
                      <w:b/>
                      <w:bCs/>
                      <w:sz w:val="20"/>
                      <w:szCs w:val="20"/>
                    </w:rPr>
                  </w:rPrChange>
                </w:rPr>
                <w:delText>г</w:delText>
              </w:r>
            </w:del>
            <w:r>
              <w:rPr>
                <w:b/>
                <w:bCs/>
                <w:sz w:val="20"/>
                <w:szCs w:val="20"/>
                <w:lang w:val="sr-Cyrl-RS"/>
                <w:rPrChange w:id="15043" w:author="Milica Radić" w:date="2026-10-04T01:58:54Z">
                  <w:rPr>
                    <w:b/>
                    <w:bCs/>
                    <w:sz w:val="20"/>
                    <w:szCs w:val="20"/>
                  </w:rPr>
                </w:rPrChange>
              </w:rPr>
              <w:t>решка</w:t>
            </w:r>
          </w:p>
        </w:tc>
        <w:tc>
          <w:tcPr>
            <w:tcW w:w="1034" w:type="pct"/>
            <w:tcBorders>
              <w:left w:val="single" w:color="000000" w:sz="4" w:space="0"/>
              <w:bottom w:val="single" w:color="000000" w:sz="4" w:space="0"/>
            </w:tcBorders>
            <w:tcMar>
              <w:top w:w="15" w:type="dxa"/>
              <w:left w:w="15" w:type="dxa"/>
              <w:bottom w:w="15" w:type="dxa"/>
              <w:right w:w="15" w:type="dxa"/>
            </w:tcMar>
            <w:vAlign w:val="center"/>
            <w:tcPrChange w:id="15044" w:author="Milica Radić" w:date="2026-10-04T01:59:28Z">
              <w:tcPr>
                <w:tcW w:w="1781" w:type="dxa"/>
                <w:tcBorders>
                  <w:left w:val="single" w:color="000000" w:sz="4" w:space="0"/>
                  <w:bottom w:val="single" w:color="000000" w:sz="4" w:space="0"/>
                </w:tcBorders>
                <w:tcMar>
                  <w:top w:w="15" w:type="dxa"/>
                  <w:left w:w="15" w:type="dxa"/>
                  <w:bottom w:w="15" w:type="dxa"/>
                  <w:right w:w="15" w:type="dxa"/>
                </w:tcMar>
                <w:vAlign w:val="center"/>
              </w:tcPr>
            </w:tcPrChange>
          </w:tcPr>
          <w:p w14:paraId="118B6407">
            <w:pPr>
              <w:jc w:val="center"/>
              <w:rPr>
                <w:b/>
                <w:bCs/>
                <w:sz w:val="20"/>
                <w:szCs w:val="20"/>
                <w:lang w:val="sr-Cyrl-RS"/>
                <w:rPrChange w:id="15045" w:author="Milica Radić" w:date="2026-10-04T01:58:54Z">
                  <w:rPr>
                    <w:b/>
                    <w:bCs/>
                    <w:sz w:val="20"/>
                    <w:szCs w:val="20"/>
                  </w:rPr>
                </w:rPrChange>
              </w:rPr>
            </w:pPr>
            <w:ins w:id="15046" w:author="Milica Radić" w:date="2026-10-04T01:59:16Z">
              <w:r>
                <w:rPr>
                  <w:rFonts w:ascii="Times New Roman" w:hAnsi="Times New Roman" w:cs="Times New Roman"/>
                  <w:b/>
                  <w:bCs/>
                  <w:sz w:val="20"/>
                  <w:szCs w:val="20"/>
                  <w:lang w:val="sr-Cyrl-RS"/>
                </w:rPr>
                <w:t>О</w:t>
              </w:r>
            </w:ins>
            <w:del w:id="15047" w:author="Milica Radić" w:date="2026-10-04T01:59:15Z">
              <w:r>
                <w:rPr>
                  <w:b/>
                  <w:bCs/>
                  <w:sz w:val="20"/>
                  <w:szCs w:val="20"/>
                  <w:lang w:val="sr-Cyrl-RS"/>
                  <w:rPrChange w:id="15048" w:author="Milica Radić" w:date="2026-10-04T01:58:54Z">
                    <w:rPr>
                      <w:b/>
                      <w:bCs/>
                      <w:sz w:val="20"/>
                      <w:szCs w:val="20"/>
                    </w:rPr>
                  </w:rPrChange>
                </w:rPr>
                <w:delText>о</w:delText>
              </w:r>
            </w:del>
            <w:r>
              <w:rPr>
                <w:b/>
                <w:bCs/>
                <w:sz w:val="20"/>
                <w:szCs w:val="20"/>
                <w:lang w:val="sr-Cyrl-RS"/>
                <w:rPrChange w:id="15049" w:author="Milica Radić" w:date="2026-10-04T01:58:54Z">
                  <w:rPr>
                    <w:b/>
                    <w:bCs/>
                    <w:sz w:val="20"/>
                    <w:szCs w:val="20"/>
                  </w:rPr>
                </w:rPrChange>
              </w:rPr>
              <w:t>дступање</w:t>
            </w:r>
          </w:p>
        </w:tc>
      </w:tr>
      <w:tr w14:paraId="3973208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5050" w:author="Milica Radić" w:date="2026-10-04T01:59:2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42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5051" w:author="Milica Radić" w:date="2026-10-04T01:59:28Z">
              <w:tcPr>
                <w:tcW w:w="245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641C4EF">
            <w:pPr>
              <w:jc w:val="center"/>
              <w:rPr>
                <w:sz w:val="20"/>
                <w:szCs w:val="20"/>
                <w:lang w:val="sr-Cyrl-RS"/>
                <w:rPrChange w:id="15053" w:author="Milica Radić" w:date="2026-10-04T01:58:54Z">
                  <w:rPr>
                    <w:sz w:val="20"/>
                    <w:szCs w:val="20"/>
                  </w:rPr>
                </w:rPrChange>
              </w:rPr>
              <w:pPrChange w:id="15052" w:author="Milica Radić" w:date="2026-10-04T01:59:25Z">
                <w:pPr/>
              </w:pPrChange>
            </w:pPr>
            <w:r>
              <w:rPr>
                <w:i/>
                <w:iCs/>
                <w:sz w:val="20"/>
                <w:szCs w:val="20"/>
                <w:lang w:val="sr-Cyrl-RS"/>
                <w:rPrChange w:id="15054" w:author="Milica Radić" w:date="2026-10-04T01:58:54Z">
                  <w:rPr>
                    <w:i/>
                    <w:iCs/>
                    <w:sz w:val="20"/>
                    <w:szCs w:val="20"/>
                  </w:rPr>
                </w:rPrChange>
              </w:rPr>
              <w:t>Random</w:t>
            </w:r>
          </w:p>
        </w:tc>
        <w:tc>
          <w:tcPr>
            <w:tcW w:w="135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055" w:author="Milica Radić" w:date="2026-10-04T01:59:28Z">
              <w:tcPr>
                <w:tcW w:w="233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42CE7CD">
            <w:pPr>
              <w:jc w:val="center"/>
              <w:rPr>
                <w:sz w:val="20"/>
                <w:szCs w:val="20"/>
                <w:lang w:val="sr-Cyrl-RS"/>
                <w:rPrChange w:id="15057" w:author="Milica Radić" w:date="2026-10-04T01:58:54Z">
                  <w:rPr>
                    <w:sz w:val="20"/>
                    <w:szCs w:val="20"/>
                  </w:rPr>
                </w:rPrChange>
              </w:rPr>
              <w:pPrChange w:id="15056" w:author="Milica Radić" w:date="2026-10-04T01:59:25Z">
                <w:pPr/>
              </w:pPrChange>
            </w:pPr>
            <w:r>
              <w:rPr>
                <w:sz w:val="20"/>
                <w:szCs w:val="20"/>
                <w:lang w:val="sr-Cyrl-RS"/>
                <w:rPrChange w:id="15058" w:author="Milica Radić" w:date="2026-10-04T01:58:54Z">
                  <w:rPr>
                    <w:sz w:val="20"/>
                    <w:szCs w:val="20"/>
                  </w:rPr>
                </w:rPrChange>
              </w:rPr>
              <w:t>аритм. средина</w:t>
            </w:r>
          </w:p>
        </w:tc>
        <w:tc>
          <w:tcPr>
            <w:tcW w:w="44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059" w:author="Milica Radić" w:date="2026-10-04T01:59:28Z">
              <w:tcPr>
                <w:tcW w:w="7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9C5A1A7">
            <w:pPr>
              <w:jc w:val="center"/>
              <w:rPr>
                <w:sz w:val="20"/>
                <w:szCs w:val="20"/>
                <w:lang w:val="sr-Cyrl-RS"/>
                <w:rPrChange w:id="15061" w:author="Milica Radić" w:date="2026-10-04T01:58:54Z">
                  <w:rPr>
                    <w:sz w:val="20"/>
                    <w:szCs w:val="20"/>
                  </w:rPr>
                </w:rPrChange>
              </w:rPr>
              <w:pPrChange w:id="15060" w:author="Milica Radić" w:date="2026-10-04T01:59:25Z">
                <w:pPr/>
              </w:pPrChange>
            </w:pPr>
            <w:r>
              <w:rPr>
                <w:sz w:val="20"/>
                <w:szCs w:val="20"/>
                <w:lang w:val="sr-Cyrl-RS"/>
                <w:rPrChange w:id="15062" w:author="Milica Radić" w:date="2026-10-04T01:58:54Z">
                  <w:rPr>
                    <w:sz w:val="20"/>
                    <w:szCs w:val="20"/>
                  </w:rPr>
                </w:rPrChange>
              </w:rPr>
              <w:t>4</w:t>
            </w:r>
          </w:p>
        </w:tc>
        <w:tc>
          <w:tcPr>
            <w:tcW w:w="74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063" w:author="Milica Radić" w:date="2026-10-04T01:59:28Z">
              <w:tcPr>
                <w:tcW w:w="128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DD75904">
            <w:pPr>
              <w:jc w:val="center"/>
              <w:rPr>
                <w:sz w:val="20"/>
                <w:szCs w:val="20"/>
                <w:lang w:val="sr-Cyrl-RS"/>
                <w:rPrChange w:id="15065" w:author="Milica Radić" w:date="2026-10-04T01:58:54Z">
                  <w:rPr>
                    <w:sz w:val="20"/>
                    <w:szCs w:val="20"/>
                  </w:rPr>
                </w:rPrChange>
              </w:rPr>
              <w:pPrChange w:id="15064" w:author="Milica Radić" w:date="2026-10-04T01:59:25Z">
                <w:pPr/>
              </w:pPrChange>
            </w:pPr>
            <w:r>
              <w:rPr>
                <w:sz w:val="20"/>
                <w:szCs w:val="20"/>
                <w:lang w:val="sr-Cyrl-RS"/>
                <w:rPrChange w:id="15066" w:author="Milica Radić" w:date="2026-10-04T01:58:54Z">
                  <w:rPr>
                    <w:sz w:val="20"/>
                    <w:szCs w:val="20"/>
                  </w:rPr>
                </w:rPrChange>
              </w:rPr>
              <w:t>0,32672</w:t>
            </w:r>
          </w:p>
        </w:tc>
        <w:tc>
          <w:tcPr>
            <w:tcW w:w="1034"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5067" w:author="Milica Radić" w:date="2026-10-04T01:59:28Z">
              <w:tcPr>
                <w:tcW w:w="178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697E9DA8">
            <w:pPr>
              <w:jc w:val="center"/>
              <w:rPr>
                <w:sz w:val="20"/>
                <w:szCs w:val="20"/>
                <w:lang w:val="sr-Cyrl-RS"/>
                <w:rPrChange w:id="15069" w:author="Milica Radić" w:date="2026-10-04T01:58:54Z">
                  <w:rPr>
                    <w:sz w:val="20"/>
                    <w:szCs w:val="20"/>
                  </w:rPr>
                </w:rPrChange>
              </w:rPr>
              <w:pPrChange w:id="15068" w:author="Milica Radić" w:date="2026-10-04T01:59:25Z">
                <w:pPr/>
              </w:pPrChange>
            </w:pPr>
            <w:r>
              <w:rPr>
                <w:sz w:val="20"/>
                <w:szCs w:val="20"/>
                <w:lang w:val="sr-Cyrl-RS"/>
                <w:rPrChange w:id="15070" w:author="Milica Radić" w:date="2026-10-04T01:58:54Z">
                  <w:rPr>
                    <w:sz w:val="20"/>
                    <w:szCs w:val="20"/>
                  </w:rPr>
                </w:rPrChange>
              </w:rPr>
              <w:t>+36,9 %</w:t>
            </w:r>
          </w:p>
        </w:tc>
      </w:tr>
      <w:tr w14:paraId="73CE674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5071" w:author="Milica Radić" w:date="2026-10-04T01:59:2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42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5072" w:author="Milica Radić" w:date="2026-10-04T01:59:28Z">
              <w:tcPr>
                <w:tcW w:w="245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0B2D2FA">
            <w:pPr>
              <w:jc w:val="center"/>
              <w:rPr>
                <w:sz w:val="20"/>
                <w:szCs w:val="20"/>
                <w:lang w:val="sr-Cyrl-RS"/>
                <w:rPrChange w:id="15074" w:author="Milica Radić" w:date="2026-10-04T01:58:54Z">
                  <w:rPr>
                    <w:sz w:val="20"/>
                    <w:szCs w:val="20"/>
                  </w:rPr>
                </w:rPrChange>
              </w:rPr>
              <w:pPrChange w:id="15073" w:author="Milica Radić" w:date="2026-10-04T01:59:25Z">
                <w:pPr/>
              </w:pPrChange>
            </w:pPr>
            <w:r>
              <w:rPr>
                <w:i/>
                <w:iCs/>
                <w:sz w:val="20"/>
                <w:szCs w:val="20"/>
                <w:lang w:val="sr-Cyrl-RS"/>
                <w:rPrChange w:id="15075" w:author="Milica Radić" w:date="2026-10-04T01:58:54Z">
                  <w:rPr>
                    <w:i/>
                    <w:iCs/>
                    <w:sz w:val="20"/>
                    <w:szCs w:val="20"/>
                  </w:rPr>
                </w:rPrChange>
              </w:rPr>
              <w:t>Random</w:t>
            </w:r>
          </w:p>
        </w:tc>
        <w:tc>
          <w:tcPr>
            <w:tcW w:w="135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076" w:author="Milica Radić" w:date="2026-10-04T01:59:28Z">
              <w:tcPr>
                <w:tcW w:w="233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75479B1">
            <w:pPr>
              <w:jc w:val="center"/>
              <w:rPr>
                <w:sz w:val="20"/>
                <w:szCs w:val="20"/>
                <w:lang w:val="sr-Cyrl-RS"/>
                <w:rPrChange w:id="15078" w:author="Milica Radić" w:date="2026-10-04T01:58:54Z">
                  <w:rPr>
                    <w:sz w:val="20"/>
                    <w:szCs w:val="20"/>
                  </w:rPr>
                </w:rPrChange>
              </w:rPr>
              <w:pPrChange w:id="15077" w:author="Milica Radić" w:date="2026-10-04T01:59:25Z">
                <w:pPr/>
              </w:pPrChange>
            </w:pPr>
            <w:r>
              <w:rPr>
                <w:sz w:val="20"/>
                <w:szCs w:val="20"/>
                <w:lang w:val="sr-Cyrl-RS"/>
                <w:rPrChange w:id="15079" w:author="Milica Radić" w:date="2026-10-04T01:58:54Z">
                  <w:rPr>
                    <w:sz w:val="20"/>
                    <w:szCs w:val="20"/>
                  </w:rPr>
                </w:rPrChange>
              </w:rPr>
              <w:t>медијана</w:t>
            </w:r>
          </w:p>
        </w:tc>
        <w:tc>
          <w:tcPr>
            <w:tcW w:w="44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080" w:author="Milica Radić" w:date="2026-10-04T01:59:28Z">
              <w:tcPr>
                <w:tcW w:w="7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ECD4FF8">
            <w:pPr>
              <w:jc w:val="center"/>
              <w:rPr>
                <w:sz w:val="20"/>
                <w:szCs w:val="20"/>
                <w:lang w:val="sr-Cyrl-RS"/>
                <w:rPrChange w:id="15082" w:author="Milica Radić" w:date="2026-10-04T01:58:54Z">
                  <w:rPr>
                    <w:sz w:val="20"/>
                    <w:szCs w:val="20"/>
                  </w:rPr>
                </w:rPrChange>
              </w:rPr>
              <w:pPrChange w:id="15081" w:author="Milica Radić" w:date="2026-10-04T01:59:25Z">
                <w:pPr/>
              </w:pPrChange>
            </w:pPr>
            <w:r>
              <w:rPr>
                <w:sz w:val="20"/>
                <w:szCs w:val="20"/>
                <w:lang w:val="sr-Cyrl-RS"/>
                <w:rPrChange w:id="15083" w:author="Milica Radić" w:date="2026-10-04T01:58:54Z">
                  <w:rPr>
                    <w:sz w:val="20"/>
                    <w:szCs w:val="20"/>
                  </w:rPr>
                </w:rPrChange>
              </w:rPr>
              <w:t>4</w:t>
            </w:r>
          </w:p>
        </w:tc>
        <w:tc>
          <w:tcPr>
            <w:tcW w:w="74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084" w:author="Milica Radić" w:date="2026-10-04T01:59:28Z">
              <w:tcPr>
                <w:tcW w:w="128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581C0AC">
            <w:pPr>
              <w:jc w:val="center"/>
              <w:rPr>
                <w:sz w:val="20"/>
                <w:szCs w:val="20"/>
                <w:lang w:val="sr-Cyrl-RS"/>
                <w:rPrChange w:id="15086" w:author="Milica Radić" w:date="2026-10-04T01:58:54Z">
                  <w:rPr>
                    <w:sz w:val="20"/>
                    <w:szCs w:val="20"/>
                  </w:rPr>
                </w:rPrChange>
              </w:rPr>
              <w:pPrChange w:id="15085" w:author="Milica Radić" w:date="2026-10-04T01:59:25Z">
                <w:pPr/>
              </w:pPrChange>
            </w:pPr>
            <w:r>
              <w:rPr>
                <w:sz w:val="20"/>
                <w:szCs w:val="20"/>
                <w:lang w:val="sr-Cyrl-RS"/>
                <w:rPrChange w:id="15087" w:author="Milica Radić" w:date="2026-10-04T01:58:54Z">
                  <w:rPr>
                    <w:sz w:val="20"/>
                    <w:szCs w:val="20"/>
                  </w:rPr>
                </w:rPrChange>
              </w:rPr>
              <w:t>0,22881</w:t>
            </w:r>
          </w:p>
        </w:tc>
        <w:tc>
          <w:tcPr>
            <w:tcW w:w="1034"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5088" w:author="Milica Radić" w:date="2026-10-04T01:59:28Z">
              <w:tcPr>
                <w:tcW w:w="178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3DC96FAF">
            <w:pPr>
              <w:jc w:val="center"/>
              <w:rPr>
                <w:sz w:val="20"/>
                <w:szCs w:val="20"/>
                <w:lang w:val="sr-Cyrl-RS"/>
                <w:rPrChange w:id="15090" w:author="Milica Radić" w:date="2026-10-04T01:58:54Z">
                  <w:rPr>
                    <w:sz w:val="20"/>
                    <w:szCs w:val="20"/>
                  </w:rPr>
                </w:rPrChange>
              </w:rPr>
              <w:pPrChange w:id="15089" w:author="Milica Radić" w:date="2026-10-04T01:59:25Z">
                <w:pPr/>
              </w:pPrChange>
            </w:pPr>
            <w:r>
              <w:rPr>
                <w:sz w:val="20"/>
                <w:szCs w:val="20"/>
                <w:lang w:val="sr-Cyrl-RS"/>
                <w:rPrChange w:id="15091" w:author="Milica Radić" w:date="2026-10-04T01:58:54Z">
                  <w:rPr>
                    <w:sz w:val="20"/>
                    <w:szCs w:val="20"/>
                  </w:rPr>
                </w:rPrChange>
              </w:rPr>
              <w:t>+60,0 %</w:t>
            </w:r>
          </w:p>
        </w:tc>
      </w:tr>
      <w:tr w14:paraId="2D7DD93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5092" w:author="Milica Radić" w:date="2026-10-04T01:59:2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42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5093" w:author="Milica Radić" w:date="2026-10-04T01:59:28Z">
              <w:tcPr>
                <w:tcW w:w="245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05E40A1">
            <w:pPr>
              <w:jc w:val="center"/>
              <w:rPr>
                <w:sz w:val="20"/>
                <w:szCs w:val="20"/>
                <w:lang w:val="sr-Cyrl-RS"/>
                <w:rPrChange w:id="15095" w:author="Milica Radić" w:date="2026-10-04T01:58:54Z">
                  <w:rPr>
                    <w:sz w:val="20"/>
                    <w:szCs w:val="20"/>
                  </w:rPr>
                </w:rPrChange>
              </w:rPr>
              <w:pPrChange w:id="15094" w:author="Milica Radić" w:date="2026-10-04T01:59:25Z">
                <w:pPr/>
              </w:pPrChange>
            </w:pPr>
            <w:r>
              <w:rPr>
                <w:i/>
                <w:iCs/>
                <w:sz w:val="20"/>
                <w:szCs w:val="20"/>
                <w:lang w:val="sr-Cyrl-RS"/>
                <w:rPrChange w:id="15096" w:author="Milica Radić" w:date="2026-10-04T01:58:54Z">
                  <w:rPr>
                    <w:i/>
                    <w:iCs/>
                    <w:sz w:val="20"/>
                    <w:szCs w:val="20"/>
                  </w:rPr>
                </w:rPrChange>
              </w:rPr>
              <w:t>Random</w:t>
            </w:r>
          </w:p>
        </w:tc>
        <w:tc>
          <w:tcPr>
            <w:tcW w:w="135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097" w:author="Milica Radić" w:date="2026-10-04T01:59:28Z">
              <w:tcPr>
                <w:tcW w:w="233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AE22EF0">
            <w:pPr>
              <w:jc w:val="center"/>
              <w:rPr>
                <w:sz w:val="20"/>
                <w:szCs w:val="20"/>
                <w:lang w:val="sr-Cyrl-RS"/>
                <w:rPrChange w:id="15099" w:author="Milica Radić" w:date="2026-10-04T01:58:54Z">
                  <w:rPr>
                    <w:sz w:val="20"/>
                    <w:szCs w:val="20"/>
                  </w:rPr>
                </w:rPrChange>
              </w:rPr>
              <w:pPrChange w:id="15098" w:author="Milica Radić" w:date="2026-10-04T01:59:25Z">
                <w:pPr/>
              </w:pPrChange>
            </w:pPr>
            <w:r>
              <w:rPr>
                <w:sz w:val="20"/>
                <w:szCs w:val="20"/>
                <w:lang w:val="sr-Cyrl-RS"/>
                <w:rPrChange w:id="15100" w:author="Milica Radić" w:date="2026-10-04T01:58:54Z">
                  <w:rPr>
                    <w:sz w:val="20"/>
                    <w:szCs w:val="20"/>
                  </w:rPr>
                </w:rPrChange>
              </w:rPr>
              <w:t>одсеч. средина</w:t>
            </w:r>
          </w:p>
        </w:tc>
        <w:tc>
          <w:tcPr>
            <w:tcW w:w="44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101" w:author="Milica Radić" w:date="2026-10-04T01:59:28Z">
              <w:tcPr>
                <w:tcW w:w="7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22F8DD8">
            <w:pPr>
              <w:jc w:val="center"/>
              <w:rPr>
                <w:sz w:val="20"/>
                <w:szCs w:val="20"/>
                <w:lang w:val="sr-Cyrl-RS"/>
                <w:rPrChange w:id="15103" w:author="Milica Radić" w:date="2026-10-04T01:58:54Z">
                  <w:rPr>
                    <w:sz w:val="20"/>
                    <w:szCs w:val="20"/>
                  </w:rPr>
                </w:rPrChange>
              </w:rPr>
              <w:pPrChange w:id="15102" w:author="Milica Radić" w:date="2026-10-04T01:59:25Z">
                <w:pPr/>
              </w:pPrChange>
            </w:pPr>
            <w:r>
              <w:rPr>
                <w:sz w:val="20"/>
                <w:szCs w:val="20"/>
                <w:lang w:val="sr-Cyrl-RS"/>
                <w:rPrChange w:id="15104" w:author="Milica Radić" w:date="2026-10-04T01:58:54Z">
                  <w:rPr>
                    <w:sz w:val="20"/>
                    <w:szCs w:val="20"/>
                  </w:rPr>
                </w:rPrChange>
              </w:rPr>
              <w:t>4</w:t>
            </w:r>
          </w:p>
        </w:tc>
        <w:tc>
          <w:tcPr>
            <w:tcW w:w="74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105" w:author="Milica Radić" w:date="2026-10-04T01:59:28Z">
              <w:tcPr>
                <w:tcW w:w="128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5617D72">
            <w:pPr>
              <w:jc w:val="center"/>
              <w:rPr>
                <w:sz w:val="20"/>
                <w:szCs w:val="20"/>
                <w:lang w:val="sr-Cyrl-RS"/>
                <w:rPrChange w:id="15107" w:author="Milica Radić" w:date="2026-10-04T01:58:54Z">
                  <w:rPr>
                    <w:sz w:val="20"/>
                    <w:szCs w:val="20"/>
                  </w:rPr>
                </w:rPrChange>
              </w:rPr>
              <w:pPrChange w:id="15106" w:author="Milica Radić" w:date="2026-10-04T01:59:25Z">
                <w:pPr/>
              </w:pPrChange>
            </w:pPr>
            <w:r>
              <w:rPr>
                <w:sz w:val="20"/>
                <w:szCs w:val="20"/>
                <w:lang w:val="sr-Cyrl-RS"/>
                <w:rPrChange w:id="15108" w:author="Milica Radić" w:date="2026-10-04T01:58:54Z">
                  <w:rPr>
                    <w:sz w:val="20"/>
                    <w:szCs w:val="20"/>
                  </w:rPr>
                </w:rPrChange>
              </w:rPr>
              <w:t>0,27782</w:t>
            </w:r>
          </w:p>
        </w:tc>
        <w:tc>
          <w:tcPr>
            <w:tcW w:w="1034"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5109" w:author="Milica Radić" w:date="2026-10-04T01:59:28Z">
              <w:tcPr>
                <w:tcW w:w="178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1816606C">
            <w:pPr>
              <w:jc w:val="center"/>
              <w:rPr>
                <w:sz w:val="20"/>
                <w:szCs w:val="20"/>
                <w:lang w:val="sr-Cyrl-RS"/>
                <w:rPrChange w:id="15111" w:author="Milica Radić" w:date="2026-10-04T01:58:54Z">
                  <w:rPr>
                    <w:sz w:val="20"/>
                    <w:szCs w:val="20"/>
                  </w:rPr>
                </w:rPrChange>
              </w:rPr>
              <w:pPrChange w:id="15110" w:author="Milica Radić" w:date="2026-10-04T01:59:25Z">
                <w:pPr/>
              </w:pPrChange>
            </w:pPr>
            <w:r>
              <w:rPr>
                <w:sz w:val="20"/>
                <w:szCs w:val="20"/>
                <w:lang w:val="sr-Cyrl-RS"/>
                <w:rPrChange w:id="15112" w:author="Milica Radić" w:date="2026-10-04T01:58:54Z">
                  <w:rPr>
                    <w:sz w:val="20"/>
                    <w:szCs w:val="20"/>
                  </w:rPr>
                </w:rPrChange>
              </w:rPr>
              <w:t>+35,4 %</w:t>
            </w:r>
          </w:p>
        </w:tc>
      </w:tr>
      <w:tr w14:paraId="382E1A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5113" w:author="Milica Radić" w:date="2026-10-04T01:59:2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42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5114" w:author="Milica Radić" w:date="2026-10-04T01:59:28Z">
              <w:tcPr>
                <w:tcW w:w="245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001EAFE">
            <w:pPr>
              <w:jc w:val="center"/>
              <w:rPr>
                <w:sz w:val="20"/>
                <w:szCs w:val="20"/>
                <w:lang w:val="sr-Cyrl-RS"/>
                <w:rPrChange w:id="15116" w:author="Milica Radić" w:date="2026-10-04T01:58:54Z">
                  <w:rPr>
                    <w:sz w:val="20"/>
                    <w:szCs w:val="20"/>
                  </w:rPr>
                </w:rPrChange>
              </w:rPr>
              <w:pPrChange w:id="15115" w:author="Milica Radić" w:date="2026-10-04T01:59:25Z">
                <w:pPr/>
              </w:pPrChange>
            </w:pPr>
            <w:r>
              <w:rPr>
                <w:i/>
                <w:iCs/>
                <w:sz w:val="20"/>
                <w:szCs w:val="20"/>
                <w:lang w:val="sr-Cyrl-RS"/>
                <w:rPrChange w:id="15117" w:author="Milica Radić" w:date="2026-10-04T01:58:54Z">
                  <w:rPr>
                    <w:i/>
                    <w:iCs/>
                    <w:sz w:val="20"/>
                    <w:szCs w:val="20"/>
                  </w:rPr>
                </w:rPrChange>
              </w:rPr>
              <w:t>Sybil</w:t>
            </w:r>
            <w:r>
              <w:rPr>
                <w:sz w:val="20"/>
                <w:szCs w:val="20"/>
                <w:lang w:val="sr-Cyrl-RS"/>
                <w:rPrChange w:id="15118" w:author="Milica Radić" w:date="2026-10-04T01:58:54Z">
                  <w:rPr>
                    <w:sz w:val="20"/>
                    <w:szCs w:val="20"/>
                  </w:rPr>
                </w:rPrChange>
              </w:rPr>
              <w:t>-отпорна</w:t>
            </w:r>
          </w:p>
        </w:tc>
        <w:tc>
          <w:tcPr>
            <w:tcW w:w="135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119" w:author="Milica Radić" w:date="2026-10-04T01:59:28Z">
              <w:tcPr>
                <w:tcW w:w="233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4A0E2F8">
            <w:pPr>
              <w:jc w:val="center"/>
              <w:rPr>
                <w:sz w:val="20"/>
                <w:szCs w:val="20"/>
                <w:lang w:val="sr-Cyrl-RS"/>
                <w:rPrChange w:id="15121" w:author="Milica Radić" w:date="2026-10-04T01:58:54Z">
                  <w:rPr>
                    <w:sz w:val="20"/>
                    <w:szCs w:val="20"/>
                  </w:rPr>
                </w:rPrChange>
              </w:rPr>
              <w:pPrChange w:id="15120" w:author="Milica Radić" w:date="2026-10-04T01:59:25Z">
                <w:pPr/>
              </w:pPrChange>
            </w:pPr>
            <w:r>
              <w:rPr>
                <w:sz w:val="20"/>
                <w:szCs w:val="20"/>
                <w:lang w:val="sr-Cyrl-RS"/>
                <w:rPrChange w:id="15122" w:author="Milica Radić" w:date="2026-10-04T01:58:54Z">
                  <w:rPr>
                    <w:sz w:val="20"/>
                    <w:szCs w:val="20"/>
                  </w:rPr>
                </w:rPrChange>
              </w:rPr>
              <w:t>аритм. средина</w:t>
            </w:r>
          </w:p>
        </w:tc>
        <w:tc>
          <w:tcPr>
            <w:tcW w:w="44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123" w:author="Milica Radić" w:date="2026-10-04T01:59:28Z">
              <w:tcPr>
                <w:tcW w:w="7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B3035FC">
            <w:pPr>
              <w:jc w:val="center"/>
              <w:rPr>
                <w:sz w:val="20"/>
                <w:szCs w:val="20"/>
                <w:lang w:val="sr-Cyrl-RS"/>
                <w:rPrChange w:id="15125" w:author="Milica Radić" w:date="2026-10-04T01:58:54Z">
                  <w:rPr>
                    <w:sz w:val="20"/>
                    <w:szCs w:val="20"/>
                  </w:rPr>
                </w:rPrChange>
              </w:rPr>
              <w:pPrChange w:id="15124" w:author="Milica Radić" w:date="2026-10-04T01:59:25Z">
                <w:pPr/>
              </w:pPrChange>
            </w:pPr>
            <w:r>
              <w:rPr>
                <w:sz w:val="20"/>
                <w:szCs w:val="20"/>
                <w:lang w:val="sr-Cyrl-RS"/>
                <w:rPrChange w:id="15126" w:author="Milica Radić" w:date="2026-10-04T01:58:54Z">
                  <w:rPr>
                    <w:sz w:val="20"/>
                    <w:szCs w:val="20"/>
                  </w:rPr>
                </w:rPrChange>
              </w:rPr>
              <w:t>4</w:t>
            </w:r>
          </w:p>
        </w:tc>
        <w:tc>
          <w:tcPr>
            <w:tcW w:w="74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127" w:author="Milica Radić" w:date="2026-10-04T01:59:28Z">
              <w:tcPr>
                <w:tcW w:w="128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393E1FB">
            <w:pPr>
              <w:jc w:val="center"/>
              <w:rPr>
                <w:sz w:val="20"/>
                <w:szCs w:val="20"/>
                <w:lang w:val="sr-Cyrl-RS"/>
                <w:rPrChange w:id="15129" w:author="Milica Radić" w:date="2026-10-04T01:58:54Z">
                  <w:rPr>
                    <w:sz w:val="20"/>
                    <w:szCs w:val="20"/>
                  </w:rPr>
                </w:rPrChange>
              </w:rPr>
              <w:pPrChange w:id="15128" w:author="Milica Radić" w:date="2026-10-04T01:59:25Z">
                <w:pPr/>
              </w:pPrChange>
            </w:pPr>
            <w:r>
              <w:rPr>
                <w:sz w:val="20"/>
                <w:szCs w:val="20"/>
                <w:lang w:val="sr-Cyrl-RS"/>
                <w:rPrChange w:id="15130" w:author="Milica Radić" w:date="2026-10-04T01:58:54Z">
                  <w:rPr>
                    <w:sz w:val="20"/>
                    <w:szCs w:val="20"/>
                  </w:rPr>
                </w:rPrChange>
              </w:rPr>
              <w:t>0,50942</w:t>
            </w:r>
          </w:p>
        </w:tc>
        <w:tc>
          <w:tcPr>
            <w:tcW w:w="1034"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5131" w:author="Milica Radić" w:date="2026-10-04T01:59:28Z">
              <w:tcPr>
                <w:tcW w:w="178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3B51476E">
            <w:pPr>
              <w:jc w:val="center"/>
              <w:rPr>
                <w:sz w:val="20"/>
                <w:szCs w:val="20"/>
                <w:lang w:val="sr-Cyrl-RS"/>
                <w:rPrChange w:id="15133" w:author="Milica Radić" w:date="2026-10-04T01:58:54Z">
                  <w:rPr>
                    <w:sz w:val="20"/>
                    <w:szCs w:val="20"/>
                  </w:rPr>
                </w:rPrChange>
              </w:rPr>
              <w:pPrChange w:id="15132" w:author="Milica Radić" w:date="2026-10-04T01:59:25Z">
                <w:pPr/>
              </w:pPrChange>
            </w:pPr>
            <w:r>
              <w:rPr>
                <w:sz w:val="20"/>
                <w:szCs w:val="20"/>
                <w:lang w:val="sr-Cyrl-RS"/>
                <w:rPrChange w:id="15134" w:author="Milica Radić" w:date="2026-10-04T01:58:54Z">
                  <w:rPr>
                    <w:sz w:val="20"/>
                    <w:szCs w:val="20"/>
                  </w:rPr>
                </w:rPrChange>
              </w:rPr>
              <w:t>+30,7 %</w:t>
            </w:r>
          </w:p>
        </w:tc>
      </w:tr>
      <w:tr w14:paraId="0D1029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5135" w:author="Milica Radić" w:date="2026-10-04T01:59:2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42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5136" w:author="Milica Radić" w:date="2026-10-04T01:59:28Z">
              <w:tcPr>
                <w:tcW w:w="245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5BB5F544">
            <w:pPr>
              <w:jc w:val="center"/>
              <w:rPr>
                <w:sz w:val="20"/>
                <w:szCs w:val="20"/>
                <w:lang w:val="sr-Cyrl-RS"/>
                <w:rPrChange w:id="15138" w:author="Milica Radić" w:date="2026-10-04T01:58:54Z">
                  <w:rPr>
                    <w:sz w:val="20"/>
                    <w:szCs w:val="20"/>
                  </w:rPr>
                </w:rPrChange>
              </w:rPr>
              <w:pPrChange w:id="15137" w:author="Milica Radić" w:date="2026-10-04T01:59:25Z">
                <w:pPr/>
              </w:pPrChange>
            </w:pPr>
            <w:r>
              <w:rPr>
                <w:i/>
                <w:iCs/>
                <w:sz w:val="20"/>
                <w:szCs w:val="20"/>
                <w:lang w:val="sr-Cyrl-RS"/>
                <w:rPrChange w:id="15139" w:author="Milica Radić" w:date="2026-10-04T01:58:54Z">
                  <w:rPr>
                    <w:i/>
                    <w:iCs/>
                    <w:sz w:val="20"/>
                    <w:szCs w:val="20"/>
                  </w:rPr>
                </w:rPrChange>
              </w:rPr>
              <w:t>Sybil</w:t>
            </w:r>
            <w:r>
              <w:rPr>
                <w:sz w:val="20"/>
                <w:szCs w:val="20"/>
                <w:lang w:val="sr-Cyrl-RS"/>
                <w:rPrChange w:id="15140" w:author="Milica Radić" w:date="2026-10-04T01:58:54Z">
                  <w:rPr>
                    <w:sz w:val="20"/>
                    <w:szCs w:val="20"/>
                  </w:rPr>
                </w:rPrChange>
              </w:rPr>
              <w:t>-отпорна</w:t>
            </w:r>
          </w:p>
        </w:tc>
        <w:tc>
          <w:tcPr>
            <w:tcW w:w="135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141" w:author="Milica Radić" w:date="2026-10-04T01:59:28Z">
              <w:tcPr>
                <w:tcW w:w="233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E8F143B">
            <w:pPr>
              <w:jc w:val="center"/>
              <w:rPr>
                <w:sz w:val="20"/>
                <w:szCs w:val="20"/>
                <w:lang w:val="sr-Cyrl-RS"/>
                <w:rPrChange w:id="15143" w:author="Milica Radić" w:date="2026-10-04T01:58:54Z">
                  <w:rPr>
                    <w:sz w:val="20"/>
                    <w:szCs w:val="20"/>
                  </w:rPr>
                </w:rPrChange>
              </w:rPr>
              <w:pPrChange w:id="15142" w:author="Milica Radić" w:date="2026-10-04T01:59:25Z">
                <w:pPr/>
              </w:pPrChange>
            </w:pPr>
            <w:r>
              <w:rPr>
                <w:sz w:val="20"/>
                <w:szCs w:val="20"/>
                <w:lang w:val="sr-Cyrl-RS"/>
                <w:rPrChange w:id="15144" w:author="Milica Radić" w:date="2026-10-04T01:58:54Z">
                  <w:rPr>
                    <w:sz w:val="20"/>
                    <w:szCs w:val="20"/>
                  </w:rPr>
                </w:rPrChange>
              </w:rPr>
              <w:t>медијана</w:t>
            </w:r>
          </w:p>
        </w:tc>
        <w:tc>
          <w:tcPr>
            <w:tcW w:w="44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145" w:author="Milica Radić" w:date="2026-10-04T01:59:28Z">
              <w:tcPr>
                <w:tcW w:w="7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208162C">
            <w:pPr>
              <w:jc w:val="center"/>
              <w:rPr>
                <w:sz w:val="20"/>
                <w:szCs w:val="20"/>
                <w:lang w:val="sr-Cyrl-RS"/>
                <w:rPrChange w:id="15147" w:author="Milica Radić" w:date="2026-10-04T01:58:54Z">
                  <w:rPr>
                    <w:sz w:val="20"/>
                    <w:szCs w:val="20"/>
                  </w:rPr>
                </w:rPrChange>
              </w:rPr>
              <w:pPrChange w:id="15146" w:author="Milica Radić" w:date="2026-10-04T01:59:25Z">
                <w:pPr/>
              </w:pPrChange>
            </w:pPr>
            <w:r>
              <w:rPr>
                <w:sz w:val="20"/>
                <w:szCs w:val="20"/>
                <w:lang w:val="sr-Cyrl-RS"/>
                <w:rPrChange w:id="15148" w:author="Milica Radić" w:date="2026-10-04T01:58:54Z">
                  <w:rPr>
                    <w:sz w:val="20"/>
                    <w:szCs w:val="20"/>
                  </w:rPr>
                </w:rPrChange>
              </w:rPr>
              <w:t>2</w:t>
            </w:r>
          </w:p>
        </w:tc>
        <w:tc>
          <w:tcPr>
            <w:tcW w:w="74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149" w:author="Milica Radić" w:date="2026-10-04T01:59:28Z">
              <w:tcPr>
                <w:tcW w:w="128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B47377B">
            <w:pPr>
              <w:jc w:val="center"/>
              <w:rPr>
                <w:sz w:val="20"/>
                <w:szCs w:val="20"/>
                <w:lang w:val="sr-Cyrl-RS"/>
                <w:rPrChange w:id="15151" w:author="Milica Radić" w:date="2026-10-04T01:58:54Z">
                  <w:rPr>
                    <w:sz w:val="20"/>
                    <w:szCs w:val="20"/>
                  </w:rPr>
                </w:rPrChange>
              </w:rPr>
              <w:pPrChange w:id="15150" w:author="Milica Radić" w:date="2026-10-04T01:59:25Z">
                <w:pPr/>
              </w:pPrChange>
            </w:pPr>
            <w:r>
              <w:rPr>
                <w:sz w:val="20"/>
                <w:szCs w:val="20"/>
                <w:lang w:val="sr-Cyrl-RS"/>
                <w:rPrChange w:id="15152" w:author="Milica Radić" w:date="2026-10-04T01:58:54Z">
                  <w:rPr>
                    <w:sz w:val="20"/>
                    <w:szCs w:val="20"/>
                  </w:rPr>
                </w:rPrChange>
              </w:rPr>
              <w:t>0,02585</w:t>
            </w:r>
          </w:p>
        </w:tc>
        <w:tc>
          <w:tcPr>
            <w:tcW w:w="1034"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5153" w:author="Milica Radić" w:date="2026-10-04T01:59:28Z">
              <w:tcPr>
                <w:tcW w:w="178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46282494">
            <w:pPr>
              <w:jc w:val="center"/>
              <w:rPr>
                <w:sz w:val="20"/>
                <w:szCs w:val="20"/>
                <w:lang w:val="sr-Cyrl-RS"/>
                <w:rPrChange w:id="15155" w:author="Milica Radić" w:date="2026-10-04T01:58:54Z">
                  <w:rPr>
                    <w:sz w:val="20"/>
                    <w:szCs w:val="20"/>
                  </w:rPr>
                </w:rPrChange>
              </w:rPr>
              <w:pPrChange w:id="15154" w:author="Milica Radić" w:date="2026-10-04T01:59:25Z">
                <w:pPr/>
              </w:pPrChange>
            </w:pPr>
            <w:r>
              <w:rPr>
                <w:sz w:val="20"/>
                <w:szCs w:val="20"/>
                <w:lang w:val="sr-Cyrl-RS"/>
                <w:rPrChange w:id="15156" w:author="Milica Radić" w:date="2026-10-04T01:58:54Z">
                  <w:rPr>
                    <w:sz w:val="20"/>
                    <w:szCs w:val="20"/>
                  </w:rPr>
                </w:rPrChange>
              </w:rPr>
              <w:t>+73,3 %</w:t>
            </w:r>
          </w:p>
        </w:tc>
      </w:tr>
      <w:tr w14:paraId="666A00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5157" w:author="Milica Radić" w:date="2026-10-04T01:59:2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42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5158" w:author="Milica Radić" w:date="2026-10-04T01:59:28Z">
              <w:tcPr>
                <w:tcW w:w="245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401EC687">
            <w:pPr>
              <w:jc w:val="center"/>
              <w:rPr>
                <w:sz w:val="20"/>
                <w:szCs w:val="20"/>
                <w:lang w:val="sr-Cyrl-RS"/>
                <w:rPrChange w:id="15160" w:author="Milica Radić" w:date="2026-10-04T01:58:54Z">
                  <w:rPr>
                    <w:sz w:val="20"/>
                    <w:szCs w:val="20"/>
                  </w:rPr>
                </w:rPrChange>
              </w:rPr>
              <w:pPrChange w:id="15159" w:author="Milica Radić" w:date="2026-10-04T01:59:25Z">
                <w:pPr/>
              </w:pPrChange>
            </w:pPr>
            <w:r>
              <w:rPr>
                <w:i/>
                <w:iCs/>
                <w:sz w:val="20"/>
                <w:szCs w:val="20"/>
                <w:lang w:val="sr-Cyrl-RS"/>
                <w:rPrChange w:id="15161" w:author="Milica Radić" w:date="2026-10-04T01:58:54Z">
                  <w:rPr>
                    <w:i/>
                    <w:iCs/>
                    <w:sz w:val="20"/>
                    <w:szCs w:val="20"/>
                  </w:rPr>
                </w:rPrChange>
              </w:rPr>
              <w:t>Sybil</w:t>
            </w:r>
            <w:r>
              <w:rPr>
                <w:sz w:val="20"/>
                <w:szCs w:val="20"/>
                <w:lang w:val="sr-Cyrl-RS"/>
                <w:rPrChange w:id="15162" w:author="Milica Radić" w:date="2026-10-04T01:58:54Z">
                  <w:rPr>
                    <w:sz w:val="20"/>
                    <w:szCs w:val="20"/>
                  </w:rPr>
                </w:rPrChange>
              </w:rPr>
              <w:t>-отпорна</w:t>
            </w:r>
          </w:p>
        </w:tc>
        <w:tc>
          <w:tcPr>
            <w:tcW w:w="135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163" w:author="Milica Radić" w:date="2026-10-04T01:59:28Z">
              <w:tcPr>
                <w:tcW w:w="233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7B2F4B8">
            <w:pPr>
              <w:jc w:val="center"/>
              <w:rPr>
                <w:sz w:val="20"/>
                <w:szCs w:val="20"/>
                <w:lang w:val="sr-Cyrl-RS"/>
                <w:rPrChange w:id="15165" w:author="Milica Radić" w:date="2026-10-04T01:58:54Z">
                  <w:rPr>
                    <w:sz w:val="20"/>
                    <w:szCs w:val="20"/>
                  </w:rPr>
                </w:rPrChange>
              </w:rPr>
              <w:pPrChange w:id="15164" w:author="Milica Radić" w:date="2026-10-04T01:59:25Z">
                <w:pPr/>
              </w:pPrChange>
            </w:pPr>
            <w:r>
              <w:rPr>
                <w:sz w:val="20"/>
                <w:szCs w:val="20"/>
                <w:lang w:val="sr-Cyrl-RS"/>
                <w:rPrChange w:id="15166" w:author="Milica Radić" w:date="2026-10-04T01:58:54Z">
                  <w:rPr>
                    <w:sz w:val="20"/>
                    <w:szCs w:val="20"/>
                  </w:rPr>
                </w:rPrChange>
              </w:rPr>
              <w:t>одсеч. средина</w:t>
            </w:r>
          </w:p>
        </w:tc>
        <w:tc>
          <w:tcPr>
            <w:tcW w:w="44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167" w:author="Milica Radić" w:date="2026-10-04T01:59:28Z">
              <w:tcPr>
                <w:tcW w:w="7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7632238">
            <w:pPr>
              <w:jc w:val="center"/>
              <w:rPr>
                <w:sz w:val="20"/>
                <w:szCs w:val="20"/>
                <w:lang w:val="sr-Cyrl-RS"/>
                <w:rPrChange w:id="15169" w:author="Milica Radić" w:date="2026-10-04T01:58:54Z">
                  <w:rPr>
                    <w:sz w:val="20"/>
                    <w:szCs w:val="20"/>
                  </w:rPr>
                </w:rPrChange>
              </w:rPr>
              <w:pPrChange w:id="15168" w:author="Milica Radić" w:date="2026-10-04T01:59:25Z">
                <w:pPr/>
              </w:pPrChange>
            </w:pPr>
            <w:r>
              <w:rPr>
                <w:sz w:val="20"/>
                <w:szCs w:val="20"/>
                <w:lang w:val="sr-Cyrl-RS"/>
                <w:rPrChange w:id="15170" w:author="Milica Radić" w:date="2026-10-04T01:58:54Z">
                  <w:rPr>
                    <w:sz w:val="20"/>
                    <w:szCs w:val="20"/>
                  </w:rPr>
                </w:rPrChange>
              </w:rPr>
              <w:t>2</w:t>
            </w:r>
          </w:p>
        </w:tc>
        <w:tc>
          <w:tcPr>
            <w:tcW w:w="74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171" w:author="Milica Radić" w:date="2026-10-04T01:59:28Z">
              <w:tcPr>
                <w:tcW w:w="128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1247D10">
            <w:pPr>
              <w:jc w:val="center"/>
              <w:rPr>
                <w:sz w:val="20"/>
                <w:szCs w:val="20"/>
                <w:lang w:val="sr-Cyrl-RS"/>
                <w:rPrChange w:id="15173" w:author="Milica Radić" w:date="2026-10-04T01:58:54Z">
                  <w:rPr>
                    <w:sz w:val="20"/>
                    <w:szCs w:val="20"/>
                  </w:rPr>
                </w:rPrChange>
              </w:rPr>
              <w:pPrChange w:id="15172" w:author="Milica Radić" w:date="2026-10-04T01:59:25Z">
                <w:pPr/>
              </w:pPrChange>
            </w:pPr>
            <w:r>
              <w:rPr>
                <w:sz w:val="20"/>
                <w:szCs w:val="20"/>
                <w:lang w:val="sr-Cyrl-RS"/>
                <w:rPrChange w:id="15174" w:author="Milica Radić" w:date="2026-10-04T01:58:54Z">
                  <w:rPr>
                    <w:sz w:val="20"/>
                    <w:szCs w:val="20"/>
                  </w:rPr>
                </w:rPrChange>
              </w:rPr>
              <w:t>0,01165</w:t>
            </w:r>
          </w:p>
        </w:tc>
        <w:tc>
          <w:tcPr>
            <w:tcW w:w="1034"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5175" w:author="Milica Radić" w:date="2026-10-04T01:59:28Z">
              <w:tcPr>
                <w:tcW w:w="178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0FDE8391">
            <w:pPr>
              <w:jc w:val="center"/>
              <w:rPr>
                <w:sz w:val="20"/>
                <w:szCs w:val="20"/>
                <w:lang w:val="sr-Cyrl-RS"/>
                <w:rPrChange w:id="15177" w:author="Milica Radić" w:date="2026-10-04T01:58:54Z">
                  <w:rPr>
                    <w:sz w:val="20"/>
                    <w:szCs w:val="20"/>
                  </w:rPr>
                </w:rPrChange>
              </w:rPr>
              <w:pPrChange w:id="15176" w:author="Milica Radić" w:date="2026-10-04T01:59:25Z">
                <w:pPr/>
              </w:pPrChange>
            </w:pPr>
            <w:r>
              <w:rPr>
                <w:sz w:val="20"/>
                <w:szCs w:val="20"/>
                <w:lang w:val="sr-Cyrl-RS"/>
                <w:rPrChange w:id="15178" w:author="Milica Radić" w:date="2026-10-04T01:58:54Z">
                  <w:rPr>
                    <w:sz w:val="20"/>
                    <w:szCs w:val="20"/>
                  </w:rPr>
                </w:rPrChange>
              </w:rPr>
              <w:t>+47,1 %</w:t>
            </w:r>
          </w:p>
        </w:tc>
      </w:tr>
      <w:tr w14:paraId="4C702F2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5179" w:author="Milica Radić" w:date="2026-10-04T01:59:2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42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5180" w:author="Milica Radić" w:date="2026-10-04T01:59:28Z">
              <w:tcPr>
                <w:tcW w:w="245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B9C831F">
            <w:pPr>
              <w:jc w:val="center"/>
              <w:rPr>
                <w:sz w:val="20"/>
                <w:szCs w:val="20"/>
                <w:lang w:val="sr-Cyrl-RS"/>
                <w:rPrChange w:id="15182" w:author="Milica Radić" w:date="2026-10-04T01:58:54Z">
                  <w:rPr>
                    <w:sz w:val="20"/>
                    <w:szCs w:val="20"/>
                  </w:rPr>
                </w:rPrChange>
              </w:rPr>
              <w:pPrChange w:id="15181" w:author="Milica Radić" w:date="2026-10-04T01:59:25Z">
                <w:pPr/>
              </w:pPrChange>
            </w:pPr>
            <w:r>
              <w:rPr>
                <w:i/>
                <w:iCs/>
                <w:sz w:val="20"/>
                <w:szCs w:val="20"/>
                <w:lang w:val="sr-Cyrl-RS"/>
                <w:rPrChange w:id="15183" w:author="Milica Radić" w:date="2026-10-04T01:58:54Z">
                  <w:rPr>
                    <w:i/>
                    <w:iCs/>
                    <w:sz w:val="20"/>
                    <w:szCs w:val="20"/>
                  </w:rPr>
                </w:rPrChange>
              </w:rPr>
              <w:t>Eclipse</w:t>
            </w:r>
            <w:r>
              <w:rPr>
                <w:sz w:val="20"/>
                <w:szCs w:val="20"/>
                <w:lang w:val="sr-Cyrl-RS"/>
                <w:rPrChange w:id="15184" w:author="Milica Radić" w:date="2026-10-04T01:58:54Z">
                  <w:rPr>
                    <w:sz w:val="20"/>
                    <w:szCs w:val="20"/>
                  </w:rPr>
                </w:rPrChange>
              </w:rPr>
              <w:t>-отпорна</w:t>
            </w:r>
          </w:p>
        </w:tc>
        <w:tc>
          <w:tcPr>
            <w:tcW w:w="135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185" w:author="Milica Radić" w:date="2026-10-04T01:59:28Z">
              <w:tcPr>
                <w:tcW w:w="233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E5EEA7F">
            <w:pPr>
              <w:jc w:val="center"/>
              <w:rPr>
                <w:sz w:val="20"/>
                <w:szCs w:val="20"/>
                <w:lang w:val="sr-Cyrl-RS"/>
                <w:rPrChange w:id="15187" w:author="Milica Radić" w:date="2026-10-04T01:58:54Z">
                  <w:rPr>
                    <w:sz w:val="20"/>
                    <w:szCs w:val="20"/>
                  </w:rPr>
                </w:rPrChange>
              </w:rPr>
              <w:pPrChange w:id="15186" w:author="Milica Radić" w:date="2026-10-04T01:59:25Z">
                <w:pPr/>
              </w:pPrChange>
            </w:pPr>
            <w:r>
              <w:rPr>
                <w:sz w:val="20"/>
                <w:szCs w:val="20"/>
                <w:lang w:val="sr-Cyrl-RS"/>
                <w:rPrChange w:id="15188" w:author="Milica Radić" w:date="2026-10-04T01:58:54Z">
                  <w:rPr>
                    <w:sz w:val="20"/>
                    <w:szCs w:val="20"/>
                  </w:rPr>
                </w:rPrChange>
              </w:rPr>
              <w:t>аритм. средина</w:t>
            </w:r>
          </w:p>
        </w:tc>
        <w:tc>
          <w:tcPr>
            <w:tcW w:w="44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189" w:author="Milica Radić" w:date="2026-10-04T01:59:28Z">
              <w:tcPr>
                <w:tcW w:w="7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6A56C062">
            <w:pPr>
              <w:jc w:val="center"/>
              <w:rPr>
                <w:sz w:val="20"/>
                <w:szCs w:val="20"/>
                <w:lang w:val="sr-Cyrl-RS"/>
                <w:rPrChange w:id="15191" w:author="Milica Radić" w:date="2026-10-04T01:58:54Z">
                  <w:rPr>
                    <w:sz w:val="20"/>
                    <w:szCs w:val="20"/>
                  </w:rPr>
                </w:rPrChange>
              </w:rPr>
              <w:pPrChange w:id="15190" w:author="Milica Radić" w:date="2026-10-04T01:59:25Z">
                <w:pPr/>
              </w:pPrChange>
            </w:pPr>
            <w:r>
              <w:rPr>
                <w:sz w:val="20"/>
                <w:szCs w:val="20"/>
                <w:lang w:val="sr-Cyrl-RS"/>
                <w:rPrChange w:id="15192" w:author="Milica Radić" w:date="2026-10-04T01:58:54Z">
                  <w:rPr>
                    <w:sz w:val="20"/>
                    <w:szCs w:val="20"/>
                  </w:rPr>
                </w:rPrChange>
              </w:rPr>
              <w:t>2</w:t>
            </w:r>
          </w:p>
        </w:tc>
        <w:tc>
          <w:tcPr>
            <w:tcW w:w="74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193" w:author="Milica Radić" w:date="2026-10-04T01:59:28Z">
              <w:tcPr>
                <w:tcW w:w="128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1D1F5CED">
            <w:pPr>
              <w:jc w:val="center"/>
              <w:rPr>
                <w:sz w:val="20"/>
                <w:szCs w:val="20"/>
                <w:lang w:val="sr-Cyrl-RS"/>
                <w:rPrChange w:id="15195" w:author="Milica Radić" w:date="2026-10-04T01:58:54Z">
                  <w:rPr>
                    <w:sz w:val="20"/>
                    <w:szCs w:val="20"/>
                  </w:rPr>
                </w:rPrChange>
              </w:rPr>
              <w:pPrChange w:id="15194" w:author="Milica Radić" w:date="2026-10-04T01:59:25Z">
                <w:pPr/>
              </w:pPrChange>
            </w:pPr>
            <w:r>
              <w:rPr>
                <w:sz w:val="20"/>
                <w:szCs w:val="20"/>
                <w:lang w:val="sr-Cyrl-RS"/>
                <w:rPrChange w:id="15196" w:author="Milica Radić" w:date="2026-10-04T01:58:54Z">
                  <w:rPr>
                    <w:sz w:val="20"/>
                    <w:szCs w:val="20"/>
                  </w:rPr>
                </w:rPrChange>
              </w:rPr>
              <w:t>0,20848</w:t>
            </w:r>
          </w:p>
        </w:tc>
        <w:tc>
          <w:tcPr>
            <w:tcW w:w="1034"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5197" w:author="Milica Radić" w:date="2026-10-04T01:59:28Z">
              <w:tcPr>
                <w:tcW w:w="178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573CA419">
            <w:pPr>
              <w:jc w:val="center"/>
              <w:rPr>
                <w:sz w:val="20"/>
                <w:szCs w:val="20"/>
                <w:lang w:val="sr-Cyrl-RS"/>
                <w:rPrChange w:id="15199" w:author="Milica Radić" w:date="2026-10-04T01:58:54Z">
                  <w:rPr>
                    <w:sz w:val="20"/>
                    <w:szCs w:val="20"/>
                  </w:rPr>
                </w:rPrChange>
              </w:rPr>
              <w:pPrChange w:id="15198" w:author="Milica Radić" w:date="2026-10-04T01:59:25Z">
                <w:pPr/>
              </w:pPrChange>
            </w:pPr>
            <w:sdt>
              <w:sdtPr>
                <w:rPr>
                  <w:sz w:val="20"/>
                  <w:szCs w:val="20"/>
                  <w:lang w:val="sr-Cyrl-RS"/>
                  <w:rPrChange w:id="15201" w:author="Milica Radić" w:date="2026-10-04T01:58:54Z">
                    <w:rPr/>
                  </w:rPrChange>
                </w:rPr>
                <w:tag w:val="goog_rdk_6"/>
                <w:id w:val="786340799"/>
              </w:sdtPr>
              <w:sdtEndPr>
                <w:rPr>
                  <w:sz w:val="20"/>
                  <w:szCs w:val="20"/>
                  <w:lang w:val="sr-Cyrl-RS"/>
                  <w:rPrChange w:id="15202" w:author="Milica Radić" w:date="2026-10-04T01:58:54Z">
                    <w:rPr/>
                  </w:rPrChange>
                </w:rPr>
              </w:sdtEndPr>
              <w:sdtContent>
                <w:r>
                  <w:rPr>
                    <w:rFonts w:ascii="Times New Roman" w:hAnsi="Times New Roman" w:eastAsia="Gungsuh" w:cs="Times New Roman"/>
                    <w:sz w:val="20"/>
                    <w:szCs w:val="20"/>
                    <w:lang w:val="sr-Cyrl-RS"/>
                    <w:rPrChange w:id="15203" w:author="Milica Radić" w:date="2026-10-04T01:58:54Z">
                      <w:rPr>
                        <w:rFonts w:ascii="Gungsuh" w:hAnsi="Gungsuh" w:eastAsia="Gungsuh" w:cs="Gungsuh"/>
                        <w:sz w:val="20"/>
                        <w:szCs w:val="20"/>
                      </w:rPr>
                    </w:rPrChange>
                  </w:rPr>
                  <w:t>−26,4 %</w:t>
                </w:r>
              </w:sdtContent>
            </w:sdt>
          </w:p>
        </w:tc>
      </w:tr>
      <w:tr w14:paraId="1A548F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5206" w:author="Milica Radić" w:date="2026-10-04T01:59:2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423" w:type="pct"/>
            <w:tcBorders>
              <w:top w:val="single" w:color="000000" w:sz="4" w:space="0"/>
              <w:bottom w:val="single" w:color="000000" w:sz="4" w:space="0"/>
              <w:right w:val="single" w:color="000000" w:sz="4" w:space="0"/>
            </w:tcBorders>
            <w:tcMar>
              <w:top w:w="15" w:type="dxa"/>
              <w:left w:w="15" w:type="dxa"/>
              <w:bottom w:w="15" w:type="dxa"/>
              <w:right w:w="15" w:type="dxa"/>
            </w:tcMar>
            <w:vAlign w:val="center"/>
            <w:tcPrChange w:id="15207" w:author="Milica Radić" w:date="2026-10-04T01:59:28Z">
              <w:tcPr>
                <w:tcW w:w="2450" w:type="dxa"/>
                <w:tcBorders>
                  <w:top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06CE6788">
            <w:pPr>
              <w:jc w:val="center"/>
              <w:rPr>
                <w:sz w:val="20"/>
                <w:szCs w:val="20"/>
                <w:lang w:val="sr-Cyrl-RS"/>
                <w:rPrChange w:id="15209" w:author="Milica Radić" w:date="2026-10-04T01:58:54Z">
                  <w:rPr>
                    <w:sz w:val="20"/>
                    <w:szCs w:val="20"/>
                  </w:rPr>
                </w:rPrChange>
              </w:rPr>
              <w:pPrChange w:id="15208" w:author="Milica Radić" w:date="2026-10-04T01:59:25Z">
                <w:pPr/>
              </w:pPrChange>
            </w:pPr>
            <w:r>
              <w:rPr>
                <w:i/>
                <w:iCs/>
                <w:sz w:val="20"/>
                <w:szCs w:val="20"/>
                <w:lang w:val="sr-Cyrl-RS"/>
                <w:rPrChange w:id="15210" w:author="Milica Radić" w:date="2026-10-04T01:58:54Z">
                  <w:rPr>
                    <w:i/>
                    <w:iCs/>
                    <w:sz w:val="20"/>
                    <w:szCs w:val="20"/>
                  </w:rPr>
                </w:rPrChange>
              </w:rPr>
              <w:t>Eclipse</w:t>
            </w:r>
            <w:r>
              <w:rPr>
                <w:sz w:val="20"/>
                <w:szCs w:val="20"/>
                <w:lang w:val="sr-Cyrl-RS"/>
                <w:rPrChange w:id="15211" w:author="Milica Radić" w:date="2026-10-04T01:58:54Z">
                  <w:rPr>
                    <w:sz w:val="20"/>
                    <w:szCs w:val="20"/>
                  </w:rPr>
                </w:rPrChange>
              </w:rPr>
              <w:t>-отпорна</w:t>
            </w:r>
          </w:p>
        </w:tc>
        <w:tc>
          <w:tcPr>
            <w:tcW w:w="1355"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212" w:author="Milica Radić" w:date="2026-10-04T01:59:28Z">
              <w:tcPr>
                <w:tcW w:w="2333"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376676E4">
            <w:pPr>
              <w:jc w:val="center"/>
              <w:rPr>
                <w:sz w:val="20"/>
                <w:szCs w:val="20"/>
                <w:lang w:val="sr-Cyrl-RS"/>
                <w:rPrChange w:id="15214" w:author="Milica Radić" w:date="2026-10-04T01:58:54Z">
                  <w:rPr>
                    <w:sz w:val="20"/>
                    <w:szCs w:val="20"/>
                  </w:rPr>
                </w:rPrChange>
              </w:rPr>
              <w:pPrChange w:id="15213" w:author="Milica Radić" w:date="2026-10-04T01:59:25Z">
                <w:pPr/>
              </w:pPrChange>
            </w:pPr>
            <w:r>
              <w:rPr>
                <w:sz w:val="20"/>
                <w:szCs w:val="20"/>
                <w:lang w:val="sr-Cyrl-RS"/>
                <w:rPrChange w:id="15215" w:author="Milica Radić" w:date="2026-10-04T01:58:54Z">
                  <w:rPr>
                    <w:sz w:val="20"/>
                    <w:szCs w:val="20"/>
                  </w:rPr>
                </w:rPrChange>
              </w:rPr>
              <w:t>медијана</w:t>
            </w:r>
          </w:p>
        </w:tc>
        <w:tc>
          <w:tcPr>
            <w:tcW w:w="441"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216" w:author="Milica Radić" w:date="2026-10-04T01:59:28Z">
              <w:tcPr>
                <w:tcW w:w="760"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70EBE24A">
            <w:pPr>
              <w:jc w:val="center"/>
              <w:rPr>
                <w:sz w:val="20"/>
                <w:szCs w:val="20"/>
                <w:lang w:val="sr-Cyrl-RS"/>
                <w:rPrChange w:id="15218" w:author="Milica Radić" w:date="2026-10-04T01:58:54Z">
                  <w:rPr>
                    <w:sz w:val="20"/>
                    <w:szCs w:val="20"/>
                  </w:rPr>
                </w:rPrChange>
              </w:rPr>
              <w:pPrChange w:id="15217" w:author="Milica Radić" w:date="2026-10-04T01:59:25Z">
                <w:pPr/>
              </w:pPrChange>
            </w:pPr>
            <w:r>
              <w:rPr>
                <w:sz w:val="20"/>
                <w:szCs w:val="20"/>
                <w:lang w:val="sr-Cyrl-RS"/>
                <w:rPrChange w:id="15219" w:author="Milica Radić" w:date="2026-10-04T01:58:54Z">
                  <w:rPr>
                    <w:sz w:val="20"/>
                    <w:szCs w:val="20"/>
                  </w:rPr>
                </w:rPrChange>
              </w:rPr>
              <w:t>2</w:t>
            </w:r>
          </w:p>
        </w:tc>
        <w:tc>
          <w:tcPr>
            <w:tcW w:w="744" w:type="pct"/>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Change w:id="15220" w:author="Milica Radić" w:date="2026-10-04T01:59:28Z">
              <w:tcPr>
                <w:tcW w:w="1281" w:type="dxa"/>
                <w:tcBorders>
                  <w:top w:val="single" w:color="000000" w:sz="4" w:space="0"/>
                  <w:left w:val="single" w:color="000000" w:sz="4" w:space="0"/>
                  <w:bottom w:val="single" w:color="000000" w:sz="4" w:space="0"/>
                  <w:right w:val="single" w:color="000000" w:sz="4" w:space="0"/>
                </w:tcBorders>
                <w:tcMar>
                  <w:top w:w="15" w:type="dxa"/>
                  <w:left w:w="15" w:type="dxa"/>
                  <w:bottom w:w="15" w:type="dxa"/>
                  <w:right w:w="15" w:type="dxa"/>
                </w:tcMar>
                <w:vAlign w:val="center"/>
              </w:tcPr>
            </w:tcPrChange>
          </w:tcPr>
          <w:p w14:paraId="24552C71">
            <w:pPr>
              <w:jc w:val="center"/>
              <w:rPr>
                <w:sz w:val="20"/>
                <w:szCs w:val="20"/>
                <w:lang w:val="sr-Cyrl-RS"/>
                <w:rPrChange w:id="15222" w:author="Milica Radić" w:date="2026-10-04T01:58:54Z">
                  <w:rPr>
                    <w:sz w:val="20"/>
                    <w:szCs w:val="20"/>
                  </w:rPr>
                </w:rPrChange>
              </w:rPr>
              <w:pPrChange w:id="15221" w:author="Milica Radić" w:date="2026-10-04T01:59:25Z">
                <w:pPr/>
              </w:pPrChange>
            </w:pPr>
            <w:r>
              <w:rPr>
                <w:sz w:val="20"/>
                <w:szCs w:val="20"/>
                <w:lang w:val="sr-Cyrl-RS"/>
                <w:rPrChange w:id="15223" w:author="Milica Radić" w:date="2026-10-04T01:58:54Z">
                  <w:rPr>
                    <w:sz w:val="20"/>
                    <w:szCs w:val="20"/>
                  </w:rPr>
                </w:rPrChange>
              </w:rPr>
              <w:t>0,02585</w:t>
            </w:r>
          </w:p>
        </w:tc>
        <w:tc>
          <w:tcPr>
            <w:tcW w:w="1034" w:type="pct"/>
            <w:tcBorders>
              <w:top w:val="single" w:color="000000" w:sz="4" w:space="0"/>
              <w:left w:val="single" w:color="000000" w:sz="4" w:space="0"/>
              <w:bottom w:val="single" w:color="000000" w:sz="4" w:space="0"/>
            </w:tcBorders>
            <w:tcMar>
              <w:top w:w="15" w:type="dxa"/>
              <w:left w:w="15" w:type="dxa"/>
              <w:bottom w:w="15" w:type="dxa"/>
              <w:right w:w="15" w:type="dxa"/>
            </w:tcMar>
            <w:vAlign w:val="center"/>
            <w:tcPrChange w:id="15224" w:author="Milica Radić" w:date="2026-10-04T01:59:28Z">
              <w:tcPr>
                <w:tcW w:w="1781" w:type="dxa"/>
                <w:tcBorders>
                  <w:top w:val="single" w:color="000000" w:sz="4" w:space="0"/>
                  <w:left w:val="single" w:color="000000" w:sz="4" w:space="0"/>
                  <w:bottom w:val="single" w:color="000000" w:sz="4" w:space="0"/>
                </w:tcBorders>
                <w:tcMar>
                  <w:top w:w="15" w:type="dxa"/>
                  <w:left w:w="15" w:type="dxa"/>
                  <w:bottom w:w="15" w:type="dxa"/>
                  <w:right w:w="15" w:type="dxa"/>
                </w:tcMar>
                <w:vAlign w:val="center"/>
              </w:tcPr>
            </w:tcPrChange>
          </w:tcPr>
          <w:p w14:paraId="7296B2C1">
            <w:pPr>
              <w:jc w:val="center"/>
              <w:rPr>
                <w:sz w:val="20"/>
                <w:szCs w:val="20"/>
                <w:lang w:val="sr-Cyrl-RS"/>
                <w:rPrChange w:id="15226" w:author="Milica Radić" w:date="2026-10-04T01:58:54Z">
                  <w:rPr>
                    <w:sz w:val="20"/>
                    <w:szCs w:val="20"/>
                  </w:rPr>
                </w:rPrChange>
              </w:rPr>
              <w:pPrChange w:id="15225" w:author="Milica Radić" w:date="2026-10-04T01:59:25Z">
                <w:pPr/>
              </w:pPrChange>
            </w:pPr>
            <w:r>
              <w:rPr>
                <w:sz w:val="20"/>
                <w:szCs w:val="20"/>
                <w:lang w:val="sr-Cyrl-RS"/>
                <w:rPrChange w:id="15227" w:author="Milica Radić" w:date="2026-10-04T01:58:54Z">
                  <w:rPr>
                    <w:sz w:val="20"/>
                    <w:szCs w:val="20"/>
                  </w:rPr>
                </w:rPrChange>
              </w:rPr>
              <w:t>+72,9 %</w:t>
            </w:r>
          </w:p>
        </w:tc>
      </w:tr>
      <w:tr w14:paraId="483F44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Change w:id="15228" w:author="Milica Radić" w:date="2026-10-04T01:59:2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blPrExChange>
        </w:tblPrEx>
        <w:tc>
          <w:tcPr>
            <w:tcW w:w="1423" w:type="pct"/>
            <w:tcBorders>
              <w:top w:val="single" w:color="000000" w:sz="4" w:space="0"/>
              <w:right w:val="single" w:color="000000" w:sz="4" w:space="0"/>
            </w:tcBorders>
            <w:tcMar>
              <w:top w:w="15" w:type="dxa"/>
              <w:left w:w="15" w:type="dxa"/>
              <w:bottom w:w="15" w:type="dxa"/>
              <w:right w:w="15" w:type="dxa"/>
            </w:tcMar>
            <w:vAlign w:val="center"/>
            <w:tcPrChange w:id="15229" w:author="Milica Radić" w:date="2026-10-04T01:59:28Z">
              <w:tcPr>
                <w:tcW w:w="2450" w:type="dxa"/>
                <w:tcBorders>
                  <w:top w:val="single" w:color="000000" w:sz="4" w:space="0"/>
                  <w:right w:val="single" w:color="000000" w:sz="4" w:space="0"/>
                </w:tcBorders>
                <w:tcMar>
                  <w:top w:w="15" w:type="dxa"/>
                  <w:left w:w="15" w:type="dxa"/>
                  <w:bottom w:w="15" w:type="dxa"/>
                  <w:right w:w="15" w:type="dxa"/>
                </w:tcMar>
                <w:vAlign w:val="center"/>
              </w:tcPr>
            </w:tcPrChange>
          </w:tcPr>
          <w:p w14:paraId="391D5E5A">
            <w:pPr>
              <w:jc w:val="center"/>
              <w:rPr>
                <w:sz w:val="20"/>
                <w:szCs w:val="20"/>
                <w:lang w:val="sr-Cyrl-RS"/>
                <w:rPrChange w:id="15231" w:author="Milica Radić" w:date="2026-10-04T01:58:54Z">
                  <w:rPr>
                    <w:sz w:val="20"/>
                    <w:szCs w:val="20"/>
                  </w:rPr>
                </w:rPrChange>
              </w:rPr>
              <w:pPrChange w:id="15230" w:author="Milica Radić" w:date="2026-10-04T01:59:25Z">
                <w:pPr/>
              </w:pPrChange>
            </w:pPr>
            <w:r>
              <w:rPr>
                <w:i/>
                <w:iCs/>
                <w:sz w:val="20"/>
                <w:szCs w:val="20"/>
                <w:lang w:val="sr-Cyrl-RS"/>
                <w:rPrChange w:id="15232" w:author="Milica Radić" w:date="2026-10-04T01:58:54Z">
                  <w:rPr>
                    <w:i/>
                    <w:iCs/>
                    <w:sz w:val="20"/>
                    <w:szCs w:val="20"/>
                  </w:rPr>
                </w:rPrChange>
              </w:rPr>
              <w:t>Eclipse</w:t>
            </w:r>
            <w:r>
              <w:rPr>
                <w:sz w:val="20"/>
                <w:szCs w:val="20"/>
                <w:lang w:val="sr-Cyrl-RS"/>
                <w:rPrChange w:id="15233" w:author="Milica Radić" w:date="2026-10-04T01:58:54Z">
                  <w:rPr>
                    <w:sz w:val="20"/>
                    <w:szCs w:val="20"/>
                  </w:rPr>
                </w:rPrChange>
              </w:rPr>
              <w:t>-отпорна</w:t>
            </w:r>
          </w:p>
        </w:tc>
        <w:tc>
          <w:tcPr>
            <w:tcW w:w="1355"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5234" w:author="Milica Radić" w:date="2026-10-04T01:59:28Z">
              <w:tcPr>
                <w:tcW w:w="2333"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36B962FC">
            <w:pPr>
              <w:jc w:val="center"/>
              <w:rPr>
                <w:sz w:val="20"/>
                <w:szCs w:val="20"/>
                <w:lang w:val="sr-Cyrl-RS"/>
                <w:rPrChange w:id="15236" w:author="Milica Radić" w:date="2026-10-04T01:58:54Z">
                  <w:rPr>
                    <w:sz w:val="20"/>
                    <w:szCs w:val="20"/>
                  </w:rPr>
                </w:rPrChange>
              </w:rPr>
              <w:pPrChange w:id="15235" w:author="Milica Radić" w:date="2026-10-04T01:59:25Z">
                <w:pPr/>
              </w:pPrChange>
            </w:pPr>
            <w:r>
              <w:rPr>
                <w:sz w:val="20"/>
                <w:szCs w:val="20"/>
                <w:lang w:val="sr-Cyrl-RS"/>
                <w:rPrChange w:id="15237" w:author="Milica Radić" w:date="2026-10-04T01:58:54Z">
                  <w:rPr>
                    <w:sz w:val="20"/>
                    <w:szCs w:val="20"/>
                  </w:rPr>
                </w:rPrChange>
              </w:rPr>
              <w:t>одсеч. средина</w:t>
            </w:r>
          </w:p>
        </w:tc>
        <w:tc>
          <w:tcPr>
            <w:tcW w:w="441"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5238" w:author="Milica Radić" w:date="2026-10-04T01:59:28Z">
              <w:tcPr>
                <w:tcW w:w="760"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0117318C">
            <w:pPr>
              <w:jc w:val="center"/>
              <w:rPr>
                <w:sz w:val="20"/>
                <w:szCs w:val="20"/>
                <w:lang w:val="sr-Cyrl-RS"/>
                <w:rPrChange w:id="15240" w:author="Milica Radić" w:date="2026-10-04T01:58:54Z">
                  <w:rPr>
                    <w:sz w:val="20"/>
                    <w:szCs w:val="20"/>
                  </w:rPr>
                </w:rPrChange>
              </w:rPr>
              <w:pPrChange w:id="15239" w:author="Milica Radić" w:date="2026-10-04T01:59:25Z">
                <w:pPr/>
              </w:pPrChange>
            </w:pPr>
            <w:r>
              <w:rPr>
                <w:sz w:val="20"/>
                <w:szCs w:val="20"/>
                <w:lang w:val="sr-Cyrl-RS"/>
                <w:rPrChange w:id="15241" w:author="Milica Radić" w:date="2026-10-04T01:58:54Z">
                  <w:rPr>
                    <w:sz w:val="20"/>
                    <w:szCs w:val="20"/>
                  </w:rPr>
                </w:rPrChange>
              </w:rPr>
              <w:t>2</w:t>
            </w:r>
          </w:p>
        </w:tc>
        <w:tc>
          <w:tcPr>
            <w:tcW w:w="744" w:type="pct"/>
            <w:tcBorders>
              <w:top w:val="single" w:color="000000" w:sz="4" w:space="0"/>
              <w:left w:val="single" w:color="000000" w:sz="4" w:space="0"/>
              <w:right w:val="single" w:color="000000" w:sz="4" w:space="0"/>
            </w:tcBorders>
            <w:tcMar>
              <w:top w:w="15" w:type="dxa"/>
              <w:left w:w="15" w:type="dxa"/>
              <w:bottom w:w="15" w:type="dxa"/>
              <w:right w:w="15" w:type="dxa"/>
            </w:tcMar>
            <w:vAlign w:val="center"/>
            <w:tcPrChange w:id="15242" w:author="Milica Radić" w:date="2026-10-04T01:59:28Z">
              <w:tcPr>
                <w:tcW w:w="1281" w:type="dxa"/>
                <w:tcBorders>
                  <w:top w:val="single" w:color="000000" w:sz="4" w:space="0"/>
                  <w:left w:val="single" w:color="000000" w:sz="4" w:space="0"/>
                  <w:right w:val="single" w:color="000000" w:sz="4" w:space="0"/>
                </w:tcBorders>
                <w:tcMar>
                  <w:top w:w="15" w:type="dxa"/>
                  <w:left w:w="15" w:type="dxa"/>
                  <w:bottom w:w="15" w:type="dxa"/>
                  <w:right w:w="15" w:type="dxa"/>
                </w:tcMar>
                <w:vAlign w:val="center"/>
              </w:tcPr>
            </w:tcPrChange>
          </w:tcPr>
          <w:p w14:paraId="71D46CB9">
            <w:pPr>
              <w:jc w:val="center"/>
              <w:rPr>
                <w:sz w:val="20"/>
                <w:szCs w:val="20"/>
                <w:lang w:val="sr-Cyrl-RS"/>
                <w:rPrChange w:id="15244" w:author="Milica Radić" w:date="2026-10-04T01:58:54Z">
                  <w:rPr>
                    <w:sz w:val="20"/>
                    <w:szCs w:val="20"/>
                  </w:rPr>
                </w:rPrChange>
              </w:rPr>
              <w:pPrChange w:id="15243" w:author="Milica Radić" w:date="2026-10-04T01:59:25Z">
                <w:pPr/>
              </w:pPrChange>
            </w:pPr>
            <w:r>
              <w:rPr>
                <w:sz w:val="20"/>
                <w:szCs w:val="20"/>
                <w:lang w:val="sr-Cyrl-RS"/>
                <w:rPrChange w:id="15245" w:author="Milica Radić" w:date="2026-10-04T01:58:54Z">
                  <w:rPr>
                    <w:sz w:val="20"/>
                    <w:szCs w:val="20"/>
                  </w:rPr>
                </w:rPrChange>
              </w:rPr>
              <w:t>0,01165</w:t>
            </w:r>
          </w:p>
        </w:tc>
        <w:tc>
          <w:tcPr>
            <w:tcW w:w="1034" w:type="pct"/>
            <w:tcBorders>
              <w:top w:val="single" w:color="000000" w:sz="4" w:space="0"/>
              <w:left w:val="single" w:color="000000" w:sz="4" w:space="0"/>
            </w:tcBorders>
            <w:tcMar>
              <w:top w:w="15" w:type="dxa"/>
              <w:left w:w="15" w:type="dxa"/>
              <w:bottom w:w="15" w:type="dxa"/>
              <w:right w:w="15" w:type="dxa"/>
            </w:tcMar>
            <w:vAlign w:val="center"/>
            <w:tcPrChange w:id="15246" w:author="Milica Radić" w:date="2026-10-04T01:59:28Z">
              <w:tcPr>
                <w:tcW w:w="1781" w:type="dxa"/>
                <w:tcBorders>
                  <w:top w:val="single" w:color="000000" w:sz="4" w:space="0"/>
                  <w:left w:val="single" w:color="000000" w:sz="4" w:space="0"/>
                </w:tcBorders>
                <w:tcMar>
                  <w:top w:w="15" w:type="dxa"/>
                  <w:left w:w="15" w:type="dxa"/>
                  <w:bottom w:w="15" w:type="dxa"/>
                  <w:right w:w="15" w:type="dxa"/>
                </w:tcMar>
                <w:vAlign w:val="center"/>
              </w:tcPr>
            </w:tcPrChange>
          </w:tcPr>
          <w:p w14:paraId="7D5BDD21">
            <w:pPr>
              <w:jc w:val="center"/>
              <w:rPr>
                <w:sz w:val="20"/>
                <w:szCs w:val="20"/>
                <w:lang w:val="sr-Cyrl-RS"/>
                <w:rPrChange w:id="15248" w:author="Milica Radić" w:date="2026-10-04T01:58:54Z">
                  <w:rPr>
                    <w:sz w:val="20"/>
                    <w:szCs w:val="20"/>
                  </w:rPr>
                </w:rPrChange>
              </w:rPr>
              <w:pPrChange w:id="15247" w:author="Milica Radić" w:date="2026-10-04T01:59:25Z">
                <w:pPr/>
              </w:pPrChange>
            </w:pPr>
            <w:r>
              <w:rPr>
                <w:sz w:val="20"/>
                <w:szCs w:val="20"/>
                <w:lang w:val="sr-Cyrl-RS"/>
                <w:rPrChange w:id="15249" w:author="Milica Radić" w:date="2026-10-04T01:58:54Z">
                  <w:rPr>
                    <w:sz w:val="20"/>
                    <w:szCs w:val="20"/>
                  </w:rPr>
                </w:rPrChange>
              </w:rPr>
              <w:t>+47,1 %</w:t>
            </w:r>
          </w:p>
        </w:tc>
      </w:tr>
    </w:tbl>
    <w:p w14:paraId="61E71C31">
      <w:pPr>
        <w:ind w:firstLine="360"/>
        <w:jc w:val="both"/>
        <w:rPr>
          <w:ins w:id="15250" w:author="Milica Radić" w:date="2026-10-04T02:07:37Z"/>
          <w:rFonts w:hint="default"/>
          <w:color w:val="000000"/>
          <w:sz w:val="22"/>
          <w:szCs w:val="22"/>
          <w:lang w:val="sr-Cyrl-RS"/>
        </w:rPr>
      </w:pPr>
    </w:p>
    <w:p w14:paraId="6204ED62">
      <w:pPr>
        <w:ind w:firstLine="360"/>
        <w:jc w:val="both"/>
        <w:rPr>
          <w:ins w:id="15251" w:author="Milica Radić" w:date="2026-10-04T01:59:41Z"/>
          <w:color w:val="000000"/>
          <w:sz w:val="22"/>
          <w:szCs w:val="22"/>
          <w:lang w:val="sr-Cyrl-RS"/>
        </w:rPr>
      </w:pPr>
      <w:ins w:id="15252" w:author="Milica Radić" w:date="2026-10-04T02:07:36Z">
        <w:r>
          <w:rPr>
            <w:rFonts w:hint="default"/>
            <w:color w:val="000000"/>
            <w:sz w:val="22"/>
            <w:szCs w:val="22"/>
            <w:lang w:val="sr-Cyrl-RS"/>
          </w:rPr>
          <w:t xml:space="preserve">Пошто </w:t>
        </w:r>
      </w:ins>
      <w:ins w:id="15253" w:author="Milica Radić" w:date="2026-10-04T02:07:36Z">
        <w:r>
          <w:rPr>
            <w:rFonts w:hint="default"/>
            <w:i/>
            <w:iCs/>
            <w:color w:val="000000"/>
            <w:sz w:val="22"/>
            <w:szCs w:val="22"/>
            <w:lang w:val="sr-Cyrl-RS"/>
            <w:rPrChange w:id="15254" w:author="Milica Radić" w:date="2026-10-04T02:07:46Z">
              <w:rPr>
                <w:rFonts w:hint="default"/>
                <w:color w:val="000000"/>
                <w:sz w:val="22"/>
                <w:szCs w:val="22"/>
                <w:lang w:val="sr-Cyrl-RS"/>
              </w:rPr>
            </w:rPrChange>
          </w:rPr>
          <w:t xml:space="preserve">seed </w:t>
        </w:r>
      </w:ins>
      <w:ins w:id="15255" w:author="Milica Radić" w:date="2026-10-04T02:07:36Z">
        <w:r>
          <w:rPr>
            <w:rFonts w:hint="default"/>
            <w:color w:val="000000"/>
            <w:sz w:val="22"/>
            <w:szCs w:val="22"/>
            <w:lang w:val="sr-Cyrl-RS"/>
          </w:rPr>
          <w:t xml:space="preserve">утиче на почетну топологију, управо је она разлог одступања. То потврђује и то што се код сваке стратегије издваја исти </w:t>
        </w:r>
      </w:ins>
      <w:ins w:id="15256" w:author="Milica Radić" w:date="2026-10-04T02:07:36Z">
        <w:r>
          <w:rPr>
            <w:rFonts w:hint="default"/>
            <w:i/>
            <w:iCs/>
            <w:color w:val="000000"/>
            <w:sz w:val="22"/>
            <w:szCs w:val="22"/>
            <w:lang w:val="sr-Cyrl-RS"/>
            <w:rPrChange w:id="15257" w:author="Milica Radić" w:date="2026-10-04T02:14:57Z">
              <w:rPr>
                <w:rFonts w:hint="default"/>
                <w:color w:val="000000"/>
                <w:sz w:val="22"/>
                <w:szCs w:val="22"/>
                <w:lang w:val="sr-Cyrl-RS"/>
              </w:rPr>
            </w:rPrChange>
          </w:rPr>
          <w:t xml:space="preserve">seed </w:t>
        </w:r>
      </w:ins>
      <w:ins w:id="15258" w:author="Milica Radić" w:date="2026-10-04T02:07:36Z">
        <w:r>
          <w:rPr>
            <w:rFonts w:hint="default"/>
            <w:color w:val="000000"/>
            <w:sz w:val="22"/>
            <w:szCs w:val="22"/>
            <w:lang w:val="sr-Cyrl-RS"/>
          </w:rPr>
          <w:t xml:space="preserve">без обзира на агрегациону функцију </w:t>
        </w:r>
      </w:ins>
      <w:ins w:id="15259" w:author="Milica Radić" w:date="2026-10-04T02:07:48Z">
        <w:r>
          <w:rPr>
            <w:rFonts w:hint="default"/>
            <w:color w:val="000000"/>
            <w:sz w:val="22"/>
            <w:szCs w:val="22"/>
            <w:lang w:val="sr-Cyrl-RS"/>
          </w:rPr>
          <w:t>-</w:t>
        </w:r>
      </w:ins>
      <w:ins w:id="15260" w:author="Milica Radić" w:date="2026-10-04T02:07:36Z">
        <w:r>
          <w:rPr>
            <w:rFonts w:hint="default"/>
            <w:color w:val="000000"/>
            <w:sz w:val="22"/>
            <w:szCs w:val="22"/>
            <w:lang w:val="sr-Cyrl-RS"/>
          </w:rPr>
          <w:t xml:space="preserve"> да одступање потиче од начина рачунања, оно би се мењало са функцијом. Величина одступања, међутим, ништа не мења. Код заштитних стратегија уз одсечену средину најлошији </w:t>
        </w:r>
      </w:ins>
      <w:ins w:id="15261" w:author="Milica Radić" w:date="2026-10-04T02:07:36Z">
        <w:r>
          <w:rPr>
            <w:rFonts w:hint="default"/>
            <w:i/>
            <w:iCs/>
            <w:color w:val="000000"/>
            <w:sz w:val="22"/>
            <w:szCs w:val="22"/>
            <w:lang w:val="sr-Cyrl-RS"/>
            <w:rPrChange w:id="15262" w:author="Milica Radić" w:date="2026-10-04T02:14:49Z">
              <w:rPr>
                <w:rFonts w:hint="default"/>
                <w:color w:val="000000"/>
                <w:sz w:val="22"/>
                <w:szCs w:val="22"/>
                <w:lang w:val="sr-Cyrl-RS"/>
              </w:rPr>
            </w:rPrChange>
          </w:rPr>
          <w:t xml:space="preserve">seed </w:t>
        </w:r>
      </w:ins>
      <w:ins w:id="15263" w:author="Milica Radić" w:date="2026-10-04T02:07:36Z">
        <w:r>
          <w:rPr>
            <w:rFonts w:hint="default"/>
            <w:color w:val="000000"/>
            <w:sz w:val="22"/>
            <w:szCs w:val="22"/>
            <w:lang w:val="sr-Cyrl-RS"/>
          </w:rPr>
          <w:t>подиже грешку са 0,0079 на 0,0117, што је и даље четири пута испод прага. Код референтне стратегије одступање подиже вредност која је и без њега била изнад прага, као и код свих осталих њених покретања. Најгори распоред суседа, дакле, не руши заштићену поставку, нити спасава незаштићену.</w:t>
        </w:r>
      </w:ins>
    </w:p>
    <w:p w14:paraId="3E2D48C5">
      <w:pPr>
        <w:ind w:firstLine="360"/>
        <w:jc w:val="both"/>
        <w:rPr>
          <w:del w:id="15264" w:author="Milica Radić" w:date="2026-10-04T02:07:33Z"/>
          <w:color w:val="000000"/>
          <w:sz w:val="22"/>
          <w:szCs w:val="22"/>
          <w:lang w:val="sr-Cyrl-RS"/>
          <w:rPrChange w:id="15265" w:author="Milan Stojkov" w:date="2026-10-02T11:00:00Z">
            <w:rPr>
              <w:del w:id="15266" w:author="Milica Radić" w:date="2026-10-04T02:07:33Z"/>
              <w:color w:val="000000"/>
              <w:sz w:val="22"/>
              <w:szCs w:val="22"/>
            </w:rPr>
          </w:rPrChange>
        </w:rPr>
      </w:pPr>
      <w:del w:id="15267" w:author="Milica Radić" w:date="2026-10-04T02:07:33Z">
        <w:r>
          <w:rPr>
            <w:color w:val="000000"/>
            <w:sz w:val="22"/>
            <w:szCs w:val="22"/>
            <w:lang w:val="sr-Cyrl-RS"/>
            <w:rPrChange w:id="15268" w:author="Milan Stojkov" w:date="2026-10-02T11:00:00Z">
              <w:rPr>
                <w:color w:val="000000"/>
                <w:sz w:val="22"/>
                <w:szCs w:val="22"/>
              </w:rPr>
            </w:rPrChange>
          </w:rPr>
          <w:delText xml:space="preserve">Табела показује колико најнеповољнији </w:delText>
        </w:r>
      </w:del>
      <w:del w:id="15269" w:author="Milica Radić" w:date="2026-10-04T02:07:33Z">
        <w:r>
          <w:rPr>
            <w:i/>
            <w:iCs/>
            <w:color w:val="000000"/>
            <w:sz w:val="22"/>
            <w:szCs w:val="22"/>
            <w:lang w:val="sr-Cyrl-RS"/>
            <w:rPrChange w:id="15270" w:author="Milica Radić" w:date="2026-10-02T16:49:10Z">
              <w:rPr>
                <w:color w:val="000000"/>
                <w:sz w:val="22"/>
                <w:szCs w:val="22"/>
              </w:rPr>
            </w:rPrChange>
          </w:rPr>
          <w:delText xml:space="preserve">seed </w:delText>
        </w:r>
      </w:del>
      <w:del w:id="15271" w:author="Milica Radić" w:date="2026-10-04T02:07:33Z">
        <w:r>
          <w:rPr>
            <w:color w:val="000000"/>
            <w:sz w:val="22"/>
            <w:szCs w:val="22"/>
            <w:lang w:val="sr-Cyrl-RS"/>
            <w:rPrChange w:id="15272" w:author="Milan Stojkov" w:date="2026-10-02T11:00:00Z">
              <w:rPr>
                <w:color w:val="000000"/>
                <w:sz w:val="22"/>
                <w:szCs w:val="22"/>
              </w:rPr>
            </w:rPrChange>
          </w:rPr>
          <w:delText xml:space="preserve">одступа од просека своје конфигурације. </w:delText>
        </w:r>
      </w:del>
      <w:del w:id="15273" w:author="Milica Radić" w:date="2026-10-04T02:07:33Z">
        <w:r>
          <w:rPr>
            <w:color w:val="000000"/>
            <w:sz w:val="22"/>
            <w:szCs w:val="22"/>
            <w:lang w:val="sr-Cyrl-RS"/>
            <w:rPrChange w:id="15274" w:author="Milan Stojkov" w:date="2026-10-02T11:00:00Z">
              <w:rPr>
                <w:color w:val="000000"/>
                <w:sz w:val="22"/>
                <w:szCs w:val="22"/>
              </w:rPr>
            </w:rPrChange>
          </w:rPr>
          <w:delText xml:space="preserve">Два seed-а издвајају се доследно: код референтне стратегије seed 4, а код обе заштитне </w:delText>
        </w:r>
      </w:del>
      <w:del w:id="15275" w:author="Milica Radić" w:date="2026-10-04T02:07:33Z">
        <w:r>
          <w:rPr>
            <w:i/>
            <w:iCs/>
            <w:color w:val="000000"/>
            <w:sz w:val="22"/>
            <w:szCs w:val="22"/>
            <w:lang w:val="sr-Cyrl-RS"/>
            <w:rPrChange w:id="15276" w:author="Milica Radić" w:date="2026-10-02T16:48:40Z">
              <w:rPr>
                <w:color w:val="000000"/>
                <w:sz w:val="22"/>
                <w:szCs w:val="22"/>
              </w:rPr>
            </w:rPrChange>
          </w:rPr>
          <w:delText xml:space="preserve">seed </w:delText>
        </w:r>
      </w:del>
      <w:del w:id="15277" w:author="Milica Radić" w:date="2026-10-04T02:07:33Z">
        <w:r>
          <w:rPr>
            <w:color w:val="000000"/>
            <w:sz w:val="22"/>
            <w:szCs w:val="22"/>
            <w:lang w:val="sr-Cyrl-RS"/>
            <w:rPrChange w:id="15278" w:author="Milan Stojkov" w:date="2026-10-02T11:00:00Z">
              <w:rPr>
                <w:color w:val="000000"/>
                <w:sz w:val="22"/>
                <w:szCs w:val="22"/>
              </w:rPr>
            </w:rPrChange>
          </w:rPr>
          <w:delText xml:space="preserve">2, и то без обзира на агрегациону функцију. Пошто исти </w:delText>
        </w:r>
      </w:del>
      <w:del w:id="15279" w:author="Milica Radić" w:date="2026-10-04T02:07:33Z">
        <w:r>
          <w:rPr>
            <w:i/>
            <w:iCs/>
            <w:color w:val="000000"/>
            <w:sz w:val="22"/>
            <w:szCs w:val="22"/>
            <w:lang w:val="sr-Cyrl-RS"/>
            <w:rPrChange w:id="15280" w:author="Milica Radić" w:date="2026-10-02T16:48:43Z">
              <w:rPr>
                <w:color w:val="000000"/>
                <w:sz w:val="22"/>
                <w:szCs w:val="22"/>
              </w:rPr>
            </w:rPrChange>
          </w:rPr>
          <w:delText xml:space="preserve">seed </w:delText>
        </w:r>
      </w:del>
      <w:del w:id="15281" w:author="Milica Radić" w:date="2026-10-04T02:07:33Z">
        <w:r>
          <w:rPr>
            <w:color w:val="000000"/>
            <w:sz w:val="22"/>
            <w:szCs w:val="22"/>
            <w:lang w:val="sr-Cyrl-RS"/>
            <w:rPrChange w:id="15282" w:author="Milan Stojkov" w:date="2026-10-02T11:00:00Z">
              <w:rPr>
                <w:color w:val="000000"/>
                <w:sz w:val="22"/>
                <w:szCs w:val="22"/>
              </w:rPr>
            </w:rPrChange>
          </w:rPr>
          <w:delText xml:space="preserve">производи исти образац код све три функције, одступање потиче од почетног распореда суседа, а не од понашања агрегације. </w:delText>
        </w:r>
      </w:del>
    </w:p>
    <w:p w14:paraId="6A4D89E0">
      <w:pPr>
        <w:ind w:firstLine="360"/>
        <w:jc w:val="both"/>
        <w:rPr>
          <w:del w:id="15283" w:author="Milica Radić" w:date="2026-10-04T02:07:33Z"/>
          <w:color w:val="000000"/>
          <w:sz w:val="22"/>
          <w:szCs w:val="22"/>
          <w:lang w:val="sr-Cyrl-RS"/>
          <w:rPrChange w:id="15284" w:author="Milan Stojkov" w:date="2026-10-02T11:00:00Z">
            <w:rPr>
              <w:del w:id="15285" w:author="Milica Radić" w:date="2026-10-04T02:07:33Z"/>
              <w:color w:val="000000"/>
              <w:sz w:val="22"/>
              <w:szCs w:val="22"/>
            </w:rPr>
          </w:rPrChange>
        </w:rPr>
      </w:pPr>
      <w:del w:id="15286" w:author="Milica Radić" w:date="2026-10-04T02:07:33Z">
        <w:r>
          <w:rPr>
            <w:color w:val="000000"/>
            <w:sz w:val="22"/>
            <w:szCs w:val="22"/>
            <w:lang w:val="sr-Cyrl-RS"/>
            <w:rPrChange w:id="15287" w:author="Milan Stojkov" w:date="2026-10-02T11:00:00Z">
              <w:rPr>
                <w:color w:val="000000"/>
                <w:sz w:val="22"/>
                <w:szCs w:val="22"/>
              </w:rPr>
            </w:rPrChange>
          </w:rPr>
          <w:delText xml:space="preserve">Ни највећа одступања не мењају закључке. Код заштитних стратегија уз одсечену средину најлошији seed подиже грешку са 0,0079 на 0,0117, што је и даље четири пута испод прага. Код референтне стратегије одступање подиже вредност која праг ионако прелази. </w:delText>
        </w:r>
      </w:del>
    </w:p>
    <w:p w14:paraId="3BAF4E30">
      <w:pPr>
        <w:ind w:firstLine="360"/>
        <w:jc w:val="both"/>
        <w:rPr>
          <w:del w:id="15288" w:author="Milica Radić" w:date="2026-10-04T02:07:33Z"/>
          <w:color w:val="000000"/>
          <w:sz w:val="22"/>
          <w:szCs w:val="22"/>
          <w:lang w:val="sr-Cyrl-RS"/>
          <w:rPrChange w:id="15289" w:author="Milan Stojkov" w:date="2026-10-02T11:00:00Z">
            <w:rPr>
              <w:del w:id="15290" w:author="Milica Radić" w:date="2026-10-04T02:07:33Z"/>
              <w:color w:val="000000"/>
              <w:sz w:val="22"/>
              <w:szCs w:val="22"/>
            </w:rPr>
          </w:rPrChange>
        </w:rPr>
      </w:pPr>
      <w:del w:id="15291" w:author="Milica Radić" w:date="2026-10-04T02:07:33Z">
        <w:r>
          <w:rPr>
            <w:color w:val="000000"/>
            <w:sz w:val="22"/>
            <w:szCs w:val="22"/>
            <w:lang w:val="sr-Cyrl-RS"/>
            <w:rPrChange w:id="15292" w:author="Milan Stojkov" w:date="2026-10-02T11:00:00Z">
              <w:rPr>
                <w:color w:val="000000"/>
                <w:sz w:val="22"/>
                <w:szCs w:val="22"/>
              </w:rPr>
            </w:rPrChange>
          </w:rPr>
          <w:delText xml:space="preserve">Једина изразита аномалија јесте понашање аритметичке средине уз заштитне стратегије, где заштита исход погоршава уместо да га побољша. Она се јавља код свих </w:delText>
        </w:r>
      </w:del>
      <w:del w:id="15293" w:author="Milica Radić" w:date="2026-10-04T02:07:33Z">
        <w:r>
          <w:rPr>
            <w:color w:val="000000"/>
            <w:sz w:val="22"/>
            <w:szCs w:val="22"/>
            <w:u w:val="single"/>
            <w:lang w:val="sr-Cyrl-RS"/>
            <w:rPrChange w:id="15294" w:author="Milica Radić" w:date="2026-10-02T16:49:01Z">
              <w:rPr>
                <w:color w:val="000000"/>
                <w:sz w:val="22"/>
                <w:szCs w:val="22"/>
              </w:rPr>
            </w:rPrChange>
          </w:rPr>
          <w:delText>seed</w:delText>
        </w:r>
      </w:del>
      <w:del w:id="15295" w:author="Milica Radić" w:date="2026-10-04T02:07:33Z">
        <w:r>
          <w:rPr>
            <w:color w:val="000000"/>
            <w:sz w:val="22"/>
            <w:szCs w:val="22"/>
            <w:lang w:val="sr-Cyrl-RS"/>
            <w:rPrChange w:id="15296" w:author="Milan Stojkov" w:date="2026-10-02T11:00:00Z">
              <w:rPr>
                <w:color w:val="000000"/>
                <w:sz w:val="22"/>
                <w:szCs w:val="22"/>
              </w:rPr>
            </w:rPrChange>
          </w:rPr>
          <w:delText xml:space="preserve">-ова и свих величина мреже, дакле није последица случајности; објашњена је у одељку 7.1. У целини, разлике међу конфигурацијама знатно су веће од расипања унутар њих, па налази изнети у претходним одељцима не зависе од избора </w:delText>
        </w:r>
      </w:del>
      <w:del w:id="15297" w:author="Milica Radić" w:date="2026-10-04T02:07:33Z">
        <w:r>
          <w:rPr>
            <w:i/>
            <w:iCs/>
            <w:color w:val="000000"/>
            <w:sz w:val="22"/>
            <w:szCs w:val="22"/>
            <w:lang w:val="sr-Cyrl-RS"/>
            <w:rPrChange w:id="15298" w:author="Milica Radić" w:date="2026-10-02T16:48:47Z">
              <w:rPr>
                <w:color w:val="000000"/>
                <w:sz w:val="22"/>
                <w:szCs w:val="22"/>
              </w:rPr>
            </w:rPrChange>
          </w:rPr>
          <w:delText>seed</w:delText>
        </w:r>
      </w:del>
      <w:del w:id="15299" w:author="Milica Radić" w:date="2026-10-04T02:07:33Z">
        <w:r>
          <w:rPr>
            <w:color w:val="000000"/>
            <w:sz w:val="22"/>
            <w:szCs w:val="22"/>
            <w:lang w:val="sr-Cyrl-RS"/>
            <w:rPrChange w:id="15300" w:author="Milan Stojkov" w:date="2026-10-02T11:00:00Z">
              <w:rPr>
                <w:color w:val="000000"/>
                <w:sz w:val="22"/>
                <w:szCs w:val="22"/>
              </w:rPr>
            </w:rPrChange>
          </w:rPr>
          <w:delText>-а.</w:delText>
        </w:r>
      </w:del>
    </w:p>
    <w:p w14:paraId="4F574BEC">
      <w:pPr>
        <w:pStyle w:val="3"/>
        <w:ind w:left="0" w:firstLine="0"/>
        <w:rPr>
          <w:lang w:val="sr-Cyrl-RS"/>
          <w:rPrChange w:id="15301" w:author="Milan Stojkov" w:date="2026-10-02T11:00:00Z">
            <w:rPr/>
          </w:rPrChange>
        </w:rPr>
      </w:pPr>
      <w:bookmarkStart w:id="118" w:name="_Toc27862"/>
      <w:bookmarkStart w:id="119" w:name="_Toc30296"/>
      <w:r>
        <w:rPr>
          <w:rFonts w:ascii="Times New Roman" w:hAnsi="Times New Roman" w:eastAsia="Times New Roman" w:cs="Times New Roman"/>
          <w:color w:val="000000"/>
          <w:lang w:val="sr-Cyrl-RS"/>
          <w:rPrChange w:id="15302" w:author="Milan Stojkov" w:date="2026-10-02T11:00:00Z">
            <w:rPr>
              <w:rFonts w:ascii="Times New Roman" w:hAnsi="Times New Roman" w:eastAsia="Times New Roman" w:cs="Times New Roman"/>
              <w:color w:val="000000"/>
            </w:rPr>
          </w:rPrChange>
        </w:rPr>
        <w:t>7.11. Ограничења експерименталних резултата</w:t>
      </w:r>
      <w:bookmarkEnd w:id="118"/>
      <w:bookmarkEnd w:id="119"/>
    </w:p>
    <w:p w14:paraId="63087752">
      <w:pPr>
        <w:ind w:firstLine="360"/>
        <w:jc w:val="both"/>
        <w:rPr>
          <w:color w:val="000000"/>
          <w:sz w:val="22"/>
          <w:szCs w:val="22"/>
          <w:lang w:val="sr-Cyrl-RS"/>
          <w:rPrChange w:id="15303" w:author="Milan Stojkov" w:date="2026-10-02T11:00:00Z">
            <w:rPr>
              <w:color w:val="000000"/>
              <w:sz w:val="22"/>
              <w:szCs w:val="22"/>
            </w:rPr>
          </w:rPrChange>
        </w:rPr>
      </w:pPr>
      <w:r>
        <w:rPr>
          <w:color w:val="000000"/>
          <w:sz w:val="22"/>
          <w:szCs w:val="22"/>
          <w:lang w:val="sr-Cyrl-RS"/>
          <w:rPrChange w:id="15304" w:author="Milan Stojkov" w:date="2026-10-02T11:00:00Z">
            <w:rPr>
              <w:color w:val="000000"/>
              <w:sz w:val="22"/>
              <w:szCs w:val="22"/>
            </w:rPr>
          </w:rPrChange>
        </w:rPr>
        <w:t>Приказани резултати представљају експерименталну процену понашања система у условима описаним у поглављу 6, а не безбедносне гаранције за стварне мреже. Ограничења евалуације и претње валидности разматрају се у поглављу 8.</w:t>
      </w:r>
    </w:p>
    <w:p w14:paraId="56D675C8">
      <w:pPr>
        <w:pStyle w:val="2"/>
        <w:keepLines/>
        <w:numPr>
          <w:ilvl w:val="0"/>
          <w:numId w:val="4"/>
          <w:ins w:id="15306" w:author="Milica Radić" w:date="2026-10-02T20:13:26Z"/>
        </w:numPr>
        <w:ind w:left="720" w:right="28" w:hanging="360"/>
        <w:rPr>
          <w:color w:val="000000"/>
          <w:lang w:val="sr-Cyrl-RS"/>
          <w:rPrChange w:id="15307" w:author="Milan Stojkov" w:date="2026-10-02T11:00:00Z">
            <w:rPr>
              <w:color w:val="000000"/>
            </w:rPr>
          </w:rPrChange>
        </w:rPr>
        <w:pPrChange w:id="15305" w:author="Milica Radić" w:date="2026-10-02T20:13:26Z">
          <w:pPr>
            <w:pStyle w:val="2"/>
            <w:keepLines/>
            <w:ind w:right="28" w:firstLine="360"/>
          </w:pPr>
        </w:pPrChange>
      </w:pPr>
      <w:r>
        <w:rPr>
          <w:lang w:val="sr-Cyrl-RS"/>
          <w:rPrChange w:id="15308" w:author="Milan Stojkov" w:date="2026-10-02T11:00:00Z">
            <w:rPr/>
          </w:rPrChange>
        </w:rPr>
        <w:br w:type="page"/>
      </w:r>
      <w:del w:id="15309" w:author="Milica Radić" w:date="2026-10-02T20:13:24Z">
        <w:bookmarkStart w:id="120" w:name="_Toc10524"/>
        <w:bookmarkStart w:id="121" w:name="_Toc32134"/>
        <w:r>
          <w:rPr>
            <w:lang w:val="sr-Cyrl-RS"/>
            <w:rPrChange w:id="15310" w:author="Milan Stojkov" w:date="2026-10-02T11:00:00Z">
              <w:rPr/>
            </w:rPrChange>
          </w:rPr>
          <w:delText>8</w:delText>
        </w:r>
      </w:del>
      <w:del w:id="15311" w:author="Milica Radić" w:date="2026-10-02T20:13:23Z">
        <w:r>
          <w:rPr>
            <w:color w:val="000000"/>
            <w:lang w:val="sr-Cyrl-RS"/>
            <w:rPrChange w:id="15312" w:author="Milan Stojkov" w:date="2026-10-02T11:00:00Z">
              <w:rPr>
                <w:color w:val="000000"/>
              </w:rPr>
            </w:rPrChange>
          </w:rPr>
          <w:delText>.</w:delText>
        </w:r>
      </w:del>
      <w:del w:id="15313" w:author="Milica Radić" w:date="2026-10-02T20:13:23Z">
        <w:r>
          <w:rPr>
            <w:color w:val="000000"/>
            <w:lang w:val="sr-Cyrl-RS"/>
            <w:rPrChange w:id="15314" w:author="Milan Stojkov" w:date="2026-10-02T11:00:00Z">
              <w:rPr>
                <w:color w:val="000000"/>
              </w:rPr>
            </w:rPrChange>
          </w:rPr>
          <w:delText xml:space="preserve"> </w:delText>
        </w:r>
      </w:del>
      <w:r>
        <w:rPr>
          <w:color w:val="000000"/>
          <w:lang w:val="sr-Cyrl-RS"/>
          <w:rPrChange w:id="15315" w:author="Milan Stojkov" w:date="2026-10-02T11:00:00Z">
            <w:rPr>
              <w:color w:val="000000"/>
            </w:rPr>
          </w:rPrChange>
        </w:rPr>
        <w:t>ДИСКУСИЈА ОГРАНИЧЕЊА И ПРЕТЊИ ВАЛИДНОСТИ</w:t>
      </w:r>
      <w:bookmarkEnd w:id="120"/>
      <w:bookmarkEnd w:id="121"/>
    </w:p>
    <w:p w14:paraId="7C715032">
      <w:pPr>
        <w:ind w:firstLine="360"/>
        <w:jc w:val="both"/>
        <w:rPr>
          <w:color w:val="000000"/>
          <w:sz w:val="22"/>
          <w:szCs w:val="22"/>
          <w:lang w:val="sr-Cyrl-RS"/>
          <w:rPrChange w:id="15316" w:author="Milan Stojkov" w:date="2026-10-02T11:00:00Z">
            <w:rPr>
              <w:color w:val="000000"/>
              <w:sz w:val="22"/>
              <w:szCs w:val="22"/>
            </w:rPr>
          </w:rPrChange>
        </w:rPr>
      </w:pPr>
      <w:r>
        <w:rPr>
          <w:color w:val="000000"/>
          <w:sz w:val="22"/>
          <w:szCs w:val="22"/>
          <w:lang w:val="sr-Cyrl-RS"/>
          <w:rPrChange w:id="15317" w:author="Milan Stojkov" w:date="2026-10-02T11:00:00Z">
            <w:rPr>
              <w:color w:val="000000"/>
              <w:sz w:val="22"/>
              <w:szCs w:val="22"/>
            </w:rPr>
          </w:rPrChange>
        </w:rPr>
        <w:t>Приликом тумачења добијених резултата треба узети у обзир одређена методолошка и практична ограничења експерименталног окружења.</w:t>
      </w:r>
    </w:p>
    <w:p w14:paraId="221E8680">
      <w:pPr>
        <w:ind w:firstLine="360"/>
        <w:jc w:val="both"/>
        <w:rPr>
          <w:color w:val="000000"/>
          <w:sz w:val="22"/>
          <w:szCs w:val="22"/>
          <w:lang w:val="sr-Cyrl-RS"/>
          <w:rPrChange w:id="15318" w:author="Milan Stojkov" w:date="2026-10-02T11:00:00Z">
            <w:rPr>
              <w:color w:val="000000"/>
              <w:sz w:val="22"/>
              <w:szCs w:val="22"/>
            </w:rPr>
          </w:rPrChange>
        </w:rPr>
      </w:pPr>
      <w:r>
        <w:rPr>
          <w:color w:val="000000"/>
          <w:sz w:val="22"/>
          <w:szCs w:val="22"/>
          <w:lang w:val="sr-Cyrl-RS"/>
          <w:rPrChange w:id="15319" w:author="Milan Stojkov" w:date="2026-10-02T11:00:00Z">
            <w:rPr>
              <w:color w:val="000000"/>
              <w:sz w:val="22"/>
              <w:szCs w:val="22"/>
            </w:rPr>
          </w:rPrChange>
        </w:rPr>
        <w:t xml:space="preserve">Експерименти се ослањају на синхрони </w:t>
      </w:r>
      <w:r>
        <w:rPr>
          <w:i/>
          <w:iCs/>
          <w:color w:val="000000"/>
          <w:sz w:val="22"/>
          <w:szCs w:val="22"/>
          <w:lang w:val="sr-Cyrl-RS"/>
          <w:rPrChange w:id="15320" w:author="Milan Stojkov" w:date="2026-10-02T11:00:00Z">
            <w:rPr>
              <w:i/>
              <w:iCs/>
              <w:color w:val="000000"/>
              <w:sz w:val="22"/>
              <w:szCs w:val="22"/>
            </w:rPr>
          </w:rPrChange>
        </w:rPr>
        <w:t xml:space="preserve">gossip </w:t>
      </w:r>
      <w:r>
        <w:rPr>
          <w:color w:val="000000"/>
          <w:sz w:val="22"/>
          <w:szCs w:val="22"/>
          <w:lang w:val="sr-Cyrl-RS"/>
          <w:rPrChange w:id="15321" w:author="Milan Stojkov" w:date="2026-10-02T11:00:00Z">
            <w:rPr>
              <w:color w:val="000000"/>
              <w:sz w:val="22"/>
              <w:szCs w:val="22"/>
            </w:rPr>
          </w:rPrChange>
        </w:rPr>
        <w:t>модел са дефинисаним, дискретним рундама. Иако то олакшава контролу параметара и праћење конвергенције, реалне мреже су асинхроне, па кашњења и варијације у саобраћају могу другачије утицати на брзину и тачност агрегације.</w:t>
      </w:r>
    </w:p>
    <w:p w14:paraId="081AAB8E">
      <w:pPr>
        <w:ind w:firstLine="360"/>
        <w:jc w:val="both"/>
        <w:rPr>
          <w:color w:val="000000"/>
          <w:sz w:val="22"/>
          <w:szCs w:val="22"/>
          <w:lang w:val="sr-Cyrl-RS"/>
          <w:rPrChange w:id="15322" w:author="Milan Stojkov" w:date="2026-10-02T11:00:00Z">
            <w:rPr>
              <w:color w:val="000000"/>
              <w:sz w:val="22"/>
              <w:szCs w:val="22"/>
            </w:rPr>
          </w:rPrChange>
        </w:rPr>
      </w:pPr>
      <w:bookmarkStart w:id="122" w:name="_heading=h.dve5akyojfey" w:colFirst="0" w:colLast="0"/>
      <w:bookmarkEnd w:id="122"/>
      <w:r>
        <w:rPr>
          <w:color w:val="000000"/>
          <w:sz w:val="22"/>
          <w:szCs w:val="22"/>
          <w:lang w:val="sr-Cyrl-RS"/>
          <w:rPrChange w:id="15323" w:author="Milan Stojkov" w:date="2026-10-02T11:00:00Z">
            <w:rPr>
              <w:color w:val="000000"/>
              <w:sz w:val="22"/>
              <w:szCs w:val="22"/>
            </w:rPr>
          </w:rPrChange>
        </w:rPr>
        <w:t>Чворови размењују вредности само са непосредним суседима, без прослеђивања туђих порука. То ограничава два напада: кашњење и селективно прослеђивање делују једино на сопствену вредност нападача, док би у систему са прослеђивањем погађали туђе поруке. Резултати за та два напада стога представљају доњу процену њиховог дејства.</w:t>
      </w:r>
    </w:p>
    <w:p w14:paraId="02340BE8">
      <w:pPr>
        <w:ind w:firstLine="360"/>
        <w:jc w:val="both"/>
        <w:rPr>
          <w:color w:val="000000"/>
          <w:sz w:val="22"/>
          <w:szCs w:val="22"/>
          <w:lang w:val="sr-Cyrl-RS"/>
          <w:rPrChange w:id="15324" w:author="Milan Stojkov" w:date="2026-10-02T11:00:00Z">
            <w:rPr>
              <w:color w:val="000000"/>
              <w:sz w:val="22"/>
              <w:szCs w:val="22"/>
            </w:rPr>
          </w:rPrChange>
        </w:rPr>
      </w:pPr>
      <w:r>
        <w:rPr>
          <w:color w:val="000000"/>
          <w:sz w:val="22"/>
          <w:szCs w:val="22"/>
          <w:lang w:val="sr-Cyrl-RS"/>
          <w:rPrChange w:id="15325" w:author="Milan Stojkov" w:date="2026-10-02T11:00:00Z">
            <w:rPr>
              <w:color w:val="000000"/>
              <w:sz w:val="22"/>
              <w:szCs w:val="22"/>
            </w:rPr>
          </w:rPrChange>
        </w:rPr>
        <w:t>Евалуација је изведена на релативно малом броју чворова користећи синтетичко оптерећење. Иако су дефинисани сценарији омогућили прецизно мерење утицаја нападача, реални системи обухватају знатно већу скалу и сложеност</w:t>
      </w:r>
      <w:r>
        <w:rPr>
          <w:color w:val="000000"/>
          <w:sz w:val="22"/>
          <w:szCs w:val="22"/>
          <w:lang w:val="sr-Cyrl-RS"/>
          <w:rPrChange w:id="15326" w:author="Milan Stojkov" w:date="2026-10-02T11:00:00Z">
            <w:rPr>
              <w:color w:val="000000"/>
              <w:sz w:val="22"/>
              <w:szCs w:val="22"/>
            </w:rPr>
          </w:rPrChange>
        </w:rPr>
        <w:t>. При испитаним величинама скуп суседа чини знатан део мреже, па је потпуна изолација чвора у мањим конфигурацијама практично немогућа. Локалне вредности учесника при томе остају непромењене кроз цело извршавање, чиме је свако одступање процене приписиво нападу - у систему у коме се мерена величина мења, робусним функцијама било би теже разликовати напад од стварне промене.</w:t>
      </w:r>
    </w:p>
    <w:p w14:paraId="21B961EE">
      <w:pPr>
        <w:ind w:firstLine="360"/>
        <w:jc w:val="both"/>
        <w:rPr>
          <w:color w:val="000000"/>
          <w:sz w:val="22"/>
          <w:szCs w:val="22"/>
          <w:lang w:val="sr-Cyrl-RS"/>
          <w:rPrChange w:id="15327" w:author="Milan Stojkov" w:date="2026-10-02T11:00:00Z">
            <w:rPr>
              <w:color w:val="000000"/>
              <w:sz w:val="22"/>
              <w:szCs w:val="22"/>
            </w:rPr>
          </w:rPrChange>
        </w:rPr>
      </w:pPr>
      <w:r>
        <w:rPr>
          <w:color w:val="000000"/>
          <w:sz w:val="22"/>
          <w:szCs w:val="22"/>
          <w:lang w:val="sr-Cyrl-RS"/>
          <w:rPrChange w:id="15328" w:author="Milan Stojkov" w:date="2026-10-02T11:00:00Z">
            <w:rPr>
              <w:color w:val="000000"/>
              <w:sz w:val="22"/>
              <w:szCs w:val="22"/>
            </w:rPr>
          </w:rPrChange>
        </w:rPr>
        <w:t>Скуп учесника је фиксан, па у мрежи нема природне смене суседа коју у стварним системима изазива одлазак легитимних чворова. Она је уведена вештачки, кроз периодично отварање места за новог кандидата; без тог механизма скуп суседа би се после почетних рунди замрзнуо, а заштита би изгледала тривијално успешна.</w:t>
      </w:r>
    </w:p>
    <w:p w14:paraId="5FEEA61A">
      <w:pPr>
        <w:ind w:firstLine="360"/>
        <w:jc w:val="both"/>
        <w:rPr>
          <w:color w:val="000000"/>
          <w:sz w:val="22"/>
          <w:szCs w:val="22"/>
          <w:lang w:val="sr-Cyrl-RS"/>
          <w:rPrChange w:id="15329" w:author="Milan Stojkov" w:date="2026-10-02T11:00:00Z">
            <w:rPr>
              <w:color w:val="000000"/>
              <w:sz w:val="22"/>
              <w:szCs w:val="22"/>
            </w:rPr>
          </w:rPrChange>
        </w:rPr>
      </w:pPr>
      <w:r>
        <w:rPr>
          <w:color w:val="000000"/>
          <w:sz w:val="22"/>
          <w:szCs w:val="22"/>
          <w:lang w:val="sr-Cyrl-RS"/>
          <w:rPrChange w:id="15330" w:author="Milan Stojkov" w:date="2026-10-02T11:00:00Z">
            <w:rPr>
              <w:color w:val="000000"/>
              <w:sz w:val="22"/>
              <w:szCs w:val="22"/>
            </w:rPr>
          </w:rPrChange>
        </w:rPr>
        <w:t xml:space="preserve">Разноликост чворова моделована је логичким раздвајањем у </w:t>
      </w:r>
      <w:r>
        <w:rPr>
          <w:i/>
          <w:iCs/>
          <w:color w:val="000000"/>
          <w:sz w:val="22"/>
          <w:szCs w:val="22"/>
          <w:lang w:val="sr-Cyrl-RS"/>
          <w:rPrChange w:id="15331" w:author="Milan Stojkov" w:date="2026-10-02T11:00:00Z">
            <w:rPr>
              <w:i/>
              <w:iCs/>
              <w:color w:val="000000"/>
              <w:sz w:val="22"/>
              <w:szCs w:val="22"/>
            </w:rPr>
          </w:rPrChange>
        </w:rPr>
        <w:t>bucket</w:t>
      </w:r>
      <w:r>
        <w:rPr>
          <w:color w:val="000000"/>
          <w:sz w:val="22"/>
          <w:szCs w:val="22"/>
          <w:lang w:val="sr-Cyrl-RS"/>
          <w:rPrChange w:id="15332" w:author="Milan Stojkov" w:date="2026-10-02T11:00:00Z">
            <w:rPr>
              <w:color w:val="000000"/>
              <w:sz w:val="22"/>
              <w:szCs w:val="22"/>
            </w:rPr>
          </w:rPrChange>
        </w:rPr>
        <w:t>-е, уместо праве IP</w:t>
      </w:r>
      <w:ins w:id="15333" w:author="Milan Stojkov" w:date="2026-10-02T12:30:00Z">
        <w:r>
          <w:rPr>
            <w:color w:val="000000"/>
            <w:sz w:val="22"/>
            <w:szCs w:val="22"/>
            <w:lang w:val="sr-Cyrl-RS"/>
          </w:rPr>
          <w:t xml:space="preserve"> </w:t>
        </w:r>
      </w:ins>
      <w:r>
        <w:rPr>
          <w:color w:val="000000"/>
          <w:sz w:val="22"/>
          <w:szCs w:val="22"/>
          <w:lang w:val="sr-Cyrl-RS"/>
          <w:rPrChange w:id="15334" w:author="Milan Stojkov" w:date="2026-10-02T11:00:00Z">
            <w:rPr>
              <w:color w:val="000000"/>
              <w:sz w:val="22"/>
              <w:szCs w:val="22"/>
            </w:rPr>
          </w:rPrChange>
        </w:rPr>
        <w:t>дивер</w:t>
      </w:r>
      <w:r>
        <w:rPr>
          <w:sz w:val="22"/>
          <w:szCs w:val="22"/>
          <w:lang w:val="sr-Cyrl-RS"/>
          <w:rPrChange w:id="15335" w:author="Milan Stojkov" w:date="2026-10-02T11:00:00Z">
            <w:rPr>
              <w:sz w:val="22"/>
              <w:szCs w:val="22"/>
            </w:rPr>
          </w:rPrChange>
        </w:rPr>
        <w:t>з</w:t>
      </w:r>
      <w:r>
        <w:rPr>
          <w:color w:val="000000"/>
          <w:sz w:val="22"/>
          <w:szCs w:val="22"/>
          <w:lang w:val="sr-Cyrl-RS"/>
          <w:rPrChange w:id="15336" w:author="Milan Stojkov" w:date="2026-10-02T11:00:00Z">
            <w:rPr>
              <w:color w:val="000000"/>
              <w:sz w:val="22"/>
              <w:szCs w:val="22"/>
            </w:rPr>
          </w:rPrChange>
        </w:rPr>
        <w:t xml:space="preserve">ификације. Ова логичка подела успешно имитира мрежну изолацију нападача, али не узима у обзир сложеност правог интернета, попут </w:t>
      </w:r>
      <w:r>
        <w:rPr>
          <w:color w:val="000000"/>
          <w:sz w:val="22"/>
          <w:szCs w:val="22"/>
          <w:lang w:val="sr-Cyrl-RS"/>
          <w:rPrChange w:id="15337" w:author="Milan Stojkov" w:date="2026-10-02T11:00:00Z">
            <w:rPr>
              <w:color w:val="000000"/>
              <w:sz w:val="22"/>
              <w:szCs w:val="22"/>
            </w:rPr>
          </w:rPrChange>
        </w:rPr>
        <w:t>хијерархије мрежних адреса.</w:t>
      </w:r>
    </w:p>
    <w:p w14:paraId="61671E97">
      <w:pPr>
        <w:ind w:firstLine="360"/>
        <w:jc w:val="both"/>
        <w:rPr>
          <w:color w:val="000000"/>
          <w:sz w:val="22"/>
          <w:szCs w:val="22"/>
          <w:lang w:val="sr-Cyrl-RS"/>
          <w:rPrChange w:id="15338" w:author="Milan Stojkov" w:date="2026-10-02T11:00:00Z">
            <w:rPr>
              <w:color w:val="000000"/>
              <w:sz w:val="22"/>
              <w:szCs w:val="22"/>
            </w:rPr>
          </w:rPrChange>
        </w:rPr>
      </w:pPr>
      <w:r>
        <w:rPr>
          <w:color w:val="000000"/>
          <w:sz w:val="22"/>
          <w:szCs w:val="22"/>
          <w:lang w:val="sr-Cyrl-RS"/>
          <w:rPrChange w:id="15339" w:author="Milan Stojkov" w:date="2026-10-02T11:00:00Z">
            <w:rPr>
              <w:color w:val="000000"/>
              <w:sz w:val="22"/>
              <w:szCs w:val="22"/>
            </w:rPr>
          </w:rPrChange>
        </w:rPr>
        <w:t>Евалуација је спроведена у контролисаном окружењу, без реалних мрежних услова</w:t>
      </w:r>
      <w:ins w:id="15340" w:author="Milan Stojkov" w:date="2026-10-02T12:31:00Z">
        <w:r>
          <w:rPr>
            <w:color w:val="000000"/>
            <w:sz w:val="22"/>
            <w:szCs w:val="22"/>
            <w:lang w:val="en-US"/>
          </w:rPr>
          <w:t>.</w:t>
        </w:r>
      </w:ins>
      <w:r>
        <w:rPr>
          <w:color w:val="000000"/>
          <w:sz w:val="22"/>
          <w:szCs w:val="22"/>
          <w:lang w:val="sr-Cyrl-RS"/>
          <w:rPrChange w:id="15341" w:author="Milan Stojkov" w:date="2026-10-02T11:00:00Z">
            <w:rPr>
              <w:color w:val="000000"/>
              <w:sz w:val="22"/>
              <w:szCs w:val="22"/>
            </w:rPr>
          </w:rPrChange>
        </w:rPr>
        <w:t xml:space="preserve"> </w:t>
      </w:r>
      <w:ins w:id="15342" w:author="Milan Stojkov" w:date="2026-10-02T12:31:00Z">
        <w:r>
          <w:rPr>
            <w:color w:val="000000"/>
            <w:sz w:val="22"/>
            <w:szCs w:val="22"/>
            <w:lang w:val="sr-Cyrl-RS"/>
          </w:rPr>
          <w:t>Н</w:t>
        </w:r>
      </w:ins>
      <w:r>
        <w:rPr>
          <w:color w:val="000000"/>
          <w:sz w:val="22"/>
          <w:szCs w:val="22"/>
          <w:lang w:val="sr-Cyrl-RS"/>
          <w:rPrChange w:id="15343" w:author="Milan Stojkov" w:date="2026-10-02T11:00:00Z">
            <w:rPr>
              <w:color w:val="000000"/>
              <w:sz w:val="22"/>
              <w:szCs w:val="22"/>
            </w:rPr>
          </w:rPrChange>
        </w:rPr>
        <w:t>ису моделовани губитак пакета, загушења</w:t>
      </w:r>
      <w:ins w:id="15344" w:author="Milan Stojkov" w:date="2026-10-02T12:31:00Z">
        <w:r>
          <w:rPr>
            <w:color w:val="000000"/>
            <w:sz w:val="22"/>
            <w:szCs w:val="22"/>
            <w:lang w:val="sr-Cyrl-RS"/>
          </w:rPr>
          <w:t>,</w:t>
        </w:r>
      </w:ins>
      <w:r>
        <w:rPr>
          <w:color w:val="000000"/>
          <w:sz w:val="22"/>
          <w:szCs w:val="22"/>
          <w:lang w:val="sr-Cyrl-RS"/>
          <w:rPrChange w:id="15345" w:author="Milan Stojkov" w:date="2026-10-02T11:00:00Z">
            <w:rPr>
              <w:color w:val="000000"/>
              <w:sz w:val="22"/>
              <w:szCs w:val="22"/>
            </w:rPr>
          </w:rPrChange>
        </w:rPr>
        <w:t xml:space="preserve"> нити варијабилан проток, а комуникациони трошак изражен је бројем порука, без обзира на њихову величину.</w:t>
      </w:r>
    </w:p>
    <w:p w14:paraId="4C0D7D51">
      <w:pPr>
        <w:ind w:firstLine="360"/>
        <w:jc w:val="both"/>
        <w:rPr>
          <w:color w:val="000000"/>
          <w:sz w:val="22"/>
          <w:szCs w:val="22"/>
          <w:lang w:val="sr-Cyrl-RS"/>
          <w:rPrChange w:id="15346" w:author="Milan Stojkov" w:date="2026-10-02T11:00:00Z">
            <w:rPr>
              <w:color w:val="000000"/>
              <w:sz w:val="22"/>
              <w:szCs w:val="22"/>
            </w:rPr>
          </w:rPrChange>
        </w:rPr>
      </w:pPr>
      <w:r>
        <w:rPr>
          <w:color w:val="000000"/>
          <w:sz w:val="22"/>
          <w:szCs w:val="22"/>
          <w:lang w:val="sr-Cyrl-RS"/>
          <w:rPrChange w:id="15347" w:author="Milan Stojkov" w:date="2026-10-02T11:00:00Z">
            <w:rPr>
              <w:color w:val="000000"/>
              <w:sz w:val="22"/>
              <w:szCs w:val="22"/>
            </w:rPr>
          </w:rPrChange>
        </w:rPr>
        <w:t xml:space="preserve">Због наведених ограничења, важно је </w:t>
      </w:r>
      <w:r>
        <w:rPr>
          <w:color w:val="000000"/>
          <w:sz w:val="22"/>
          <w:szCs w:val="22"/>
          <w:lang w:val="sr-Cyrl-RS"/>
          <w:rPrChange w:id="15348" w:author="Milan Stojkov" w:date="2026-10-02T11:00:00Z">
            <w:rPr>
              <w:color w:val="000000"/>
              <w:sz w:val="22"/>
              <w:szCs w:val="22"/>
            </w:rPr>
          </w:rPrChange>
        </w:rPr>
        <w:t>нагласити да приказани резултати представљају експерименталну процену понашања система под специфичним претпоставкама, а не пружају универзалне безбедносне гаранције за реалне продукционе мреже.</w:t>
      </w:r>
    </w:p>
    <w:p w14:paraId="3C8D6CEF">
      <w:pPr>
        <w:rPr>
          <w:ins w:id="15349" w:author="Milica Radić" w:date="2026-10-04T15:47:27Z"/>
          <w:lang w:val="sr-Cyrl-RS"/>
        </w:rPr>
      </w:pPr>
      <w:r>
        <w:rPr>
          <w:lang w:val="sr-Cyrl-RS"/>
          <w:rPrChange w:id="15350" w:author="Milan Stojkov" w:date="2026-10-02T11:00:00Z">
            <w:rPr/>
          </w:rPrChange>
        </w:rPr>
        <w:br w:type="page"/>
      </w:r>
      <w:ins w:id="15351" w:author="Milica Radić" w:date="2026-10-04T15:47:27Z">
        <w:r>
          <w:rPr>
            <w:lang w:val="sr-Cyrl-RS"/>
          </w:rPr>
          <w:br w:type="page"/>
        </w:r>
      </w:ins>
    </w:p>
    <w:p w14:paraId="2D268ACF">
      <w:pPr>
        <w:rPr>
          <w:del w:id="15352" w:author="Milica Radić" w:date="2026-10-04T15:47:29Z"/>
          <w:lang w:val="sr-Cyrl-RS"/>
          <w:rPrChange w:id="15353" w:author="Milan Stojkov" w:date="2026-10-02T11:00:00Z">
            <w:rPr>
              <w:del w:id="15354" w:author="Milica Radić" w:date="2026-10-04T15:47:29Z"/>
              <w:color w:val="000000"/>
            </w:rPr>
          </w:rPrChange>
        </w:rPr>
      </w:pPr>
    </w:p>
    <w:p w14:paraId="1898E4DE">
      <w:pPr>
        <w:pStyle w:val="2"/>
        <w:keepLines/>
        <w:numPr>
          <w:ilvl w:val="0"/>
          <w:numId w:val="4"/>
          <w:ins w:id="15356" w:author="Milica Radić" w:date="2026-10-02T20:13:33Z"/>
        </w:numPr>
        <w:ind w:left="720" w:right="28" w:hanging="360"/>
        <w:rPr>
          <w:color w:val="000000"/>
          <w:lang w:val="sr-Cyrl-RS"/>
          <w:rPrChange w:id="15357" w:author="Milan Stojkov" w:date="2026-10-02T11:00:00Z">
            <w:rPr>
              <w:color w:val="000000"/>
            </w:rPr>
          </w:rPrChange>
        </w:rPr>
        <w:pPrChange w:id="15355" w:author="Milica Radić" w:date="2026-10-02T20:13:33Z">
          <w:pPr>
            <w:pStyle w:val="2"/>
            <w:keepLines/>
            <w:ind w:right="28" w:firstLine="360"/>
          </w:pPr>
        </w:pPrChange>
      </w:pPr>
      <w:del w:id="15358" w:author="Milica Radić" w:date="2026-10-02T20:13:31Z">
        <w:bookmarkStart w:id="123" w:name="_Toc20222"/>
        <w:bookmarkStart w:id="124" w:name="_Toc26170"/>
        <w:r>
          <w:rPr>
            <w:color w:val="000000"/>
            <w:lang w:val="sr-Cyrl-RS"/>
            <w:rPrChange w:id="15359" w:author="Milan Stojkov" w:date="2026-10-02T11:00:00Z">
              <w:rPr>
                <w:color w:val="000000"/>
              </w:rPr>
            </w:rPrChange>
          </w:rPr>
          <w:delText>9</w:delText>
        </w:r>
      </w:del>
      <w:del w:id="15360" w:author="Milica Radić" w:date="2026-10-02T20:13:31Z">
        <w:r>
          <w:rPr>
            <w:color w:val="000000"/>
            <w:lang w:val="sr-Cyrl-RS"/>
            <w:rPrChange w:id="15361" w:author="Milan Stojkov" w:date="2026-10-02T11:00:00Z">
              <w:rPr>
                <w:color w:val="000000"/>
              </w:rPr>
            </w:rPrChange>
          </w:rPr>
          <w:delText>.</w:delText>
        </w:r>
      </w:del>
      <w:del w:id="15362" w:author="Milica Radić" w:date="2026-10-02T20:13:31Z">
        <w:r>
          <w:rPr>
            <w:color w:val="000000"/>
            <w:lang w:val="sr-Cyrl-RS"/>
            <w:rPrChange w:id="15363" w:author="Milan Stojkov" w:date="2026-10-02T11:00:00Z">
              <w:rPr>
                <w:color w:val="000000"/>
              </w:rPr>
            </w:rPrChange>
          </w:rPr>
          <w:delText xml:space="preserve"> </w:delText>
        </w:r>
      </w:del>
      <w:r>
        <w:rPr>
          <w:color w:val="000000"/>
          <w:lang w:val="sr-Cyrl-RS"/>
          <w:rPrChange w:id="15364" w:author="Milan Stojkov" w:date="2026-10-02T11:00:00Z">
            <w:rPr>
              <w:color w:val="000000"/>
            </w:rPr>
          </w:rPrChange>
        </w:rPr>
        <w:t>ЗАКЉУЧАК И СМЕРНИЦЕ ЗА БУДУЋИ РАД</w:t>
      </w:r>
      <w:bookmarkEnd w:id="123"/>
      <w:bookmarkEnd w:id="124"/>
    </w:p>
    <w:p w14:paraId="3C90DC89">
      <w:pPr>
        <w:ind w:firstLine="360"/>
        <w:jc w:val="both"/>
        <w:rPr>
          <w:color w:val="000000"/>
          <w:sz w:val="22"/>
          <w:szCs w:val="22"/>
          <w:lang w:val="sr-Cyrl-RS"/>
          <w:rPrChange w:id="15365" w:author="Milan Stojkov" w:date="2026-10-02T11:00:00Z">
            <w:rPr>
              <w:color w:val="000000"/>
              <w:sz w:val="22"/>
              <w:szCs w:val="22"/>
            </w:rPr>
          </w:rPrChange>
        </w:rPr>
      </w:pPr>
      <w:r>
        <w:rPr>
          <w:color w:val="000000"/>
          <w:sz w:val="22"/>
          <w:szCs w:val="22"/>
          <w:lang w:val="sr-Cyrl-RS"/>
          <w:rPrChange w:id="15366" w:author="Milan Stojkov" w:date="2026-10-02T11:00:00Z">
            <w:rPr>
              <w:color w:val="000000"/>
              <w:sz w:val="22"/>
              <w:szCs w:val="22"/>
            </w:rPr>
          </w:rPrChange>
        </w:rPr>
        <w:t xml:space="preserve">У раду је пројектован, реализован и експериментално евалуиран </w:t>
      </w:r>
      <w:r>
        <w:rPr>
          <w:i/>
          <w:iCs/>
          <w:color w:val="000000"/>
          <w:sz w:val="22"/>
          <w:szCs w:val="22"/>
          <w:lang w:val="sr-Cyrl-RS"/>
          <w:rPrChange w:id="15367" w:author="Milan Stojkov" w:date="2026-10-02T11:00:00Z">
            <w:rPr>
              <w:i/>
              <w:iCs/>
              <w:color w:val="000000"/>
              <w:sz w:val="22"/>
              <w:szCs w:val="22"/>
            </w:rPr>
          </w:rPrChange>
        </w:rPr>
        <w:t xml:space="preserve">gossip overlay </w:t>
      </w:r>
      <w:r>
        <w:rPr>
          <w:color w:val="000000"/>
          <w:sz w:val="22"/>
          <w:szCs w:val="22"/>
          <w:lang w:val="sr-Cyrl-RS"/>
          <w:rPrChange w:id="15368" w:author="Milan Stojkov" w:date="2026-10-02T11:00:00Z">
            <w:rPr>
              <w:color w:val="000000"/>
              <w:sz w:val="22"/>
              <w:szCs w:val="22"/>
            </w:rPr>
          </w:rPrChange>
        </w:rPr>
        <w:t xml:space="preserve">систем за дистрибуирану агрегацију који тачност процене одржава и када нападач истовремено делује на три слоја: идентитет учесника, структуру веза и саме вредности. Систем не користи централну инфраструктуру поверења нити машинско учење, већ детерминистичка правила - доказ о утрошеном ресурсу, минималну старост, оцену засновану на историји понашања, ограничење разноврсности скупа суседа и робусне агрегационе функције. </w:t>
      </w:r>
    </w:p>
    <w:p w14:paraId="1C693CFA">
      <w:pPr>
        <w:ind w:firstLine="360"/>
        <w:jc w:val="both"/>
        <w:rPr>
          <w:color w:val="000000"/>
          <w:sz w:val="22"/>
          <w:szCs w:val="22"/>
          <w:lang w:val="sr-Cyrl-RS"/>
          <w:rPrChange w:id="15369" w:author="Milan Stojkov" w:date="2026-10-02T11:00:00Z">
            <w:rPr>
              <w:color w:val="000000"/>
              <w:sz w:val="22"/>
              <w:szCs w:val="22"/>
            </w:rPr>
          </w:rPrChange>
        </w:rPr>
      </w:pPr>
      <w:r>
        <w:rPr>
          <w:color w:val="000000"/>
          <w:sz w:val="22"/>
          <w:szCs w:val="22"/>
          <w:lang w:val="sr-Cyrl-RS"/>
          <w:rPrChange w:id="15370" w:author="Milan Stojkov" w:date="2026-10-02T11:00:00Z">
            <w:rPr>
              <w:color w:val="000000"/>
              <w:sz w:val="22"/>
              <w:szCs w:val="22"/>
            </w:rPr>
          </w:rPrChange>
        </w:rPr>
        <w:t xml:space="preserve">Полазна претпоставка рада, да отпорност не произлази из појединачних механизама него из њиховог садејства, експериментално је потврђена. Контрола пријема смањује удео нападача у скуповима суседа осам пута и потпуно спречава изолацију, али без робусне агрегације не спречава да преостали нападачи покваре процену. Робусна агрегација уклања утицај појединачних одступања, али само док су она у мањини, а тај услов сама не обезбеђује. </w:t>
      </w:r>
    </w:p>
    <w:p w14:paraId="0C55080F">
      <w:pPr>
        <w:ind w:firstLine="360"/>
        <w:jc w:val="both"/>
        <w:rPr>
          <w:color w:val="000000"/>
          <w:sz w:val="22"/>
          <w:szCs w:val="22"/>
          <w:lang w:val="en-US"/>
        </w:rPr>
      </w:pPr>
      <w:r>
        <w:rPr>
          <w:color w:val="000000"/>
          <w:sz w:val="22"/>
          <w:szCs w:val="22"/>
          <w:lang w:val="sr-Cyrl-RS"/>
          <w:rPrChange w:id="15371" w:author="Milan Stojkov" w:date="2026-10-02T11:00:00Z">
            <w:rPr>
              <w:color w:val="000000"/>
              <w:sz w:val="22"/>
              <w:szCs w:val="22"/>
            </w:rPr>
          </w:rPrChange>
        </w:rPr>
        <w:t xml:space="preserve">Измерена граница тог односа износи два нападачка суседа од седам, што одговара параметру одсецања примењене функције. Заштита структуре стога има прецизно одређен задатак - не да спречи сваки улазак, него да састав скупа суседа задржи испод те границе. Резултати потврђују и међузависност напада изнету у поглављу 3. </w:t>
      </w:r>
      <w:r>
        <w:rPr>
          <w:i/>
          <w:iCs/>
          <w:color w:val="000000"/>
          <w:sz w:val="22"/>
          <w:szCs w:val="22"/>
          <w:lang w:val="sr-Cyrl-RS"/>
          <w:rPrChange w:id="15372" w:author="Milan Stojkov" w:date="2026-10-02T11:00:00Z">
            <w:rPr>
              <w:i/>
              <w:iCs/>
              <w:color w:val="000000"/>
              <w:sz w:val="22"/>
              <w:szCs w:val="22"/>
            </w:rPr>
          </w:rPrChange>
        </w:rPr>
        <w:t xml:space="preserve">Sybil </w:t>
      </w:r>
      <w:r>
        <w:rPr>
          <w:color w:val="000000"/>
          <w:sz w:val="22"/>
          <w:szCs w:val="22"/>
          <w:lang w:val="sr-Cyrl-RS"/>
          <w:rPrChange w:id="15373" w:author="Milan Stojkov" w:date="2026-10-02T11:00:00Z">
            <w:rPr>
              <w:color w:val="000000"/>
              <w:sz w:val="22"/>
              <w:szCs w:val="22"/>
            </w:rPr>
          </w:rPrChange>
        </w:rPr>
        <w:t xml:space="preserve">напад ниједан чвор не изолује непосредно, </w:t>
      </w:r>
      <w:r>
        <w:rPr>
          <w:i/>
          <w:iCs/>
          <w:color w:val="000000"/>
          <w:sz w:val="22"/>
          <w:szCs w:val="22"/>
          <w:lang w:val="sr-Cyrl-RS"/>
          <w:rPrChange w:id="15374" w:author="Milan Stojkov" w:date="2026-10-02T11:00:00Z">
            <w:rPr>
              <w:i/>
              <w:iCs/>
              <w:color w:val="000000"/>
              <w:sz w:val="22"/>
              <w:szCs w:val="22"/>
            </w:rPr>
          </w:rPrChange>
        </w:rPr>
        <w:t xml:space="preserve">Eclipse </w:t>
      </w:r>
      <w:r>
        <w:rPr>
          <w:color w:val="000000"/>
          <w:sz w:val="22"/>
          <w:szCs w:val="22"/>
          <w:lang w:val="sr-Cyrl-RS"/>
          <w:rPrChange w:id="15375" w:author="Milan Stojkov" w:date="2026-10-02T11:00:00Z">
            <w:rPr>
              <w:color w:val="000000"/>
              <w:sz w:val="22"/>
              <w:szCs w:val="22"/>
            </w:rPr>
          </w:rPrChange>
        </w:rPr>
        <w:t xml:space="preserve">без довољног броја идентитета није изводљив, а </w:t>
      </w:r>
      <w:r>
        <w:rPr>
          <w:i/>
          <w:iCs/>
          <w:color w:val="000000"/>
          <w:sz w:val="22"/>
          <w:szCs w:val="22"/>
          <w:lang w:val="sr-Cyrl-RS"/>
          <w:rPrChange w:id="15376" w:author="Milan Stojkov" w:date="2026-10-02T11:00:00Z">
            <w:rPr>
              <w:i/>
              <w:iCs/>
              <w:color w:val="000000"/>
              <w:sz w:val="22"/>
              <w:szCs w:val="22"/>
            </w:rPr>
          </w:rPrChange>
        </w:rPr>
        <w:t xml:space="preserve">Byzantine </w:t>
      </w:r>
      <w:r>
        <w:rPr>
          <w:color w:val="000000"/>
          <w:sz w:val="22"/>
          <w:szCs w:val="22"/>
          <w:lang w:val="sr-Cyrl-RS"/>
          <w:rPrChange w:id="15377" w:author="Milan Stojkov" w:date="2026-10-02T11:00:00Z">
            <w:rPr>
              <w:color w:val="000000"/>
              <w:sz w:val="22"/>
              <w:szCs w:val="22"/>
            </w:rPr>
          </w:rPrChange>
        </w:rPr>
        <w:t xml:space="preserve">вредност утиче само на чворове у чијем је скупу суседа нападач већ присутан. </w:t>
      </w:r>
      <w:r>
        <w:rPr>
          <w:i/>
          <w:iCs/>
          <w:color w:val="000000"/>
          <w:sz w:val="22"/>
          <w:szCs w:val="22"/>
          <w:lang w:val="sr-Cyrl-RS"/>
          <w:rPrChange w:id="15378" w:author="Milan Stojkov" w:date="2026-10-02T11:00:00Z">
            <w:rPr>
              <w:i/>
              <w:iCs/>
              <w:color w:val="000000"/>
              <w:sz w:val="22"/>
              <w:szCs w:val="22"/>
            </w:rPr>
          </w:rPrChange>
        </w:rPr>
        <w:t xml:space="preserve">Eclipse </w:t>
      </w:r>
      <w:r>
        <w:rPr>
          <w:color w:val="000000"/>
          <w:sz w:val="22"/>
          <w:szCs w:val="22"/>
          <w:lang w:val="sr-Cyrl-RS"/>
          <w:rPrChange w:id="15379" w:author="Milan Stojkov" w:date="2026-10-02T11:00:00Z">
            <w:rPr>
              <w:color w:val="000000"/>
              <w:sz w:val="22"/>
              <w:szCs w:val="22"/>
            </w:rPr>
          </w:rPrChange>
        </w:rPr>
        <w:t xml:space="preserve">при томе код жртава подиже удео </w:t>
      </w:r>
      <w:r>
        <w:rPr>
          <w:i/>
          <w:iCs/>
          <w:color w:val="000000"/>
          <w:sz w:val="22"/>
          <w:szCs w:val="22"/>
          <w:lang w:val="sr-Cyrl-RS"/>
          <w:rPrChange w:id="15380" w:author="Milan Stojkov" w:date="2026-10-02T11:00:00Z">
            <w:rPr>
              <w:i/>
              <w:iCs/>
              <w:color w:val="000000"/>
              <w:sz w:val="22"/>
              <w:szCs w:val="22"/>
            </w:rPr>
          </w:rPrChange>
        </w:rPr>
        <w:t xml:space="preserve">Byzantine </w:t>
      </w:r>
      <w:r>
        <w:rPr>
          <w:color w:val="000000"/>
          <w:sz w:val="22"/>
          <w:szCs w:val="22"/>
          <w:lang w:val="sr-Cyrl-RS"/>
          <w:rPrChange w:id="15381" w:author="Milan Stojkov" w:date="2026-10-02T11:00:00Z">
            <w:rPr>
              <w:color w:val="000000"/>
              <w:sz w:val="22"/>
              <w:szCs w:val="22"/>
            </w:rPr>
          </w:rPrChange>
        </w:rPr>
        <w:t xml:space="preserve">суседа пет до девет пута у односу на остале учеснике.  </w:t>
      </w:r>
    </w:p>
    <w:p w14:paraId="3522D4A2">
      <w:pPr>
        <w:ind w:firstLine="360"/>
        <w:jc w:val="both"/>
        <w:rPr>
          <w:color w:val="000000"/>
          <w:sz w:val="22"/>
          <w:szCs w:val="22"/>
          <w:lang w:val="sr-Cyrl-RS"/>
          <w:rPrChange w:id="15382" w:author="Milan Stojkov" w:date="2026-10-02T11:00:00Z">
            <w:rPr>
              <w:color w:val="000000"/>
              <w:sz w:val="22"/>
              <w:szCs w:val="22"/>
            </w:rPr>
          </w:rPrChange>
        </w:rPr>
      </w:pPr>
      <w:r>
        <w:rPr>
          <w:color w:val="000000"/>
          <w:sz w:val="22"/>
          <w:szCs w:val="22"/>
          <w:lang w:val="sr-Cyrl-RS"/>
          <w:rPrChange w:id="15383" w:author="Milan Stojkov" w:date="2026-10-02T11:00:00Z">
            <w:rPr>
              <w:color w:val="000000"/>
              <w:sz w:val="22"/>
              <w:szCs w:val="22"/>
            </w:rPr>
          </w:rPrChange>
        </w:rPr>
        <w:t>Ограничења изнета у поглављу 8 одређују правце у којима би систем требало проширити. Асинхрони модел уклонио би претпоставку усаглашеног времена и показао да ли се напади засновани на кашњењу тада појачавају. Прослеђивање порука дало би пуну снагу нападима кашњењем и селективним прослеђивањем, будући да нападач сада може задржати или ускратити једино сопствену вредност. Већа размера показала би да ли граница од два нападачка суседа важи и тамо где скуп суседа чини занемарљив део мреже. Променљиве локалне вредности представљају природан наставак: пошто мерена величина овде остаје непромењена, свако одступање приписиво је нападу, док би у систему који прати стварну променљиву робусне функције морале да разликују напад од стварне промене</w:t>
      </w:r>
      <w:r>
        <w:rPr>
          <w:color w:val="000000"/>
          <w:sz w:val="22"/>
          <w:szCs w:val="22"/>
          <w:lang w:val="sr-Cyrl-RS"/>
          <w:rPrChange w:id="15384" w:author="Milan Stojkov" w:date="2026-10-02T11:00:00Z">
            <w:rPr>
              <w:color w:val="000000"/>
              <w:sz w:val="22"/>
              <w:szCs w:val="22"/>
            </w:rPr>
          </w:rPrChange>
        </w:rPr>
        <w:t>. Најзад, праг оцене у раду је фиксан, а показало се да његова вредност одређује однос између отпорности и отворености мреже: превисок праг продор спречава у потпуности, али скуп суседа престаје да се обнавља и за честите учеснике. Механизам који праг прилагођава процењеном нивоу претње могао би тај однос да оптимизује током извршавања.</w:t>
      </w:r>
    </w:p>
    <w:p w14:paraId="144412A3">
      <w:pPr>
        <w:ind w:firstLine="360"/>
        <w:jc w:val="both"/>
        <w:rPr>
          <w:color w:val="000000"/>
          <w:sz w:val="22"/>
          <w:szCs w:val="22"/>
          <w:lang w:val="sr-Cyrl-RS"/>
          <w:rPrChange w:id="15385" w:author="Milan Stojkov" w:date="2026-10-02T11:00:00Z">
            <w:rPr>
              <w:color w:val="000000"/>
              <w:sz w:val="22"/>
              <w:szCs w:val="22"/>
            </w:rPr>
          </w:rPrChange>
        </w:rPr>
      </w:pPr>
    </w:p>
    <w:p w14:paraId="128BAB25">
      <w:pPr>
        <w:rPr>
          <w:lang w:val="sr-Cyrl-RS"/>
          <w:rPrChange w:id="15386" w:author="Milan Stojkov" w:date="2026-10-02T11:00:00Z">
            <w:rPr/>
          </w:rPrChange>
        </w:rPr>
      </w:pPr>
    </w:p>
    <w:p w14:paraId="13315933">
      <w:pPr>
        <w:rPr>
          <w:lang w:val="sr-Cyrl-RS"/>
          <w:rPrChange w:id="15387" w:author="Milan Stojkov" w:date="2026-10-02T11:00:00Z">
            <w:rPr/>
          </w:rPrChange>
        </w:rPr>
      </w:pPr>
      <w:r>
        <w:rPr>
          <w:lang w:val="sr-Cyrl-RS"/>
          <w:rPrChange w:id="15388" w:author="Milan Stojkov" w:date="2026-10-02T11:00:00Z">
            <w:rPr/>
          </w:rPrChange>
        </w:rPr>
        <w:br w:type="page"/>
      </w:r>
    </w:p>
    <w:p w14:paraId="6737BA30">
      <w:pPr>
        <w:rPr>
          <w:lang w:val="sr-Cyrl-RS"/>
          <w:rPrChange w:id="15389" w:author="Milan Stojkov" w:date="2026-10-02T11:00:00Z">
            <w:rPr/>
          </w:rPrChange>
        </w:rPr>
      </w:pPr>
      <w:r>
        <w:rPr>
          <w:lang w:val="sr-Cyrl-RS"/>
          <w:rPrChange w:id="15390" w:author="Milan Stojkov" w:date="2026-10-02T11:00:00Z">
            <w:rPr/>
          </w:rPrChange>
        </w:rPr>
        <w:br w:type="page"/>
      </w:r>
    </w:p>
    <w:p w14:paraId="5FEEBA46">
      <w:pPr>
        <w:pStyle w:val="2"/>
        <w:ind w:firstLine="720"/>
        <w:rPr>
          <w:lang w:val="sr-Cyrl-RS"/>
          <w:rPrChange w:id="15391" w:author="Milan Stojkov" w:date="2026-10-02T11:00:00Z">
            <w:rPr/>
          </w:rPrChange>
        </w:rPr>
      </w:pPr>
      <w:bookmarkStart w:id="125" w:name="_Toc20200"/>
      <w:bookmarkStart w:id="126" w:name="_Toc21973"/>
      <w:commentRangeStart w:id="21"/>
      <w:commentRangeStart w:id="22"/>
      <w:r>
        <w:rPr>
          <w:lang w:val="sr-Cyrl-RS"/>
          <w:rPrChange w:id="15392" w:author="Milan Stojkov" w:date="2026-10-02T11:00:00Z">
            <w:rPr/>
          </w:rPrChange>
        </w:rPr>
        <w:t>ЛИТЕРАТУРА</w:t>
      </w:r>
      <w:commentRangeEnd w:id="21"/>
      <w:r>
        <w:rPr>
          <w:rStyle w:val="12"/>
          <w:sz w:val="32"/>
          <w:szCs w:val="32"/>
          <w:lang w:val="sr-Cyrl-RS"/>
          <w:rPrChange w:id="15393" w:author="Milan Stojkov" w:date="2026-10-02T11:00:00Z">
            <w:rPr>
              <w:rStyle w:val="12"/>
              <w:sz w:val="32"/>
              <w:szCs w:val="32"/>
            </w:rPr>
          </w:rPrChange>
        </w:rPr>
        <w:commentReference w:id="21"/>
      </w:r>
      <w:commentRangeEnd w:id="22"/>
      <w:r>
        <w:rPr>
          <w:rStyle w:val="12"/>
          <w:sz w:val="32"/>
          <w:szCs w:val="32"/>
          <w:lang w:val="sr-Cyrl-RS"/>
          <w:rPrChange w:id="15394" w:author="Milan Stojkov" w:date="2026-10-02T11:00:00Z">
            <w:rPr>
              <w:rStyle w:val="12"/>
              <w:sz w:val="32"/>
              <w:szCs w:val="32"/>
            </w:rPr>
          </w:rPrChange>
        </w:rPr>
        <w:commentReference w:id="22"/>
      </w:r>
      <w:bookmarkEnd w:id="125"/>
      <w:bookmarkEnd w:id="126"/>
    </w:p>
    <w:p w14:paraId="646CEC6A">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395" w:author="Milan Stojkov" w:date="2026-10-02T11:00:00Z">
            <w:rPr>
              <w:color w:val="000000"/>
            </w:rPr>
          </w:rPrChange>
        </w:rPr>
      </w:pPr>
      <w:bookmarkStart w:id="127" w:name="bookmark=id.7jn6x0twgabn" w:colFirst="0" w:colLast="0"/>
      <w:bookmarkEnd w:id="127"/>
      <w:r>
        <w:rPr>
          <w:color w:val="000000"/>
          <w:sz w:val="22"/>
          <w:szCs w:val="22"/>
          <w:lang w:val="sr-Cyrl-RS"/>
          <w:rPrChange w:id="15396" w:author="Milan Stojkov" w:date="2026-10-02T11:00:00Z">
            <w:rPr>
              <w:color w:val="000000"/>
              <w:sz w:val="22"/>
              <w:szCs w:val="22"/>
            </w:rPr>
          </w:rPrChange>
        </w:rPr>
        <w:t>A. Montresor, „</w:t>
      </w:r>
      <w:r>
        <w:rPr>
          <w:i/>
          <w:iCs/>
          <w:color w:val="000000"/>
          <w:sz w:val="22"/>
          <w:szCs w:val="22"/>
          <w:lang w:val="sr-Cyrl-RS"/>
          <w:rPrChange w:id="15397" w:author="Milan Stojkov" w:date="2026-10-02T11:00:00Z">
            <w:rPr>
              <w:i/>
              <w:iCs/>
              <w:color w:val="000000"/>
              <w:sz w:val="22"/>
              <w:szCs w:val="22"/>
            </w:rPr>
          </w:rPrChange>
        </w:rPr>
        <w:t>Gossip and Epidemic Protocols</w:t>
      </w:r>
      <w:r>
        <w:rPr>
          <w:color w:val="000000"/>
          <w:sz w:val="22"/>
          <w:szCs w:val="22"/>
          <w:lang w:val="sr-Cyrl-RS"/>
          <w:rPrChange w:id="15398" w:author="Milan Stojkov" w:date="2026-10-02T11:00:00Z">
            <w:rPr>
              <w:color w:val="000000"/>
              <w:sz w:val="22"/>
              <w:szCs w:val="22"/>
            </w:rPr>
          </w:rPrChange>
        </w:rPr>
        <w:t xml:space="preserve">,“ у Encyclopedia of Social Network Analysis and Mining, R. Alhajj и J. Rokne, Уредници. Cham: Springer, 2014, стр. 541–551. </w:t>
      </w:r>
      <w:del w:id="15399" w:author="Milica Radić" w:date="2026-10-03T19:29:22Z">
        <w:r>
          <w:rPr>
            <w:color w:val="000000"/>
            <w:sz w:val="22"/>
            <w:szCs w:val="22"/>
            <w:lang w:val="sr-Cyrl-RS"/>
            <w:rPrChange w:id="15400" w:author="Milan Stojkov" w:date="2026-10-02T11:00:00Z">
              <w:rPr>
                <w:color w:val="000000"/>
                <w:sz w:val="22"/>
                <w:szCs w:val="22"/>
              </w:rPr>
            </w:rPrChange>
          </w:rPr>
          <w:delText xml:space="preserve">Доступно на: </w:delText>
        </w:r>
      </w:del>
      <w:del w:id="15401" w:author="Milica Radić" w:date="2026-10-03T19:29:22Z">
        <w:r>
          <w:rPr>
            <w:lang w:val="sr-Cyrl-RS"/>
            <w:rPrChange w:id="15402" w:author="Milan Stojkov" w:date="2026-10-02T11:00:00Z">
              <w:rPr/>
            </w:rPrChange>
          </w:rPr>
          <w:fldChar w:fldCharType="begin"/>
        </w:r>
      </w:del>
      <w:del w:id="15403" w:author="Milica Radić" w:date="2026-10-03T19:29:22Z">
        <w:r>
          <w:rPr>
            <w:lang w:val="sr-Cyrl-RS"/>
            <w:rPrChange w:id="15404" w:author="Milan Stojkov" w:date="2026-10-02T11:00:00Z">
              <w:rPr/>
            </w:rPrChange>
          </w:rPr>
          <w:delInstrText xml:space="preserve">HYPERLINK "https://disi.unitn.it/~montreso/ds/papers/montresor17.pdf" \l ":~:text=The%20first%20work%20to%20adopt%20the%20gossip,main%20approaches,%20called%20anti-entropy%20and%20rumor%20mongering." \h</w:delInstrText>
        </w:r>
      </w:del>
      <w:del w:id="15405" w:author="Milica Radić" w:date="2026-10-03T19:29:22Z">
        <w:r>
          <w:rPr>
            <w:lang w:val="sr-Cyrl-RS"/>
            <w:rPrChange w:id="15406" w:author="Milan Stojkov" w:date="2026-10-02T11:00:00Z">
              <w:rPr/>
            </w:rPrChange>
          </w:rPr>
          <w:fldChar w:fldCharType="separate"/>
        </w:r>
      </w:del>
      <w:del w:id="15407" w:author="Milica Radić" w:date="2026-10-03T19:29:22Z">
        <w:r>
          <w:rPr>
            <w:rFonts w:ascii="SimSun" w:hAnsi="SimSun" w:eastAsia="SimSun" w:cs="SimSun"/>
            <w:color w:val="0000FF"/>
            <w:u w:val="single"/>
            <w:lang w:val="sr-Cyrl-RS"/>
            <w:rPrChange w:id="15408" w:author="Milan Stojkov" w:date="2026-10-02T11:00:00Z">
              <w:rPr>
                <w:rFonts w:ascii="SimSun" w:hAnsi="SimSun" w:eastAsia="SimSun" w:cs="SimSun"/>
                <w:color w:val="0000FF"/>
                <w:u w:val="single"/>
              </w:rPr>
            </w:rPrChange>
          </w:rPr>
          <w:delText>https://disi.unitn.it/~montreso/ds/papers/montresor17.pdf</w:delText>
        </w:r>
      </w:del>
      <w:del w:id="15409" w:author="Milica Radić" w:date="2026-10-03T19:29:22Z">
        <w:r>
          <w:rPr>
            <w:lang w:val="sr-Cyrl-RS"/>
            <w:rPrChange w:id="15410" w:author="Milan Stojkov" w:date="2026-10-02T11:00:00Z">
              <w:rPr/>
            </w:rPrChange>
          </w:rPr>
          <w:fldChar w:fldCharType="end"/>
        </w:r>
      </w:del>
      <w:del w:id="15411" w:author="Milica Radić" w:date="2026-10-03T19:29:22Z">
        <w:r>
          <w:rPr>
            <w:color w:val="000000"/>
            <w:sz w:val="22"/>
            <w:szCs w:val="22"/>
            <w:lang w:val="sr-Cyrl-RS"/>
            <w:rPrChange w:id="15412" w:author="Milan Stojkov" w:date="2026-10-02T11:00:00Z">
              <w:rPr>
                <w:color w:val="000000"/>
                <w:sz w:val="22"/>
                <w:szCs w:val="22"/>
              </w:rPr>
            </w:rPrChange>
          </w:rPr>
          <w:delText xml:space="preserve"> (датум приступа: 2025-09-12).</w:delText>
        </w:r>
      </w:del>
    </w:p>
    <w:p w14:paraId="41B6884F">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413" w:author="Milan Stojkov" w:date="2026-10-02T11:00:00Z">
            <w:rPr>
              <w:color w:val="000000"/>
            </w:rPr>
          </w:rPrChange>
        </w:rPr>
      </w:pPr>
      <w:bookmarkStart w:id="128" w:name="bookmark=id.actl31ps72j4" w:colFirst="0" w:colLast="0"/>
      <w:bookmarkEnd w:id="128"/>
      <w:r>
        <w:rPr>
          <w:color w:val="000000"/>
          <w:sz w:val="22"/>
          <w:szCs w:val="22"/>
          <w:lang w:val="sr-Cyrl-RS"/>
          <w:rPrChange w:id="15414" w:author="Milan Stojkov" w:date="2026-10-02T11:00:00Z">
            <w:rPr>
              <w:color w:val="000000"/>
              <w:sz w:val="22"/>
              <w:szCs w:val="22"/>
            </w:rPr>
          </w:rPrChange>
        </w:rPr>
        <w:t>H. Yu, M. Kaminsky, P. B. Gibbons и A. Flaxman, „</w:t>
      </w:r>
      <w:r>
        <w:rPr>
          <w:i/>
          <w:iCs/>
          <w:color w:val="000000"/>
          <w:sz w:val="22"/>
          <w:szCs w:val="22"/>
          <w:lang w:val="sr-Cyrl-RS"/>
          <w:rPrChange w:id="15415" w:author="Milan Stojkov" w:date="2026-10-02T11:00:00Z">
            <w:rPr>
              <w:i/>
              <w:iCs/>
              <w:color w:val="000000"/>
              <w:sz w:val="22"/>
              <w:szCs w:val="22"/>
            </w:rPr>
          </w:rPrChange>
        </w:rPr>
        <w:t>SybilGuard: Defending against sybil attacks via social network</w:t>
      </w:r>
      <w:r>
        <w:rPr>
          <w:color w:val="000000"/>
          <w:sz w:val="22"/>
          <w:szCs w:val="22"/>
          <w:lang w:val="sr-Cyrl-RS"/>
          <w:rPrChange w:id="15416" w:author="Milan Stojkov" w:date="2026-10-02T11:00:00Z">
            <w:rPr>
              <w:color w:val="000000"/>
              <w:sz w:val="22"/>
              <w:szCs w:val="22"/>
            </w:rPr>
          </w:rPrChange>
        </w:rPr>
        <w:t>s,“ у Proceedings of the 2006 Conference on Applications, Technologies, Architectures, and Protocols for Computer Communication (SIGCOMM '06), Pisa, Italy, 2006, стр. 267–278.</w:t>
      </w:r>
      <w:del w:id="15417" w:author="Milica Radić" w:date="2026-10-03T19:29:49Z">
        <w:r>
          <w:rPr>
            <w:color w:val="000000"/>
            <w:sz w:val="22"/>
            <w:szCs w:val="22"/>
            <w:lang w:val="sr-Cyrl-RS"/>
            <w:rPrChange w:id="15418" w:author="Milan Stojkov" w:date="2026-10-02T11:00:00Z">
              <w:rPr>
                <w:color w:val="000000"/>
                <w:sz w:val="22"/>
                <w:szCs w:val="22"/>
              </w:rPr>
            </w:rPrChange>
          </w:rPr>
          <w:delText xml:space="preserve"> </w:delText>
        </w:r>
      </w:del>
      <w:del w:id="15419" w:author="Milica Radić" w:date="2026-10-03T19:29:47Z">
        <w:r>
          <w:rPr>
            <w:color w:val="000000"/>
            <w:sz w:val="22"/>
            <w:szCs w:val="22"/>
            <w:lang w:val="sr-Cyrl-RS"/>
            <w:rPrChange w:id="15420" w:author="Milan Stojkov" w:date="2026-10-02T11:00:00Z">
              <w:rPr>
                <w:color w:val="000000"/>
                <w:sz w:val="22"/>
                <w:szCs w:val="22"/>
              </w:rPr>
            </w:rPrChange>
          </w:rPr>
          <w:delText xml:space="preserve">Доступно на: </w:delText>
        </w:r>
      </w:del>
      <w:del w:id="15421" w:author="Milica Radić" w:date="2026-10-03T19:29:47Z">
        <w:r>
          <w:rPr>
            <w:lang w:val="sr-Cyrl-RS"/>
            <w:rPrChange w:id="15422" w:author="Milan Stojkov" w:date="2026-10-02T11:00:00Z">
              <w:rPr/>
            </w:rPrChange>
          </w:rPr>
          <w:fldChar w:fldCharType="begin"/>
        </w:r>
      </w:del>
      <w:del w:id="15423" w:author="Milica Radić" w:date="2026-10-03T19:29:47Z">
        <w:r>
          <w:rPr>
            <w:lang w:val="sr-Cyrl-RS"/>
            <w:rPrChange w:id="15424" w:author="Milan Stojkov" w:date="2026-10-02T11:00:00Z">
              <w:rPr/>
            </w:rPrChange>
          </w:rPr>
          <w:delInstrText xml:space="preserve">HYPERLINK "https://nymity.ch/sybilhunting/pdf/Yu2006a.pdf" \h</w:delInstrText>
        </w:r>
      </w:del>
      <w:del w:id="15425" w:author="Milica Radić" w:date="2026-10-03T19:29:47Z">
        <w:r>
          <w:rPr>
            <w:lang w:val="sr-Cyrl-RS"/>
            <w:rPrChange w:id="15426" w:author="Milan Stojkov" w:date="2026-10-02T11:00:00Z">
              <w:rPr/>
            </w:rPrChange>
          </w:rPr>
          <w:fldChar w:fldCharType="separate"/>
        </w:r>
      </w:del>
      <w:del w:id="15427" w:author="Milica Radić" w:date="2026-10-03T19:29:47Z">
        <w:r>
          <w:rPr>
            <w:rFonts w:ascii="SimSun" w:hAnsi="SimSun" w:eastAsia="SimSun" w:cs="SimSun"/>
            <w:color w:val="0000FF"/>
            <w:u w:val="single"/>
            <w:lang w:val="sr-Cyrl-RS"/>
            <w:rPrChange w:id="15428" w:author="Milan Stojkov" w:date="2026-10-02T11:00:00Z">
              <w:rPr>
                <w:rFonts w:ascii="SimSun" w:hAnsi="SimSun" w:eastAsia="SimSun" w:cs="SimSun"/>
                <w:color w:val="0000FF"/>
                <w:u w:val="single"/>
              </w:rPr>
            </w:rPrChange>
          </w:rPr>
          <w:delText>Yu2</w:delText>
        </w:r>
      </w:del>
      <w:del w:id="15429" w:author="Milica Radić" w:date="2026-10-03T19:29:47Z">
        <w:r>
          <w:rPr>
            <w:rFonts w:ascii="SimSun" w:hAnsi="SimSun" w:eastAsia="SimSun" w:cs="SimSun"/>
            <w:color w:val="0000FF"/>
            <w:u w:val="single"/>
            <w:lang w:val="sr-Cyrl-RS"/>
            <w:rPrChange w:id="15430" w:author="Milan Stojkov" w:date="2026-10-02T11:00:00Z">
              <w:rPr>
                <w:rFonts w:ascii="SimSun" w:hAnsi="SimSun" w:eastAsia="SimSun" w:cs="SimSun"/>
                <w:color w:val="0000FF"/>
                <w:u w:val="single"/>
              </w:rPr>
            </w:rPrChange>
          </w:rPr>
          <w:delText>0</w:delText>
        </w:r>
      </w:del>
      <w:del w:id="15431" w:author="Milica Radić" w:date="2026-10-03T19:29:47Z">
        <w:r>
          <w:rPr>
            <w:rFonts w:ascii="SimSun" w:hAnsi="SimSun" w:eastAsia="SimSun" w:cs="SimSun"/>
            <w:color w:val="0000FF"/>
            <w:u w:val="single"/>
            <w:lang w:val="sr-Cyrl-RS"/>
            <w:rPrChange w:id="15432" w:author="Milan Stojkov" w:date="2026-10-02T11:00:00Z">
              <w:rPr>
                <w:rFonts w:ascii="SimSun" w:hAnsi="SimSun" w:eastAsia="SimSun" w:cs="SimSun"/>
                <w:color w:val="0000FF"/>
                <w:u w:val="single"/>
              </w:rPr>
            </w:rPrChange>
          </w:rPr>
          <w:delText>06a.pdf</w:delText>
        </w:r>
      </w:del>
      <w:del w:id="15433" w:author="Milica Radić" w:date="2026-10-03T19:29:47Z">
        <w:r>
          <w:rPr>
            <w:lang w:val="sr-Cyrl-RS"/>
            <w:rPrChange w:id="15434" w:author="Milan Stojkov" w:date="2026-10-02T11:00:00Z">
              <w:rPr/>
            </w:rPrChange>
          </w:rPr>
          <w:fldChar w:fldCharType="end"/>
        </w:r>
      </w:del>
      <w:del w:id="15435" w:author="Milica Radić" w:date="2026-10-03T19:29:47Z">
        <w:r>
          <w:rPr>
            <w:rFonts w:ascii="SimSun" w:hAnsi="SimSun" w:eastAsia="SimSun" w:cs="SimSun"/>
            <w:color w:val="000000"/>
            <w:lang w:val="sr-Cyrl-RS"/>
            <w:rPrChange w:id="15436" w:author="Milan Stojkov" w:date="2026-10-02T11:00:00Z">
              <w:rPr>
                <w:rFonts w:ascii="SimSun" w:hAnsi="SimSun" w:eastAsia="SimSun" w:cs="SimSun"/>
                <w:color w:val="000000"/>
              </w:rPr>
            </w:rPrChange>
          </w:rPr>
          <w:delText xml:space="preserve"> </w:delText>
        </w:r>
      </w:del>
      <w:del w:id="15437" w:author="Milica Radić" w:date="2026-10-03T19:29:47Z">
        <w:r>
          <w:rPr>
            <w:color w:val="000000"/>
            <w:sz w:val="22"/>
            <w:szCs w:val="22"/>
            <w:lang w:val="sr-Cyrl-RS"/>
            <w:rPrChange w:id="15438" w:author="Milan Stojkov" w:date="2026-10-02T11:00:00Z">
              <w:rPr>
                <w:color w:val="000000"/>
                <w:sz w:val="22"/>
                <w:szCs w:val="22"/>
              </w:rPr>
            </w:rPrChange>
          </w:rPr>
          <w:delText>(датум приступа: 2025-09-12).</w:delText>
        </w:r>
      </w:del>
    </w:p>
    <w:p w14:paraId="12980476">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439" w:author="Milan Stojkov" w:date="2026-10-02T11:00:00Z">
            <w:rPr>
              <w:color w:val="000000"/>
            </w:rPr>
          </w:rPrChange>
        </w:rPr>
      </w:pPr>
      <w:bookmarkStart w:id="129" w:name="bookmark=id.vvtz9h89in4p" w:colFirst="0" w:colLast="0"/>
      <w:bookmarkEnd w:id="129"/>
      <w:r>
        <w:rPr>
          <w:color w:val="000000"/>
          <w:sz w:val="22"/>
          <w:szCs w:val="22"/>
          <w:lang w:val="sr-Cyrl-RS"/>
          <w:rPrChange w:id="15440" w:author="Milan Stojkov" w:date="2026-10-02T11:00:00Z">
            <w:rPr>
              <w:color w:val="000000"/>
              <w:sz w:val="22"/>
              <w:szCs w:val="22"/>
            </w:rPr>
          </w:rPrChange>
        </w:rPr>
        <w:t>R. Patel, U. Biswas, S. Kodipaka, W. Carroll, P. Peranich и M. Young, „</w:t>
      </w:r>
      <w:r>
        <w:rPr>
          <w:i/>
          <w:iCs/>
          <w:color w:val="000000"/>
          <w:sz w:val="22"/>
          <w:szCs w:val="22"/>
          <w:lang w:val="sr-Cyrl-RS"/>
          <w:rPrChange w:id="15441" w:author="Milan Stojkov" w:date="2026-10-02T11:00:00Z">
            <w:rPr>
              <w:i/>
              <w:iCs/>
              <w:color w:val="000000"/>
              <w:sz w:val="22"/>
              <w:szCs w:val="22"/>
            </w:rPr>
          </w:rPrChange>
        </w:rPr>
        <w:t>A Survey of Recent Advancements in Secure Peer-to-Peer Networks</w:t>
      </w:r>
      <w:r>
        <w:rPr>
          <w:color w:val="000000"/>
          <w:sz w:val="22"/>
          <w:szCs w:val="22"/>
          <w:lang w:val="sr-Cyrl-RS"/>
          <w:rPrChange w:id="15442" w:author="Milan Stojkov" w:date="2026-10-02T11:00:00Z">
            <w:rPr>
              <w:color w:val="000000"/>
              <w:sz w:val="22"/>
              <w:szCs w:val="22"/>
            </w:rPr>
          </w:rPrChange>
        </w:rPr>
        <w:t xml:space="preserve">,“ </w:t>
      </w:r>
      <w:del w:id="15443" w:author="Milica Radić" w:date="2026-10-03T19:42:16Z">
        <w:r>
          <w:rPr>
            <w:color w:val="000000"/>
            <w:sz w:val="22"/>
            <w:szCs w:val="22"/>
            <w:lang w:val="sr-Cyrl-RS"/>
            <w:rPrChange w:id="15444" w:author="Milan Stojkov" w:date="2026-10-02T11:00:00Z">
              <w:rPr>
                <w:color w:val="000000"/>
                <w:sz w:val="22"/>
                <w:szCs w:val="22"/>
              </w:rPr>
            </w:rPrChange>
          </w:rPr>
          <w:delText xml:space="preserve">arXiv preprint </w:delText>
        </w:r>
      </w:del>
      <w:r>
        <w:rPr>
          <w:color w:val="000000"/>
          <w:sz w:val="22"/>
          <w:szCs w:val="22"/>
          <w:lang w:val="sr-Cyrl-RS"/>
          <w:rPrChange w:id="15445" w:author="Milan Stojkov" w:date="2026-10-02T11:00:00Z">
            <w:rPr>
              <w:color w:val="000000"/>
              <w:sz w:val="22"/>
              <w:szCs w:val="22"/>
            </w:rPr>
          </w:rPrChange>
        </w:rPr>
        <w:t xml:space="preserve">arXiv:2509.19539, 2025. </w:t>
      </w:r>
      <w:del w:id="15446" w:author="Milica Radić" w:date="2026-10-03T19:30:06Z">
        <w:r>
          <w:rPr>
            <w:color w:val="000000"/>
            <w:sz w:val="22"/>
            <w:szCs w:val="22"/>
            <w:lang w:val="sr-Cyrl-RS"/>
            <w:rPrChange w:id="15447" w:author="Milan Stojkov" w:date="2026-10-02T11:00:00Z">
              <w:rPr>
                <w:color w:val="000000"/>
                <w:sz w:val="22"/>
                <w:szCs w:val="22"/>
              </w:rPr>
            </w:rPrChange>
          </w:rPr>
          <w:delText xml:space="preserve">Доступно на:  </w:delText>
        </w:r>
      </w:del>
      <w:del w:id="15448" w:author="Milica Radić" w:date="2026-10-03T19:30:06Z">
        <w:r>
          <w:rPr>
            <w:lang w:val="sr-Cyrl-RS"/>
            <w:rPrChange w:id="15449" w:author="Milan Stojkov" w:date="2026-10-02T11:00:00Z">
              <w:rPr/>
            </w:rPrChange>
          </w:rPr>
          <w:fldChar w:fldCharType="begin"/>
        </w:r>
      </w:del>
      <w:del w:id="15450" w:author="Milica Radić" w:date="2026-10-03T19:30:06Z">
        <w:r>
          <w:rPr>
            <w:lang w:val="sr-Cyrl-RS"/>
            <w:rPrChange w:id="15451" w:author="Milan Stojkov" w:date="2026-10-02T11:00:00Z">
              <w:rPr/>
            </w:rPrChange>
          </w:rPr>
          <w:delInstrText xml:space="preserve">HYPERLINK "https://arxiv.org/pdf/2509.19539" \h</w:delInstrText>
        </w:r>
      </w:del>
      <w:del w:id="15452" w:author="Milica Radić" w:date="2026-10-03T19:30:06Z">
        <w:r>
          <w:rPr>
            <w:lang w:val="sr-Cyrl-RS"/>
            <w:rPrChange w:id="15453" w:author="Milan Stojkov" w:date="2026-10-02T11:00:00Z">
              <w:rPr/>
            </w:rPrChange>
          </w:rPr>
          <w:fldChar w:fldCharType="separate"/>
        </w:r>
      </w:del>
      <w:del w:id="15454" w:author="Milica Radić" w:date="2026-10-03T19:30:06Z">
        <w:r>
          <w:rPr>
            <w:rFonts w:ascii="SimSun" w:hAnsi="SimSun" w:eastAsia="SimSun" w:cs="SimSun"/>
            <w:color w:val="0000FF"/>
            <w:u w:val="single"/>
            <w:lang w:val="sr-Cyrl-RS"/>
            <w:rPrChange w:id="15455" w:author="Milan Stojkov" w:date="2026-10-02T11:00:00Z">
              <w:rPr>
                <w:rFonts w:ascii="SimSun" w:hAnsi="SimSun" w:eastAsia="SimSun" w:cs="SimSun"/>
                <w:color w:val="0000FF"/>
                <w:u w:val="single"/>
              </w:rPr>
            </w:rPrChange>
          </w:rPr>
          <w:delText>A Survey of Recent Advancements in Secure Peer-to-Peer Networks</w:delText>
        </w:r>
      </w:del>
      <w:del w:id="15456" w:author="Milica Radić" w:date="2026-10-03T19:30:06Z">
        <w:r>
          <w:rPr>
            <w:lang w:val="sr-Cyrl-RS"/>
            <w:rPrChange w:id="15457" w:author="Milan Stojkov" w:date="2026-10-02T11:00:00Z">
              <w:rPr/>
            </w:rPrChange>
          </w:rPr>
          <w:fldChar w:fldCharType="end"/>
        </w:r>
      </w:del>
      <w:del w:id="15458" w:author="Milica Radić" w:date="2026-10-03T19:30:06Z">
        <w:r>
          <w:rPr>
            <w:color w:val="000000"/>
            <w:sz w:val="22"/>
            <w:szCs w:val="22"/>
            <w:lang w:val="sr-Cyrl-RS"/>
            <w:rPrChange w:id="15459" w:author="Milan Stojkov" w:date="2026-10-02T11:00:00Z">
              <w:rPr>
                <w:color w:val="000000"/>
                <w:sz w:val="22"/>
                <w:szCs w:val="22"/>
              </w:rPr>
            </w:rPrChange>
          </w:rPr>
          <w:delText xml:space="preserve"> (датум приступа: 2025-09-12).</w:delText>
        </w:r>
      </w:del>
    </w:p>
    <w:p w14:paraId="6CEFDA76">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460" w:author="Milan Stojkov" w:date="2026-10-02T11:00:00Z">
            <w:rPr>
              <w:color w:val="000000"/>
            </w:rPr>
          </w:rPrChange>
        </w:rPr>
      </w:pPr>
      <w:bookmarkStart w:id="130" w:name="bookmark=id.25q7mx6e6yzs" w:colFirst="0" w:colLast="0"/>
      <w:bookmarkEnd w:id="130"/>
      <w:r>
        <w:rPr>
          <w:color w:val="000000"/>
          <w:sz w:val="22"/>
          <w:szCs w:val="22"/>
          <w:lang w:val="sr-Cyrl-RS"/>
          <w:rPrChange w:id="15461" w:author="Milan Stojkov" w:date="2026-10-02T11:00:00Z">
            <w:rPr>
              <w:color w:val="000000"/>
              <w:sz w:val="22"/>
              <w:szCs w:val="22"/>
            </w:rPr>
          </w:rPrChange>
        </w:rPr>
        <w:t>L. Lamport, R. Shostak и M. Pease, „</w:t>
      </w:r>
      <w:r>
        <w:rPr>
          <w:i/>
          <w:iCs/>
          <w:color w:val="000000"/>
          <w:sz w:val="22"/>
          <w:szCs w:val="22"/>
          <w:lang w:val="sr-Cyrl-RS"/>
          <w:rPrChange w:id="15462" w:author="Milan Stojkov" w:date="2026-10-02T11:00:00Z">
            <w:rPr>
              <w:i/>
              <w:iCs/>
              <w:color w:val="000000"/>
              <w:sz w:val="22"/>
              <w:szCs w:val="22"/>
            </w:rPr>
          </w:rPrChange>
        </w:rPr>
        <w:t>The Byzantine Generals Problem</w:t>
      </w:r>
      <w:r>
        <w:rPr>
          <w:color w:val="000000"/>
          <w:sz w:val="22"/>
          <w:szCs w:val="22"/>
          <w:lang w:val="sr-Cyrl-RS"/>
          <w:rPrChange w:id="15463" w:author="Milan Stojkov" w:date="2026-10-02T11:00:00Z">
            <w:rPr>
              <w:color w:val="000000"/>
              <w:sz w:val="22"/>
              <w:szCs w:val="22"/>
            </w:rPr>
          </w:rPrChange>
        </w:rPr>
        <w:t xml:space="preserve">,“ ACM Transactions on Programming Languages and Systems (TOPLAS), vol. 4, no. 3, стр. 382–401, јул 1982. </w:t>
      </w:r>
      <w:del w:id="15464" w:author="Milica Radić" w:date="2026-10-03T19:31:02Z">
        <w:r>
          <w:rPr>
            <w:color w:val="000000"/>
            <w:sz w:val="22"/>
            <w:szCs w:val="22"/>
            <w:lang w:val="sr-Cyrl-RS"/>
            <w:rPrChange w:id="15465" w:author="Milan Stojkov" w:date="2026-10-02T11:00:00Z">
              <w:rPr>
                <w:color w:val="000000"/>
                <w:sz w:val="22"/>
                <w:szCs w:val="22"/>
              </w:rPr>
            </w:rPrChange>
          </w:rPr>
          <w:delText xml:space="preserve">Доступно на: </w:delText>
        </w:r>
      </w:del>
      <w:del w:id="15466" w:author="Milica Radić" w:date="2026-10-03T19:31:02Z">
        <w:r>
          <w:rPr>
            <w:lang w:val="sr-Cyrl-RS"/>
            <w:rPrChange w:id="15467" w:author="Milan Stojkov" w:date="2026-10-02T11:00:00Z">
              <w:rPr/>
            </w:rPrChange>
          </w:rPr>
          <w:fldChar w:fldCharType="begin"/>
        </w:r>
      </w:del>
      <w:del w:id="15468" w:author="Milica Radić" w:date="2026-10-03T19:31:02Z">
        <w:r>
          <w:rPr>
            <w:lang w:val="sr-Cyrl-RS"/>
            <w:rPrChange w:id="15469" w:author="Milan Stojkov" w:date="2026-10-02T11:00:00Z">
              <w:rPr/>
            </w:rPrChange>
          </w:rPr>
          <w:delInstrText xml:space="preserve">HYPERLINK "https://lamport.azurewebsites.net/pubs/byz.pdf" \h</w:delInstrText>
        </w:r>
      </w:del>
      <w:del w:id="15470" w:author="Milica Radić" w:date="2026-10-03T19:31:02Z">
        <w:r>
          <w:rPr>
            <w:lang w:val="sr-Cyrl-RS"/>
            <w:rPrChange w:id="15471" w:author="Milan Stojkov" w:date="2026-10-02T11:00:00Z">
              <w:rPr/>
            </w:rPrChange>
          </w:rPr>
          <w:fldChar w:fldCharType="separate"/>
        </w:r>
      </w:del>
      <w:del w:id="15472" w:author="Milica Radić" w:date="2026-10-03T19:31:02Z">
        <w:r>
          <w:rPr>
            <w:rFonts w:ascii="SimSun" w:hAnsi="SimSun" w:eastAsia="SimSun" w:cs="SimSun"/>
            <w:color w:val="0000FF"/>
            <w:u w:val="single"/>
            <w:lang w:val="sr-Cyrl-RS"/>
            <w:rPrChange w:id="15473" w:author="Milan Stojkov" w:date="2026-10-02T11:00:00Z">
              <w:rPr>
                <w:rFonts w:ascii="SimSun" w:hAnsi="SimSun" w:eastAsia="SimSun" w:cs="SimSun"/>
                <w:color w:val="0000FF"/>
                <w:u w:val="single"/>
              </w:rPr>
            </w:rPrChange>
          </w:rPr>
          <w:delText>byz.pdf</w:delText>
        </w:r>
      </w:del>
      <w:del w:id="15474" w:author="Milica Radić" w:date="2026-10-03T19:31:02Z">
        <w:r>
          <w:rPr>
            <w:lang w:val="sr-Cyrl-RS"/>
            <w:rPrChange w:id="15475" w:author="Milan Stojkov" w:date="2026-10-02T11:00:00Z">
              <w:rPr/>
            </w:rPrChange>
          </w:rPr>
          <w:fldChar w:fldCharType="end"/>
        </w:r>
      </w:del>
      <w:del w:id="15476" w:author="Milica Radić" w:date="2026-10-03T19:31:02Z">
        <w:r>
          <w:rPr>
            <w:color w:val="000000"/>
            <w:sz w:val="22"/>
            <w:szCs w:val="22"/>
            <w:lang w:val="sr-Cyrl-RS"/>
            <w:rPrChange w:id="15477" w:author="Milan Stojkov" w:date="2026-10-02T11:00:00Z">
              <w:rPr>
                <w:color w:val="000000"/>
                <w:sz w:val="22"/>
                <w:szCs w:val="22"/>
              </w:rPr>
            </w:rPrChange>
          </w:rPr>
          <w:delText xml:space="preserve"> (датум приступа: 2025-09-12).</w:delText>
        </w:r>
      </w:del>
    </w:p>
    <w:p w14:paraId="489CD887">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478" w:author="Milan Stojkov" w:date="2026-10-02T11:00:00Z">
            <w:rPr>
              <w:color w:val="000000"/>
            </w:rPr>
          </w:rPrChange>
        </w:rPr>
      </w:pPr>
      <w:bookmarkStart w:id="131" w:name="bookmark=id.ahr6m5dhqw8v" w:colFirst="0" w:colLast="0"/>
      <w:bookmarkEnd w:id="131"/>
      <w:r>
        <w:rPr>
          <w:color w:val="000000"/>
          <w:sz w:val="22"/>
          <w:szCs w:val="22"/>
          <w:lang w:val="sr-Cyrl-RS"/>
          <w:rPrChange w:id="15479" w:author="Milan Stojkov" w:date="2026-10-02T11:00:00Z">
            <w:rPr>
              <w:color w:val="000000"/>
              <w:sz w:val="22"/>
              <w:szCs w:val="22"/>
            </w:rPr>
          </w:rPrChange>
        </w:rPr>
        <w:t>E. Heilman, A. Kendler, A. Zohar и S. Goldberg, „</w:t>
      </w:r>
      <w:r>
        <w:rPr>
          <w:i/>
          <w:iCs/>
          <w:color w:val="000000"/>
          <w:sz w:val="22"/>
          <w:szCs w:val="22"/>
          <w:lang w:val="sr-Cyrl-RS"/>
          <w:rPrChange w:id="15480" w:author="Milan Stojkov" w:date="2026-10-02T11:00:00Z">
            <w:rPr>
              <w:i/>
              <w:iCs/>
              <w:color w:val="000000"/>
              <w:sz w:val="22"/>
              <w:szCs w:val="22"/>
            </w:rPr>
          </w:rPrChange>
        </w:rPr>
        <w:t>Eclipse Attacks on Bitcoin’s Peer-to-Peer Network,</w:t>
      </w:r>
      <w:r>
        <w:rPr>
          <w:color w:val="000000"/>
          <w:sz w:val="22"/>
          <w:szCs w:val="22"/>
          <w:lang w:val="sr-Cyrl-RS"/>
          <w:rPrChange w:id="15481" w:author="Milan Stojkov" w:date="2026-10-02T11:00:00Z">
            <w:rPr>
              <w:color w:val="000000"/>
              <w:sz w:val="22"/>
              <w:szCs w:val="22"/>
            </w:rPr>
          </w:rPrChange>
        </w:rPr>
        <w:t xml:space="preserve">“ у Proceedings of the 24th USENIX Security Symposium (USENIX Security 15), Washington, D.C., август 2015, стр. 129–144. </w:t>
      </w:r>
      <w:del w:id="15482" w:author="Milica Radić" w:date="2026-10-03T19:31:11Z">
        <w:r>
          <w:rPr>
            <w:color w:val="000000"/>
            <w:sz w:val="22"/>
            <w:szCs w:val="22"/>
            <w:lang w:val="sr-Cyrl-RS"/>
            <w:rPrChange w:id="15483" w:author="Milan Stojkov" w:date="2026-10-02T11:00:00Z">
              <w:rPr>
                <w:color w:val="000000"/>
                <w:sz w:val="22"/>
                <w:szCs w:val="22"/>
              </w:rPr>
            </w:rPrChange>
          </w:rPr>
          <w:delText xml:space="preserve">Доступно на: </w:delText>
        </w:r>
      </w:del>
      <w:del w:id="15484" w:author="Milica Radić" w:date="2026-10-03T19:31:11Z">
        <w:r>
          <w:rPr>
            <w:lang w:val="sr-Cyrl-RS"/>
            <w:rPrChange w:id="15485" w:author="Milan Stojkov" w:date="2026-10-02T11:00:00Z">
              <w:rPr/>
            </w:rPrChange>
          </w:rPr>
          <w:fldChar w:fldCharType="begin"/>
        </w:r>
      </w:del>
      <w:del w:id="15486" w:author="Milica Radić" w:date="2026-10-03T19:31:11Z">
        <w:r>
          <w:rPr>
            <w:lang w:val="sr-Cyrl-RS"/>
            <w:rPrChange w:id="15487" w:author="Milan Stojkov" w:date="2026-10-02T11:00:00Z">
              <w:rPr/>
            </w:rPrChange>
          </w:rPr>
          <w:delInstrText xml:space="preserve">HYPERLINK "https://www.usenix.org/system/files/conference/usenixsecurity15/sec15-paper-heilman.pdf" \h</w:delInstrText>
        </w:r>
      </w:del>
      <w:del w:id="15488" w:author="Milica Radić" w:date="2026-10-03T19:31:11Z">
        <w:r>
          <w:rPr>
            <w:lang w:val="sr-Cyrl-RS"/>
            <w:rPrChange w:id="15489" w:author="Milan Stojkov" w:date="2026-10-02T11:00:00Z">
              <w:rPr/>
            </w:rPrChange>
          </w:rPr>
          <w:fldChar w:fldCharType="separate"/>
        </w:r>
      </w:del>
      <w:del w:id="15490" w:author="Milica Radić" w:date="2026-10-03T19:31:11Z">
        <w:r>
          <w:rPr>
            <w:rFonts w:ascii="SimSun" w:hAnsi="SimSun" w:eastAsia="SimSun" w:cs="SimSun"/>
            <w:color w:val="0000FF"/>
            <w:u w:val="single"/>
            <w:lang w:val="sr-Cyrl-RS"/>
            <w:rPrChange w:id="15491" w:author="Milan Stojkov" w:date="2026-10-02T11:00:00Z">
              <w:rPr>
                <w:rFonts w:ascii="SimSun" w:hAnsi="SimSun" w:eastAsia="SimSun" w:cs="SimSun"/>
                <w:color w:val="0000FF"/>
                <w:u w:val="single"/>
              </w:rPr>
            </w:rPrChange>
          </w:rPr>
          <w:delText>sec15-paper-heilman.pdf</w:delText>
        </w:r>
      </w:del>
      <w:del w:id="15492" w:author="Milica Radić" w:date="2026-10-03T19:31:11Z">
        <w:r>
          <w:rPr>
            <w:lang w:val="sr-Cyrl-RS"/>
            <w:rPrChange w:id="15493" w:author="Milan Stojkov" w:date="2026-10-02T11:00:00Z">
              <w:rPr/>
            </w:rPrChange>
          </w:rPr>
          <w:fldChar w:fldCharType="end"/>
        </w:r>
      </w:del>
      <w:del w:id="15494" w:author="Milica Radić" w:date="2026-10-03T19:31:11Z">
        <w:r>
          <w:rPr>
            <w:rFonts w:ascii="SimSun" w:hAnsi="SimSun" w:eastAsia="SimSun" w:cs="SimSun"/>
            <w:color w:val="000000"/>
            <w:lang w:val="sr-Cyrl-RS"/>
            <w:rPrChange w:id="15495" w:author="Milan Stojkov" w:date="2026-10-02T11:00:00Z">
              <w:rPr>
                <w:rFonts w:ascii="SimSun" w:hAnsi="SimSun" w:eastAsia="SimSun" w:cs="SimSun"/>
                <w:color w:val="000000"/>
              </w:rPr>
            </w:rPrChange>
          </w:rPr>
          <w:delText xml:space="preserve"> </w:delText>
        </w:r>
      </w:del>
      <w:del w:id="15496" w:author="Milica Radić" w:date="2026-10-03T19:31:11Z">
        <w:r>
          <w:rPr>
            <w:color w:val="000000"/>
            <w:sz w:val="22"/>
            <w:szCs w:val="22"/>
            <w:lang w:val="sr-Cyrl-RS"/>
            <w:rPrChange w:id="15497" w:author="Milan Stojkov" w:date="2026-10-02T11:00:00Z">
              <w:rPr>
                <w:color w:val="000000"/>
                <w:sz w:val="22"/>
                <w:szCs w:val="22"/>
              </w:rPr>
            </w:rPrChange>
          </w:rPr>
          <w:delText>(датум приступа: 2025-09-15).</w:delText>
        </w:r>
      </w:del>
    </w:p>
    <w:p w14:paraId="442B9007">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498" w:author="Milan Stojkov" w:date="2026-10-02T11:00:00Z">
            <w:rPr>
              <w:color w:val="000000"/>
            </w:rPr>
          </w:rPrChange>
        </w:rPr>
      </w:pPr>
      <w:bookmarkStart w:id="132" w:name="bookmark=id.albvyb1kju41" w:colFirst="0" w:colLast="0"/>
      <w:bookmarkEnd w:id="132"/>
      <w:r>
        <w:rPr>
          <w:color w:val="000000"/>
          <w:sz w:val="22"/>
          <w:szCs w:val="22"/>
          <w:lang w:val="sr-Cyrl-RS"/>
          <w:rPrChange w:id="15499" w:author="Milan Stojkov" w:date="2026-10-02T11:00:00Z">
            <w:rPr>
              <w:color w:val="000000"/>
              <w:sz w:val="22"/>
              <w:szCs w:val="22"/>
            </w:rPr>
          </w:rPrChange>
        </w:rPr>
        <w:t>Docker Inc., „</w:t>
      </w:r>
      <w:r>
        <w:rPr>
          <w:i/>
          <w:iCs/>
          <w:color w:val="000000"/>
          <w:sz w:val="22"/>
          <w:szCs w:val="22"/>
          <w:lang w:val="sr-Cyrl-RS"/>
          <w:rPrChange w:id="15500" w:author="Milan Stojkov" w:date="2026-10-02T11:00:00Z">
            <w:rPr>
              <w:i/>
              <w:iCs/>
              <w:color w:val="000000"/>
              <w:sz w:val="22"/>
              <w:szCs w:val="22"/>
            </w:rPr>
          </w:rPrChange>
        </w:rPr>
        <w:t>Docker Compose</w:t>
      </w:r>
      <w:r>
        <w:rPr>
          <w:color w:val="000000"/>
          <w:sz w:val="22"/>
          <w:szCs w:val="22"/>
          <w:lang w:val="sr-Cyrl-RS"/>
          <w:rPrChange w:id="15501" w:author="Milan Stojkov" w:date="2026-10-02T11:00:00Z">
            <w:rPr>
              <w:color w:val="000000"/>
              <w:sz w:val="22"/>
              <w:szCs w:val="22"/>
            </w:rPr>
          </w:rPrChange>
        </w:rPr>
        <w:t>,“ 2026. [</w:t>
      </w:r>
      <w:del w:id="15502" w:author="Milica Radić" w:date="2026-10-03T19:42:33Z">
        <w:r>
          <w:rPr>
            <w:color w:val="000000"/>
            <w:sz w:val="22"/>
            <w:szCs w:val="22"/>
            <w:lang w:val="sr-Cyrl-RS"/>
            <w:rPrChange w:id="15503" w:author="Milan Stojkov" w:date="2026-10-02T11:00:00Z">
              <w:rPr>
                <w:color w:val="000000"/>
                <w:sz w:val="22"/>
                <w:szCs w:val="22"/>
              </w:rPr>
            </w:rPrChange>
          </w:rPr>
          <w:delText>Онлине</w:delText>
        </w:r>
      </w:del>
      <w:ins w:id="15504" w:author="Milica Radić" w:date="2026-10-03T19:42:33Z">
        <w:r>
          <w:rPr>
            <w:color w:val="000000"/>
            <w:sz w:val="22"/>
            <w:szCs w:val="22"/>
            <w:lang w:val="sr-Cyrl-RS"/>
          </w:rPr>
          <w:t>О</w:t>
        </w:r>
      </w:ins>
      <w:ins w:id="15505" w:author="Milica Radić" w:date="2026-10-03T19:42:34Z">
        <w:r>
          <w:rPr>
            <w:color w:val="000000"/>
            <w:sz w:val="22"/>
            <w:szCs w:val="22"/>
            <w:lang w:val="sr-Cyrl-RS"/>
          </w:rPr>
          <w:t>н</w:t>
        </w:r>
      </w:ins>
      <w:ins w:id="15506" w:author="Milica Radić" w:date="2026-10-03T19:42:35Z">
        <w:r>
          <w:rPr>
            <w:color w:val="000000"/>
            <w:sz w:val="22"/>
            <w:szCs w:val="22"/>
            <w:lang w:val="sr-Cyrl-RS"/>
          </w:rPr>
          <w:t>лај</w:t>
        </w:r>
      </w:ins>
      <w:ins w:id="15507" w:author="Milica Radić" w:date="2026-10-03T19:42:36Z">
        <w:r>
          <w:rPr>
            <w:color w:val="000000"/>
            <w:sz w:val="22"/>
            <w:szCs w:val="22"/>
            <w:lang w:val="sr-Cyrl-RS"/>
          </w:rPr>
          <w:t>н</w:t>
        </w:r>
      </w:ins>
      <w:r>
        <w:rPr>
          <w:color w:val="000000"/>
          <w:sz w:val="22"/>
          <w:szCs w:val="22"/>
          <w:lang w:val="sr-Cyrl-RS"/>
          <w:rPrChange w:id="15508" w:author="Milan Stojkov" w:date="2026-10-02T11:00:00Z">
            <w:rPr>
              <w:color w:val="000000"/>
              <w:sz w:val="22"/>
              <w:szCs w:val="22"/>
            </w:rPr>
          </w:rPrChange>
        </w:rPr>
        <w:t>]. Доступно на:</w:t>
      </w:r>
      <w:ins w:id="15509" w:author="Milica Radić" w:date="2026-10-03T19:32:12Z">
        <w:r>
          <w:rPr>
            <w:rFonts w:hint="default"/>
            <w:color w:val="000000"/>
            <w:sz w:val="22"/>
            <w:szCs w:val="22"/>
            <w:lang w:val="sr-Cyrl-RS"/>
          </w:rPr>
          <w:t xml:space="preserve"> </w:t>
        </w:r>
      </w:ins>
      <w:ins w:id="15510" w:author="Milica Radić" w:date="2026-10-03T19:31:54Z">
        <w:r>
          <w:rPr>
            <w:rFonts w:hint="default"/>
            <w:color w:val="000000"/>
            <w:sz w:val="22"/>
            <w:szCs w:val="22"/>
            <w:lang w:val="sr-Cyrl-RS"/>
          </w:rPr>
          <w:t>https://docs.docker.com/compose/</w:t>
        </w:r>
      </w:ins>
      <w:ins w:id="15511" w:author="Milica Radić" w:date="2026-10-03T19:32:09Z">
        <w:r>
          <w:rPr>
            <w:rFonts w:hint="default"/>
            <w:color w:val="000000"/>
            <w:sz w:val="22"/>
            <w:szCs w:val="22"/>
            <w:lang w:val="sr-Cyrl-RS"/>
          </w:rPr>
          <w:t xml:space="preserve"> </w:t>
        </w:r>
      </w:ins>
      <w:del w:id="15512" w:author="Milica Radić" w:date="2026-10-03T19:31:43Z">
        <w:r>
          <w:rPr>
            <w:color w:val="000000"/>
            <w:sz w:val="22"/>
            <w:szCs w:val="22"/>
            <w:lang w:val="sr-Cyrl-RS"/>
            <w:rPrChange w:id="15513" w:author="Milan Stojkov" w:date="2026-10-02T11:00:00Z">
              <w:rPr>
                <w:color w:val="000000"/>
                <w:sz w:val="22"/>
                <w:szCs w:val="22"/>
              </w:rPr>
            </w:rPrChange>
          </w:rPr>
          <w:delText xml:space="preserve"> </w:delText>
        </w:r>
      </w:del>
      <w:del w:id="15514" w:author="Milica Radić" w:date="2026-10-03T19:31:39Z">
        <w:r>
          <w:rPr>
            <w:lang w:val="sr-Cyrl-RS"/>
            <w:rPrChange w:id="15515" w:author="Milan Stojkov" w:date="2026-10-02T11:00:00Z">
              <w:rPr/>
            </w:rPrChange>
          </w:rPr>
          <w:fldChar w:fldCharType="begin"/>
        </w:r>
      </w:del>
      <w:del w:id="15516" w:author="Milica Radić" w:date="2026-10-03T19:31:39Z">
        <w:r>
          <w:rPr>
            <w:lang w:val="sr-Cyrl-RS"/>
            <w:rPrChange w:id="15517" w:author="Milan Stojkov" w:date="2026-10-02T11:00:00Z">
              <w:rPr/>
            </w:rPrChange>
          </w:rPr>
          <w:delInstrText xml:space="preserve">HYPERLINK "https://docs.docker.com/compose/" \h</w:delInstrText>
        </w:r>
      </w:del>
      <w:del w:id="15518" w:author="Milica Radić" w:date="2026-10-03T19:31:39Z">
        <w:r>
          <w:rPr>
            <w:lang w:val="sr-Cyrl-RS"/>
            <w:rPrChange w:id="15519" w:author="Milan Stojkov" w:date="2026-10-02T11:00:00Z">
              <w:rPr/>
            </w:rPrChange>
          </w:rPr>
          <w:fldChar w:fldCharType="separate"/>
        </w:r>
      </w:del>
      <w:del w:id="15520" w:author="Milica Radić" w:date="2026-10-03T19:31:39Z">
        <w:r>
          <w:rPr>
            <w:rFonts w:ascii="SimSun" w:hAnsi="SimSun" w:eastAsia="SimSun" w:cs="SimSun"/>
            <w:color w:val="0000FF"/>
            <w:u w:val="single"/>
            <w:lang w:val="sr-Cyrl-RS"/>
            <w:rPrChange w:id="15521" w:author="Milan Stojkov" w:date="2026-10-02T11:00:00Z">
              <w:rPr>
                <w:rFonts w:ascii="SimSun" w:hAnsi="SimSun" w:eastAsia="SimSun" w:cs="SimSun"/>
                <w:color w:val="0000FF"/>
                <w:u w:val="single"/>
              </w:rPr>
            </w:rPrChange>
          </w:rPr>
          <w:delText>Docker Compose | Docker Docs</w:delText>
        </w:r>
      </w:del>
      <w:del w:id="15522" w:author="Milica Radić" w:date="2026-10-03T19:31:39Z">
        <w:r>
          <w:rPr>
            <w:lang w:val="sr-Cyrl-RS"/>
            <w:rPrChange w:id="15523" w:author="Milan Stojkov" w:date="2026-10-02T11:00:00Z">
              <w:rPr/>
            </w:rPrChange>
          </w:rPr>
          <w:fldChar w:fldCharType="end"/>
        </w:r>
      </w:del>
      <w:r>
        <w:rPr>
          <w:color w:val="000000"/>
          <w:sz w:val="22"/>
          <w:szCs w:val="22"/>
          <w:lang w:val="sr-Cyrl-RS"/>
          <w:rPrChange w:id="15524" w:author="Milan Stojkov" w:date="2026-10-02T11:00:00Z">
            <w:rPr>
              <w:color w:val="000000"/>
              <w:sz w:val="22"/>
              <w:szCs w:val="22"/>
            </w:rPr>
          </w:rPrChange>
        </w:rPr>
        <w:t xml:space="preserve"> </w:t>
      </w:r>
      <w:ins w:id="15525" w:author="Milica Radić" w:date="2026-10-03T19:46:27Z">
        <w:r>
          <w:rPr>
            <w:rFonts w:hint="default"/>
            <w:color w:val="000000"/>
            <w:sz w:val="22"/>
            <w:szCs w:val="22"/>
            <w:lang w:val="sr-Cyrl-RS"/>
          </w:rPr>
          <w:t>(приступљено 17. септембра 2026.)</w:t>
        </w:r>
      </w:ins>
      <w:del w:id="15526" w:author="Milica Radić" w:date="2026-10-03T19:46:27Z">
        <w:r>
          <w:rPr>
            <w:color w:val="000000"/>
            <w:sz w:val="22"/>
            <w:szCs w:val="22"/>
            <w:lang w:val="sr-Cyrl-RS"/>
            <w:rPrChange w:id="15527" w:author="Milan Stojkov" w:date="2026-10-02T11:00:00Z">
              <w:rPr>
                <w:color w:val="000000"/>
                <w:sz w:val="22"/>
                <w:szCs w:val="22"/>
              </w:rPr>
            </w:rPrChange>
          </w:rPr>
          <w:delText>(датум приступа: 17. септембар 2026.).</w:delText>
        </w:r>
      </w:del>
      <w:ins w:id="15528" w:author="Milica Radić" w:date="2026-10-03T19:46:30Z">
        <w:r>
          <w:rPr>
            <w:rFonts w:hint="default"/>
            <w:color w:val="000000"/>
            <w:sz w:val="22"/>
            <w:szCs w:val="22"/>
            <w:lang w:val="sr-Cyrl-RS"/>
          </w:rPr>
          <w:t>.</w:t>
        </w:r>
      </w:ins>
    </w:p>
    <w:p w14:paraId="56414657">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529" w:author="Milan Stojkov" w:date="2026-10-02T11:00:00Z">
            <w:rPr>
              <w:color w:val="000000"/>
            </w:rPr>
          </w:rPrChange>
        </w:rPr>
      </w:pPr>
      <w:r>
        <w:rPr>
          <w:color w:val="000000"/>
          <w:sz w:val="22"/>
          <w:szCs w:val="22"/>
          <w:lang w:val="sr-Cyrl-RS"/>
          <w:rPrChange w:id="15530" w:author="Milan Stojkov" w:date="2026-10-02T11:00:00Z">
            <w:rPr>
              <w:color w:val="000000"/>
              <w:sz w:val="22"/>
              <w:szCs w:val="22"/>
            </w:rPr>
          </w:rPrChange>
        </w:rPr>
        <w:t>S. Voulgaris, D. Gavidia и M. van Steen, „</w:t>
      </w:r>
      <w:r>
        <w:rPr>
          <w:i/>
          <w:iCs/>
          <w:color w:val="000000"/>
          <w:sz w:val="22"/>
          <w:szCs w:val="22"/>
          <w:lang w:val="sr-Cyrl-RS"/>
          <w:rPrChange w:id="15531" w:author="Milan Stojkov" w:date="2026-10-02T11:00:00Z">
            <w:rPr>
              <w:i/>
              <w:iCs/>
              <w:color w:val="000000"/>
              <w:sz w:val="22"/>
              <w:szCs w:val="22"/>
            </w:rPr>
          </w:rPrChange>
        </w:rPr>
        <w:t>CYCLON: Inexpensive Membership Management for Unstructured P2P Overlays,</w:t>
      </w:r>
      <w:r>
        <w:rPr>
          <w:color w:val="000000"/>
          <w:sz w:val="22"/>
          <w:szCs w:val="22"/>
          <w:lang w:val="sr-Cyrl-RS"/>
          <w:rPrChange w:id="15532" w:author="Milan Stojkov" w:date="2026-10-02T11:00:00Z">
            <w:rPr>
              <w:color w:val="000000"/>
              <w:sz w:val="22"/>
              <w:szCs w:val="22"/>
            </w:rPr>
          </w:rPrChange>
        </w:rPr>
        <w:t>“ Journal of Network and Systems Management, vol. 13, no. 2, стр. 197–217, јун 2005.</w:t>
      </w:r>
      <w:del w:id="15533" w:author="Milica Radić" w:date="2026-10-03T19:32:32Z">
        <w:r>
          <w:rPr>
            <w:color w:val="000000"/>
            <w:sz w:val="22"/>
            <w:szCs w:val="22"/>
            <w:lang w:val="sr-Cyrl-RS"/>
            <w:rPrChange w:id="15534" w:author="Milan Stojkov" w:date="2026-10-02T11:00:00Z">
              <w:rPr>
                <w:color w:val="000000"/>
                <w:sz w:val="22"/>
                <w:szCs w:val="22"/>
              </w:rPr>
            </w:rPrChange>
          </w:rPr>
          <w:delText xml:space="preserve"> Доступно на: </w:delText>
        </w:r>
      </w:del>
      <w:del w:id="15535" w:author="Milica Radić" w:date="2026-10-03T19:32:32Z">
        <w:r>
          <w:rPr>
            <w:lang w:val="sr-Cyrl-RS"/>
            <w:rPrChange w:id="15536" w:author="Milan Stojkov" w:date="2026-10-02T11:00:00Z">
              <w:rPr/>
            </w:rPrChange>
          </w:rPr>
          <w:fldChar w:fldCharType="begin"/>
        </w:r>
      </w:del>
      <w:del w:id="15537" w:author="Milica Radić" w:date="2026-10-03T19:32:32Z">
        <w:r>
          <w:rPr>
            <w:lang w:val="sr-Cyrl-RS"/>
            <w:rPrChange w:id="15538" w:author="Milan Stojkov" w:date="2026-10-02T11:00:00Z">
              <w:rPr/>
            </w:rPrChange>
          </w:rPr>
          <w:delInstrText xml:space="preserve">HYPERLINK "https://www.scispace.com/pdf/cyclon-inexpensive-membership-management-for-unstructured-336al71t3h.pdf" \h</w:delInstrText>
        </w:r>
      </w:del>
      <w:del w:id="15539" w:author="Milica Radić" w:date="2026-10-03T19:32:32Z">
        <w:r>
          <w:rPr>
            <w:lang w:val="sr-Cyrl-RS"/>
            <w:rPrChange w:id="15540" w:author="Milan Stojkov" w:date="2026-10-02T11:00:00Z">
              <w:rPr/>
            </w:rPrChange>
          </w:rPr>
          <w:fldChar w:fldCharType="separate"/>
        </w:r>
      </w:del>
      <w:del w:id="15541" w:author="Milica Radić" w:date="2026-10-03T19:32:32Z">
        <w:r>
          <w:rPr>
            <w:rFonts w:ascii="SimSun" w:hAnsi="SimSun" w:eastAsia="SimSun" w:cs="SimSun"/>
            <w:color w:val="0000FF"/>
            <w:u w:val="single"/>
            <w:lang w:val="sr-Cyrl-RS"/>
            <w:rPrChange w:id="15542" w:author="Milan Stojkov" w:date="2026-10-02T11:00:00Z">
              <w:rPr>
                <w:rFonts w:ascii="SimSun" w:hAnsi="SimSun" w:eastAsia="SimSun" w:cs="SimSun"/>
                <w:color w:val="0000FF"/>
                <w:u w:val="single"/>
              </w:rPr>
            </w:rPrChange>
          </w:rPr>
          <w:delText>CYCLON: Inexpensive Membership Management for Unstructured P2P Overlays</w:delText>
        </w:r>
      </w:del>
      <w:del w:id="15543" w:author="Milica Radić" w:date="2026-10-03T19:32:32Z">
        <w:r>
          <w:rPr>
            <w:lang w:val="sr-Cyrl-RS"/>
            <w:rPrChange w:id="15544" w:author="Milan Stojkov" w:date="2026-10-02T11:00:00Z">
              <w:rPr/>
            </w:rPrChange>
          </w:rPr>
          <w:fldChar w:fldCharType="end"/>
        </w:r>
      </w:del>
      <w:del w:id="15545" w:author="Milica Radić" w:date="2026-10-03T19:32:32Z">
        <w:r>
          <w:rPr>
            <w:color w:val="000000"/>
            <w:sz w:val="22"/>
            <w:szCs w:val="22"/>
            <w:lang w:val="sr-Cyrl-RS"/>
            <w:rPrChange w:id="15546" w:author="Milan Stojkov" w:date="2026-10-02T11:00:00Z">
              <w:rPr>
                <w:color w:val="000000"/>
                <w:sz w:val="22"/>
                <w:szCs w:val="22"/>
              </w:rPr>
            </w:rPrChange>
          </w:rPr>
          <w:delText xml:space="preserve"> (датум приступа: 2025-09-16).</w:delText>
        </w:r>
      </w:del>
    </w:p>
    <w:p w14:paraId="213463BB">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547" w:author="Milan Stojkov" w:date="2026-10-02T11:00:00Z">
            <w:rPr>
              <w:color w:val="000000"/>
            </w:rPr>
          </w:rPrChange>
        </w:rPr>
      </w:pPr>
      <w:bookmarkStart w:id="133" w:name="bookmark=id.ish2w1k1b236" w:colFirst="0" w:colLast="0"/>
      <w:bookmarkEnd w:id="133"/>
      <w:r>
        <w:rPr>
          <w:color w:val="000000"/>
          <w:sz w:val="22"/>
          <w:szCs w:val="22"/>
          <w:lang w:val="sr-Cyrl-RS"/>
          <w:rPrChange w:id="15548" w:author="Milan Stojkov" w:date="2026-10-02T11:00:00Z">
            <w:rPr>
              <w:color w:val="000000"/>
              <w:sz w:val="22"/>
              <w:szCs w:val="22"/>
            </w:rPr>
          </w:rPrChange>
        </w:rPr>
        <w:t>E. K. Lua, J. Crowcroft, M. Pias, R. Sharma и S. Lim, „</w:t>
      </w:r>
      <w:r>
        <w:rPr>
          <w:i/>
          <w:iCs/>
          <w:color w:val="000000"/>
          <w:sz w:val="22"/>
          <w:szCs w:val="22"/>
          <w:lang w:val="sr-Cyrl-RS"/>
          <w:rPrChange w:id="15549" w:author="Milan Stojkov" w:date="2026-10-02T11:00:00Z">
            <w:rPr>
              <w:i/>
              <w:iCs/>
              <w:color w:val="000000"/>
              <w:sz w:val="22"/>
              <w:szCs w:val="22"/>
            </w:rPr>
          </w:rPrChange>
        </w:rPr>
        <w:t>A Survey and Comparison of Peer-to-Peer Overlay Network Schemes</w:t>
      </w:r>
      <w:r>
        <w:rPr>
          <w:color w:val="000000"/>
          <w:sz w:val="22"/>
          <w:szCs w:val="22"/>
          <w:lang w:val="sr-Cyrl-RS"/>
          <w:rPrChange w:id="15550" w:author="Milan Stojkov" w:date="2026-10-02T11:00:00Z">
            <w:rPr>
              <w:color w:val="000000"/>
              <w:sz w:val="22"/>
              <w:szCs w:val="22"/>
            </w:rPr>
          </w:rPrChange>
        </w:rPr>
        <w:t xml:space="preserve">,“ IEEE Communications Surveys &amp; Tutorials, vol. 7, no. 2, стр. 72–93, </w:t>
      </w:r>
      <w:del w:id="15551" w:author="Milica Radić" w:date="2026-10-03T19:43:02Z">
        <w:r>
          <w:rPr>
            <w:color w:val="000000"/>
            <w:sz w:val="22"/>
            <w:szCs w:val="22"/>
            <w:lang w:val="sr-Cyrl-RS"/>
            <w:rPrChange w:id="15552" w:author="Milan Stojkov" w:date="2026-10-02T11:00:00Z">
              <w:rPr>
                <w:color w:val="000000"/>
                <w:sz w:val="22"/>
                <w:szCs w:val="22"/>
              </w:rPr>
            </w:rPrChange>
          </w:rPr>
          <w:delText>д</w:delText>
        </w:r>
      </w:del>
      <w:del w:id="15553" w:author="Milica Radić" w:date="2026-10-03T19:43:02Z">
        <w:r>
          <w:rPr>
            <w:color w:val="000000"/>
            <w:sz w:val="22"/>
            <w:szCs w:val="22"/>
            <w:lang w:val="sr-Cyrl-RS"/>
            <w:rPrChange w:id="15554" w:author="Milan Stojkov" w:date="2026-10-02T11:00:00Z">
              <w:rPr>
                <w:color w:val="000000"/>
                <w:sz w:val="22"/>
                <w:szCs w:val="22"/>
              </w:rPr>
            </w:rPrChange>
          </w:rPr>
          <w:delText>р</w:delText>
        </w:r>
      </w:del>
      <w:del w:id="15555" w:author="Milica Radić" w:date="2026-10-03T19:43:02Z">
        <w:r>
          <w:rPr>
            <w:color w:val="000000"/>
            <w:sz w:val="22"/>
            <w:szCs w:val="22"/>
            <w:lang w:val="sr-Cyrl-RS"/>
            <w:rPrChange w:id="15556" w:author="Milan Stojkov" w:date="2026-10-02T11:00:00Z">
              <w:rPr>
                <w:color w:val="000000"/>
                <w:sz w:val="22"/>
                <w:szCs w:val="22"/>
              </w:rPr>
            </w:rPrChange>
          </w:rPr>
          <w:delText>у</w:delText>
        </w:r>
      </w:del>
      <w:del w:id="15557" w:author="Milica Radić" w:date="2026-10-03T19:43:02Z">
        <w:r>
          <w:rPr>
            <w:color w:val="000000"/>
            <w:sz w:val="22"/>
            <w:szCs w:val="22"/>
            <w:lang w:val="sr-Cyrl-RS"/>
            <w:rPrChange w:id="15558" w:author="Milan Stojkov" w:date="2026-10-02T11:00:00Z">
              <w:rPr>
                <w:color w:val="000000"/>
                <w:sz w:val="22"/>
                <w:szCs w:val="22"/>
              </w:rPr>
            </w:rPrChange>
          </w:rPr>
          <w:delText>г</w:delText>
        </w:r>
      </w:del>
      <w:del w:id="15559" w:author="Milica Radić" w:date="2026-10-03T19:43:02Z">
        <w:r>
          <w:rPr>
            <w:color w:val="000000"/>
            <w:sz w:val="22"/>
            <w:szCs w:val="22"/>
            <w:lang w:val="sr-Cyrl-RS"/>
            <w:rPrChange w:id="15560" w:author="Milan Stojkov" w:date="2026-10-02T11:00:00Z">
              <w:rPr>
                <w:color w:val="000000"/>
                <w:sz w:val="22"/>
                <w:szCs w:val="22"/>
              </w:rPr>
            </w:rPrChange>
          </w:rPr>
          <w:delText>и</w:delText>
        </w:r>
      </w:del>
      <w:del w:id="15561" w:author="Milica Radić" w:date="2026-10-03T19:43:01Z">
        <w:r>
          <w:rPr>
            <w:color w:val="000000"/>
            <w:sz w:val="22"/>
            <w:szCs w:val="22"/>
            <w:lang w:val="sr-Cyrl-RS"/>
            <w:rPrChange w:id="15562" w:author="Milan Stojkov" w:date="2026-10-02T11:00:00Z">
              <w:rPr>
                <w:color w:val="000000"/>
                <w:sz w:val="22"/>
                <w:szCs w:val="22"/>
              </w:rPr>
            </w:rPrChange>
          </w:rPr>
          <w:delText xml:space="preserve"> </w:delText>
        </w:r>
      </w:del>
      <w:del w:id="15563" w:author="Milica Radić" w:date="2026-10-03T19:43:01Z">
        <w:r>
          <w:rPr>
            <w:color w:val="000000"/>
            <w:sz w:val="22"/>
            <w:szCs w:val="22"/>
            <w:lang w:val="sr-Cyrl-RS"/>
            <w:rPrChange w:id="15564" w:author="Milan Stojkov" w:date="2026-10-02T11:00:00Z">
              <w:rPr>
                <w:color w:val="000000"/>
                <w:sz w:val="22"/>
                <w:szCs w:val="22"/>
              </w:rPr>
            </w:rPrChange>
          </w:rPr>
          <w:delText xml:space="preserve">квартал </w:delText>
        </w:r>
      </w:del>
      <w:r>
        <w:rPr>
          <w:color w:val="000000"/>
          <w:sz w:val="22"/>
          <w:szCs w:val="22"/>
          <w:lang w:val="sr-Cyrl-RS"/>
          <w:rPrChange w:id="15565" w:author="Milan Stojkov" w:date="2026-10-02T11:00:00Z">
            <w:rPr>
              <w:color w:val="000000"/>
              <w:sz w:val="22"/>
              <w:szCs w:val="22"/>
            </w:rPr>
          </w:rPrChange>
        </w:rPr>
        <w:t xml:space="preserve">2005. </w:t>
      </w:r>
      <w:del w:id="15566" w:author="Milica Radić" w:date="2026-10-03T19:32:37Z">
        <w:r>
          <w:rPr>
            <w:color w:val="000000"/>
            <w:sz w:val="22"/>
            <w:szCs w:val="22"/>
            <w:lang w:val="sr-Cyrl-RS"/>
            <w:rPrChange w:id="15567" w:author="Milan Stojkov" w:date="2026-10-02T11:00:00Z">
              <w:rPr>
                <w:color w:val="000000"/>
                <w:sz w:val="22"/>
                <w:szCs w:val="22"/>
              </w:rPr>
            </w:rPrChange>
          </w:rPr>
          <w:delText xml:space="preserve">Доступно на: </w:delText>
        </w:r>
      </w:del>
      <w:del w:id="15568" w:author="Milica Radić" w:date="2026-10-03T19:32:37Z">
        <w:r>
          <w:rPr>
            <w:lang w:val="sr-Cyrl-RS"/>
            <w:rPrChange w:id="15569" w:author="Milan Stojkov" w:date="2026-10-02T11:00:00Z">
              <w:rPr/>
            </w:rPrChange>
          </w:rPr>
          <w:fldChar w:fldCharType="begin"/>
        </w:r>
      </w:del>
      <w:del w:id="15570" w:author="Milica Radić" w:date="2026-10-03T19:32:37Z">
        <w:r>
          <w:rPr>
            <w:lang w:val="sr-Cyrl-RS"/>
            <w:rPrChange w:id="15571" w:author="Milan Stojkov" w:date="2026-10-02T11:00:00Z">
              <w:rPr/>
            </w:rPrChange>
          </w:rPr>
          <w:delInstrText xml:space="preserve">HYPERLINK "https://www.researchgate.net/publication/3454643_A_survey_and_comparison_of_peer-to-peer_overlay_network_schemes" \h</w:delInstrText>
        </w:r>
      </w:del>
      <w:del w:id="15572" w:author="Milica Radić" w:date="2026-10-03T19:32:37Z">
        <w:r>
          <w:rPr>
            <w:lang w:val="sr-Cyrl-RS"/>
            <w:rPrChange w:id="15573" w:author="Milan Stojkov" w:date="2026-10-02T11:00:00Z">
              <w:rPr/>
            </w:rPrChange>
          </w:rPr>
          <w:fldChar w:fldCharType="separate"/>
        </w:r>
      </w:del>
      <w:del w:id="15574" w:author="Milica Radić" w:date="2026-10-03T19:32:37Z">
        <w:r>
          <w:rPr>
            <w:rFonts w:ascii="SimSun" w:hAnsi="SimSun" w:eastAsia="SimSun" w:cs="SimSun"/>
            <w:color w:val="0000FF"/>
            <w:u w:val="single"/>
            <w:lang w:val="sr-Cyrl-RS"/>
            <w:rPrChange w:id="15575" w:author="Milan Stojkov" w:date="2026-10-02T11:00:00Z">
              <w:rPr>
                <w:rFonts w:ascii="SimSun" w:hAnsi="SimSun" w:eastAsia="SimSun" w:cs="SimSun"/>
                <w:color w:val="0000FF"/>
                <w:u w:val="single"/>
              </w:rPr>
            </w:rPrChange>
          </w:rPr>
          <w:delText>(PDF) A survey and comparison of peer-to-peer overlay network schemes</w:delText>
        </w:r>
      </w:del>
      <w:del w:id="15576" w:author="Milica Radić" w:date="2026-10-03T19:32:37Z">
        <w:r>
          <w:rPr>
            <w:lang w:val="sr-Cyrl-RS"/>
            <w:rPrChange w:id="15577" w:author="Milan Stojkov" w:date="2026-10-02T11:00:00Z">
              <w:rPr/>
            </w:rPrChange>
          </w:rPr>
          <w:fldChar w:fldCharType="end"/>
        </w:r>
      </w:del>
      <w:del w:id="15578" w:author="Milica Radić" w:date="2026-10-03T19:32:37Z">
        <w:r>
          <w:rPr>
            <w:rFonts w:ascii="SimSun" w:hAnsi="SimSun" w:eastAsia="SimSun" w:cs="SimSun"/>
            <w:color w:val="000000"/>
            <w:lang w:val="sr-Cyrl-RS"/>
            <w:rPrChange w:id="15579" w:author="Milan Stojkov" w:date="2026-10-02T11:00:00Z">
              <w:rPr>
                <w:rFonts w:ascii="SimSun" w:hAnsi="SimSun" w:eastAsia="SimSun" w:cs="SimSun"/>
                <w:color w:val="000000"/>
              </w:rPr>
            </w:rPrChange>
          </w:rPr>
          <w:delText xml:space="preserve"> </w:delText>
        </w:r>
      </w:del>
      <w:del w:id="15580" w:author="Milica Radić" w:date="2026-10-03T19:32:37Z">
        <w:r>
          <w:rPr>
            <w:color w:val="000000"/>
            <w:sz w:val="22"/>
            <w:szCs w:val="22"/>
            <w:lang w:val="sr-Cyrl-RS"/>
            <w:rPrChange w:id="15581" w:author="Milan Stojkov" w:date="2026-10-02T11:00:00Z">
              <w:rPr>
                <w:color w:val="000000"/>
                <w:sz w:val="22"/>
                <w:szCs w:val="22"/>
              </w:rPr>
            </w:rPrChange>
          </w:rPr>
          <w:delText>(датум приступа: 2025-09-16).</w:delText>
        </w:r>
      </w:del>
    </w:p>
    <w:p w14:paraId="71E2B487">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582" w:author="Milan Stojkov" w:date="2026-10-02T11:00:00Z">
            <w:rPr>
              <w:color w:val="000000"/>
            </w:rPr>
          </w:rPrChange>
        </w:rPr>
      </w:pPr>
      <w:bookmarkStart w:id="134" w:name="bookmark=id.e6zv4flilr7n" w:colFirst="0" w:colLast="0"/>
      <w:bookmarkEnd w:id="134"/>
      <w:r>
        <w:rPr>
          <w:color w:val="000000"/>
          <w:sz w:val="22"/>
          <w:szCs w:val="22"/>
          <w:lang w:val="sr-Cyrl-RS"/>
          <w:rPrChange w:id="15583" w:author="Milan Stojkov" w:date="2026-10-02T11:00:00Z">
            <w:rPr>
              <w:color w:val="000000"/>
              <w:sz w:val="22"/>
              <w:szCs w:val="22"/>
            </w:rPr>
          </w:rPrChange>
        </w:rPr>
        <w:t>M. Jelasity, R. Guerraoui, A.-M. Kermarrec и M. van Steen, „</w:t>
      </w:r>
      <w:r>
        <w:rPr>
          <w:i/>
          <w:iCs/>
          <w:color w:val="000000"/>
          <w:sz w:val="22"/>
          <w:szCs w:val="22"/>
          <w:lang w:val="sr-Cyrl-RS"/>
          <w:rPrChange w:id="15584" w:author="Milan Stojkov" w:date="2026-10-02T11:00:00Z">
            <w:rPr>
              <w:i/>
              <w:iCs/>
              <w:color w:val="000000"/>
              <w:sz w:val="22"/>
              <w:szCs w:val="22"/>
            </w:rPr>
          </w:rPrChange>
        </w:rPr>
        <w:t>The peer sampling service: Experimental evaluation of unstructured gossip-based implementations</w:t>
      </w:r>
      <w:r>
        <w:rPr>
          <w:color w:val="000000"/>
          <w:sz w:val="22"/>
          <w:szCs w:val="22"/>
          <w:lang w:val="sr-Cyrl-RS"/>
          <w:rPrChange w:id="15585" w:author="Milan Stojkov" w:date="2026-10-02T11:00:00Z">
            <w:rPr>
              <w:color w:val="000000"/>
              <w:sz w:val="22"/>
              <w:szCs w:val="22"/>
            </w:rPr>
          </w:rPrChange>
        </w:rPr>
        <w:t xml:space="preserve">,“ у Middleware 2004, Berlin, Heidelberg: Springer, 2004, стр. 79–98. </w:t>
      </w:r>
      <w:del w:id="15586" w:author="Milica Radić" w:date="2026-10-03T19:32:41Z">
        <w:r>
          <w:rPr>
            <w:color w:val="000000"/>
            <w:sz w:val="22"/>
            <w:szCs w:val="22"/>
            <w:lang w:val="sr-Cyrl-RS"/>
            <w:rPrChange w:id="15587" w:author="Milan Stojkov" w:date="2026-10-02T11:00:00Z">
              <w:rPr>
                <w:color w:val="000000"/>
                <w:sz w:val="22"/>
                <w:szCs w:val="22"/>
              </w:rPr>
            </w:rPrChange>
          </w:rPr>
          <w:delText xml:space="preserve">Доступно на: </w:delText>
        </w:r>
      </w:del>
      <w:del w:id="15588" w:author="Milica Radić" w:date="2026-10-03T19:32:41Z">
        <w:r>
          <w:rPr>
            <w:lang w:val="sr-Cyrl-RS"/>
            <w:rPrChange w:id="15589" w:author="Milan Stojkov" w:date="2026-10-02T11:00:00Z">
              <w:rPr/>
            </w:rPrChange>
          </w:rPr>
          <w:fldChar w:fldCharType="begin"/>
        </w:r>
      </w:del>
      <w:del w:id="15590" w:author="Milica Radić" w:date="2026-10-03T19:32:41Z">
        <w:r>
          <w:rPr>
            <w:lang w:val="sr-Cyrl-RS"/>
            <w:rPrChange w:id="15591" w:author="Milan Stojkov" w:date="2026-10-02T11:00:00Z">
              <w:rPr/>
            </w:rPrChange>
          </w:rPr>
          <w:delInstrText xml:space="preserve">HYPERLINK "https://www.inf.u-szeged.hu/~jelasity/cikkek/middleware04.pdf" \h</w:delInstrText>
        </w:r>
      </w:del>
      <w:del w:id="15592" w:author="Milica Radić" w:date="2026-10-03T19:32:41Z">
        <w:r>
          <w:rPr>
            <w:lang w:val="sr-Cyrl-RS"/>
            <w:rPrChange w:id="15593" w:author="Milan Stojkov" w:date="2026-10-02T11:00:00Z">
              <w:rPr/>
            </w:rPrChange>
          </w:rPr>
          <w:fldChar w:fldCharType="separate"/>
        </w:r>
      </w:del>
      <w:del w:id="15594" w:author="Milica Radić" w:date="2026-10-03T19:32:41Z">
        <w:r>
          <w:rPr>
            <w:rFonts w:ascii="SimSun" w:hAnsi="SimSun" w:eastAsia="SimSun" w:cs="SimSun"/>
            <w:color w:val="0000FF"/>
            <w:u w:val="single"/>
            <w:lang w:val="sr-Cyrl-RS"/>
            <w:rPrChange w:id="15595" w:author="Milan Stojkov" w:date="2026-10-02T11:00:00Z">
              <w:rPr>
                <w:rFonts w:ascii="SimSun" w:hAnsi="SimSun" w:eastAsia="SimSun" w:cs="SimSun"/>
                <w:color w:val="0000FF"/>
                <w:u w:val="single"/>
              </w:rPr>
            </w:rPrChange>
          </w:rPr>
          <w:delText>middleware04.pdf</w:delText>
        </w:r>
      </w:del>
      <w:del w:id="15596" w:author="Milica Radić" w:date="2026-10-03T19:32:41Z">
        <w:r>
          <w:rPr>
            <w:lang w:val="sr-Cyrl-RS"/>
            <w:rPrChange w:id="15597" w:author="Milan Stojkov" w:date="2026-10-02T11:00:00Z">
              <w:rPr/>
            </w:rPrChange>
          </w:rPr>
          <w:fldChar w:fldCharType="end"/>
        </w:r>
      </w:del>
      <w:del w:id="15598" w:author="Milica Radić" w:date="2026-10-03T19:32:41Z">
        <w:r>
          <w:rPr>
            <w:color w:val="000000"/>
            <w:sz w:val="22"/>
            <w:szCs w:val="22"/>
            <w:lang w:val="sr-Cyrl-RS"/>
            <w:rPrChange w:id="15599" w:author="Milan Stojkov" w:date="2026-10-02T11:00:00Z">
              <w:rPr>
                <w:color w:val="000000"/>
                <w:sz w:val="22"/>
                <w:szCs w:val="22"/>
              </w:rPr>
            </w:rPrChange>
          </w:rPr>
          <w:delText>(датум приступа: 2025-09-16).</w:delText>
        </w:r>
      </w:del>
    </w:p>
    <w:p w14:paraId="213496B5">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600" w:author="Milan Stojkov" w:date="2026-10-02T11:00:00Z">
            <w:rPr>
              <w:color w:val="000000"/>
            </w:rPr>
          </w:rPrChange>
        </w:rPr>
      </w:pPr>
      <w:bookmarkStart w:id="135" w:name="bookmark=id.7qhao018rlxc" w:colFirst="0" w:colLast="0"/>
      <w:bookmarkEnd w:id="135"/>
      <w:r>
        <w:rPr>
          <w:color w:val="000000"/>
          <w:sz w:val="22"/>
          <w:szCs w:val="22"/>
          <w:lang w:val="sr-Cyrl-RS"/>
          <w:rPrChange w:id="15601" w:author="Milan Stojkov" w:date="2026-10-02T11:00:00Z">
            <w:rPr>
              <w:color w:val="000000"/>
              <w:sz w:val="22"/>
              <w:szCs w:val="22"/>
            </w:rPr>
          </w:rPrChange>
        </w:rPr>
        <w:t>M. Jelasity, S. Voulgaris, R. Guerraoui, A.-M. Kermarrec и M. van Steen, „</w:t>
      </w:r>
      <w:r>
        <w:rPr>
          <w:i/>
          <w:iCs/>
          <w:color w:val="000000"/>
          <w:sz w:val="22"/>
          <w:szCs w:val="22"/>
          <w:lang w:val="sr-Cyrl-RS"/>
          <w:rPrChange w:id="15602" w:author="Milan Stojkov" w:date="2026-10-02T11:00:00Z">
            <w:rPr>
              <w:i/>
              <w:iCs/>
              <w:color w:val="000000"/>
              <w:sz w:val="22"/>
              <w:szCs w:val="22"/>
            </w:rPr>
          </w:rPrChange>
        </w:rPr>
        <w:t>Gossip-based peer sampling</w:t>
      </w:r>
      <w:r>
        <w:rPr>
          <w:color w:val="000000"/>
          <w:sz w:val="22"/>
          <w:szCs w:val="22"/>
          <w:lang w:val="sr-Cyrl-RS"/>
          <w:rPrChange w:id="15603" w:author="Milan Stojkov" w:date="2026-10-02T11:00:00Z">
            <w:rPr>
              <w:color w:val="000000"/>
              <w:sz w:val="22"/>
              <w:szCs w:val="22"/>
            </w:rPr>
          </w:rPrChange>
        </w:rPr>
        <w:t xml:space="preserve">,“ ACM Transactions on Computer Systems, vol. 25, no. 3, </w:t>
      </w:r>
      <w:ins w:id="15604" w:author="Milica Radić" w:date="2026-10-03T19:43:20Z">
        <w:r>
          <w:rPr>
            <w:color w:val="000000"/>
            <w:sz w:val="22"/>
            <w:szCs w:val="22"/>
            <w:lang w:val="sr-Cyrl-RS"/>
          </w:rPr>
          <w:t>ч</w:t>
        </w:r>
      </w:ins>
      <w:ins w:id="15605" w:author="Milica Radić" w:date="2026-10-03T19:43:21Z">
        <w:r>
          <w:rPr>
            <w:color w:val="000000"/>
            <w:sz w:val="22"/>
            <w:szCs w:val="22"/>
            <w:lang w:val="sr-Cyrl-RS"/>
          </w:rPr>
          <w:t>л</w:t>
        </w:r>
      </w:ins>
      <w:del w:id="15606" w:author="Milica Radić" w:date="2026-10-03T19:43:15Z">
        <w:r>
          <w:rPr>
            <w:color w:val="000000"/>
            <w:sz w:val="22"/>
            <w:szCs w:val="22"/>
            <w:lang w:val="sr-Cyrl-RS"/>
            <w:rPrChange w:id="15607" w:author="Milan Stojkov" w:date="2026-10-02T11:00:00Z">
              <w:rPr>
                <w:color w:val="000000"/>
                <w:sz w:val="22"/>
                <w:szCs w:val="22"/>
              </w:rPr>
            </w:rPrChange>
          </w:rPr>
          <w:delText>čl</w:delText>
        </w:r>
      </w:del>
      <w:r>
        <w:rPr>
          <w:color w:val="000000"/>
          <w:sz w:val="22"/>
          <w:szCs w:val="22"/>
          <w:lang w:val="sr-Cyrl-RS"/>
          <w:rPrChange w:id="15608" w:author="Milan Stojkov" w:date="2026-10-02T11:00:00Z">
            <w:rPr>
              <w:color w:val="000000"/>
              <w:sz w:val="22"/>
              <w:szCs w:val="22"/>
            </w:rPr>
          </w:rPrChange>
        </w:rPr>
        <w:t xml:space="preserve">. 8, 2007. </w:t>
      </w:r>
      <w:del w:id="15609" w:author="Milica Radić" w:date="2026-10-03T19:35:11Z">
        <w:r>
          <w:rPr>
            <w:color w:val="000000"/>
            <w:sz w:val="22"/>
            <w:szCs w:val="22"/>
            <w:lang w:val="sr-Cyrl-RS"/>
            <w:rPrChange w:id="15610" w:author="Milan Stojkov" w:date="2026-10-02T11:00:00Z">
              <w:rPr>
                <w:color w:val="000000"/>
                <w:sz w:val="22"/>
                <w:szCs w:val="22"/>
              </w:rPr>
            </w:rPrChange>
          </w:rPr>
          <w:delText xml:space="preserve">Доступно на: </w:delText>
        </w:r>
      </w:del>
      <w:del w:id="15611" w:author="Milica Radić" w:date="2026-10-03T19:35:11Z">
        <w:r>
          <w:rPr>
            <w:lang w:val="sr-Cyrl-RS"/>
            <w:rPrChange w:id="15612" w:author="Milan Stojkov" w:date="2026-10-02T11:00:00Z">
              <w:rPr/>
            </w:rPrChange>
          </w:rPr>
          <w:fldChar w:fldCharType="begin"/>
        </w:r>
      </w:del>
      <w:del w:id="15613" w:author="Milica Radić" w:date="2026-10-03T19:35:11Z">
        <w:r>
          <w:rPr>
            <w:lang w:val="sr-Cyrl-RS"/>
            <w:rPrChange w:id="15614" w:author="Milan Stojkov" w:date="2026-10-02T11:00:00Z">
              <w:rPr/>
            </w:rPrChange>
          </w:rPr>
          <w:delInstrText xml:space="preserve">HYPERLINK "https://dl.acm.org/doi/epdf/10.1145/1275517.1275520" \h</w:delInstrText>
        </w:r>
      </w:del>
      <w:del w:id="15615" w:author="Milica Radić" w:date="2026-10-03T19:35:11Z">
        <w:r>
          <w:rPr>
            <w:lang w:val="sr-Cyrl-RS"/>
            <w:rPrChange w:id="15616" w:author="Milan Stojkov" w:date="2026-10-02T11:00:00Z">
              <w:rPr/>
            </w:rPrChange>
          </w:rPr>
          <w:fldChar w:fldCharType="separate"/>
        </w:r>
      </w:del>
      <w:del w:id="15617" w:author="Milica Radić" w:date="2026-10-03T19:35:11Z">
        <w:r>
          <w:rPr>
            <w:rFonts w:ascii="SimSun" w:hAnsi="SimSun" w:eastAsia="SimSun" w:cs="SimSun"/>
            <w:color w:val="0000FF"/>
            <w:u w:val="single"/>
            <w:lang w:val="sr-Cyrl-RS"/>
            <w:rPrChange w:id="15618" w:author="Milan Stojkov" w:date="2026-10-02T11:00:00Z">
              <w:rPr>
                <w:rFonts w:ascii="SimSun" w:hAnsi="SimSun" w:eastAsia="SimSun" w:cs="SimSun"/>
                <w:color w:val="0000FF"/>
                <w:u w:val="single"/>
              </w:rPr>
            </w:rPrChange>
          </w:rPr>
          <w:delText>Gossip-based peer sampling</w:delText>
        </w:r>
      </w:del>
      <w:del w:id="15619" w:author="Milica Radić" w:date="2026-10-03T19:35:11Z">
        <w:r>
          <w:rPr>
            <w:lang w:val="sr-Cyrl-RS"/>
            <w:rPrChange w:id="15620" w:author="Milan Stojkov" w:date="2026-10-02T11:00:00Z">
              <w:rPr/>
            </w:rPrChange>
          </w:rPr>
          <w:fldChar w:fldCharType="end"/>
        </w:r>
      </w:del>
      <w:del w:id="15621" w:author="Milica Radić" w:date="2026-10-03T19:35:11Z">
        <w:r>
          <w:rPr>
            <w:rFonts w:ascii="SimSun" w:hAnsi="SimSun" w:eastAsia="SimSun" w:cs="SimSun"/>
            <w:color w:val="000000"/>
            <w:lang w:val="sr-Cyrl-RS"/>
            <w:rPrChange w:id="15622" w:author="Milan Stojkov" w:date="2026-10-02T11:00:00Z">
              <w:rPr>
                <w:rFonts w:ascii="SimSun" w:hAnsi="SimSun" w:eastAsia="SimSun" w:cs="SimSun"/>
                <w:color w:val="000000"/>
              </w:rPr>
            </w:rPrChange>
          </w:rPr>
          <w:delText xml:space="preserve"> </w:delText>
        </w:r>
      </w:del>
      <w:del w:id="15623" w:author="Milica Radić" w:date="2026-10-03T19:35:11Z">
        <w:r>
          <w:rPr>
            <w:color w:val="000000"/>
            <w:sz w:val="22"/>
            <w:szCs w:val="22"/>
            <w:lang w:val="sr-Cyrl-RS"/>
            <w:rPrChange w:id="15624" w:author="Milan Stojkov" w:date="2026-10-02T11:00:00Z">
              <w:rPr>
                <w:color w:val="000000"/>
                <w:sz w:val="22"/>
                <w:szCs w:val="22"/>
              </w:rPr>
            </w:rPrChange>
          </w:rPr>
          <w:delText>(датум приступа: 2025-09-16).</w:delText>
        </w:r>
      </w:del>
    </w:p>
    <w:p w14:paraId="79865460">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625" w:author="Milan Stojkov" w:date="2026-10-02T11:00:00Z">
            <w:rPr>
              <w:color w:val="000000"/>
            </w:rPr>
          </w:rPrChange>
        </w:rPr>
      </w:pPr>
      <w:del w:id="15626" w:author="Milica Radić" w:date="2026-10-03T19:36:17Z">
        <w:bookmarkStart w:id="136" w:name="bookmark=id.vy5oy77j13nx" w:colFirst="0" w:colLast="0"/>
        <w:bookmarkEnd w:id="136"/>
        <w:r>
          <w:rPr>
            <w:color w:val="000000"/>
            <w:sz w:val="22"/>
            <w:szCs w:val="22"/>
            <w:lang w:val="sr-Cyrl-RS"/>
            <w:rPrChange w:id="15627" w:author="Milan Stojkov" w:date="2026-10-02T11:00:00Z">
              <w:rPr>
                <w:color w:val="000000"/>
                <w:sz w:val="22"/>
                <w:szCs w:val="22"/>
              </w:rPr>
            </w:rPrChange>
          </w:rPr>
          <w:delText>J</w:delText>
        </w:r>
      </w:del>
      <w:del w:id="15628" w:author="Milica Radić" w:date="2026-10-03T19:36:16Z">
        <w:r>
          <w:rPr>
            <w:color w:val="000000"/>
            <w:sz w:val="22"/>
            <w:szCs w:val="22"/>
            <w:lang w:val="sr-Cyrl-RS"/>
            <w:rPrChange w:id="15629" w:author="Milan Stojkov" w:date="2026-10-02T11:00:00Z">
              <w:rPr>
                <w:color w:val="000000"/>
                <w:sz w:val="22"/>
                <w:szCs w:val="22"/>
              </w:rPr>
            </w:rPrChange>
          </w:rPr>
          <w:delText>.</w:delText>
        </w:r>
      </w:del>
      <w:del w:id="15630" w:author="Milica Radić" w:date="2026-10-03T19:36:16Z">
        <w:r>
          <w:rPr>
            <w:color w:val="000000"/>
            <w:sz w:val="22"/>
            <w:szCs w:val="22"/>
            <w:lang w:val="sr-Cyrl-RS"/>
            <w:rPrChange w:id="15631" w:author="Milan Stojkov" w:date="2026-10-02T11:00:00Z">
              <w:rPr>
                <w:color w:val="000000"/>
                <w:sz w:val="22"/>
                <w:szCs w:val="22"/>
              </w:rPr>
            </w:rPrChange>
          </w:rPr>
          <w:delText xml:space="preserve"> </w:delText>
        </w:r>
      </w:del>
      <w:ins w:id="15632" w:author="Milica Radić" w:date="2026-10-03T19:36:14Z">
        <w:r>
          <w:rPr>
            <w:rFonts w:hint="default"/>
            <w:color w:val="000000"/>
            <w:sz w:val="22"/>
            <w:szCs w:val="22"/>
            <w:lang w:val="sr-Cyrl-RS"/>
          </w:rPr>
          <w:t>J. Leitão, J. Pereira и L. Rodrigues, „</w:t>
        </w:r>
      </w:ins>
      <w:ins w:id="15633" w:author="Milica Radić" w:date="2026-10-03T19:36:14Z">
        <w:r>
          <w:rPr>
            <w:rFonts w:hint="default"/>
            <w:i/>
            <w:iCs/>
            <w:color w:val="000000"/>
            <w:sz w:val="22"/>
            <w:szCs w:val="22"/>
            <w:lang w:val="sr-Cyrl-RS"/>
            <w:rPrChange w:id="15634" w:author="Milica Radić" w:date="2026-10-03T19:36:26Z">
              <w:rPr>
                <w:rFonts w:hint="default"/>
                <w:color w:val="000000"/>
                <w:sz w:val="22"/>
                <w:szCs w:val="22"/>
                <w:lang w:val="sr-Cyrl-RS"/>
              </w:rPr>
            </w:rPrChange>
          </w:rPr>
          <w:t>Topology Aware Gossip Overlays,</w:t>
        </w:r>
      </w:ins>
      <w:ins w:id="15635" w:author="Milica Radić" w:date="2026-10-03T19:36:14Z">
        <w:r>
          <w:rPr>
            <w:rFonts w:hint="default"/>
            <w:color w:val="000000"/>
            <w:sz w:val="22"/>
            <w:szCs w:val="22"/>
            <w:lang w:val="sr-Cyrl-RS"/>
          </w:rPr>
          <w:t>" Технички извештај, INESC-ID / IST, University of Minho, 2007. [Онлајн]. Доступно на: https://www.researchgate.net/publication/228755897_Topology_aware_gossip_overlays (приступљено 16. септембра 2025.).</w:t>
        </w:r>
      </w:ins>
      <w:del w:id="15636" w:author="Milica Radić" w:date="2026-10-03T19:36:14Z">
        <w:r>
          <w:rPr>
            <w:color w:val="000000"/>
            <w:sz w:val="22"/>
            <w:szCs w:val="22"/>
            <w:lang w:val="sr-Cyrl-RS"/>
            <w:rPrChange w:id="15637" w:author="Milan Stojkov" w:date="2026-10-02T11:00:00Z">
              <w:rPr>
                <w:color w:val="000000"/>
                <w:sz w:val="22"/>
                <w:szCs w:val="22"/>
              </w:rPr>
            </w:rPrChange>
          </w:rPr>
          <w:delText xml:space="preserve">Leitão, J. Pereira и L. Rodrigues, „Topology Aware Gossip Overlays,“ Технички извештај, INESC-ID / IST, University of Minho, 2007. Доступно на: </w:delText>
        </w:r>
      </w:del>
      <w:del w:id="15638" w:author="Milica Radić" w:date="2026-10-03T19:36:14Z">
        <w:r>
          <w:rPr>
            <w:lang w:val="sr-Cyrl-RS"/>
            <w:rPrChange w:id="15639" w:author="Milan Stojkov" w:date="2026-10-02T11:00:00Z">
              <w:rPr/>
            </w:rPrChange>
          </w:rPr>
          <w:fldChar w:fldCharType="begin"/>
        </w:r>
      </w:del>
      <w:del w:id="15640" w:author="Milica Radić" w:date="2026-10-03T19:36:14Z">
        <w:r>
          <w:rPr>
            <w:lang w:val="sr-Cyrl-RS"/>
            <w:rPrChange w:id="15641" w:author="Milan Stojkov" w:date="2026-10-02T11:00:00Z">
              <w:rPr/>
            </w:rPrChange>
          </w:rPr>
          <w:delInstrText xml:space="preserve">HYPERLINK "https://www.researchgate.net/publication/228755897_Topology_aware_gossip_overlays" \h</w:delInstrText>
        </w:r>
      </w:del>
      <w:del w:id="15642" w:author="Milica Radić" w:date="2026-10-03T19:36:14Z">
        <w:r>
          <w:rPr>
            <w:lang w:val="sr-Cyrl-RS"/>
            <w:rPrChange w:id="15643" w:author="Milan Stojkov" w:date="2026-10-02T11:00:00Z">
              <w:rPr/>
            </w:rPrChange>
          </w:rPr>
          <w:fldChar w:fldCharType="separate"/>
        </w:r>
      </w:del>
      <w:del w:id="15644" w:author="Milica Radić" w:date="2026-10-03T19:36:14Z">
        <w:r>
          <w:rPr>
            <w:color w:val="0000FF"/>
            <w:sz w:val="22"/>
            <w:szCs w:val="22"/>
            <w:u w:val="single"/>
            <w:lang w:val="sr-Cyrl-RS"/>
            <w:rPrChange w:id="15645" w:author="Milan Stojkov" w:date="2026-10-02T11:00:00Z">
              <w:rPr>
                <w:color w:val="0000FF"/>
                <w:sz w:val="22"/>
                <w:szCs w:val="22"/>
                <w:u w:val="single"/>
              </w:rPr>
            </w:rPrChange>
          </w:rPr>
          <w:delText>https://www.researchgate.net/publication/228755897_Topology_aware_gossip_overlays</w:delText>
        </w:r>
      </w:del>
      <w:del w:id="15646" w:author="Milica Radić" w:date="2026-10-03T19:36:14Z">
        <w:r>
          <w:rPr>
            <w:lang w:val="sr-Cyrl-RS"/>
            <w:rPrChange w:id="15647" w:author="Milan Stojkov" w:date="2026-10-02T11:00:00Z">
              <w:rPr/>
            </w:rPrChange>
          </w:rPr>
          <w:fldChar w:fldCharType="end"/>
        </w:r>
      </w:del>
      <w:del w:id="15648" w:author="Milica Radić" w:date="2026-10-03T19:36:14Z">
        <w:r>
          <w:rPr>
            <w:color w:val="000000"/>
            <w:sz w:val="22"/>
            <w:szCs w:val="22"/>
            <w:lang w:val="sr-Cyrl-RS"/>
            <w:rPrChange w:id="15649" w:author="Milan Stojkov" w:date="2026-10-02T11:00:00Z">
              <w:rPr>
                <w:color w:val="000000"/>
                <w:sz w:val="22"/>
                <w:szCs w:val="22"/>
              </w:rPr>
            </w:rPrChange>
          </w:rPr>
          <w:delText xml:space="preserve"> (датум приступа: 2025-09-16).</w:delText>
        </w:r>
      </w:del>
    </w:p>
    <w:p w14:paraId="315FD0AD">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650" w:author="Milan Stojkov" w:date="2026-10-02T11:00:00Z">
            <w:rPr>
              <w:color w:val="000000"/>
            </w:rPr>
          </w:rPrChange>
        </w:rPr>
      </w:pPr>
      <w:bookmarkStart w:id="137" w:name="bookmark=id.l20px8edq3rs" w:colFirst="0" w:colLast="0"/>
      <w:bookmarkEnd w:id="137"/>
      <w:r>
        <w:rPr>
          <w:color w:val="000000"/>
          <w:sz w:val="22"/>
          <w:szCs w:val="22"/>
          <w:lang w:val="sr-Cyrl-RS"/>
          <w:rPrChange w:id="15651" w:author="Milan Stojkov" w:date="2026-10-02T11:00:00Z">
            <w:rPr>
              <w:color w:val="000000"/>
              <w:sz w:val="22"/>
              <w:szCs w:val="22"/>
            </w:rPr>
          </w:rPrChange>
        </w:rPr>
        <w:t>H. Yu, M. Kaminsky, P. B. Gibbons и F. Xiao, „</w:t>
      </w:r>
      <w:r>
        <w:rPr>
          <w:i/>
          <w:iCs/>
          <w:color w:val="000000"/>
          <w:sz w:val="22"/>
          <w:szCs w:val="22"/>
          <w:lang w:val="sr-Cyrl-RS"/>
          <w:rPrChange w:id="15652" w:author="Milan Stojkov" w:date="2026-10-02T11:00:00Z">
            <w:rPr>
              <w:i/>
              <w:iCs/>
              <w:color w:val="000000"/>
              <w:sz w:val="22"/>
              <w:szCs w:val="22"/>
            </w:rPr>
          </w:rPrChange>
        </w:rPr>
        <w:t>SybilLimit: A near-optimal social network defense against sybil attacks,</w:t>
      </w:r>
      <w:r>
        <w:rPr>
          <w:color w:val="000000"/>
          <w:sz w:val="22"/>
          <w:szCs w:val="22"/>
          <w:lang w:val="sr-Cyrl-RS"/>
          <w:rPrChange w:id="15653" w:author="Milan Stojkov" w:date="2026-10-02T11:00:00Z">
            <w:rPr>
              <w:color w:val="000000"/>
              <w:sz w:val="22"/>
              <w:szCs w:val="22"/>
            </w:rPr>
          </w:rPrChange>
        </w:rPr>
        <w:t xml:space="preserve">“ </w:t>
      </w:r>
      <w:ins w:id="15654" w:author="Milica Radić" w:date="2026-10-03T19:47:09Z">
        <w:r>
          <w:rPr>
            <w:rFonts w:hint="default"/>
            <w:color w:val="000000"/>
            <w:sz w:val="22"/>
            <w:szCs w:val="22"/>
            <w:lang w:val="sr-Cyrl-RS"/>
          </w:rPr>
          <w:t>у Proc. 2008 IEEE Symposium on Security and Privacy (SP '08), Oakland, CA, USA, 2008, стр. 3–17.</w:t>
        </w:r>
      </w:ins>
      <w:del w:id="15655" w:author="Milica Radić" w:date="2026-10-03T19:47:09Z">
        <w:r>
          <w:rPr>
            <w:color w:val="000000"/>
            <w:sz w:val="22"/>
            <w:szCs w:val="22"/>
            <w:lang w:val="sr-Cyrl-RS"/>
            <w:rPrChange w:id="15656" w:author="Milan Stojkov" w:date="2026-10-02T11:00:00Z">
              <w:rPr>
                <w:color w:val="000000"/>
                <w:sz w:val="22"/>
                <w:szCs w:val="22"/>
              </w:rPr>
            </w:rPrChange>
          </w:rPr>
          <w:delText xml:space="preserve">у Proceedings of the 2006 Conference on Applications, Technologies, Architectures, and Protocols for Computer Communication (SIGCOMM '06), Pisa, Italy, 2006, стр. 3–14. </w:delText>
        </w:r>
      </w:del>
      <w:del w:id="15657" w:author="Milica Radić" w:date="2026-10-03T19:36:36Z">
        <w:r>
          <w:rPr>
            <w:color w:val="000000"/>
            <w:sz w:val="22"/>
            <w:szCs w:val="22"/>
            <w:lang w:val="sr-Cyrl-RS"/>
            <w:rPrChange w:id="15658" w:author="Milan Stojkov" w:date="2026-10-02T11:00:00Z">
              <w:rPr>
                <w:color w:val="000000"/>
                <w:sz w:val="22"/>
                <w:szCs w:val="22"/>
              </w:rPr>
            </w:rPrChange>
          </w:rPr>
          <w:delText xml:space="preserve">Доступно на: </w:delText>
        </w:r>
      </w:del>
      <w:del w:id="15659" w:author="Milica Radić" w:date="2026-10-03T19:36:36Z">
        <w:r>
          <w:rPr>
            <w:lang w:val="sr-Cyrl-RS"/>
            <w:rPrChange w:id="15660" w:author="Milan Stojkov" w:date="2026-10-02T11:00:00Z">
              <w:rPr/>
            </w:rPrChange>
          </w:rPr>
          <w:fldChar w:fldCharType="begin"/>
        </w:r>
      </w:del>
      <w:del w:id="15661" w:author="Milica Radić" w:date="2026-10-03T19:36:36Z">
        <w:r>
          <w:rPr>
            <w:lang w:val="sr-Cyrl-RS"/>
            <w:rPrChange w:id="15662" w:author="Milan Stojkov" w:date="2026-10-02T11:00:00Z">
              <w:rPr/>
            </w:rPrChange>
          </w:rPr>
          <w:delInstrText xml:space="preserve">HYPERLINK "https://www.comp.nus.edu.sg/~yuhf/yuh-sybillimit.pdf" \h</w:delInstrText>
        </w:r>
      </w:del>
      <w:del w:id="15663" w:author="Milica Radić" w:date="2026-10-03T19:36:36Z">
        <w:r>
          <w:rPr>
            <w:lang w:val="sr-Cyrl-RS"/>
            <w:rPrChange w:id="15664" w:author="Milan Stojkov" w:date="2026-10-02T11:00:00Z">
              <w:rPr/>
            </w:rPrChange>
          </w:rPr>
          <w:fldChar w:fldCharType="separate"/>
        </w:r>
      </w:del>
      <w:del w:id="15665" w:author="Milica Radić" w:date="2026-10-03T19:36:36Z">
        <w:r>
          <w:rPr>
            <w:rFonts w:ascii="SimSun" w:hAnsi="SimSun" w:eastAsia="SimSun" w:cs="SimSun"/>
            <w:color w:val="0000FF"/>
            <w:u w:val="single"/>
            <w:lang w:val="sr-Cyrl-RS"/>
            <w:rPrChange w:id="15666" w:author="Milan Stojkov" w:date="2026-10-02T11:00:00Z">
              <w:rPr>
                <w:rFonts w:ascii="SimSun" w:hAnsi="SimSun" w:eastAsia="SimSun" w:cs="SimSun"/>
                <w:color w:val="0000FF"/>
                <w:u w:val="single"/>
              </w:rPr>
            </w:rPrChange>
          </w:rPr>
          <w:delText>yuh-sybillimit.pdf</w:delText>
        </w:r>
      </w:del>
      <w:del w:id="15667" w:author="Milica Radić" w:date="2026-10-03T19:36:36Z">
        <w:r>
          <w:rPr>
            <w:lang w:val="sr-Cyrl-RS"/>
            <w:rPrChange w:id="15668" w:author="Milan Stojkov" w:date="2026-10-02T11:00:00Z">
              <w:rPr/>
            </w:rPrChange>
          </w:rPr>
          <w:fldChar w:fldCharType="end"/>
        </w:r>
      </w:del>
      <w:del w:id="15669" w:author="Milica Radić" w:date="2026-10-03T19:36:36Z">
        <w:r>
          <w:rPr>
            <w:color w:val="000000"/>
            <w:sz w:val="22"/>
            <w:szCs w:val="22"/>
            <w:lang w:val="sr-Cyrl-RS"/>
            <w:rPrChange w:id="15670" w:author="Milan Stojkov" w:date="2026-10-02T11:00:00Z">
              <w:rPr>
                <w:color w:val="000000"/>
                <w:sz w:val="22"/>
                <w:szCs w:val="22"/>
              </w:rPr>
            </w:rPrChange>
          </w:rPr>
          <w:delText>(датум приступа: 2025-09-12).</w:delText>
        </w:r>
      </w:del>
    </w:p>
    <w:p w14:paraId="43D5429B">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671" w:author="Milan Stojkov" w:date="2026-10-02T11:00:00Z">
            <w:rPr>
              <w:color w:val="000000"/>
            </w:rPr>
          </w:rPrChange>
        </w:rPr>
      </w:pPr>
      <w:bookmarkStart w:id="138" w:name="bookmark=id.qhf5jdapftn3" w:colFirst="0" w:colLast="0"/>
      <w:bookmarkEnd w:id="138"/>
      <w:r>
        <w:rPr>
          <w:color w:val="000000"/>
          <w:sz w:val="22"/>
          <w:szCs w:val="22"/>
          <w:lang w:val="sr-Cyrl-RS"/>
          <w:rPrChange w:id="15672" w:author="Milan Stojkov" w:date="2026-10-02T11:00:00Z">
            <w:rPr>
              <w:color w:val="000000"/>
              <w:sz w:val="22"/>
              <w:szCs w:val="22"/>
            </w:rPr>
          </w:rPrChange>
        </w:rPr>
        <w:t>B. Laurie и R. Clayton, „'</w:t>
      </w:r>
      <w:r>
        <w:rPr>
          <w:i/>
          <w:iCs/>
          <w:color w:val="000000"/>
          <w:sz w:val="22"/>
          <w:szCs w:val="22"/>
          <w:lang w:val="sr-Cyrl-RS"/>
          <w:rPrChange w:id="15673" w:author="Milan Stojkov" w:date="2026-10-02T11:00:00Z">
            <w:rPr>
              <w:i/>
              <w:iCs/>
              <w:color w:val="000000"/>
              <w:sz w:val="22"/>
              <w:szCs w:val="22"/>
            </w:rPr>
          </w:rPrChange>
        </w:rPr>
        <w:t>Proof-of-Work' Proves Not to Work</w:t>
      </w:r>
      <w:r>
        <w:rPr>
          <w:color w:val="000000"/>
          <w:sz w:val="22"/>
          <w:szCs w:val="22"/>
          <w:lang w:val="sr-Cyrl-RS"/>
          <w:rPrChange w:id="15674" w:author="Milan Stojkov" w:date="2026-10-02T11:00:00Z">
            <w:rPr>
              <w:color w:val="000000"/>
              <w:sz w:val="22"/>
              <w:szCs w:val="22"/>
            </w:rPr>
          </w:rPrChange>
        </w:rPr>
        <w:t xml:space="preserve">,“ у Proceedings of the 3rd Workshop on the Economics of Information Security (WEIS), мај 2004. </w:t>
      </w:r>
      <w:del w:id="15675" w:author="Milica Radić" w:date="2026-10-03T19:37:02Z">
        <w:r>
          <w:rPr>
            <w:color w:val="000000"/>
            <w:sz w:val="22"/>
            <w:szCs w:val="22"/>
            <w:lang w:val="sr-Cyrl-RS"/>
            <w:rPrChange w:id="15676" w:author="Milan Stojkov" w:date="2026-10-02T11:00:00Z">
              <w:rPr>
                <w:color w:val="000000"/>
                <w:sz w:val="22"/>
                <w:szCs w:val="22"/>
              </w:rPr>
            </w:rPrChange>
          </w:rPr>
          <w:delText xml:space="preserve">Доступно на: </w:delText>
        </w:r>
      </w:del>
      <w:del w:id="15677" w:author="Milica Radić" w:date="2026-10-03T19:37:02Z">
        <w:r>
          <w:rPr>
            <w:lang w:val="sr-Cyrl-RS"/>
            <w:rPrChange w:id="15678" w:author="Milan Stojkov" w:date="2026-10-02T11:00:00Z">
              <w:rPr/>
            </w:rPrChange>
          </w:rPr>
          <w:fldChar w:fldCharType="begin"/>
        </w:r>
      </w:del>
      <w:del w:id="15679" w:author="Milica Radić" w:date="2026-10-03T19:37:02Z">
        <w:r>
          <w:rPr>
            <w:lang w:val="sr-Cyrl-RS"/>
            <w:rPrChange w:id="15680" w:author="Milan Stojkov" w:date="2026-10-02T11:00:00Z">
              <w:rPr/>
            </w:rPrChange>
          </w:rPr>
          <w:delInstrText xml:space="preserve">HYPERLINK "https://www.cl.cam.ac.uk/~rnc1/proofwork.pdf" \h</w:delInstrText>
        </w:r>
      </w:del>
      <w:del w:id="15681" w:author="Milica Radić" w:date="2026-10-03T19:37:02Z">
        <w:r>
          <w:rPr>
            <w:lang w:val="sr-Cyrl-RS"/>
            <w:rPrChange w:id="15682" w:author="Milan Stojkov" w:date="2026-10-02T11:00:00Z">
              <w:rPr/>
            </w:rPrChange>
          </w:rPr>
          <w:fldChar w:fldCharType="separate"/>
        </w:r>
      </w:del>
      <w:del w:id="15683" w:author="Milica Radić" w:date="2026-10-03T19:37:02Z">
        <w:r>
          <w:rPr>
            <w:rFonts w:ascii="SimSun" w:hAnsi="SimSun" w:eastAsia="SimSun" w:cs="SimSun"/>
            <w:color w:val="0000FF"/>
            <w:u w:val="single"/>
            <w:lang w:val="sr-Cyrl-RS"/>
            <w:rPrChange w:id="15684" w:author="Milan Stojkov" w:date="2026-10-02T11:00:00Z">
              <w:rPr>
                <w:rFonts w:ascii="SimSun" w:hAnsi="SimSun" w:eastAsia="SimSun" w:cs="SimSun"/>
                <w:color w:val="0000FF"/>
                <w:u w:val="single"/>
              </w:rPr>
            </w:rPrChange>
          </w:rPr>
          <w:delText>"Proof-of-Work" Proves Not to Work</w:delText>
        </w:r>
      </w:del>
      <w:del w:id="15685" w:author="Milica Radić" w:date="2026-10-03T19:37:02Z">
        <w:r>
          <w:rPr>
            <w:lang w:val="sr-Cyrl-RS"/>
            <w:rPrChange w:id="15686" w:author="Milan Stojkov" w:date="2026-10-02T11:00:00Z">
              <w:rPr/>
            </w:rPrChange>
          </w:rPr>
          <w:fldChar w:fldCharType="end"/>
        </w:r>
      </w:del>
      <w:del w:id="15687" w:author="Milica Radić" w:date="2026-10-03T19:37:02Z">
        <w:r>
          <w:rPr>
            <w:rFonts w:ascii="SimSun" w:hAnsi="SimSun" w:eastAsia="SimSun" w:cs="SimSun"/>
            <w:color w:val="000000"/>
            <w:lang w:val="sr-Cyrl-RS"/>
            <w:rPrChange w:id="15688" w:author="Milan Stojkov" w:date="2026-10-02T11:00:00Z">
              <w:rPr>
                <w:rFonts w:ascii="SimSun" w:hAnsi="SimSun" w:eastAsia="SimSun" w:cs="SimSun"/>
                <w:color w:val="000000"/>
              </w:rPr>
            </w:rPrChange>
          </w:rPr>
          <w:delText xml:space="preserve"> </w:delText>
        </w:r>
      </w:del>
      <w:del w:id="15689" w:author="Milica Radić" w:date="2026-10-03T19:37:02Z">
        <w:r>
          <w:rPr>
            <w:color w:val="000000"/>
            <w:sz w:val="22"/>
            <w:szCs w:val="22"/>
            <w:lang w:val="sr-Cyrl-RS"/>
            <w:rPrChange w:id="15690" w:author="Milan Stojkov" w:date="2026-10-02T11:00:00Z">
              <w:rPr>
                <w:color w:val="000000"/>
                <w:sz w:val="22"/>
                <w:szCs w:val="22"/>
              </w:rPr>
            </w:rPrChange>
          </w:rPr>
          <w:delText>(датум приступа: 2025-09-13).</w:delText>
        </w:r>
      </w:del>
    </w:p>
    <w:p w14:paraId="67691244">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691" w:author="Milan Stojkov" w:date="2026-10-02T11:00:00Z">
            <w:rPr>
              <w:color w:val="000000"/>
            </w:rPr>
          </w:rPrChange>
        </w:rPr>
      </w:pPr>
      <w:bookmarkStart w:id="139" w:name="bookmark=id.v2eprhcqyw1d" w:colFirst="0" w:colLast="0"/>
      <w:bookmarkEnd w:id="139"/>
      <w:r>
        <w:rPr>
          <w:color w:val="000000"/>
          <w:sz w:val="22"/>
          <w:szCs w:val="22"/>
          <w:lang w:val="sr-Cyrl-RS"/>
          <w:rPrChange w:id="15692" w:author="Milan Stojkov" w:date="2026-10-02T11:00:00Z">
            <w:rPr>
              <w:color w:val="000000"/>
              <w:sz w:val="22"/>
              <w:szCs w:val="22"/>
            </w:rPr>
          </w:rPrChange>
        </w:rPr>
        <w:t xml:space="preserve">H. S. Baird, M. A. Moll и S.-Y. Wang, „ScatterType: A Legible but Hard-to-Segment CAPTCHA,“ у Proceedings of the 8th International Conference on Document Analysis and Recognition (ICDAR), 2005. </w:t>
      </w:r>
      <w:del w:id="15693" w:author="Milica Radić" w:date="2026-10-03T19:37:08Z">
        <w:r>
          <w:rPr>
            <w:color w:val="000000"/>
            <w:sz w:val="22"/>
            <w:szCs w:val="22"/>
            <w:lang w:val="sr-Cyrl-RS"/>
            <w:rPrChange w:id="15694" w:author="Milan Stojkov" w:date="2026-10-02T11:00:00Z">
              <w:rPr>
                <w:color w:val="000000"/>
                <w:sz w:val="22"/>
                <w:szCs w:val="22"/>
              </w:rPr>
            </w:rPrChange>
          </w:rPr>
          <w:delText xml:space="preserve">Доступно на: </w:delText>
        </w:r>
      </w:del>
      <w:del w:id="15695" w:author="Milica Radić" w:date="2026-10-03T19:37:08Z">
        <w:r>
          <w:rPr>
            <w:lang w:val="sr-Cyrl-RS"/>
            <w:rPrChange w:id="15696" w:author="Milan Stojkov" w:date="2026-10-02T11:00:00Z">
              <w:rPr/>
            </w:rPrChange>
          </w:rPr>
          <w:fldChar w:fldCharType="begin"/>
        </w:r>
      </w:del>
      <w:del w:id="15697" w:author="Milica Radić" w:date="2026-10-03T19:37:08Z">
        <w:r>
          <w:rPr>
            <w:lang w:val="sr-Cyrl-RS"/>
            <w:rPrChange w:id="15698" w:author="Milan Stojkov" w:date="2026-10-02T11:00:00Z">
              <w:rPr/>
            </w:rPrChange>
          </w:rPr>
          <w:delInstrText xml:space="preserve">HYPERLINK "https://www.cse.lehigh.edu/~baird/Pubs/scattertype_icdar05.pdf" \h</w:delInstrText>
        </w:r>
      </w:del>
      <w:del w:id="15699" w:author="Milica Radić" w:date="2026-10-03T19:37:08Z">
        <w:r>
          <w:rPr>
            <w:lang w:val="sr-Cyrl-RS"/>
            <w:rPrChange w:id="15700" w:author="Milan Stojkov" w:date="2026-10-02T11:00:00Z">
              <w:rPr/>
            </w:rPrChange>
          </w:rPr>
          <w:fldChar w:fldCharType="separate"/>
        </w:r>
      </w:del>
      <w:del w:id="15701" w:author="Milica Radić" w:date="2026-10-03T19:37:08Z">
        <w:r>
          <w:rPr>
            <w:rFonts w:ascii="SimSun" w:hAnsi="SimSun" w:eastAsia="SimSun" w:cs="SimSun"/>
            <w:color w:val="0000FF"/>
            <w:u w:val="single"/>
            <w:lang w:val="sr-Cyrl-RS"/>
            <w:rPrChange w:id="15702" w:author="Milan Stojkov" w:date="2026-10-02T11:00:00Z">
              <w:rPr>
                <w:rFonts w:ascii="SimSun" w:hAnsi="SimSun" w:eastAsia="SimSun" w:cs="SimSun"/>
                <w:color w:val="0000FF"/>
                <w:u w:val="single"/>
              </w:rPr>
            </w:rPrChange>
          </w:rPr>
          <w:delText>scattertype_icdar05.pdf</w:delText>
        </w:r>
      </w:del>
      <w:del w:id="15703" w:author="Milica Radić" w:date="2026-10-03T19:37:08Z">
        <w:r>
          <w:rPr>
            <w:lang w:val="sr-Cyrl-RS"/>
            <w:rPrChange w:id="15704" w:author="Milan Stojkov" w:date="2026-10-02T11:00:00Z">
              <w:rPr/>
            </w:rPrChange>
          </w:rPr>
          <w:fldChar w:fldCharType="end"/>
        </w:r>
      </w:del>
      <w:del w:id="15705" w:author="Milica Radić" w:date="2026-10-03T19:37:08Z">
        <w:r>
          <w:rPr>
            <w:color w:val="000000"/>
            <w:sz w:val="22"/>
            <w:szCs w:val="22"/>
            <w:lang w:val="sr-Cyrl-RS"/>
            <w:rPrChange w:id="15706" w:author="Milan Stojkov" w:date="2026-10-02T11:00:00Z">
              <w:rPr>
                <w:color w:val="000000"/>
                <w:sz w:val="22"/>
                <w:szCs w:val="22"/>
              </w:rPr>
            </w:rPrChange>
          </w:rPr>
          <w:delText xml:space="preserve"> (датум приступа: 2025-09-13).</w:delText>
        </w:r>
      </w:del>
    </w:p>
    <w:p w14:paraId="44EEB25D">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707" w:author="Milan Stojkov" w:date="2026-10-02T11:00:00Z">
            <w:rPr>
              <w:color w:val="000000"/>
            </w:rPr>
          </w:rPrChange>
        </w:rPr>
      </w:pPr>
      <w:bookmarkStart w:id="140" w:name="bookmark=id.2zjvkr91q3o9" w:colFirst="0" w:colLast="0"/>
      <w:bookmarkEnd w:id="140"/>
      <w:r>
        <w:rPr>
          <w:color w:val="000000"/>
          <w:sz w:val="22"/>
          <w:szCs w:val="22"/>
          <w:lang w:val="sr-Cyrl-RS"/>
          <w:rPrChange w:id="15708" w:author="Milan Stojkov" w:date="2026-10-02T11:00:00Z">
            <w:rPr>
              <w:color w:val="000000"/>
              <w:sz w:val="22"/>
              <w:szCs w:val="22"/>
            </w:rPr>
          </w:rPrChange>
        </w:rPr>
        <w:t>T. Moran и I. Orlov, „</w:t>
      </w:r>
      <w:r>
        <w:rPr>
          <w:i/>
          <w:iCs/>
          <w:color w:val="000000"/>
          <w:sz w:val="22"/>
          <w:szCs w:val="22"/>
          <w:lang w:val="sr-Cyrl-RS"/>
          <w:rPrChange w:id="15709" w:author="Milan Stojkov" w:date="2026-10-02T11:00:00Z">
            <w:rPr>
              <w:i/>
              <w:iCs/>
              <w:color w:val="000000"/>
              <w:sz w:val="22"/>
              <w:szCs w:val="22"/>
            </w:rPr>
          </w:rPrChange>
        </w:rPr>
        <w:t>Simple Proofs of Space-Time and Rational Proofs of Storage,</w:t>
      </w:r>
      <w:r>
        <w:rPr>
          <w:color w:val="000000"/>
          <w:sz w:val="22"/>
          <w:szCs w:val="22"/>
          <w:lang w:val="sr-Cyrl-RS"/>
          <w:rPrChange w:id="15710" w:author="Milan Stojkov" w:date="2026-10-02T11:00:00Z">
            <w:rPr>
              <w:color w:val="000000"/>
              <w:sz w:val="22"/>
              <w:szCs w:val="22"/>
            </w:rPr>
          </w:rPrChange>
        </w:rPr>
        <w:t xml:space="preserve">“ у Advances in Cryptology – CRYPTO 2019 (Lecture Notes in Computer Science, vol. 11692), D. Micciancio и A. Boldyreva, Уредници. Cham: Springer, 2019, стр. 381–409. </w:t>
      </w:r>
      <w:del w:id="15711" w:author="Milica Radić" w:date="2026-10-03T19:37:21Z">
        <w:r>
          <w:rPr>
            <w:color w:val="000000"/>
            <w:sz w:val="22"/>
            <w:szCs w:val="22"/>
            <w:lang w:val="sr-Cyrl-RS"/>
            <w:rPrChange w:id="15712" w:author="Milan Stojkov" w:date="2026-10-02T11:00:00Z">
              <w:rPr>
                <w:color w:val="000000"/>
                <w:sz w:val="22"/>
                <w:szCs w:val="22"/>
              </w:rPr>
            </w:rPrChange>
          </w:rPr>
          <w:delText xml:space="preserve">Доступно на: </w:delText>
        </w:r>
      </w:del>
      <w:del w:id="15713" w:author="Milica Radić" w:date="2026-10-03T19:37:21Z">
        <w:r>
          <w:rPr>
            <w:lang w:val="sr-Cyrl-RS"/>
            <w:rPrChange w:id="15714" w:author="Milan Stojkov" w:date="2026-10-02T11:00:00Z">
              <w:rPr/>
            </w:rPrChange>
          </w:rPr>
          <w:fldChar w:fldCharType="begin"/>
        </w:r>
      </w:del>
      <w:del w:id="15715" w:author="Milica Radić" w:date="2026-10-03T19:37:21Z">
        <w:r>
          <w:rPr>
            <w:lang w:val="sr-Cyrl-RS"/>
            <w:rPrChange w:id="15716" w:author="Milan Stojkov" w:date="2026-10-02T11:00:00Z">
              <w:rPr/>
            </w:rPrChange>
          </w:rPr>
          <w:delInstrText xml:space="preserve">HYPERLINK "https://eprint.iacr.org/2016/035.pdf" \h</w:delInstrText>
        </w:r>
      </w:del>
      <w:del w:id="15717" w:author="Milica Radić" w:date="2026-10-03T19:37:21Z">
        <w:r>
          <w:rPr>
            <w:lang w:val="sr-Cyrl-RS"/>
            <w:rPrChange w:id="15718" w:author="Milan Stojkov" w:date="2026-10-02T11:00:00Z">
              <w:rPr/>
            </w:rPrChange>
          </w:rPr>
          <w:fldChar w:fldCharType="separate"/>
        </w:r>
      </w:del>
      <w:del w:id="15719" w:author="Milica Radić" w:date="2026-10-03T19:37:21Z">
        <w:r>
          <w:rPr>
            <w:rFonts w:ascii="SimSun" w:hAnsi="SimSun" w:eastAsia="SimSun" w:cs="SimSun"/>
            <w:color w:val="0000FF"/>
            <w:u w:val="single"/>
            <w:lang w:val="sr-Cyrl-RS"/>
            <w:rPrChange w:id="15720" w:author="Milan Stojkov" w:date="2026-10-02T11:00:00Z">
              <w:rPr>
                <w:rFonts w:ascii="SimSun" w:hAnsi="SimSun" w:eastAsia="SimSun" w:cs="SimSun"/>
                <w:color w:val="0000FF"/>
                <w:u w:val="single"/>
              </w:rPr>
            </w:rPrChange>
          </w:rPr>
          <w:delText>035.pdf</w:delText>
        </w:r>
      </w:del>
      <w:del w:id="15721" w:author="Milica Radić" w:date="2026-10-03T19:37:21Z">
        <w:r>
          <w:rPr>
            <w:lang w:val="sr-Cyrl-RS"/>
            <w:rPrChange w:id="15722" w:author="Milan Stojkov" w:date="2026-10-02T11:00:00Z">
              <w:rPr/>
            </w:rPrChange>
          </w:rPr>
          <w:fldChar w:fldCharType="end"/>
        </w:r>
      </w:del>
      <w:del w:id="15723" w:author="Milica Radić" w:date="2026-10-03T19:37:21Z">
        <w:r>
          <w:rPr>
            <w:color w:val="000000"/>
            <w:sz w:val="22"/>
            <w:szCs w:val="22"/>
            <w:lang w:val="sr-Cyrl-RS"/>
            <w:rPrChange w:id="15724" w:author="Milan Stojkov" w:date="2026-10-02T11:00:00Z">
              <w:rPr>
                <w:color w:val="000000"/>
                <w:sz w:val="22"/>
                <w:szCs w:val="22"/>
              </w:rPr>
            </w:rPrChange>
          </w:rPr>
          <w:delText xml:space="preserve"> (датум приступа: 2025-09-13).</w:delText>
        </w:r>
      </w:del>
    </w:p>
    <w:p w14:paraId="06FF5E38">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ins w:id="15725" w:author="Milica Radić" w:date="2026-10-03T19:39:13Z"/>
          <w:color w:val="000000"/>
          <w:sz w:val="22"/>
          <w:szCs w:val="22"/>
          <w:lang w:val="sr-Cyrl-RS"/>
        </w:rPr>
      </w:pPr>
      <w:del w:id="15726" w:author="Milica Radić" w:date="2026-10-03T19:39:09Z">
        <w:bookmarkStart w:id="141" w:name="bookmark=id.2dcf0sww2dos" w:colFirst="0" w:colLast="0"/>
        <w:bookmarkEnd w:id="141"/>
        <w:r>
          <w:rPr>
            <w:color w:val="000000"/>
            <w:sz w:val="22"/>
            <w:szCs w:val="22"/>
            <w:lang w:val="sr-Cyrl-RS"/>
            <w:rPrChange w:id="15727" w:author="Milan Stojkov" w:date="2026-10-02T11:00:00Z">
              <w:rPr>
                <w:color w:val="000000"/>
                <w:sz w:val="22"/>
                <w:szCs w:val="22"/>
              </w:rPr>
            </w:rPrChange>
          </w:rPr>
          <w:delText>S</w:delText>
        </w:r>
      </w:del>
      <w:ins w:id="15728" w:author="Milica Radić" w:date="2026-10-03T19:39:07Z">
        <w:r>
          <w:rPr>
            <w:rFonts w:hint="default"/>
            <w:color w:val="000000"/>
            <w:sz w:val="22"/>
            <w:szCs w:val="22"/>
            <w:lang w:val="sr-Cyrl-RS"/>
          </w:rPr>
          <w:t>S. King и S. Nadal, „PPCoin: Peer-to-Peer Crypto-Currency with Proof-of-Stake," бели папир, 19. август 2012. [Онлајн]. Доступно на: https://ia601905.us.archive.org/1/items/PPCoinPaper/ppcoin-paper.pdf (приступљено 16. септембра 2025.).</w:t>
        </w:r>
      </w:ins>
    </w:p>
    <w:p w14:paraId="143D76B3">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del w:id="15729" w:author="Milica Radić" w:date="2026-10-03T19:39:07Z"/>
          <w:color w:val="000000"/>
          <w:sz w:val="22"/>
          <w:szCs w:val="22"/>
          <w:lang w:val="sr-Cyrl-RS"/>
          <w:rPrChange w:id="15730" w:author="Milan Stojkov" w:date="2026-10-02T11:00:00Z">
            <w:rPr>
              <w:del w:id="15731" w:author="Milica Radić" w:date="2026-10-03T19:39:07Z"/>
              <w:color w:val="000000"/>
            </w:rPr>
          </w:rPrChange>
        </w:rPr>
      </w:pPr>
      <w:del w:id="15732" w:author="Milica Radić" w:date="2026-10-03T19:39:07Z">
        <w:r>
          <w:rPr>
            <w:color w:val="000000"/>
            <w:sz w:val="22"/>
            <w:szCs w:val="22"/>
            <w:lang w:val="sr-Cyrl-RS"/>
            <w:rPrChange w:id="15733" w:author="Milan Stojkov" w:date="2026-10-02T11:00:00Z">
              <w:rPr>
                <w:color w:val="000000"/>
                <w:sz w:val="22"/>
                <w:szCs w:val="22"/>
              </w:rPr>
            </w:rPrChange>
          </w:rPr>
          <w:delText>. King и S. Nadal, „</w:delText>
        </w:r>
      </w:del>
      <w:del w:id="15734" w:author="Milica Radić" w:date="2026-10-03T19:39:07Z">
        <w:r>
          <w:rPr>
            <w:i/>
            <w:iCs/>
            <w:color w:val="000000"/>
            <w:sz w:val="22"/>
            <w:szCs w:val="22"/>
            <w:lang w:val="sr-Cyrl-RS"/>
            <w:rPrChange w:id="15735" w:author="Milan Stojkov" w:date="2026-10-02T11:00:00Z">
              <w:rPr>
                <w:i/>
                <w:iCs/>
                <w:color w:val="000000"/>
                <w:sz w:val="22"/>
                <w:szCs w:val="22"/>
              </w:rPr>
            </w:rPrChange>
          </w:rPr>
          <w:delText>PPCoin: Peer-to-Peer Crypto-Currency with Proof-of-Stake,</w:delText>
        </w:r>
      </w:del>
      <w:del w:id="15736" w:author="Milica Radić" w:date="2026-10-03T19:39:07Z">
        <w:r>
          <w:rPr>
            <w:color w:val="000000"/>
            <w:sz w:val="22"/>
            <w:szCs w:val="22"/>
            <w:lang w:val="sr-Cyrl-RS"/>
            <w:rPrChange w:id="15737" w:author="Milan Stojkov" w:date="2026-10-02T11:00:00Z">
              <w:rPr>
                <w:color w:val="000000"/>
                <w:sz w:val="22"/>
                <w:szCs w:val="22"/>
              </w:rPr>
            </w:rPrChange>
          </w:rPr>
          <w:delText xml:space="preserve">“, 19. август 2012. Доступно на: </w:delText>
        </w:r>
      </w:del>
      <w:del w:id="15738" w:author="Milica Radić" w:date="2026-10-03T19:39:07Z">
        <w:r>
          <w:rPr>
            <w:color w:val="000000"/>
            <w:sz w:val="22"/>
            <w:szCs w:val="22"/>
            <w:lang w:val="sr-Cyrl-RS"/>
            <w:rPrChange w:id="15739" w:author="Milan Stojkov" w:date="2026-10-02T11:00:00Z">
              <w:rPr/>
            </w:rPrChange>
          </w:rPr>
          <w:fldChar w:fldCharType="begin"/>
        </w:r>
      </w:del>
      <w:del w:id="15740" w:author="Milica Radić" w:date="2026-10-03T19:39:07Z">
        <w:r>
          <w:rPr>
            <w:color w:val="000000"/>
            <w:sz w:val="22"/>
            <w:szCs w:val="22"/>
            <w:lang w:val="sr-Cyrl-RS"/>
            <w:rPrChange w:id="15741" w:author="Milan Stojkov" w:date="2026-10-02T11:00:00Z">
              <w:rPr/>
            </w:rPrChange>
          </w:rPr>
          <w:delInstrText xml:space="preserve">HYPERLINK "https://ia601905.us.archive.org/1/items/PPCoinPaper/ppcoin-paper.pdf" \h</w:delInstrText>
        </w:r>
      </w:del>
      <w:del w:id="15742" w:author="Milica Radić" w:date="2026-10-03T19:39:07Z">
        <w:r>
          <w:rPr>
            <w:color w:val="000000"/>
            <w:sz w:val="22"/>
            <w:szCs w:val="22"/>
            <w:lang w:val="sr-Cyrl-RS"/>
            <w:rPrChange w:id="15743" w:author="Milan Stojkov" w:date="2026-10-02T11:00:00Z">
              <w:rPr/>
            </w:rPrChange>
          </w:rPr>
          <w:fldChar w:fldCharType="separate"/>
        </w:r>
      </w:del>
      <w:del w:id="15744" w:author="Milica Radić" w:date="2026-10-03T19:39:07Z">
        <w:r>
          <w:rPr>
            <w:rFonts w:ascii="SimSun" w:hAnsi="SimSun" w:eastAsia="SimSun" w:cs="SimSun"/>
            <w:color w:val="000000"/>
            <w:sz w:val="22"/>
            <w:szCs w:val="22"/>
            <w:u w:val="single"/>
            <w:lang w:val="sr-Cyrl-RS"/>
            <w:rPrChange w:id="15745" w:author="Milan Stojkov" w:date="2026-10-02T11:00:00Z">
              <w:rPr>
                <w:rFonts w:ascii="SimSun" w:hAnsi="SimSun" w:eastAsia="SimSun" w:cs="SimSun"/>
                <w:color w:val="0000FF"/>
                <w:u w:val="single"/>
              </w:rPr>
            </w:rPrChange>
          </w:rPr>
          <w:delText>Microsoft Word - 20120819-white-paper.doc</w:delText>
        </w:r>
      </w:del>
      <w:del w:id="15746" w:author="Milica Radić" w:date="2026-10-03T19:39:07Z">
        <w:r>
          <w:rPr>
            <w:color w:val="000000"/>
            <w:sz w:val="22"/>
            <w:szCs w:val="22"/>
            <w:lang w:val="sr-Cyrl-RS"/>
            <w:rPrChange w:id="15747" w:author="Milan Stojkov" w:date="2026-10-02T11:00:00Z">
              <w:rPr/>
            </w:rPrChange>
          </w:rPr>
          <w:fldChar w:fldCharType="end"/>
        </w:r>
      </w:del>
      <w:del w:id="15748" w:author="Milica Radić" w:date="2026-10-03T19:39:07Z">
        <w:r>
          <w:rPr>
            <w:color w:val="000000"/>
            <w:sz w:val="22"/>
            <w:szCs w:val="22"/>
            <w:lang w:val="sr-Cyrl-RS"/>
            <w:rPrChange w:id="15749" w:author="Milan Stojkov" w:date="2026-10-02T11:00:00Z">
              <w:rPr>
                <w:color w:val="000000"/>
                <w:sz w:val="22"/>
                <w:szCs w:val="22"/>
              </w:rPr>
            </w:rPrChange>
          </w:rPr>
          <w:delText xml:space="preserve"> (датум приступа: 2025-09-16).</w:delText>
        </w:r>
      </w:del>
    </w:p>
    <w:p w14:paraId="14FF6D7F">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750" w:author="Milan Stojkov" w:date="2026-10-02T11:00:00Z">
            <w:rPr>
              <w:color w:val="000000"/>
            </w:rPr>
          </w:rPrChange>
        </w:rPr>
      </w:pPr>
      <w:bookmarkStart w:id="142" w:name="bookmark=id.fq9l2zebojei" w:colFirst="0" w:colLast="0"/>
      <w:bookmarkEnd w:id="142"/>
      <w:r>
        <w:rPr>
          <w:color w:val="000000"/>
          <w:sz w:val="22"/>
          <w:szCs w:val="22"/>
          <w:lang w:val="sr-Cyrl-RS"/>
          <w:rPrChange w:id="15751" w:author="Milan Stojkov" w:date="2026-10-02T11:00:00Z">
            <w:rPr>
              <w:color w:val="000000"/>
              <w:sz w:val="22"/>
              <w:szCs w:val="22"/>
            </w:rPr>
          </w:rPrChange>
        </w:rPr>
        <w:t>M. Todorović, L. Matijević, D. Ramljak, T. Davidović, D. Urošević, T. Jakšić Krüger и Đ. Jovanović, „</w:t>
      </w:r>
      <w:r>
        <w:rPr>
          <w:i/>
          <w:iCs/>
          <w:color w:val="000000"/>
          <w:sz w:val="22"/>
          <w:szCs w:val="22"/>
          <w:lang w:val="sr-Cyrl-RS"/>
          <w:rPrChange w:id="15752" w:author="Milan Stojkov" w:date="2026-10-02T11:00:00Z">
            <w:rPr>
              <w:i/>
              <w:iCs/>
              <w:color w:val="000000"/>
              <w:sz w:val="22"/>
              <w:szCs w:val="22"/>
            </w:rPr>
          </w:rPrChange>
        </w:rPr>
        <w:t>Proof-of-Useful-Work: BlockChain Mining by Solving Real-Life Optimization Problems,</w:t>
      </w:r>
      <w:r>
        <w:rPr>
          <w:color w:val="000000"/>
          <w:sz w:val="22"/>
          <w:szCs w:val="22"/>
          <w:lang w:val="sr-Cyrl-RS"/>
          <w:rPrChange w:id="15753" w:author="Milan Stojkov" w:date="2026-10-02T11:00:00Z">
            <w:rPr>
              <w:color w:val="000000"/>
              <w:sz w:val="22"/>
              <w:szCs w:val="22"/>
            </w:rPr>
          </w:rPrChange>
        </w:rPr>
        <w:t xml:space="preserve">“ Symmetry, vol. 14, no. 9, стр. 1831, 2022. </w:t>
      </w:r>
      <w:del w:id="15754" w:author="Milica Radić" w:date="2026-10-03T19:39:35Z">
        <w:r>
          <w:rPr>
            <w:color w:val="000000"/>
            <w:sz w:val="22"/>
            <w:szCs w:val="22"/>
            <w:lang w:val="sr-Cyrl-RS"/>
            <w:rPrChange w:id="15755" w:author="Milan Stojkov" w:date="2026-10-02T11:00:00Z">
              <w:rPr>
                <w:color w:val="000000"/>
                <w:sz w:val="22"/>
                <w:szCs w:val="22"/>
              </w:rPr>
            </w:rPrChange>
          </w:rPr>
          <w:delText xml:space="preserve">Доступно на: </w:delText>
        </w:r>
      </w:del>
      <w:del w:id="15756" w:author="Milica Radić" w:date="2026-10-03T19:39:35Z">
        <w:r>
          <w:rPr>
            <w:lang w:val="sr-Cyrl-RS"/>
            <w:rPrChange w:id="15757" w:author="Milan Stojkov" w:date="2026-10-02T11:00:00Z">
              <w:rPr/>
            </w:rPrChange>
          </w:rPr>
          <w:fldChar w:fldCharType="begin"/>
        </w:r>
      </w:del>
      <w:del w:id="15758" w:author="Milica Radić" w:date="2026-10-03T19:39:35Z">
        <w:r>
          <w:rPr>
            <w:lang w:val="sr-Cyrl-RS"/>
            <w:rPrChange w:id="15759" w:author="Milan Stojkov" w:date="2026-10-02T11:00:00Z">
              <w:rPr/>
            </w:rPrChange>
          </w:rPr>
          <w:delInstrText xml:space="preserve">HYPERLINK "https://www.proquest.com/docview/2716582852?sourcetype=Scholarly%20Journals" \h</w:delInstrText>
        </w:r>
      </w:del>
      <w:del w:id="15760" w:author="Milica Radić" w:date="2026-10-03T19:39:35Z">
        <w:r>
          <w:rPr>
            <w:lang w:val="sr-Cyrl-RS"/>
            <w:rPrChange w:id="15761" w:author="Milan Stojkov" w:date="2026-10-02T11:00:00Z">
              <w:rPr/>
            </w:rPrChange>
          </w:rPr>
          <w:fldChar w:fldCharType="separate"/>
        </w:r>
      </w:del>
      <w:del w:id="15762" w:author="Milica Radić" w:date="2026-10-03T19:39:35Z">
        <w:r>
          <w:rPr>
            <w:rFonts w:ascii="SimSun" w:hAnsi="SimSun" w:eastAsia="SimSun" w:cs="SimSun"/>
            <w:color w:val="0000FF"/>
            <w:u w:val="single"/>
            <w:lang w:val="sr-Cyrl-RS"/>
            <w:rPrChange w:id="15763" w:author="Milan Stojkov" w:date="2026-10-02T11:00:00Z">
              <w:rPr>
                <w:rFonts w:ascii="SimSun" w:hAnsi="SimSun" w:eastAsia="SimSun" w:cs="SimSun"/>
                <w:color w:val="0000FF"/>
                <w:u w:val="single"/>
              </w:rPr>
            </w:rPrChange>
          </w:rPr>
          <w:delText>Proof-of-Useful-Work: BlockChain Mining by - ProQuest</w:delText>
        </w:r>
      </w:del>
      <w:del w:id="15764" w:author="Milica Radić" w:date="2026-10-03T19:39:35Z">
        <w:r>
          <w:rPr>
            <w:lang w:val="sr-Cyrl-RS"/>
            <w:rPrChange w:id="15765" w:author="Milan Stojkov" w:date="2026-10-02T11:00:00Z">
              <w:rPr/>
            </w:rPrChange>
          </w:rPr>
          <w:fldChar w:fldCharType="end"/>
        </w:r>
      </w:del>
      <w:del w:id="15766" w:author="Milica Radić" w:date="2026-10-03T19:39:35Z">
        <w:r>
          <w:rPr>
            <w:rFonts w:ascii="SimSun" w:hAnsi="SimSun" w:eastAsia="SimSun" w:cs="SimSun"/>
            <w:color w:val="000000"/>
            <w:lang w:val="sr-Cyrl-RS"/>
            <w:rPrChange w:id="15767" w:author="Milan Stojkov" w:date="2026-10-02T11:00:00Z">
              <w:rPr>
                <w:rFonts w:ascii="SimSun" w:hAnsi="SimSun" w:eastAsia="SimSun" w:cs="SimSun"/>
                <w:color w:val="000000"/>
              </w:rPr>
            </w:rPrChange>
          </w:rPr>
          <w:delText xml:space="preserve"> </w:delText>
        </w:r>
      </w:del>
      <w:del w:id="15768" w:author="Milica Radić" w:date="2026-10-03T19:39:35Z">
        <w:r>
          <w:rPr>
            <w:color w:val="000000"/>
            <w:sz w:val="22"/>
            <w:szCs w:val="22"/>
            <w:lang w:val="sr-Cyrl-RS"/>
            <w:rPrChange w:id="15769" w:author="Milan Stojkov" w:date="2026-10-02T11:00:00Z">
              <w:rPr>
                <w:color w:val="000000"/>
                <w:sz w:val="22"/>
                <w:szCs w:val="22"/>
              </w:rPr>
            </w:rPrChange>
          </w:rPr>
          <w:delText>(датум приступа: 2025-09-13).</w:delText>
        </w:r>
      </w:del>
    </w:p>
    <w:p w14:paraId="26186B05">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770" w:author="Milan Stojkov" w:date="2026-10-02T11:00:00Z">
            <w:rPr>
              <w:color w:val="000000"/>
            </w:rPr>
          </w:rPrChange>
        </w:rPr>
      </w:pPr>
      <w:bookmarkStart w:id="143" w:name="bookmark=id.q614s2fehwxs" w:colFirst="0" w:colLast="0"/>
      <w:bookmarkEnd w:id="143"/>
      <w:r>
        <w:rPr>
          <w:color w:val="000000"/>
          <w:sz w:val="22"/>
          <w:szCs w:val="22"/>
          <w:lang w:val="sr-Cyrl-RS"/>
          <w:rPrChange w:id="15771" w:author="Milan Stojkov" w:date="2026-10-02T11:00:00Z">
            <w:rPr>
              <w:color w:val="000000"/>
              <w:sz w:val="22"/>
              <w:szCs w:val="22"/>
            </w:rPr>
          </w:rPrChange>
        </w:rPr>
        <w:t>A. Haeberlen, P. Kouznetsov и P. Druschel, „</w:t>
      </w:r>
      <w:r>
        <w:rPr>
          <w:i/>
          <w:iCs/>
          <w:color w:val="000000"/>
          <w:sz w:val="22"/>
          <w:szCs w:val="22"/>
          <w:lang w:val="sr-Cyrl-RS"/>
          <w:rPrChange w:id="15772" w:author="Milan Stojkov" w:date="2026-10-02T11:00:00Z">
            <w:rPr>
              <w:i/>
              <w:iCs/>
              <w:color w:val="000000"/>
              <w:sz w:val="22"/>
              <w:szCs w:val="22"/>
            </w:rPr>
          </w:rPrChange>
        </w:rPr>
        <w:t>PeerReview: Practical accountability for distributed systems,</w:t>
      </w:r>
      <w:r>
        <w:rPr>
          <w:color w:val="000000"/>
          <w:sz w:val="22"/>
          <w:szCs w:val="22"/>
          <w:lang w:val="sr-Cyrl-RS"/>
          <w:rPrChange w:id="15773" w:author="Milan Stojkov" w:date="2026-10-02T11:00:00Z">
            <w:rPr>
              <w:color w:val="000000"/>
              <w:sz w:val="22"/>
              <w:szCs w:val="22"/>
            </w:rPr>
          </w:rPrChange>
        </w:rPr>
        <w:t xml:space="preserve">“ у Proceedings of the Twenty-First ACM Symposium on Operating Systems Principles (SOSP), 2007, стр. 175–188. </w:t>
      </w:r>
      <w:del w:id="15774" w:author="Milica Radić" w:date="2026-10-03T19:39:42Z">
        <w:r>
          <w:rPr>
            <w:color w:val="000000"/>
            <w:sz w:val="22"/>
            <w:szCs w:val="22"/>
            <w:lang w:val="sr-Cyrl-RS"/>
            <w:rPrChange w:id="15775" w:author="Milan Stojkov" w:date="2026-10-02T11:00:00Z">
              <w:rPr>
                <w:color w:val="000000"/>
                <w:sz w:val="22"/>
                <w:szCs w:val="22"/>
              </w:rPr>
            </w:rPrChange>
          </w:rPr>
          <w:delText>Д</w:delText>
        </w:r>
      </w:del>
      <w:del w:id="15776" w:author="Milica Radić" w:date="2026-10-03T19:39:42Z">
        <w:r>
          <w:rPr>
            <w:color w:val="000000"/>
            <w:sz w:val="22"/>
            <w:szCs w:val="22"/>
            <w:lang w:val="sr-Cyrl-RS"/>
            <w:rPrChange w:id="15777" w:author="Milan Stojkov" w:date="2026-10-02T11:00:00Z">
              <w:rPr>
                <w:color w:val="000000"/>
                <w:sz w:val="22"/>
                <w:szCs w:val="22"/>
              </w:rPr>
            </w:rPrChange>
          </w:rPr>
          <w:delText xml:space="preserve">оступно на: </w:delText>
        </w:r>
      </w:del>
      <w:del w:id="15778" w:author="Milica Radić" w:date="2026-10-03T19:39:42Z">
        <w:r>
          <w:rPr>
            <w:lang w:val="sr-Cyrl-RS"/>
            <w:rPrChange w:id="15779" w:author="Milan Stojkov" w:date="2026-10-02T11:00:00Z">
              <w:rPr/>
            </w:rPrChange>
          </w:rPr>
          <w:fldChar w:fldCharType="begin"/>
        </w:r>
      </w:del>
      <w:del w:id="15780" w:author="Milica Radić" w:date="2026-10-03T19:39:42Z">
        <w:r>
          <w:rPr>
            <w:lang w:val="sr-Cyrl-RS"/>
            <w:rPrChange w:id="15781" w:author="Milan Stojkov" w:date="2026-10-02T11:00:00Z">
              <w:rPr/>
            </w:rPrChange>
          </w:rPr>
          <w:delInstrText xml:space="preserve">HYPERLINK "https://dl.acm.org/doi/epdf/10.1145/1323293.1294279" \h</w:delInstrText>
        </w:r>
      </w:del>
      <w:del w:id="15782" w:author="Milica Radić" w:date="2026-10-03T19:39:42Z">
        <w:r>
          <w:rPr>
            <w:lang w:val="sr-Cyrl-RS"/>
            <w:rPrChange w:id="15783" w:author="Milan Stojkov" w:date="2026-10-02T11:00:00Z">
              <w:rPr/>
            </w:rPrChange>
          </w:rPr>
          <w:fldChar w:fldCharType="separate"/>
        </w:r>
      </w:del>
      <w:del w:id="15784" w:author="Milica Radić" w:date="2026-10-03T19:39:42Z">
        <w:r>
          <w:rPr>
            <w:rFonts w:ascii="SimSun" w:hAnsi="SimSun" w:eastAsia="SimSun" w:cs="SimSun"/>
            <w:color w:val="0000FF"/>
            <w:u w:val="single"/>
            <w:lang w:val="sr-Cyrl-RS"/>
            <w:rPrChange w:id="15785" w:author="Milan Stojkov" w:date="2026-10-02T11:00:00Z">
              <w:rPr>
                <w:rFonts w:ascii="SimSun" w:hAnsi="SimSun" w:eastAsia="SimSun" w:cs="SimSun"/>
                <w:color w:val="0000FF"/>
                <w:u w:val="single"/>
              </w:rPr>
            </w:rPrChange>
          </w:rPr>
          <w:delText>PeerReview</w:delText>
        </w:r>
      </w:del>
      <w:del w:id="15786" w:author="Milica Radić" w:date="2026-10-03T19:39:42Z">
        <w:r>
          <w:rPr>
            <w:lang w:val="sr-Cyrl-RS"/>
            <w:rPrChange w:id="15787" w:author="Milan Stojkov" w:date="2026-10-02T11:00:00Z">
              <w:rPr/>
            </w:rPrChange>
          </w:rPr>
          <w:fldChar w:fldCharType="end"/>
        </w:r>
      </w:del>
      <w:del w:id="15788" w:author="Milica Radić" w:date="2026-10-03T19:39:42Z">
        <w:r>
          <w:rPr>
            <w:color w:val="000000"/>
            <w:sz w:val="22"/>
            <w:szCs w:val="22"/>
            <w:lang w:val="sr-Cyrl-RS"/>
            <w:rPrChange w:id="15789" w:author="Milan Stojkov" w:date="2026-10-02T11:00:00Z">
              <w:rPr>
                <w:color w:val="000000"/>
                <w:sz w:val="22"/>
                <w:szCs w:val="22"/>
              </w:rPr>
            </w:rPrChange>
          </w:rPr>
          <w:delText xml:space="preserve"> (датум приступа: 2025-09-13).</w:delText>
        </w:r>
      </w:del>
    </w:p>
    <w:p w14:paraId="11CE560B">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790" w:author="Milan Stojkov" w:date="2026-10-02T11:00:00Z">
            <w:rPr>
              <w:color w:val="000000"/>
            </w:rPr>
          </w:rPrChange>
        </w:rPr>
      </w:pPr>
      <w:ins w:id="15791" w:author="Milica Radić" w:date="2026-10-03T19:45:19Z">
        <w:bookmarkStart w:id="144" w:name="bookmark=id.jfst2ytwx7v5" w:colFirst="0" w:colLast="0"/>
        <w:bookmarkEnd w:id="144"/>
        <w:r>
          <w:rPr>
            <w:rFonts w:hint="default"/>
            <w:color w:val="000000"/>
            <w:sz w:val="22"/>
            <w:szCs w:val="22"/>
            <w:lang w:val="sr-Cyrl-RS"/>
          </w:rPr>
          <w:t>A. Singh, T.-W. J. Ngan, P. Druschel и D. S. Wallach, „</w:t>
        </w:r>
      </w:ins>
      <w:ins w:id="15792" w:author="Milica Radić" w:date="2026-10-03T19:45:19Z">
        <w:r>
          <w:rPr>
            <w:rFonts w:hint="default"/>
            <w:i/>
            <w:iCs/>
            <w:color w:val="000000"/>
            <w:sz w:val="22"/>
            <w:szCs w:val="22"/>
            <w:lang w:val="sr-Cyrl-RS"/>
            <w:rPrChange w:id="15793" w:author="Milica Radić" w:date="2026-10-03T19:45:28Z">
              <w:rPr>
                <w:rFonts w:hint="default"/>
                <w:color w:val="000000"/>
                <w:sz w:val="22"/>
                <w:szCs w:val="22"/>
                <w:lang w:val="sr-Cyrl-RS"/>
              </w:rPr>
            </w:rPrChange>
          </w:rPr>
          <w:t>Eclipse Attacks on Overlay Networks: Threats and Defenses,</w:t>
        </w:r>
      </w:ins>
      <w:ins w:id="15794" w:author="Milica Radić" w:date="2026-10-03T19:45:19Z">
        <w:r>
          <w:rPr>
            <w:rFonts w:hint="default"/>
            <w:color w:val="000000"/>
            <w:sz w:val="22"/>
            <w:szCs w:val="22"/>
            <w:lang w:val="sr-Cyrl-RS"/>
          </w:rPr>
          <w:t>" у Proc. 25th IEEE International Conference on Computer Communications (INFOCOM 2006), Barcelona, Spain, април 2006.</w:t>
        </w:r>
      </w:ins>
      <w:del w:id="15795" w:author="Milica Radić" w:date="2026-10-03T19:45:19Z">
        <w:r>
          <w:rPr>
            <w:color w:val="000000"/>
            <w:sz w:val="22"/>
            <w:szCs w:val="22"/>
            <w:lang w:val="sr-Cyrl-RS"/>
            <w:rPrChange w:id="15796" w:author="Milan Stojkov" w:date="2026-10-02T11:00:00Z">
              <w:rPr>
                <w:color w:val="000000"/>
                <w:sz w:val="22"/>
                <w:szCs w:val="22"/>
              </w:rPr>
            </w:rPrChange>
          </w:rPr>
          <w:delText>A. Singh, T.-W. J. Ngan, P. Druschel и D. S. Wallach, „</w:delText>
        </w:r>
      </w:del>
      <w:del w:id="15797" w:author="Milica Radić" w:date="2026-10-03T19:45:19Z">
        <w:r>
          <w:rPr>
            <w:i/>
            <w:iCs/>
            <w:color w:val="000000"/>
            <w:sz w:val="22"/>
            <w:szCs w:val="22"/>
            <w:lang w:val="sr-Cyrl-RS"/>
            <w:rPrChange w:id="15798" w:author="Milan Stojkov" w:date="2026-10-02T11:00:00Z">
              <w:rPr>
                <w:i/>
                <w:iCs/>
                <w:color w:val="000000"/>
                <w:sz w:val="22"/>
                <w:szCs w:val="22"/>
              </w:rPr>
            </w:rPrChange>
          </w:rPr>
          <w:delText>Eclipse Attacks on Overlay Networks: Threats and Defenses,</w:delText>
        </w:r>
      </w:del>
      <w:del w:id="15799" w:author="Milica Radić" w:date="2026-10-03T19:45:19Z">
        <w:r>
          <w:rPr>
            <w:color w:val="000000"/>
            <w:sz w:val="22"/>
            <w:szCs w:val="22"/>
            <w:lang w:val="sr-Cyrl-RS"/>
            <w:rPrChange w:id="15800" w:author="Milan Stojkov" w:date="2026-10-02T11:00:00Z">
              <w:rPr>
                <w:color w:val="000000"/>
                <w:sz w:val="22"/>
                <w:szCs w:val="22"/>
              </w:rPr>
            </w:rPrChange>
          </w:rPr>
          <w:delText xml:space="preserve">“ у Proceedings of the 3rd USENIX Symposium on Networked Systems Design and Implementation (NSDI '06), San Jose, CA, USA, мај 2006, стр. 55–68. </w:delText>
        </w:r>
      </w:del>
      <w:del w:id="15801" w:author="Milica Radić" w:date="2026-10-03T19:39:46Z">
        <w:r>
          <w:rPr>
            <w:color w:val="000000"/>
            <w:sz w:val="22"/>
            <w:szCs w:val="22"/>
            <w:lang w:val="sr-Cyrl-RS"/>
            <w:rPrChange w:id="15802" w:author="Milan Stojkov" w:date="2026-10-02T11:00:00Z">
              <w:rPr>
                <w:color w:val="000000"/>
                <w:sz w:val="22"/>
                <w:szCs w:val="22"/>
              </w:rPr>
            </w:rPrChange>
          </w:rPr>
          <w:delText xml:space="preserve">Доступно на: </w:delText>
        </w:r>
      </w:del>
      <w:del w:id="15803" w:author="Milica Radić" w:date="2026-10-03T19:39:46Z">
        <w:r>
          <w:rPr>
            <w:lang w:val="sr-Cyrl-RS"/>
            <w:rPrChange w:id="15804" w:author="Milan Stojkov" w:date="2026-10-02T11:00:00Z">
              <w:rPr/>
            </w:rPrChange>
          </w:rPr>
          <w:fldChar w:fldCharType="begin"/>
        </w:r>
      </w:del>
      <w:del w:id="15805" w:author="Milica Radić" w:date="2026-10-03T19:39:46Z">
        <w:r>
          <w:rPr>
            <w:lang w:val="sr-Cyrl-RS"/>
            <w:rPrChange w:id="15806" w:author="Milan Stojkov" w:date="2026-10-02T11:00:00Z">
              <w:rPr/>
            </w:rPrChange>
          </w:rPr>
          <w:delInstrText xml:space="preserve">HYPERLINK "https://people.mpi-sws.org/~druschel/publications/Eclipse-Infocom.pdf" \h</w:delInstrText>
        </w:r>
      </w:del>
      <w:del w:id="15807" w:author="Milica Radić" w:date="2026-10-03T19:39:46Z">
        <w:r>
          <w:rPr>
            <w:lang w:val="sr-Cyrl-RS"/>
            <w:rPrChange w:id="15808" w:author="Milan Stojkov" w:date="2026-10-02T11:00:00Z">
              <w:rPr/>
            </w:rPrChange>
          </w:rPr>
          <w:fldChar w:fldCharType="separate"/>
        </w:r>
      </w:del>
      <w:del w:id="15809" w:author="Milica Radić" w:date="2026-10-03T19:39:46Z">
        <w:r>
          <w:rPr>
            <w:rFonts w:ascii="SimSun" w:hAnsi="SimSun" w:eastAsia="SimSun" w:cs="SimSun"/>
            <w:color w:val="0000FF"/>
            <w:u w:val="single"/>
            <w:lang w:val="sr-Cyrl-RS"/>
            <w:rPrChange w:id="15810" w:author="Milan Stojkov" w:date="2026-10-02T11:00:00Z">
              <w:rPr>
                <w:rFonts w:ascii="SimSun" w:hAnsi="SimSun" w:eastAsia="SimSun" w:cs="SimSun"/>
                <w:color w:val="0000FF"/>
                <w:u w:val="single"/>
              </w:rPr>
            </w:rPrChange>
          </w:rPr>
          <w:delText>Eclipse-Infocom.pdf</w:delText>
        </w:r>
      </w:del>
      <w:del w:id="15811" w:author="Milica Radić" w:date="2026-10-03T19:39:46Z">
        <w:r>
          <w:rPr>
            <w:lang w:val="sr-Cyrl-RS"/>
            <w:rPrChange w:id="15812" w:author="Milan Stojkov" w:date="2026-10-02T11:00:00Z">
              <w:rPr/>
            </w:rPrChange>
          </w:rPr>
          <w:fldChar w:fldCharType="end"/>
        </w:r>
      </w:del>
      <w:del w:id="15813" w:author="Milica Radić" w:date="2026-10-03T19:39:46Z">
        <w:r>
          <w:rPr>
            <w:color w:val="000000"/>
            <w:sz w:val="22"/>
            <w:szCs w:val="22"/>
            <w:lang w:val="sr-Cyrl-RS"/>
            <w:rPrChange w:id="15814" w:author="Milan Stojkov" w:date="2026-10-02T11:00:00Z">
              <w:rPr>
                <w:color w:val="000000"/>
                <w:sz w:val="22"/>
                <w:szCs w:val="22"/>
              </w:rPr>
            </w:rPrChange>
          </w:rPr>
          <w:delText xml:space="preserve"> (датум приступа: 2025-09-15).</w:delText>
        </w:r>
      </w:del>
    </w:p>
    <w:p w14:paraId="33C79274">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815" w:author="Milan Stojkov" w:date="2026-10-02T11:00:00Z">
            <w:rPr>
              <w:color w:val="000000"/>
            </w:rPr>
          </w:rPrChange>
        </w:rPr>
      </w:pPr>
      <w:r>
        <w:rPr>
          <w:color w:val="000000"/>
          <w:sz w:val="22"/>
          <w:szCs w:val="22"/>
          <w:lang w:val="sr-Cyrl-RS"/>
          <w:rPrChange w:id="15816" w:author="Milan Stojkov" w:date="2026-10-02T11:00:00Z">
            <w:rPr>
              <w:color w:val="000000"/>
              <w:sz w:val="22"/>
              <w:szCs w:val="22"/>
            </w:rPr>
          </w:rPrChange>
        </w:rPr>
        <w:t>I. Baumgart и S. Mies, „</w:t>
      </w:r>
      <w:r>
        <w:rPr>
          <w:i/>
          <w:iCs/>
          <w:color w:val="000000"/>
          <w:sz w:val="22"/>
          <w:szCs w:val="22"/>
          <w:lang w:val="sr-Cyrl-RS"/>
          <w:rPrChange w:id="15817" w:author="Milan Stojkov" w:date="2026-10-02T11:00:00Z">
            <w:rPr>
              <w:i/>
              <w:iCs/>
              <w:color w:val="000000"/>
              <w:sz w:val="22"/>
              <w:szCs w:val="22"/>
            </w:rPr>
          </w:rPrChange>
        </w:rPr>
        <w:t>S/Kademlia: A Practicable Approach Towards Secure Key-Based Routing</w:t>
      </w:r>
      <w:r>
        <w:rPr>
          <w:color w:val="000000"/>
          <w:sz w:val="22"/>
          <w:szCs w:val="22"/>
          <w:lang w:val="sr-Cyrl-RS"/>
          <w:rPrChange w:id="15818" w:author="Milan Stojkov" w:date="2026-10-02T11:00:00Z">
            <w:rPr>
              <w:color w:val="000000"/>
              <w:sz w:val="22"/>
              <w:szCs w:val="22"/>
            </w:rPr>
          </w:rPrChange>
        </w:rPr>
        <w:t xml:space="preserve">,“ у 2007 International Conference on Parallel and Distributed Systems (ICPADS), Hsinchu, Taiwan, 2007, стр. 1–8. </w:t>
      </w:r>
      <w:del w:id="15819" w:author="Milica Radić" w:date="2026-10-03T19:39:56Z">
        <w:r>
          <w:rPr>
            <w:color w:val="000000"/>
            <w:sz w:val="22"/>
            <w:szCs w:val="22"/>
            <w:lang w:val="sr-Cyrl-RS"/>
            <w:rPrChange w:id="15820" w:author="Milan Stojkov" w:date="2026-10-02T11:00:00Z">
              <w:rPr>
                <w:color w:val="000000"/>
                <w:sz w:val="22"/>
                <w:szCs w:val="22"/>
              </w:rPr>
            </w:rPrChange>
          </w:rPr>
          <w:delText xml:space="preserve">Доступно на: </w:delText>
        </w:r>
      </w:del>
      <w:del w:id="15821" w:author="Milica Radić" w:date="2026-10-03T19:39:56Z">
        <w:r>
          <w:rPr>
            <w:lang w:val="sr-Cyrl-RS"/>
            <w:rPrChange w:id="15822" w:author="Milan Stojkov" w:date="2026-10-02T11:00:00Z">
              <w:rPr/>
            </w:rPrChange>
          </w:rPr>
          <w:fldChar w:fldCharType="begin"/>
        </w:r>
      </w:del>
      <w:del w:id="15823" w:author="Milica Radić" w:date="2026-10-03T19:39:56Z">
        <w:r>
          <w:rPr>
            <w:lang w:val="sr-Cyrl-RS"/>
            <w:rPrChange w:id="15824" w:author="Milan Stojkov" w:date="2026-10-02T11:00:00Z">
              <w:rPr/>
            </w:rPrChange>
          </w:rPr>
          <w:delInstrText xml:space="preserve">HYPERLINK "https://telematics.tm.kit.edu/publications/Files/267/SKademlia_2007.pdf" \h</w:delInstrText>
        </w:r>
      </w:del>
      <w:del w:id="15825" w:author="Milica Radić" w:date="2026-10-03T19:39:56Z">
        <w:r>
          <w:rPr>
            <w:lang w:val="sr-Cyrl-RS"/>
            <w:rPrChange w:id="15826" w:author="Milan Stojkov" w:date="2026-10-02T11:00:00Z">
              <w:rPr/>
            </w:rPrChange>
          </w:rPr>
          <w:fldChar w:fldCharType="separate"/>
        </w:r>
      </w:del>
      <w:del w:id="15827" w:author="Milica Radić" w:date="2026-10-03T19:39:56Z">
        <w:r>
          <w:rPr>
            <w:rFonts w:ascii="SimSun" w:hAnsi="SimSun" w:eastAsia="SimSun" w:cs="SimSun"/>
            <w:color w:val="0000FF"/>
            <w:u w:val="single"/>
            <w:lang w:val="sr-Cyrl-RS"/>
            <w:rPrChange w:id="15828" w:author="Milan Stojkov" w:date="2026-10-02T11:00:00Z">
              <w:rPr>
                <w:rFonts w:ascii="SimSun" w:hAnsi="SimSun" w:eastAsia="SimSun" w:cs="SimSun"/>
                <w:color w:val="0000FF"/>
                <w:u w:val="single"/>
              </w:rPr>
            </w:rPrChange>
          </w:rPr>
          <w:delText>SKademlia_2007.pdf</w:delText>
        </w:r>
      </w:del>
      <w:del w:id="15829" w:author="Milica Radić" w:date="2026-10-03T19:39:56Z">
        <w:r>
          <w:rPr>
            <w:lang w:val="sr-Cyrl-RS"/>
            <w:rPrChange w:id="15830" w:author="Milan Stojkov" w:date="2026-10-02T11:00:00Z">
              <w:rPr/>
            </w:rPrChange>
          </w:rPr>
          <w:fldChar w:fldCharType="end"/>
        </w:r>
      </w:del>
      <w:del w:id="15831" w:author="Milica Radić" w:date="2026-10-03T19:39:56Z">
        <w:r>
          <w:rPr>
            <w:color w:val="000000"/>
            <w:sz w:val="22"/>
            <w:szCs w:val="22"/>
            <w:lang w:val="sr-Cyrl-RS"/>
            <w:rPrChange w:id="15832" w:author="Milan Stojkov" w:date="2026-10-02T11:00:00Z">
              <w:rPr>
                <w:color w:val="000000"/>
                <w:sz w:val="22"/>
                <w:szCs w:val="22"/>
              </w:rPr>
            </w:rPrChange>
          </w:rPr>
          <w:delText xml:space="preserve"> (датум приступа: 2025-09-15).</w:delText>
        </w:r>
      </w:del>
    </w:p>
    <w:p w14:paraId="0A4A374C">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833" w:author="Milan Stojkov" w:date="2026-10-02T11:00:00Z">
            <w:rPr>
              <w:color w:val="000000"/>
            </w:rPr>
          </w:rPrChange>
        </w:rPr>
      </w:pPr>
      <w:bookmarkStart w:id="145" w:name="bookmark=id.5k4w5b9ceiwz" w:colFirst="0" w:colLast="0"/>
      <w:bookmarkEnd w:id="145"/>
      <w:bookmarkStart w:id="146" w:name="bookmark=id.z3eqs0dezh7z" w:colFirst="0" w:colLast="0"/>
      <w:bookmarkEnd w:id="146"/>
      <w:r>
        <w:rPr>
          <w:color w:val="000000"/>
          <w:sz w:val="22"/>
          <w:szCs w:val="22"/>
          <w:lang w:val="sr-Cyrl-RS"/>
          <w:rPrChange w:id="15834" w:author="Milan Stojkov" w:date="2026-10-02T11:00:00Z">
            <w:rPr>
              <w:color w:val="000000"/>
              <w:sz w:val="22"/>
              <w:szCs w:val="22"/>
            </w:rPr>
          </w:rPrChange>
        </w:rPr>
        <w:t>M. Hawa, R. Al-Zubi, K. A. Darabkh и G. Al-Sukkar, „</w:t>
      </w:r>
      <w:r>
        <w:rPr>
          <w:i/>
          <w:iCs/>
          <w:color w:val="000000"/>
          <w:sz w:val="22"/>
          <w:szCs w:val="22"/>
          <w:lang w:val="sr-Cyrl-RS"/>
          <w:rPrChange w:id="15835" w:author="Milan Stojkov" w:date="2026-10-02T11:00:00Z">
            <w:rPr>
              <w:i/>
              <w:iCs/>
              <w:color w:val="000000"/>
              <w:sz w:val="22"/>
              <w:szCs w:val="22"/>
            </w:rPr>
          </w:rPrChange>
        </w:rPr>
        <w:t>On Combating Content Poisoning in Peer-to-Peer Networks,</w:t>
      </w:r>
      <w:r>
        <w:rPr>
          <w:color w:val="000000"/>
          <w:sz w:val="22"/>
          <w:szCs w:val="22"/>
          <w:lang w:val="sr-Cyrl-RS"/>
          <w:rPrChange w:id="15836" w:author="Milan Stojkov" w:date="2026-10-02T11:00:00Z">
            <w:rPr>
              <w:color w:val="000000"/>
              <w:sz w:val="22"/>
              <w:szCs w:val="22"/>
            </w:rPr>
          </w:rPrChange>
        </w:rPr>
        <w:t>“ у Proc. World Congress on Engineering (WCE 2013), London, U.K., јул 2013, vol. II, стр. 1276–1280.</w:t>
      </w:r>
      <w:del w:id="15837" w:author="Milica Radić" w:date="2026-10-03T19:39:59Z">
        <w:r>
          <w:rPr>
            <w:color w:val="000000"/>
            <w:sz w:val="22"/>
            <w:szCs w:val="22"/>
            <w:lang w:val="sr-Cyrl-RS"/>
            <w:rPrChange w:id="15838" w:author="Milan Stojkov" w:date="2026-10-02T11:00:00Z">
              <w:rPr>
                <w:color w:val="000000"/>
                <w:sz w:val="22"/>
                <w:szCs w:val="22"/>
              </w:rPr>
            </w:rPrChange>
          </w:rPr>
          <w:delText xml:space="preserve"> Доступно на: </w:delText>
        </w:r>
      </w:del>
      <w:del w:id="15839" w:author="Milica Radić" w:date="2026-10-03T19:39:59Z">
        <w:r>
          <w:rPr>
            <w:lang w:val="sr-Cyrl-RS"/>
            <w:rPrChange w:id="15840" w:author="Milan Stojkov" w:date="2026-10-02T11:00:00Z">
              <w:rPr/>
            </w:rPrChange>
          </w:rPr>
          <w:fldChar w:fldCharType="begin"/>
        </w:r>
      </w:del>
      <w:del w:id="15841" w:author="Milica Radić" w:date="2026-10-03T19:39:59Z">
        <w:r>
          <w:rPr>
            <w:lang w:val="sr-Cyrl-RS"/>
            <w:rPrChange w:id="15842" w:author="Milan Stojkov" w:date="2026-10-02T11:00:00Z">
              <w:rPr/>
            </w:rPrChange>
          </w:rPr>
          <w:delInstrText xml:space="preserve">HYPERLINK "https://www.iaeng.org/publication/WCE2013/WCE2013_pp1276-1280.pdf" \h</w:delInstrText>
        </w:r>
      </w:del>
      <w:del w:id="15843" w:author="Milica Radić" w:date="2026-10-03T19:39:59Z">
        <w:r>
          <w:rPr>
            <w:lang w:val="sr-Cyrl-RS"/>
            <w:rPrChange w:id="15844" w:author="Milan Stojkov" w:date="2026-10-02T11:00:00Z">
              <w:rPr/>
            </w:rPrChange>
          </w:rPr>
          <w:fldChar w:fldCharType="separate"/>
        </w:r>
      </w:del>
      <w:del w:id="15845" w:author="Milica Radić" w:date="2026-10-03T19:39:59Z">
        <w:r>
          <w:rPr>
            <w:color w:val="0000FF"/>
            <w:sz w:val="22"/>
            <w:szCs w:val="22"/>
            <w:u w:val="single"/>
            <w:lang w:val="sr-Cyrl-RS"/>
            <w:rPrChange w:id="15846" w:author="Milan Stojkov" w:date="2026-10-02T11:00:00Z">
              <w:rPr>
                <w:color w:val="0000FF"/>
                <w:sz w:val="22"/>
                <w:szCs w:val="22"/>
                <w:u w:val="single"/>
              </w:rPr>
            </w:rPrChange>
          </w:rPr>
          <w:delText>https://www.iaeng.org/publication/WCE2013/WCE2013_pp1276-1280.pdf</w:delText>
        </w:r>
      </w:del>
      <w:del w:id="15847" w:author="Milica Radić" w:date="2026-10-03T19:39:59Z">
        <w:r>
          <w:rPr>
            <w:lang w:val="sr-Cyrl-RS"/>
            <w:rPrChange w:id="15848" w:author="Milan Stojkov" w:date="2026-10-02T11:00:00Z">
              <w:rPr/>
            </w:rPrChange>
          </w:rPr>
          <w:fldChar w:fldCharType="end"/>
        </w:r>
      </w:del>
      <w:del w:id="15849" w:author="Milica Radić" w:date="2026-10-03T19:39:59Z">
        <w:r>
          <w:rPr>
            <w:color w:val="000000"/>
            <w:sz w:val="22"/>
            <w:szCs w:val="22"/>
            <w:lang w:val="sr-Cyrl-RS"/>
            <w:rPrChange w:id="15850" w:author="Milan Stojkov" w:date="2026-10-02T11:00:00Z">
              <w:rPr>
                <w:color w:val="000000"/>
                <w:sz w:val="22"/>
                <w:szCs w:val="22"/>
              </w:rPr>
            </w:rPrChange>
          </w:rPr>
          <w:delText xml:space="preserve"> (датум приступа: 2025-09-21).</w:delText>
        </w:r>
      </w:del>
    </w:p>
    <w:p w14:paraId="5C381934">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851" w:author="Milan Stojkov" w:date="2026-10-02T11:00:00Z">
            <w:rPr>
              <w:color w:val="000000"/>
            </w:rPr>
          </w:rPrChange>
        </w:rPr>
      </w:pPr>
      <w:bookmarkStart w:id="147" w:name="bookmark=id.kqhdqdasz8af" w:colFirst="0" w:colLast="0"/>
      <w:bookmarkEnd w:id="147"/>
      <w:r>
        <w:rPr>
          <w:color w:val="000000"/>
          <w:sz w:val="22"/>
          <w:szCs w:val="22"/>
          <w:lang w:val="sr-Cyrl-RS"/>
          <w:rPrChange w:id="15852" w:author="Milan Stojkov" w:date="2026-10-02T11:00:00Z">
            <w:rPr>
              <w:color w:val="000000"/>
              <w:sz w:val="22"/>
              <w:szCs w:val="22"/>
            </w:rPr>
          </w:rPrChange>
        </w:rPr>
        <w:t>N. Naoumov и K. Ross, „</w:t>
      </w:r>
      <w:r>
        <w:rPr>
          <w:i/>
          <w:iCs/>
          <w:color w:val="000000"/>
          <w:sz w:val="22"/>
          <w:szCs w:val="22"/>
          <w:lang w:val="sr-Cyrl-RS"/>
          <w:rPrChange w:id="15853" w:author="Milan Stojkov" w:date="2026-10-02T11:00:00Z">
            <w:rPr>
              <w:i/>
              <w:iCs/>
              <w:color w:val="000000"/>
              <w:sz w:val="22"/>
              <w:szCs w:val="22"/>
            </w:rPr>
          </w:rPrChange>
        </w:rPr>
        <w:t>Exploiting P2P Systems for DDoS Attacks,</w:t>
      </w:r>
      <w:r>
        <w:rPr>
          <w:color w:val="000000"/>
          <w:sz w:val="22"/>
          <w:szCs w:val="22"/>
          <w:lang w:val="sr-Cyrl-RS"/>
          <w:rPrChange w:id="15854" w:author="Milan Stojkov" w:date="2026-10-02T11:00:00Z">
            <w:rPr>
              <w:color w:val="000000"/>
              <w:sz w:val="22"/>
              <w:szCs w:val="22"/>
            </w:rPr>
          </w:rPrChange>
        </w:rPr>
        <w:t xml:space="preserve">“ у Proc. 1st Int. Conf. Scalable Information Systems (INFOSCALE '06), Hong Kong, мај 2006. </w:t>
      </w:r>
      <w:del w:id="15855" w:author="Milica Radić" w:date="2026-10-03T19:40:02Z">
        <w:r>
          <w:rPr>
            <w:color w:val="000000"/>
            <w:sz w:val="22"/>
            <w:szCs w:val="22"/>
            <w:lang w:val="sr-Cyrl-RS"/>
            <w:rPrChange w:id="15856" w:author="Milan Stojkov" w:date="2026-10-02T11:00:00Z">
              <w:rPr>
                <w:color w:val="000000"/>
                <w:sz w:val="22"/>
                <w:szCs w:val="22"/>
              </w:rPr>
            </w:rPrChange>
          </w:rPr>
          <w:delText xml:space="preserve">Доступно на: </w:delText>
        </w:r>
      </w:del>
      <w:del w:id="15857" w:author="Milica Radić" w:date="2026-10-03T19:40:02Z">
        <w:r>
          <w:rPr>
            <w:lang w:val="sr-Cyrl-RS"/>
            <w:rPrChange w:id="15858" w:author="Milan Stojkov" w:date="2026-10-02T11:00:00Z">
              <w:rPr/>
            </w:rPrChange>
          </w:rPr>
          <w:fldChar w:fldCharType="begin"/>
        </w:r>
      </w:del>
      <w:del w:id="15859" w:author="Milica Radić" w:date="2026-10-03T19:40:02Z">
        <w:r>
          <w:rPr>
            <w:lang w:val="sr-Cyrl-RS"/>
            <w:rPrChange w:id="15860" w:author="Milan Stojkov" w:date="2026-10-02T11:00:00Z">
              <w:rPr/>
            </w:rPrChange>
          </w:rPr>
          <w:delInstrText xml:space="preserve">HYPERLINK "https://cse.engineering.nyu.edu/~ross/papers/p2pddos.pdf" \h</w:delInstrText>
        </w:r>
      </w:del>
      <w:del w:id="15861" w:author="Milica Radić" w:date="2026-10-03T19:40:02Z">
        <w:r>
          <w:rPr>
            <w:lang w:val="sr-Cyrl-RS"/>
            <w:rPrChange w:id="15862" w:author="Milan Stojkov" w:date="2026-10-02T11:00:00Z">
              <w:rPr/>
            </w:rPrChange>
          </w:rPr>
          <w:fldChar w:fldCharType="separate"/>
        </w:r>
      </w:del>
      <w:del w:id="15863" w:author="Milica Radić" w:date="2026-10-03T19:40:02Z">
        <w:r>
          <w:rPr>
            <w:color w:val="0000FF"/>
            <w:sz w:val="22"/>
            <w:szCs w:val="22"/>
            <w:u w:val="single"/>
            <w:lang w:val="sr-Cyrl-RS"/>
            <w:rPrChange w:id="15864" w:author="Milan Stojkov" w:date="2026-10-02T11:00:00Z">
              <w:rPr>
                <w:color w:val="0000FF"/>
                <w:sz w:val="22"/>
                <w:szCs w:val="22"/>
                <w:u w:val="single"/>
              </w:rPr>
            </w:rPrChange>
          </w:rPr>
          <w:delText>https://cse.engineering.nyu.edu/~ross/papers/p2pddos.pdf</w:delText>
        </w:r>
      </w:del>
      <w:del w:id="15865" w:author="Milica Radić" w:date="2026-10-03T19:40:02Z">
        <w:r>
          <w:rPr>
            <w:lang w:val="sr-Cyrl-RS"/>
            <w:rPrChange w:id="15866" w:author="Milan Stojkov" w:date="2026-10-02T11:00:00Z">
              <w:rPr/>
            </w:rPrChange>
          </w:rPr>
          <w:fldChar w:fldCharType="end"/>
        </w:r>
      </w:del>
      <w:del w:id="15867" w:author="Milica Radić" w:date="2026-10-03T19:40:02Z">
        <w:r>
          <w:rPr>
            <w:color w:val="000000"/>
            <w:sz w:val="22"/>
            <w:szCs w:val="22"/>
            <w:lang w:val="sr-Cyrl-RS"/>
            <w:rPrChange w:id="15868" w:author="Milan Stojkov" w:date="2026-10-02T11:00:00Z">
              <w:rPr>
                <w:color w:val="000000"/>
                <w:sz w:val="22"/>
                <w:szCs w:val="22"/>
              </w:rPr>
            </w:rPrChange>
          </w:rPr>
          <w:delText xml:space="preserve"> (датум приступа: 2025-09-21).</w:delText>
        </w:r>
      </w:del>
    </w:p>
    <w:p w14:paraId="6F2BBB60">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869" w:author="Milan Stojkov" w:date="2026-10-02T11:00:00Z">
            <w:rPr>
              <w:color w:val="000000"/>
            </w:rPr>
          </w:rPrChange>
        </w:rPr>
      </w:pPr>
      <w:r>
        <w:rPr>
          <w:color w:val="000000"/>
          <w:sz w:val="22"/>
          <w:szCs w:val="22"/>
          <w:lang w:val="sr-Cyrl-RS"/>
          <w:rPrChange w:id="15870" w:author="Milan Stojkov" w:date="2026-10-02T11:00:00Z">
            <w:rPr>
              <w:color w:val="000000"/>
              <w:sz w:val="22"/>
              <w:szCs w:val="22"/>
            </w:rPr>
          </w:rPrChange>
        </w:rPr>
        <w:t>M. Apostolaki, A. Zohar и L. Vanbever, „</w:t>
      </w:r>
      <w:r>
        <w:rPr>
          <w:i/>
          <w:iCs/>
          <w:color w:val="000000"/>
          <w:sz w:val="22"/>
          <w:szCs w:val="22"/>
          <w:lang w:val="sr-Cyrl-RS"/>
          <w:rPrChange w:id="15871" w:author="Milan Stojkov" w:date="2026-10-02T11:00:00Z">
            <w:rPr>
              <w:i/>
              <w:iCs/>
              <w:color w:val="000000"/>
              <w:sz w:val="22"/>
              <w:szCs w:val="22"/>
            </w:rPr>
          </w:rPrChange>
        </w:rPr>
        <w:t>Hijacking Bitcoin: Routing Attacks on Cryptocurrencies,</w:t>
      </w:r>
      <w:r>
        <w:rPr>
          <w:color w:val="000000"/>
          <w:sz w:val="22"/>
          <w:szCs w:val="22"/>
          <w:lang w:val="sr-Cyrl-RS"/>
          <w:rPrChange w:id="15872" w:author="Milan Stojkov" w:date="2026-10-02T11:00:00Z">
            <w:rPr>
              <w:color w:val="000000"/>
              <w:sz w:val="22"/>
              <w:szCs w:val="22"/>
            </w:rPr>
          </w:rPrChange>
        </w:rPr>
        <w:t>“ у 2017 IEEE Symposium on Security and Privacy (SP), San Jose, CA, USA, 2017, стр. 375–392.</w:t>
      </w:r>
      <w:del w:id="15873" w:author="Milica Radić" w:date="2026-10-03T19:40:05Z">
        <w:r>
          <w:rPr>
            <w:color w:val="000000"/>
            <w:sz w:val="22"/>
            <w:szCs w:val="22"/>
            <w:lang w:val="sr-Cyrl-RS"/>
            <w:rPrChange w:id="15874" w:author="Milan Stojkov" w:date="2026-10-02T11:00:00Z">
              <w:rPr>
                <w:color w:val="000000"/>
                <w:sz w:val="22"/>
                <w:szCs w:val="22"/>
              </w:rPr>
            </w:rPrChange>
          </w:rPr>
          <w:delText xml:space="preserve"> Доступно на: </w:delText>
        </w:r>
      </w:del>
      <w:del w:id="15875" w:author="Milica Radić" w:date="2026-10-03T19:40:05Z">
        <w:r>
          <w:rPr>
            <w:lang w:val="sr-Cyrl-RS"/>
            <w:rPrChange w:id="15876" w:author="Milan Stojkov" w:date="2026-10-02T11:00:00Z">
              <w:rPr/>
            </w:rPrChange>
          </w:rPr>
          <w:fldChar w:fldCharType="begin"/>
        </w:r>
      </w:del>
      <w:del w:id="15877" w:author="Milica Radić" w:date="2026-10-03T19:40:05Z">
        <w:r>
          <w:rPr>
            <w:lang w:val="sr-Cyrl-RS"/>
            <w:rPrChange w:id="15878" w:author="Milan Stojkov" w:date="2026-10-02T11:00:00Z">
              <w:rPr/>
            </w:rPrChange>
          </w:rPr>
          <w:delInstrText xml:space="preserve">HYPERLINK "https://ar5iv.labs.arxiv.org/html/1605.07524" \h</w:delInstrText>
        </w:r>
      </w:del>
      <w:del w:id="15879" w:author="Milica Radić" w:date="2026-10-03T19:40:05Z">
        <w:r>
          <w:rPr>
            <w:lang w:val="sr-Cyrl-RS"/>
            <w:rPrChange w:id="15880" w:author="Milan Stojkov" w:date="2026-10-02T11:00:00Z">
              <w:rPr/>
            </w:rPrChange>
          </w:rPr>
          <w:fldChar w:fldCharType="separate"/>
        </w:r>
      </w:del>
      <w:del w:id="15881" w:author="Milica Radić" w:date="2026-10-03T19:40:05Z">
        <w:r>
          <w:rPr>
            <w:color w:val="0000FF"/>
            <w:sz w:val="22"/>
            <w:szCs w:val="22"/>
            <w:u w:val="single"/>
            <w:lang w:val="sr-Cyrl-RS"/>
            <w:rPrChange w:id="15882" w:author="Milan Stojkov" w:date="2026-10-02T11:00:00Z">
              <w:rPr>
                <w:color w:val="0000FF"/>
                <w:sz w:val="22"/>
                <w:szCs w:val="22"/>
                <w:u w:val="single"/>
              </w:rPr>
            </w:rPrChange>
          </w:rPr>
          <w:delText>https://ar5iv.labs.arxiv.org/html/1605.07524</w:delText>
        </w:r>
      </w:del>
      <w:del w:id="15883" w:author="Milica Radić" w:date="2026-10-03T19:40:05Z">
        <w:r>
          <w:rPr>
            <w:lang w:val="sr-Cyrl-RS"/>
            <w:rPrChange w:id="15884" w:author="Milan Stojkov" w:date="2026-10-02T11:00:00Z">
              <w:rPr/>
            </w:rPrChange>
          </w:rPr>
          <w:fldChar w:fldCharType="end"/>
        </w:r>
      </w:del>
      <w:del w:id="15885" w:author="Milica Radić" w:date="2026-10-03T19:40:05Z">
        <w:r>
          <w:rPr>
            <w:color w:val="000000"/>
            <w:sz w:val="22"/>
            <w:szCs w:val="22"/>
            <w:lang w:val="sr-Cyrl-RS"/>
            <w:rPrChange w:id="15886" w:author="Milan Stojkov" w:date="2026-10-02T11:00:00Z">
              <w:rPr>
                <w:color w:val="000000"/>
                <w:sz w:val="22"/>
                <w:szCs w:val="22"/>
              </w:rPr>
            </w:rPrChange>
          </w:rPr>
          <w:delText xml:space="preserve"> (датум приступа: 2025-09-21).</w:delText>
        </w:r>
      </w:del>
    </w:p>
    <w:p w14:paraId="7BC049C2">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887" w:author="Milan Stojkov" w:date="2026-10-02T11:00:00Z">
            <w:rPr>
              <w:color w:val="000000"/>
            </w:rPr>
          </w:rPrChange>
        </w:rPr>
      </w:pPr>
      <w:r>
        <w:rPr>
          <w:color w:val="000000"/>
          <w:sz w:val="22"/>
          <w:szCs w:val="22"/>
          <w:lang w:val="sr-Cyrl-RS"/>
          <w:rPrChange w:id="15888" w:author="Milan Stojkov" w:date="2026-10-02T11:00:00Z">
            <w:rPr>
              <w:color w:val="000000"/>
              <w:sz w:val="22"/>
              <w:szCs w:val="22"/>
            </w:rPr>
          </w:rPrChange>
        </w:rPr>
        <w:t>D. Stutzbach и R. Rejaie, „</w:t>
      </w:r>
      <w:r>
        <w:rPr>
          <w:i/>
          <w:iCs/>
          <w:color w:val="000000"/>
          <w:sz w:val="22"/>
          <w:szCs w:val="22"/>
          <w:lang w:val="sr-Cyrl-RS"/>
          <w:rPrChange w:id="15889" w:author="Milan Stojkov" w:date="2026-10-02T11:00:00Z">
            <w:rPr>
              <w:i/>
              <w:iCs/>
              <w:color w:val="000000"/>
              <w:sz w:val="22"/>
              <w:szCs w:val="22"/>
            </w:rPr>
          </w:rPrChange>
        </w:rPr>
        <w:t>Understanding churn in peer-to-peer networks,</w:t>
      </w:r>
      <w:r>
        <w:rPr>
          <w:color w:val="000000"/>
          <w:sz w:val="22"/>
          <w:szCs w:val="22"/>
          <w:lang w:val="sr-Cyrl-RS"/>
          <w:rPrChange w:id="15890" w:author="Milan Stojkov" w:date="2026-10-02T11:00:00Z">
            <w:rPr>
              <w:color w:val="000000"/>
              <w:sz w:val="22"/>
              <w:szCs w:val="22"/>
            </w:rPr>
          </w:rPrChange>
        </w:rPr>
        <w:t>“ у Proceedings of the 6th ACM SIGCOMM Conference on Internet Measurement (IMC), Rio de Janeiro, Brazil, 2006, стр. 189–202.</w:t>
      </w:r>
      <w:del w:id="15891" w:author="Milica Radić" w:date="2026-10-03T19:40:07Z">
        <w:r>
          <w:rPr>
            <w:color w:val="000000"/>
            <w:sz w:val="22"/>
            <w:szCs w:val="22"/>
            <w:lang w:val="sr-Cyrl-RS"/>
            <w:rPrChange w:id="15892" w:author="Milan Stojkov" w:date="2026-10-02T11:00:00Z">
              <w:rPr>
                <w:color w:val="000000"/>
                <w:sz w:val="22"/>
                <w:szCs w:val="22"/>
              </w:rPr>
            </w:rPrChange>
          </w:rPr>
          <w:delText xml:space="preserve"> Доступно на:  </w:delText>
        </w:r>
      </w:del>
      <w:del w:id="15893" w:author="Milica Radić" w:date="2026-10-03T19:40:07Z">
        <w:r>
          <w:rPr>
            <w:lang w:val="sr-Cyrl-RS"/>
            <w:rPrChange w:id="15894" w:author="Milan Stojkov" w:date="2026-10-02T11:00:00Z">
              <w:rPr/>
            </w:rPrChange>
          </w:rPr>
          <w:fldChar w:fldCharType="begin"/>
        </w:r>
      </w:del>
      <w:del w:id="15895" w:author="Milica Radić" w:date="2026-10-03T19:40:07Z">
        <w:r>
          <w:rPr>
            <w:lang w:val="sr-Cyrl-RS"/>
            <w:rPrChange w:id="15896" w:author="Milan Stojkov" w:date="2026-10-02T11:00:00Z">
              <w:rPr/>
            </w:rPrChange>
          </w:rPr>
          <w:delInstrText xml:space="preserve">HYPERLINK "https://ix.cs.uoregon.edu/~reza/PUB/churn.pdf" \h</w:delInstrText>
        </w:r>
      </w:del>
      <w:del w:id="15897" w:author="Milica Radić" w:date="2026-10-03T19:40:07Z">
        <w:r>
          <w:rPr>
            <w:lang w:val="sr-Cyrl-RS"/>
            <w:rPrChange w:id="15898" w:author="Milan Stojkov" w:date="2026-10-02T11:00:00Z">
              <w:rPr/>
            </w:rPrChange>
          </w:rPr>
          <w:fldChar w:fldCharType="separate"/>
        </w:r>
      </w:del>
      <w:del w:id="15899" w:author="Milica Radić" w:date="2026-10-03T19:40:07Z">
        <w:r>
          <w:rPr>
            <w:color w:val="0000FF"/>
            <w:sz w:val="22"/>
            <w:szCs w:val="22"/>
            <w:u w:val="single"/>
            <w:lang w:val="sr-Cyrl-RS"/>
            <w:rPrChange w:id="15900" w:author="Milan Stojkov" w:date="2026-10-02T11:00:00Z">
              <w:rPr>
                <w:color w:val="0000FF"/>
                <w:sz w:val="22"/>
                <w:szCs w:val="22"/>
                <w:u w:val="single"/>
              </w:rPr>
            </w:rPrChange>
          </w:rPr>
          <w:delText>https://ix.cs.uoregon.edu/~reza/PUB/churn.pdf</w:delText>
        </w:r>
      </w:del>
      <w:del w:id="15901" w:author="Milica Radić" w:date="2026-10-03T19:40:07Z">
        <w:r>
          <w:rPr>
            <w:lang w:val="sr-Cyrl-RS"/>
            <w:rPrChange w:id="15902" w:author="Milan Stojkov" w:date="2026-10-02T11:00:00Z">
              <w:rPr/>
            </w:rPrChange>
          </w:rPr>
          <w:fldChar w:fldCharType="end"/>
        </w:r>
      </w:del>
      <w:del w:id="15903" w:author="Milica Radić" w:date="2026-10-03T19:40:07Z">
        <w:r>
          <w:rPr>
            <w:color w:val="000000"/>
            <w:sz w:val="22"/>
            <w:szCs w:val="22"/>
            <w:lang w:val="sr-Cyrl-RS"/>
            <w:rPrChange w:id="15904" w:author="Milan Stojkov" w:date="2026-10-02T11:00:00Z">
              <w:rPr>
                <w:color w:val="000000"/>
                <w:sz w:val="22"/>
                <w:szCs w:val="22"/>
              </w:rPr>
            </w:rPrChange>
          </w:rPr>
          <w:delText xml:space="preserve"> (датум приступа: 2025-09-21).</w:delText>
        </w:r>
      </w:del>
    </w:p>
    <w:p w14:paraId="1ADA894C">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905" w:author="Milan Stojkov" w:date="2026-10-02T11:00:00Z">
            <w:rPr>
              <w:color w:val="000000"/>
            </w:rPr>
          </w:rPrChange>
        </w:rPr>
      </w:pPr>
      <w:r>
        <w:rPr>
          <w:color w:val="000000"/>
          <w:sz w:val="22"/>
          <w:szCs w:val="22"/>
          <w:lang w:val="sr-Cyrl-RS"/>
          <w:rPrChange w:id="15906" w:author="Milan Stojkov" w:date="2026-10-02T11:00:00Z">
            <w:rPr>
              <w:color w:val="000000"/>
              <w:sz w:val="22"/>
              <w:szCs w:val="22"/>
            </w:rPr>
          </w:rPrChange>
        </w:rPr>
        <w:t>M. Saad, J. Spaulding, L. Njilla, C. Kamhoua, S. Shetty, D. Nyang и A. Mohaisen, „</w:t>
      </w:r>
      <w:r>
        <w:rPr>
          <w:i/>
          <w:iCs/>
          <w:color w:val="000000"/>
          <w:sz w:val="22"/>
          <w:szCs w:val="22"/>
          <w:lang w:val="sr-Cyrl-RS"/>
          <w:rPrChange w:id="15907" w:author="Milan Stojkov" w:date="2026-10-02T11:00:00Z">
            <w:rPr>
              <w:i/>
              <w:iCs/>
              <w:color w:val="000000"/>
              <w:sz w:val="22"/>
              <w:szCs w:val="22"/>
            </w:rPr>
          </w:rPrChange>
        </w:rPr>
        <w:t>Exploring the Attack Surface of Blockchain: A Systematic Overview,</w:t>
      </w:r>
      <w:r>
        <w:rPr>
          <w:color w:val="000000"/>
          <w:sz w:val="22"/>
          <w:szCs w:val="22"/>
          <w:lang w:val="sr-Cyrl-RS"/>
          <w:rPrChange w:id="15908" w:author="Milan Stojkov" w:date="2026-10-02T11:00:00Z">
            <w:rPr>
              <w:color w:val="000000"/>
              <w:sz w:val="22"/>
              <w:szCs w:val="22"/>
            </w:rPr>
          </w:rPrChange>
        </w:rPr>
        <w:t xml:space="preserve">“ IEEE Communications Surveys &amp; Tutorials, vol. 21, no. 3, стр. 1977–2008, 2019. </w:t>
      </w:r>
      <w:del w:id="15909" w:author="Milica Radić" w:date="2026-10-03T19:40:14Z">
        <w:r>
          <w:rPr>
            <w:color w:val="000000"/>
            <w:sz w:val="22"/>
            <w:szCs w:val="22"/>
            <w:lang w:val="sr-Cyrl-RS"/>
            <w:rPrChange w:id="15910" w:author="Milan Stojkov" w:date="2026-10-02T11:00:00Z">
              <w:rPr>
                <w:color w:val="000000"/>
                <w:sz w:val="22"/>
                <w:szCs w:val="22"/>
              </w:rPr>
            </w:rPrChange>
          </w:rPr>
          <w:delText>Д</w:delText>
        </w:r>
      </w:del>
      <w:del w:id="15911" w:author="Milica Radić" w:date="2026-10-03T19:40:14Z">
        <w:r>
          <w:rPr>
            <w:color w:val="000000"/>
            <w:sz w:val="22"/>
            <w:szCs w:val="22"/>
            <w:lang w:val="sr-Cyrl-RS"/>
            <w:rPrChange w:id="15912" w:author="Milan Stojkov" w:date="2026-10-02T11:00:00Z">
              <w:rPr>
                <w:color w:val="000000"/>
                <w:sz w:val="22"/>
                <w:szCs w:val="22"/>
              </w:rPr>
            </w:rPrChange>
          </w:rPr>
          <w:delText xml:space="preserve">оступно на: </w:delText>
        </w:r>
      </w:del>
      <w:del w:id="15913" w:author="Milica Radić" w:date="2026-10-03T19:40:14Z">
        <w:r>
          <w:rPr>
            <w:lang w:val="sr-Cyrl-RS"/>
            <w:rPrChange w:id="15914" w:author="Milan Stojkov" w:date="2026-10-02T11:00:00Z">
              <w:rPr/>
            </w:rPrChange>
          </w:rPr>
          <w:fldChar w:fldCharType="begin"/>
        </w:r>
      </w:del>
      <w:del w:id="15915" w:author="Milica Radić" w:date="2026-10-03T19:40:14Z">
        <w:r>
          <w:rPr>
            <w:lang w:val="sr-Cyrl-RS"/>
            <w:rPrChange w:id="15916" w:author="Milan Stojkov" w:date="2026-10-02T11:00:00Z">
              <w:rPr/>
            </w:rPrChange>
          </w:rPr>
          <w:delInstrText xml:space="preserve">HYPERLINK "https://arxiv.org/pdf/1904.03487" \h</w:delInstrText>
        </w:r>
      </w:del>
      <w:del w:id="15917" w:author="Milica Radić" w:date="2026-10-03T19:40:14Z">
        <w:r>
          <w:rPr>
            <w:lang w:val="sr-Cyrl-RS"/>
            <w:rPrChange w:id="15918" w:author="Milan Stojkov" w:date="2026-10-02T11:00:00Z">
              <w:rPr/>
            </w:rPrChange>
          </w:rPr>
          <w:fldChar w:fldCharType="separate"/>
        </w:r>
      </w:del>
      <w:del w:id="15919" w:author="Milica Radić" w:date="2026-10-03T19:40:14Z">
        <w:r>
          <w:rPr>
            <w:color w:val="0000FF"/>
            <w:sz w:val="22"/>
            <w:szCs w:val="22"/>
            <w:u w:val="single"/>
            <w:lang w:val="sr-Cyrl-RS"/>
            <w:rPrChange w:id="15920" w:author="Milan Stojkov" w:date="2026-10-02T11:00:00Z">
              <w:rPr>
                <w:color w:val="0000FF"/>
                <w:sz w:val="22"/>
                <w:szCs w:val="22"/>
                <w:u w:val="single"/>
              </w:rPr>
            </w:rPrChange>
          </w:rPr>
          <w:delText>https://arxiv.org/pdf/1904.03487</w:delText>
        </w:r>
      </w:del>
      <w:del w:id="15921" w:author="Milica Radić" w:date="2026-10-03T19:40:14Z">
        <w:r>
          <w:rPr>
            <w:lang w:val="sr-Cyrl-RS"/>
            <w:rPrChange w:id="15922" w:author="Milan Stojkov" w:date="2026-10-02T11:00:00Z">
              <w:rPr/>
            </w:rPrChange>
          </w:rPr>
          <w:fldChar w:fldCharType="end"/>
        </w:r>
      </w:del>
      <w:del w:id="15923" w:author="Milica Radić" w:date="2026-10-03T19:40:14Z">
        <w:r>
          <w:rPr>
            <w:color w:val="000000"/>
            <w:sz w:val="22"/>
            <w:szCs w:val="22"/>
            <w:lang w:val="sr-Cyrl-RS"/>
            <w:rPrChange w:id="15924" w:author="Milan Stojkov" w:date="2026-10-02T11:00:00Z">
              <w:rPr>
                <w:color w:val="000000"/>
                <w:sz w:val="22"/>
                <w:szCs w:val="22"/>
              </w:rPr>
            </w:rPrChange>
          </w:rPr>
          <w:delText xml:space="preserve">  (датум приступа: 2025-09-21).</w:delText>
        </w:r>
      </w:del>
    </w:p>
    <w:p w14:paraId="4CD1D8CA">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925" w:author="Milan Stojkov" w:date="2026-10-02T11:00:00Z">
            <w:rPr>
              <w:color w:val="000000"/>
            </w:rPr>
          </w:rPrChange>
        </w:rPr>
      </w:pPr>
      <w:r>
        <w:rPr>
          <w:color w:val="000000"/>
          <w:sz w:val="22"/>
          <w:szCs w:val="22"/>
          <w:lang w:val="sr-Cyrl-RS"/>
          <w:rPrChange w:id="15926" w:author="Milan Stojkov" w:date="2026-10-02T11:00:00Z">
            <w:rPr>
              <w:color w:val="000000"/>
              <w:sz w:val="22"/>
              <w:szCs w:val="22"/>
            </w:rPr>
          </w:rPrChange>
        </w:rPr>
        <w:t>J. R. Douceur, „</w:t>
      </w:r>
      <w:r>
        <w:rPr>
          <w:i/>
          <w:iCs/>
          <w:color w:val="000000"/>
          <w:sz w:val="22"/>
          <w:szCs w:val="22"/>
          <w:lang w:val="sr-Cyrl-RS"/>
          <w:rPrChange w:id="15927" w:author="Milan Stojkov" w:date="2026-10-02T11:00:00Z">
            <w:rPr>
              <w:i/>
              <w:iCs/>
              <w:color w:val="000000"/>
              <w:sz w:val="22"/>
              <w:szCs w:val="22"/>
            </w:rPr>
          </w:rPrChange>
        </w:rPr>
        <w:t>The Sybil Attack,</w:t>
      </w:r>
      <w:r>
        <w:rPr>
          <w:color w:val="000000"/>
          <w:sz w:val="22"/>
          <w:szCs w:val="22"/>
          <w:lang w:val="sr-Cyrl-RS"/>
          <w:rPrChange w:id="15928" w:author="Milan Stojkov" w:date="2026-10-02T11:00:00Z">
            <w:rPr>
              <w:color w:val="000000"/>
              <w:sz w:val="22"/>
              <w:szCs w:val="22"/>
            </w:rPr>
          </w:rPrChange>
        </w:rPr>
        <w:t xml:space="preserve">“ у Peer-to-Peer Systems: First International Workshop (IPTPS 2002) (Lecture Notes in Computer Science, vol. 2429), Berlin, Germany: Springer, </w:t>
      </w:r>
      <w:r>
        <w:rPr>
          <w:color w:val="000000"/>
          <w:sz w:val="22"/>
          <w:szCs w:val="22"/>
          <w:lang w:val="sr-Cyrl-RS"/>
          <w:rPrChange w:id="15929" w:author="Milan Stojkov" w:date="2026-10-02T11:00:00Z">
            <w:rPr>
              <w:color w:val="000000"/>
              <w:sz w:val="22"/>
              <w:szCs w:val="22"/>
            </w:rPr>
          </w:rPrChange>
        </w:rPr>
        <w:t xml:space="preserve">2002, стр. 251–260. </w:t>
      </w:r>
      <w:del w:id="15930" w:author="Milica Radić" w:date="2026-10-03T19:40:11Z">
        <w:r>
          <w:rPr>
            <w:color w:val="000000"/>
            <w:sz w:val="22"/>
            <w:szCs w:val="22"/>
            <w:lang w:val="sr-Cyrl-RS"/>
            <w:rPrChange w:id="15931" w:author="Milan Stojkov" w:date="2026-10-02T11:00:00Z">
              <w:rPr>
                <w:color w:val="000000"/>
                <w:sz w:val="22"/>
                <w:szCs w:val="22"/>
              </w:rPr>
            </w:rPrChange>
          </w:rPr>
          <w:delText xml:space="preserve"> Доступно на: </w:delText>
        </w:r>
      </w:del>
      <w:del w:id="15932" w:author="Milica Radić" w:date="2026-10-03T19:40:11Z">
        <w:r>
          <w:rPr>
            <w:lang w:val="sr-Cyrl-RS"/>
            <w:rPrChange w:id="15933" w:author="Milan Stojkov" w:date="2026-10-02T11:00:00Z">
              <w:rPr/>
            </w:rPrChange>
          </w:rPr>
          <w:fldChar w:fldCharType="begin"/>
        </w:r>
      </w:del>
      <w:del w:id="15934" w:author="Milica Radić" w:date="2026-10-03T19:40:11Z">
        <w:r>
          <w:rPr>
            <w:lang w:val="sr-Cyrl-RS"/>
            <w:rPrChange w:id="15935" w:author="Milan Stojkov" w:date="2026-10-02T11:00:00Z">
              <w:rPr/>
            </w:rPrChange>
          </w:rPr>
          <w:delInstrText xml:space="preserve">HYPERLINK "https://www.microsoft.com/en-us/research/wp-content/uploads/2002/01/IPTPS2002.pdf" \h</w:delInstrText>
        </w:r>
      </w:del>
      <w:del w:id="15936" w:author="Milica Radić" w:date="2026-10-03T19:40:11Z">
        <w:r>
          <w:rPr>
            <w:lang w:val="sr-Cyrl-RS"/>
            <w:rPrChange w:id="15937" w:author="Milan Stojkov" w:date="2026-10-02T11:00:00Z">
              <w:rPr/>
            </w:rPrChange>
          </w:rPr>
          <w:fldChar w:fldCharType="separate"/>
        </w:r>
      </w:del>
      <w:del w:id="15938" w:author="Milica Radić" w:date="2026-10-03T19:40:11Z">
        <w:r>
          <w:rPr>
            <w:color w:val="0000FF"/>
            <w:sz w:val="22"/>
            <w:szCs w:val="22"/>
            <w:u w:val="single"/>
            <w:lang w:val="sr-Cyrl-RS"/>
            <w:rPrChange w:id="15939" w:author="Milan Stojkov" w:date="2026-10-02T11:00:00Z">
              <w:rPr>
                <w:color w:val="0000FF"/>
                <w:sz w:val="22"/>
                <w:szCs w:val="22"/>
                <w:u w:val="single"/>
              </w:rPr>
            </w:rPrChange>
          </w:rPr>
          <w:delText>https://www.microsoft.com/en-us/research/wp-content/uploads/2002/01/IPTPS2002.pdf</w:delText>
        </w:r>
      </w:del>
      <w:del w:id="15940" w:author="Milica Radić" w:date="2026-10-03T19:40:11Z">
        <w:r>
          <w:rPr>
            <w:lang w:val="sr-Cyrl-RS"/>
            <w:rPrChange w:id="15941" w:author="Milan Stojkov" w:date="2026-10-02T11:00:00Z">
              <w:rPr/>
            </w:rPrChange>
          </w:rPr>
          <w:fldChar w:fldCharType="end"/>
        </w:r>
      </w:del>
      <w:del w:id="15942" w:author="Milica Radić" w:date="2026-10-03T19:40:11Z">
        <w:r>
          <w:rPr>
            <w:color w:val="000000"/>
            <w:sz w:val="22"/>
            <w:szCs w:val="22"/>
            <w:lang w:val="sr-Cyrl-RS"/>
            <w:rPrChange w:id="15943" w:author="Milan Stojkov" w:date="2026-10-02T11:00:00Z">
              <w:rPr>
                <w:color w:val="000000"/>
                <w:sz w:val="22"/>
                <w:szCs w:val="22"/>
              </w:rPr>
            </w:rPrChange>
          </w:rPr>
          <w:delText xml:space="preserve"> (датум приступа: 21. септембар 2025.).</w:delText>
        </w:r>
      </w:del>
    </w:p>
    <w:p w14:paraId="29768F5B">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944" w:author="Milan Stojkov" w:date="2026-10-02T11:00:00Z">
            <w:rPr>
              <w:color w:val="000000"/>
            </w:rPr>
          </w:rPrChange>
        </w:rPr>
      </w:pPr>
      <w:r>
        <w:rPr>
          <w:color w:val="000000"/>
          <w:sz w:val="22"/>
          <w:szCs w:val="22"/>
          <w:lang w:val="sr-Cyrl-RS"/>
          <w:rPrChange w:id="15945" w:author="Milan Stojkov" w:date="2026-10-02T11:00:00Z">
            <w:rPr>
              <w:color w:val="000000"/>
              <w:sz w:val="22"/>
              <w:szCs w:val="22"/>
            </w:rPr>
          </w:rPrChange>
        </w:rPr>
        <w:t>L. Su и N. H. Vaidya, „</w:t>
      </w:r>
      <w:r>
        <w:rPr>
          <w:i/>
          <w:iCs/>
          <w:color w:val="000000"/>
          <w:sz w:val="22"/>
          <w:szCs w:val="22"/>
          <w:lang w:val="sr-Cyrl-RS"/>
          <w:rPrChange w:id="15946" w:author="Milan Stojkov" w:date="2026-10-02T11:00:00Z">
            <w:rPr>
              <w:i/>
              <w:iCs/>
              <w:color w:val="000000"/>
              <w:sz w:val="22"/>
              <w:szCs w:val="22"/>
            </w:rPr>
          </w:rPrChange>
        </w:rPr>
        <w:t>Fault-Tolerant Multi-Agent Optimization: Optimal Iterative Distributed Algorithms</w:t>
      </w:r>
      <w:r>
        <w:rPr>
          <w:color w:val="000000"/>
          <w:sz w:val="22"/>
          <w:szCs w:val="22"/>
          <w:lang w:val="sr-Cyrl-RS"/>
          <w:rPrChange w:id="15947" w:author="Milan Stojkov" w:date="2026-10-02T11:00:00Z">
            <w:rPr>
              <w:color w:val="000000"/>
              <w:sz w:val="22"/>
              <w:szCs w:val="22"/>
            </w:rPr>
          </w:rPrChange>
        </w:rPr>
        <w:t xml:space="preserve">,“ у Proc. 2016 ACM Symposium on Principles of Distributed Computing (PODC '16), Chicago, IL, USA, 2016, стр. 425–434.  </w:t>
      </w:r>
      <w:del w:id="15948" w:author="Milica Radić" w:date="2026-10-03T19:40:17Z">
        <w:r>
          <w:rPr>
            <w:color w:val="000000"/>
            <w:sz w:val="22"/>
            <w:szCs w:val="22"/>
            <w:lang w:val="sr-Cyrl-RS"/>
            <w:rPrChange w:id="15949" w:author="Milan Stojkov" w:date="2026-10-02T11:00:00Z">
              <w:rPr>
                <w:color w:val="000000"/>
                <w:sz w:val="22"/>
                <w:szCs w:val="22"/>
              </w:rPr>
            </w:rPrChange>
          </w:rPr>
          <w:delText xml:space="preserve">Доступно на: </w:delText>
        </w:r>
      </w:del>
      <w:del w:id="15950" w:author="Milica Radić" w:date="2026-10-03T19:40:17Z">
        <w:r>
          <w:rPr>
            <w:lang w:val="sr-Cyrl-RS"/>
            <w:rPrChange w:id="15951" w:author="Milan Stojkov" w:date="2026-10-02T11:00:00Z">
              <w:rPr/>
            </w:rPrChange>
          </w:rPr>
          <w:fldChar w:fldCharType="begin"/>
        </w:r>
      </w:del>
      <w:del w:id="15952" w:author="Milica Radić" w:date="2026-10-03T19:40:17Z">
        <w:r>
          <w:rPr>
            <w:lang w:val="sr-Cyrl-RS"/>
            <w:rPrChange w:id="15953" w:author="Milan Stojkov" w:date="2026-10-02T11:00:00Z">
              <w:rPr/>
            </w:rPrChange>
          </w:rPr>
          <w:delInstrText xml:space="preserve">HYPERLINK "https://dlnext.acm.org/doi/pdf/10.1145/2933057.2933105" \h</w:delInstrText>
        </w:r>
      </w:del>
      <w:del w:id="15954" w:author="Milica Radić" w:date="2026-10-03T19:40:17Z">
        <w:r>
          <w:rPr>
            <w:lang w:val="sr-Cyrl-RS"/>
            <w:rPrChange w:id="15955" w:author="Milan Stojkov" w:date="2026-10-02T11:00:00Z">
              <w:rPr/>
            </w:rPrChange>
          </w:rPr>
          <w:fldChar w:fldCharType="separate"/>
        </w:r>
      </w:del>
      <w:del w:id="15956" w:author="Milica Radić" w:date="2026-10-03T19:40:17Z">
        <w:r>
          <w:rPr>
            <w:color w:val="0000FF"/>
            <w:sz w:val="22"/>
            <w:szCs w:val="22"/>
            <w:u w:val="single"/>
            <w:lang w:val="sr-Cyrl-RS"/>
            <w:rPrChange w:id="15957" w:author="Milan Stojkov" w:date="2026-10-02T11:00:00Z">
              <w:rPr>
                <w:color w:val="0000FF"/>
                <w:sz w:val="22"/>
                <w:szCs w:val="22"/>
                <w:u w:val="single"/>
              </w:rPr>
            </w:rPrChange>
          </w:rPr>
          <w:delText>https://dlnext.acm.org/doi/pdf/10.1145/2933057.2933105</w:delText>
        </w:r>
      </w:del>
      <w:del w:id="15958" w:author="Milica Radić" w:date="2026-10-03T19:40:17Z">
        <w:r>
          <w:rPr>
            <w:lang w:val="sr-Cyrl-RS"/>
            <w:rPrChange w:id="15959" w:author="Milan Stojkov" w:date="2026-10-02T11:00:00Z">
              <w:rPr/>
            </w:rPrChange>
          </w:rPr>
          <w:fldChar w:fldCharType="end"/>
        </w:r>
      </w:del>
      <w:del w:id="15960" w:author="Milica Radić" w:date="2026-10-03T19:40:17Z">
        <w:r>
          <w:rPr>
            <w:color w:val="000000"/>
            <w:sz w:val="22"/>
            <w:szCs w:val="22"/>
            <w:lang w:val="sr-Cyrl-RS"/>
            <w:rPrChange w:id="15961" w:author="Milan Stojkov" w:date="2026-10-02T11:00:00Z">
              <w:rPr>
                <w:color w:val="000000"/>
                <w:sz w:val="22"/>
                <w:szCs w:val="22"/>
              </w:rPr>
            </w:rPrChange>
          </w:rPr>
          <w:delText xml:space="preserve"> (датум приступа: 21. септембар 2025.).</w:delText>
        </w:r>
      </w:del>
    </w:p>
    <w:p w14:paraId="446664F5">
      <w:pPr>
        <w:numPr>
          <w:ilvl w:val="0"/>
          <w:numId w:val="1"/>
        </w:numPr>
        <w:pBdr>
          <w:top w:val="none" w:color="auto" w:sz="0" w:space="0"/>
          <w:left w:val="none" w:color="auto" w:sz="0" w:space="0"/>
          <w:bottom w:val="none" w:color="auto" w:sz="0" w:space="0"/>
          <w:right w:val="none" w:color="auto" w:sz="0" w:space="0"/>
          <w:between w:val="none" w:color="auto" w:sz="0" w:space="0"/>
        </w:pBdr>
        <w:ind w:left="360" w:hanging="360"/>
        <w:jc w:val="both"/>
        <w:rPr>
          <w:color w:val="000000"/>
          <w:lang w:val="sr-Cyrl-RS"/>
          <w:rPrChange w:id="15962" w:author="Milan Stojkov" w:date="2026-10-02T11:00:00Z">
            <w:rPr>
              <w:color w:val="000000"/>
            </w:rPr>
          </w:rPrChange>
        </w:rPr>
      </w:pPr>
      <w:r>
        <w:rPr>
          <w:color w:val="000000"/>
          <w:sz w:val="22"/>
          <w:szCs w:val="22"/>
          <w:lang w:val="sr-Cyrl-RS"/>
          <w:rPrChange w:id="15963" w:author="Milan Stojkov" w:date="2026-10-02T11:00:00Z">
            <w:rPr>
              <w:color w:val="000000"/>
              <w:sz w:val="22"/>
              <w:szCs w:val="22"/>
            </w:rPr>
          </w:rPrChange>
        </w:rPr>
        <w:t>P. Blanchard, E. M. El Mhamdi, R. Guerraoui и J. Stainer, „</w:t>
      </w:r>
      <w:r>
        <w:rPr>
          <w:i/>
          <w:iCs/>
          <w:color w:val="000000"/>
          <w:sz w:val="22"/>
          <w:szCs w:val="22"/>
          <w:lang w:val="sr-Cyrl-RS"/>
          <w:rPrChange w:id="15964" w:author="Milan Stojkov" w:date="2026-10-02T11:00:00Z">
            <w:rPr>
              <w:i/>
              <w:iCs/>
              <w:color w:val="000000"/>
              <w:sz w:val="22"/>
              <w:szCs w:val="22"/>
            </w:rPr>
          </w:rPrChange>
        </w:rPr>
        <w:t>Machine Learning with Adversaries: Byzantine Tolerant Gradient Descent,</w:t>
      </w:r>
      <w:r>
        <w:rPr>
          <w:color w:val="000000"/>
          <w:sz w:val="22"/>
          <w:szCs w:val="22"/>
          <w:lang w:val="sr-Cyrl-RS"/>
          <w:rPrChange w:id="15965" w:author="Milan Stojkov" w:date="2026-10-02T11:00:00Z">
            <w:rPr>
              <w:color w:val="000000"/>
              <w:sz w:val="22"/>
              <w:szCs w:val="22"/>
            </w:rPr>
          </w:rPrChange>
        </w:rPr>
        <w:t xml:space="preserve">“ у Advances in Neural Information Processing Systems 30 (NeurIPS 2017), Long Beach, CA, USA, 2017, стр. 119–129. </w:t>
      </w:r>
      <w:del w:id="15966" w:author="Milica Radić" w:date="2026-10-03T19:40:21Z">
        <w:r>
          <w:rPr>
            <w:color w:val="000000"/>
            <w:sz w:val="22"/>
            <w:szCs w:val="22"/>
            <w:lang w:val="sr-Cyrl-RS"/>
            <w:rPrChange w:id="15967" w:author="Milan Stojkov" w:date="2026-10-02T11:00:00Z">
              <w:rPr>
                <w:color w:val="000000"/>
                <w:sz w:val="22"/>
                <w:szCs w:val="22"/>
              </w:rPr>
            </w:rPrChange>
          </w:rPr>
          <w:delText xml:space="preserve">Доступно на: </w:delText>
        </w:r>
      </w:del>
      <w:del w:id="15968" w:author="Milica Radić" w:date="2026-10-03T19:40:21Z">
        <w:r>
          <w:rPr>
            <w:lang w:val="sr-Cyrl-RS"/>
            <w:rPrChange w:id="15969" w:author="Milan Stojkov" w:date="2026-10-02T11:00:00Z">
              <w:rPr/>
            </w:rPrChange>
          </w:rPr>
          <w:fldChar w:fldCharType="begin"/>
        </w:r>
      </w:del>
      <w:del w:id="15970" w:author="Milica Radić" w:date="2026-10-03T19:40:21Z">
        <w:r>
          <w:rPr>
            <w:lang w:val="sr-Cyrl-RS"/>
            <w:rPrChange w:id="15971" w:author="Milan Stojkov" w:date="2026-10-02T11:00:00Z">
              <w:rPr/>
            </w:rPrChange>
          </w:rPr>
          <w:delInstrText xml:space="preserve">HYPERLINK "https://proceedings.neurips.cc/paper/2017/file/f4b9ec30ad9f68f89b29639786cb62ef-Paper.pdf" \h</w:delInstrText>
        </w:r>
      </w:del>
      <w:del w:id="15972" w:author="Milica Radić" w:date="2026-10-03T19:40:21Z">
        <w:r>
          <w:rPr>
            <w:lang w:val="sr-Cyrl-RS"/>
            <w:rPrChange w:id="15973" w:author="Milan Stojkov" w:date="2026-10-02T11:00:00Z">
              <w:rPr/>
            </w:rPrChange>
          </w:rPr>
          <w:fldChar w:fldCharType="separate"/>
        </w:r>
      </w:del>
      <w:del w:id="15974" w:author="Milica Radić" w:date="2026-10-03T19:40:21Z">
        <w:r>
          <w:rPr>
            <w:color w:val="0000FF"/>
            <w:sz w:val="22"/>
            <w:szCs w:val="22"/>
            <w:u w:val="single"/>
            <w:lang w:val="sr-Cyrl-RS"/>
            <w:rPrChange w:id="15975" w:author="Milan Stojkov" w:date="2026-10-02T11:00:00Z">
              <w:rPr>
                <w:color w:val="0000FF"/>
                <w:sz w:val="22"/>
                <w:szCs w:val="22"/>
                <w:u w:val="single"/>
              </w:rPr>
            </w:rPrChange>
          </w:rPr>
          <w:delText>https://proceedings.neurips.cc/paper/2017/file/f4b9ec30ad9f68f89b29639786cb62ef-Paper.pdf</w:delText>
        </w:r>
      </w:del>
      <w:del w:id="15976" w:author="Milica Radić" w:date="2026-10-03T19:40:21Z">
        <w:r>
          <w:rPr>
            <w:lang w:val="sr-Cyrl-RS"/>
            <w:rPrChange w:id="15977" w:author="Milan Stojkov" w:date="2026-10-02T11:00:00Z">
              <w:rPr/>
            </w:rPrChange>
          </w:rPr>
          <w:fldChar w:fldCharType="end"/>
        </w:r>
      </w:del>
      <w:del w:id="15978" w:author="Milica Radić" w:date="2026-10-03T19:40:21Z">
        <w:r>
          <w:rPr>
            <w:color w:val="000000"/>
            <w:sz w:val="22"/>
            <w:szCs w:val="22"/>
            <w:lang w:val="sr-Cyrl-RS"/>
            <w:rPrChange w:id="15979" w:author="Milan Stojkov" w:date="2026-10-02T11:00:00Z">
              <w:rPr>
                <w:color w:val="000000"/>
                <w:sz w:val="22"/>
                <w:szCs w:val="22"/>
              </w:rPr>
            </w:rPrChange>
          </w:rPr>
          <w:delText xml:space="preserve">  (датум приступа: 21. септембар 2025.).</w:delText>
        </w:r>
      </w:del>
    </w:p>
    <w:p w14:paraId="273BEF1C">
      <w:pPr>
        <w:rPr>
          <w:b/>
          <w:bCs/>
          <w:sz w:val="32"/>
          <w:szCs w:val="32"/>
          <w:lang w:val="sr-Cyrl-RS"/>
          <w:rPrChange w:id="15980" w:author="Milan Stojkov" w:date="2026-10-02T11:00:00Z">
            <w:rPr>
              <w:b/>
              <w:bCs/>
              <w:sz w:val="32"/>
              <w:szCs w:val="32"/>
            </w:rPr>
          </w:rPrChange>
        </w:rPr>
      </w:pPr>
      <w:r>
        <w:rPr>
          <w:lang w:val="sr-Cyrl-RS"/>
          <w:rPrChange w:id="15981" w:author="Milan Stojkov" w:date="2026-10-02T11:00:00Z">
            <w:rPr/>
          </w:rPrChange>
        </w:rPr>
        <w:br w:type="page"/>
      </w:r>
    </w:p>
    <w:p w14:paraId="4150D26C">
      <w:pPr>
        <w:rPr>
          <w:del w:id="15982" w:author="Milica Radić" w:date="2026-10-04T15:47:51Z"/>
          <w:lang w:val="sr-Cyrl-RS"/>
          <w:rPrChange w:id="15983" w:author="Milan Stojkov" w:date="2026-10-02T11:00:00Z">
            <w:rPr>
              <w:del w:id="15984" w:author="Milica Radić" w:date="2026-10-04T15:47:51Z"/>
            </w:rPr>
          </w:rPrChange>
        </w:rPr>
      </w:pPr>
      <w:del w:id="15985" w:author="Milica Radić" w:date="2026-10-04T15:47:51Z">
        <w:bookmarkStart w:id="148" w:name="_heading=h.xuvk7pe8xgne" w:colFirst="0" w:colLast="0"/>
        <w:bookmarkEnd w:id="148"/>
        <w:r>
          <w:rPr>
            <w:lang w:val="sr-Cyrl-RS"/>
            <w:rPrChange w:id="15986" w:author="Milan Stojkov" w:date="2026-10-02T11:00:00Z">
              <w:rPr/>
            </w:rPrChange>
          </w:rPr>
          <w:br w:type="page"/>
        </w:r>
      </w:del>
    </w:p>
    <w:p w14:paraId="54A55D7D">
      <w:pPr>
        <w:pStyle w:val="2"/>
        <w:ind w:firstLine="720"/>
        <w:rPr>
          <w:lang w:val="sr-Cyrl-RS"/>
          <w:rPrChange w:id="15988" w:author="Milan Stojkov" w:date="2026-10-02T11:00:00Z">
            <w:rPr/>
          </w:rPrChange>
        </w:rPr>
      </w:pPr>
      <w:bookmarkStart w:id="149" w:name="_Toc13670"/>
      <w:bookmarkStart w:id="150" w:name="_Toc23700"/>
      <w:r>
        <w:rPr>
          <w:lang w:val="sr-Cyrl-RS"/>
          <w:rPrChange w:id="15989" w:author="Milan Stojkov" w:date="2026-10-02T11:00:00Z">
            <w:rPr/>
          </w:rPrChange>
        </w:rPr>
        <w:t>БИОГРАФИЈА</w:t>
      </w:r>
      <w:bookmarkEnd w:id="149"/>
      <w:bookmarkEnd w:id="150"/>
    </w:p>
    <w:p w14:paraId="67005F99">
      <w:pPr>
        <w:ind w:firstLine="567"/>
        <w:jc w:val="both"/>
        <w:rPr>
          <w:sz w:val="22"/>
          <w:szCs w:val="22"/>
          <w:lang w:val="sr-Cyrl-RS"/>
        </w:rPr>
        <w:sectPr>
          <w:headerReference r:id="rId8" w:type="default"/>
          <w:footerReference r:id="rId9" w:type="default"/>
          <w:pgSz w:w="9979" w:h="14169"/>
          <w:pgMar w:top="1440" w:right="1080" w:bottom="1440" w:left="1080" w:header="720" w:footer="720" w:gutter="0"/>
          <w:cols w:space="0" w:num="1"/>
          <w:rtlGutter w:val="0"/>
          <w:docGrid w:linePitch="0" w:charSpace="0"/>
        </w:sectPr>
      </w:pPr>
      <w:r>
        <w:rPr>
          <w:sz w:val="22"/>
          <w:szCs w:val="22"/>
          <w:lang w:val="sr-Cyrl-RS"/>
          <w:rPrChange w:id="15990" w:author="Milan Stojkov" w:date="2026-10-02T11:00:00Z">
            <w:rPr>
              <w:sz w:val="22"/>
              <w:szCs w:val="22"/>
            </w:rPr>
          </w:rPrChange>
        </w:rPr>
        <w:t>Милица Радић рођена је 7. септембра 2003. године у Новом Саду. Након завршене основне школе „Свети Сава" у Руменки, уписује гимназију „Светозар Марковић" у Новом Саду, коју завршава 2022. године. Исте године уписује Факултет техничких наука у Новом Саду, смер софтверско инжењерство и информационе технологије. Основне академске студије завршава школске 2025/2026. године, са просечном оценом 9.27.</w:t>
      </w:r>
    </w:p>
    <w:p w14:paraId="14604C99">
      <w:pPr>
        <w:rPr>
          <w:b/>
          <w:bCs/>
          <w:sz w:val="32"/>
          <w:szCs w:val="32"/>
          <w:lang w:val="sr-Cyrl-RS"/>
        </w:rPr>
        <w:sectPr>
          <w:footerReference r:id="rId10" w:type="default"/>
          <w:pgSz w:w="9979" w:h="14169"/>
          <w:pgMar w:top="1440" w:right="1080" w:bottom="1440" w:left="1080" w:header="720" w:footer="720" w:gutter="0"/>
          <w:cols w:space="0" w:num="1"/>
          <w:rtlGutter w:val="0"/>
          <w:docGrid w:linePitch="0" w:charSpace="0"/>
        </w:sectPr>
      </w:pPr>
    </w:p>
    <w:p w14:paraId="4D673F28">
      <w:pPr>
        <w:pStyle w:val="2"/>
        <w:ind w:left="0"/>
        <w:rPr>
          <w:lang w:val="sr-Cyrl-RS"/>
          <w:rPrChange w:id="15991" w:author="Milan Stojkov" w:date="2026-10-02T11:00:00Z">
            <w:rPr/>
          </w:rPrChange>
        </w:rPr>
      </w:pPr>
      <w:bookmarkStart w:id="151" w:name="_heading=h.ly3o5sbcryih" w:colFirst="0" w:colLast="0"/>
      <w:bookmarkEnd w:id="151"/>
      <w:bookmarkStart w:id="152" w:name="_Toc24173"/>
      <w:bookmarkStart w:id="153" w:name="_Toc3987"/>
      <w:r>
        <w:rPr>
          <w:lang w:val="sr-Cyrl-RS"/>
          <w:rPrChange w:id="15992" w:author="Milan Stojkov" w:date="2026-10-02T11:00:00Z">
            <w:rPr/>
          </w:rPrChange>
        </w:rPr>
        <w:t>КЉУЧНА ДОКУМЕНТАЦИЈСКА ИНФОРМАЦИЈА</w:t>
      </w:r>
      <w:bookmarkEnd w:id="152"/>
      <w:bookmarkEnd w:id="153"/>
    </w:p>
    <w:tbl>
      <w:tblPr>
        <w:tblStyle w:val="118"/>
        <w:tblW w:w="7285" w:type="dxa"/>
        <w:tblInd w:w="-3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150"/>
        <w:gridCol w:w="4135"/>
      </w:tblGrid>
      <w:tr w14:paraId="649AE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 w:hRule="atLeast"/>
        </w:trPr>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CEEB681">
            <w:pPr>
              <w:jc w:val="both"/>
              <w:rPr>
                <w:sz w:val="18"/>
                <w:szCs w:val="18"/>
                <w:lang w:val="sr-Cyrl-RS"/>
                <w:rPrChange w:id="15993" w:author="Milan Stojkov" w:date="2026-10-02T11:00:00Z">
                  <w:rPr>
                    <w:sz w:val="18"/>
                    <w:szCs w:val="18"/>
                  </w:rPr>
                </w:rPrChange>
              </w:rPr>
            </w:pPr>
            <w:r>
              <w:rPr>
                <w:sz w:val="18"/>
                <w:szCs w:val="18"/>
                <w:lang w:val="sr-Cyrl-RS"/>
                <w:rPrChange w:id="15994" w:author="Milan Stojkov" w:date="2026-10-02T11:00:00Z">
                  <w:rPr>
                    <w:sz w:val="18"/>
                    <w:szCs w:val="18"/>
                  </w:rPr>
                </w:rPrChange>
              </w:rPr>
              <w:t xml:space="preserve">Редни број, </w:t>
            </w:r>
            <w:r>
              <w:rPr>
                <w:b/>
                <w:bCs/>
                <w:sz w:val="18"/>
                <w:szCs w:val="18"/>
                <w:lang w:val="sr-Cyrl-RS"/>
                <w:rPrChange w:id="15995" w:author="Milan Stojkov" w:date="2026-10-02T11:00:00Z">
                  <w:rPr>
                    <w:b/>
                    <w:bCs/>
                    <w:sz w:val="18"/>
                    <w:szCs w:val="18"/>
                  </w:rPr>
                </w:rPrChange>
              </w:rPr>
              <w:t>РБР</w:t>
            </w:r>
            <w:r>
              <w:rPr>
                <w:sz w:val="18"/>
                <w:szCs w:val="18"/>
                <w:lang w:val="sr-Cyrl-RS"/>
                <w:rPrChange w:id="15996"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CDC2597">
            <w:pPr>
              <w:rPr>
                <w:sz w:val="18"/>
                <w:szCs w:val="18"/>
                <w:lang w:val="sr-Cyrl-RS"/>
                <w:rPrChange w:id="15997" w:author="Milan Stojkov" w:date="2026-10-02T11:00:00Z">
                  <w:rPr>
                    <w:sz w:val="18"/>
                    <w:szCs w:val="18"/>
                  </w:rPr>
                </w:rPrChange>
              </w:rPr>
            </w:pPr>
          </w:p>
        </w:tc>
      </w:tr>
      <w:tr w14:paraId="3F943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625BF47">
            <w:pPr>
              <w:rPr>
                <w:sz w:val="18"/>
                <w:szCs w:val="18"/>
                <w:lang w:val="sr-Cyrl-RS"/>
                <w:rPrChange w:id="15998" w:author="Milan Stojkov" w:date="2026-10-02T11:00:00Z">
                  <w:rPr>
                    <w:sz w:val="18"/>
                    <w:szCs w:val="18"/>
                  </w:rPr>
                </w:rPrChange>
              </w:rPr>
            </w:pPr>
            <w:r>
              <w:rPr>
                <w:sz w:val="18"/>
                <w:szCs w:val="18"/>
                <w:lang w:val="sr-Cyrl-RS"/>
                <w:rPrChange w:id="15999" w:author="Milan Stojkov" w:date="2026-10-02T11:00:00Z">
                  <w:rPr>
                    <w:sz w:val="18"/>
                    <w:szCs w:val="18"/>
                  </w:rPr>
                </w:rPrChange>
              </w:rPr>
              <w:t xml:space="preserve">Идентификациони број, </w:t>
            </w:r>
            <w:r>
              <w:rPr>
                <w:b/>
                <w:bCs/>
                <w:sz w:val="18"/>
                <w:szCs w:val="18"/>
                <w:lang w:val="sr-Cyrl-RS"/>
                <w:rPrChange w:id="16000" w:author="Milan Stojkov" w:date="2026-10-02T11:00:00Z">
                  <w:rPr>
                    <w:b/>
                    <w:bCs/>
                    <w:sz w:val="18"/>
                    <w:szCs w:val="18"/>
                  </w:rPr>
                </w:rPrChange>
              </w:rPr>
              <w:t>ИБР</w:t>
            </w:r>
            <w:r>
              <w:rPr>
                <w:sz w:val="18"/>
                <w:szCs w:val="18"/>
                <w:lang w:val="sr-Cyrl-RS"/>
                <w:rPrChange w:id="16001"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127D146">
            <w:pPr>
              <w:rPr>
                <w:sz w:val="18"/>
                <w:szCs w:val="18"/>
                <w:lang w:val="sr-Cyrl-RS"/>
                <w:rPrChange w:id="16002" w:author="Milan Stojkov" w:date="2026-10-02T11:00:00Z">
                  <w:rPr>
                    <w:sz w:val="18"/>
                    <w:szCs w:val="18"/>
                  </w:rPr>
                </w:rPrChange>
              </w:rPr>
            </w:pPr>
          </w:p>
        </w:tc>
      </w:tr>
      <w:tr w14:paraId="73B76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376BA7C">
            <w:pPr>
              <w:rPr>
                <w:sz w:val="18"/>
                <w:szCs w:val="18"/>
                <w:lang w:val="sr-Cyrl-RS"/>
                <w:rPrChange w:id="16003" w:author="Milan Stojkov" w:date="2026-10-02T11:00:00Z">
                  <w:rPr>
                    <w:sz w:val="18"/>
                    <w:szCs w:val="18"/>
                  </w:rPr>
                </w:rPrChange>
              </w:rPr>
            </w:pPr>
            <w:r>
              <w:rPr>
                <w:sz w:val="18"/>
                <w:szCs w:val="18"/>
                <w:lang w:val="sr-Cyrl-RS"/>
                <w:rPrChange w:id="16004" w:author="Milan Stojkov" w:date="2026-10-02T11:00:00Z">
                  <w:rPr>
                    <w:sz w:val="18"/>
                    <w:szCs w:val="18"/>
                  </w:rPr>
                </w:rPrChange>
              </w:rPr>
              <w:t xml:space="preserve">Тип документације, </w:t>
            </w:r>
            <w:r>
              <w:rPr>
                <w:b/>
                <w:bCs/>
                <w:sz w:val="18"/>
                <w:szCs w:val="18"/>
                <w:lang w:val="sr-Cyrl-RS"/>
                <w:rPrChange w:id="16005" w:author="Milan Stojkov" w:date="2026-10-02T11:00:00Z">
                  <w:rPr>
                    <w:b/>
                    <w:bCs/>
                    <w:sz w:val="18"/>
                    <w:szCs w:val="18"/>
                  </w:rPr>
                </w:rPrChange>
              </w:rPr>
              <w:t>ТД</w:t>
            </w:r>
            <w:r>
              <w:rPr>
                <w:sz w:val="18"/>
                <w:szCs w:val="18"/>
                <w:lang w:val="sr-Cyrl-RS"/>
                <w:rPrChange w:id="16006"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CDCF532">
            <w:pPr>
              <w:rPr>
                <w:sz w:val="18"/>
                <w:szCs w:val="18"/>
                <w:lang w:val="sr-Cyrl-RS"/>
                <w:rPrChange w:id="16007" w:author="Milan Stojkov" w:date="2026-10-02T11:00:00Z">
                  <w:rPr>
                    <w:sz w:val="18"/>
                    <w:szCs w:val="18"/>
                  </w:rPr>
                </w:rPrChange>
              </w:rPr>
            </w:pPr>
            <w:r>
              <w:rPr>
                <w:sz w:val="18"/>
                <w:szCs w:val="18"/>
                <w:lang w:val="sr-Cyrl-RS"/>
                <w:rPrChange w:id="16008" w:author="Milan Stojkov" w:date="2026-10-02T11:00:00Z">
                  <w:rPr>
                    <w:sz w:val="18"/>
                    <w:szCs w:val="18"/>
                  </w:rPr>
                </w:rPrChange>
              </w:rPr>
              <w:t>монографска публикација</w:t>
            </w:r>
          </w:p>
        </w:tc>
      </w:tr>
      <w:tr w14:paraId="1489D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E764F4F">
            <w:pPr>
              <w:rPr>
                <w:sz w:val="18"/>
                <w:szCs w:val="18"/>
                <w:lang w:val="sr-Cyrl-RS"/>
                <w:rPrChange w:id="16009" w:author="Milan Stojkov" w:date="2026-10-02T11:00:00Z">
                  <w:rPr>
                    <w:sz w:val="18"/>
                    <w:szCs w:val="18"/>
                  </w:rPr>
                </w:rPrChange>
              </w:rPr>
            </w:pPr>
            <w:r>
              <w:rPr>
                <w:sz w:val="18"/>
                <w:szCs w:val="18"/>
                <w:lang w:val="sr-Cyrl-RS"/>
                <w:rPrChange w:id="16010" w:author="Milan Stojkov" w:date="2026-10-02T11:00:00Z">
                  <w:rPr>
                    <w:sz w:val="18"/>
                    <w:szCs w:val="18"/>
                  </w:rPr>
                </w:rPrChange>
              </w:rPr>
              <w:t xml:space="preserve">Тип записа, </w:t>
            </w:r>
            <w:r>
              <w:rPr>
                <w:b/>
                <w:bCs/>
                <w:sz w:val="18"/>
                <w:szCs w:val="18"/>
                <w:lang w:val="sr-Cyrl-RS"/>
                <w:rPrChange w:id="16011" w:author="Milan Stojkov" w:date="2026-10-02T11:00:00Z">
                  <w:rPr>
                    <w:b/>
                    <w:bCs/>
                    <w:sz w:val="18"/>
                    <w:szCs w:val="18"/>
                  </w:rPr>
                </w:rPrChange>
              </w:rPr>
              <w:t>ТЗ</w:t>
            </w:r>
            <w:r>
              <w:rPr>
                <w:sz w:val="18"/>
                <w:szCs w:val="18"/>
                <w:lang w:val="sr-Cyrl-RS"/>
                <w:rPrChange w:id="16012"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BCD7837">
            <w:pPr>
              <w:rPr>
                <w:sz w:val="18"/>
                <w:szCs w:val="18"/>
                <w:lang w:val="sr-Cyrl-RS"/>
                <w:rPrChange w:id="16013" w:author="Milan Stojkov" w:date="2026-10-02T11:00:00Z">
                  <w:rPr>
                    <w:sz w:val="18"/>
                    <w:szCs w:val="18"/>
                  </w:rPr>
                </w:rPrChange>
              </w:rPr>
            </w:pPr>
            <w:r>
              <w:rPr>
                <w:sz w:val="18"/>
                <w:szCs w:val="18"/>
                <w:lang w:val="sr-Cyrl-RS"/>
                <w:rPrChange w:id="16014" w:author="Milan Stojkov" w:date="2026-10-02T11:00:00Z">
                  <w:rPr>
                    <w:sz w:val="18"/>
                    <w:szCs w:val="18"/>
                  </w:rPr>
                </w:rPrChange>
              </w:rPr>
              <w:t>текстуални штампани документ</w:t>
            </w:r>
          </w:p>
        </w:tc>
      </w:tr>
      <w:tr w14:paraId="7E441D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674C034">
            <w:pPr>
              <w:rPr>
                <w:sz w:val="18"/>
                <w:szCs w:val="18"/>
                <w:lang w:val="sr-Cyrl-RS"/>
                <w:rPrChange w:id="16015" w:author="Milan Stojkov" w:date="2026-10-02T11:00:00Z">
                  <w:rPr>
                    <w:sz w:val="18"/>
                    <w:szCs w:val="18"/>
                  </w:rPr>
                </w:rPrChange>
              </w:rPr>
            </w:pPr>
            <w:r>
              <w:rPr>
                <w:sz w:val="18"/>
                <w:szCs w:val="18"/>
                <w:lang w:val="sr-Cyrl-RS"/>
                <w:rPrChange w:id="16016" w:author="Milan Stojkov" w:date="2026-10-02T11:00:00Z">
                  <w:rPr>
                    <w:sz w:val="18"/>
                    <w:szCs w:val="18"/>
                  </w:rPr>
                </w:rPrChange>
              </w:rPr>
              <w:t xml:space="preserve">Врста рада, </w:t>
            </w:r>
            <w:r>
              <w:rPr>
                <w:b/>
                <w:bCs/>
                <w:sz w:val="18"/>
                <w:szCs w:val="18"/>
                <w:lang w:val="sr-Cyrl-RS"/>
                <w:rPrChange w:id="16017" w:author="Milan Stojkov" w:date="2026-10-02T11:00:00Z">
                  <w:rPr>
                    <w:b/>
                    <w:bCs/>
                    <w:sz w:val="18"/>
                    <w:szCs w:val="18"/>
                  </w:rPr>
                </w:rPrChange>
              </w:rPr>
              <w:t>ВР</w:t>
            </w:r>
            <w:r>
              <w:rPr>
                <w:sz w:val="18"/>
                <w:szCs w:val="18"/>
                <w:lang w:val="sr-Cyrl-RS"/>
                <w:rPrChange w:id="16018"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7FE3500">
            <w:pPr>
              <w:rPr>
                <w:sz w:val="18"/>
                <w:szCs w:val="18"/>
                <w:lang w:val="sr-Cyrl-RS"/>
                <w:rPrChange w:id="16019" w:author="Milan Stojkov" w:date="2026-10-02T11:00:00Z">
                  <w:rPr>
                    <w:sz w:val="18"/>
                    <w:szCs w:val="18"/>
                  </w:rPr>
                </w:rPrChange>
              </w:rPr>
            </w:pPr>
            <w:r>
              <w:rPr>
                <w:sz w:val="18"/>
                <w:szCs w:val="18"/>
                <w:lang w:val="sr-Cyrl-RS"/>
                <w:rPrChange w:id="16020" w:author="Milan Stojkov" w:date="2026-10-02T11:00:00Z">
                  <w:rPr>
                    <w:sz w:val="18"/>
                    <w:szCs w:val="18"/>
                  </w:rPr>
                </w:rPrChange>
              </w:rPr>
              <w:t>завршни (Bachelor) рад</w:t>
            </w:r>
          </w:p>
        </w:tc>
      </w:tr>
      <w:tr w14:paraId="4033E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63F3659">
            <w:pPr>
              <w:rPr>
                <w:sz w:val="18"/>
                <w:szCs w:val="18"/>
                <w:lang w:val="sr-Cyrl-RS"/>
                <w:rPrChange w:id="16021" w:author="Milan Stojkov" w:date="2026-10-02T11:00:00Z">
                  <w:rPr>
                    <w:sz w:val="18"/>
                    <w:szCs w:val="18"/>
                  </w:rPr>
                </w:rPrChange>
              </w:rPr>
            </w:pPr>
            <w:r>
              <w:rPr>
                <w:sz w:val="18"/>
                <w:szCs w:val="18"/>
                <w:lang w:val="sr-Cyrl-RS"/>
                <w:rPrChange w:id="16022" w:author="Milan Stojkov" w:date="2026-10-02T11:00:00Z">
                  <w:rPr>
                    <w:sz w:val="18"/>
                    <w:szCs w:val="18"/>
                  </w:rPr>
                </w:rPrChange>
              </w:rPr>
              <w:t xml:space="preserve">Аутор, </w:t>
            </w:r>
            <w:r>
              <w:rPr>
                <w:b/>
                <w:bCs/>
                <w:sz w:val="18"/>
                <w:szCs w:val="18"/>
                <w:lang w:val="sr-Cyrl-RS"/>
                <w:rPrChange w:id="16023" w:author="Milan Stojkov" w:date="2026-10-02T11:00:00Z">
                  <w:rPr>
                    <w:b/>
                    <w:bCs/>
                    <w:sz w:val="18"/>
                    <w:szCs w:val="18"/>
                  </w:rPr>
                </w:rPrChange>
              </w:rPr>
              <w:t>АУ</w:t>
            </w:r>
            <w:r>
              <w:rPr>
                <w:sz w:val="18"/>
                <w:szCs w:val="18"/>
                <w:lang w:val="sr-Cyrl-RS"/>
                <w:rPrChange w:id="16024"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214BA18">
            <w:pPr>
              <w:rPr>
                <w:sz w:val="18"/>
                <w:szCs w:val="18"/>
                <w:lang w:val="sr-Cyrl-RS"/>
                <w:rPrChange w:id="16025" w:author="Milan Stojkov" w:date="2026-10-02T11:00:00Z">
                  <w:rPr>
                    <w:sz w:val="18"/>
                    <w:szCs w:val="18"/>
                  </w:rPr>
                </w:rPrChange>
              </w:rPr>
            </w:pPr>
            <w:r>
              <w:rPr>
                <w:sz w:val="18"/>
                <w:szCs w:val="18"/>
                <w:lang w:val="sr-Cyrl-RS"/>
                <w:rPrChange w:id="16026" w:author="Milan Stojkov" w:date="2026-10-02T11:00:00Z">
                  <w:rPr>
                    <w:sz w:val="18"/>
                    <w:szCs w:val="18"/>
                  </w:rPr>
                </w:rPrChange>
              </w:rPr>
              <w:t>Милица Радић</w:t>
            </w:r>
          </w:p>
        </w:tc>
      </w:tr>
      <w:tr w14:paraId="4D62D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17E0EBA">
            <w:pPr>
              <w:rPr>
                <w:sz w:val="18"/>
                <w:szCs w:val="18"/>
                <w:lang w:val="sr-Cyrl-RS"/>
                <w:rPrChange w:id="16027" w:author="Milan Stojkov" w:date="2026-10-02T11:00:00Z">
                  <w:rPr>
                    <w:sz w:val="18"/>
                    <w:szCs w:val="18"/>
                  </w:rPr>
                </w:rPrChange>
              </w:rPr>
            </w:pPr>
            <w:r>
              <w:rPr>
                <w:sz w:val="18"/>
                <w:szCs w:val="18"/>
                <w:lang w:val="sr-Cyrl-RS"/>
                <w:rPrChange w:id="16028" w:author="Milan Stojkov" w:date="2026-10-02T11:00:00Z">
                  <w:rPr>
                    <w:sz w:val="18"/>
                    <w:szCs w:val="18"/>
                  </w:rPr>
                </w:rPrChange>
              </w:rPr>
              <w:t xml:space="preserve">Ментор, </w:t>
            </w:r>
            <w:r>
              <w:rPr>
                <w:b/>
                <w:bCs/>
                <w:sz w:val="18"/>
                <w:szCs w:val="18"/>
                <w:lang w:val="sr-Cyrl-RS"/>
                <w:rPrChange w:id="16029" w:author="Milan Stojkov" w:date="2026-10-02T11:00:00Z">
                  <w:rPr>
                    <w:b/>
                    <w:bCs/>
                    <w:sz w:val="18"/>
                    <w:szCs w:val="18"/>
                  </w:rPr>
                </w:rPrChange>
              </w:rPr>
              <w:t>МН</w:t>
            </w:r>
            <w:r>
              <w:rPr>
                <w:sz w:val="18"/>
                <w:szCs w:val="18"/>
                <w:lang w:val="sr-Cyrl-RS"/>
                <w:rPrChange w:id="16030"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C07AC1D">
            <w:pPr>
              <w:rPr>
                <w:sz w:val="18"/>
                <w:szCs w:val="18"/>
                <w:lang w:val="sr-Cyrl-RS"/>
                <w:rPrChange w:id="16031" w:author="Milan Stojkov" w:date="2026-10-02T11:00:00Z">
                  <w:rPr>
                    <w:sz w:val="18"/>
                    <w:szCs w:val="18"/>
                  </w:rPr>
                </w:rPrChange>
              </w:rPr>
            </w:pPr>
            <w:r>
              <w:rPr>
                <w:sz w:val="18"/>
                <w:szCs w:val="18"/>
                <w:lang w:val="sr-Cyrl-RS"/>
                <w:rPrChange w:id="16032" w:author="Milan Stojkov" w:date="2026-10-02T11:00:00Z">
                  <w:rPr>
                    <w:sz w:val="18"/>
                    <w:szCs w:val="18"/>
                  </w:rPr>
                </w:rPrChange>
              </w:rPr>
              <w:t>др Милан Стојков, доцент</w:t>
            </w:r>
          </w:p>
        </w:tc>
      </w:tr>
      <w:tr w14:paraId="3D220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4E118E3">
            <w:pPr>
              <w:rPr>
                <w:sz w:val="18"/>
                <w:szCs w:val="18"/>
                <w:lang w:val="sr-Cyrl-RS"/>
                <w:rPrChange w:id="16033" w:author="Milan Stojkov" w:date="2026-10-02T11:00:00Z">
                  <w:rPr>
                    <w:sz w:val="18"/>
                    <w:szCs w:val="18"/>
                  </w:rPr>
                </w:rPrChange>
              </w:rPr>
            </w:pPr>
            <w:r>
              <w:rPr>
                <w:sz w:val="18"/>
                <w:szCs w:val="18"/>
                <w:lang w:val="sr-Cyrl-RS"/>
                <w:rPrChange w:id="16034" w:author="Milan Stojkov" w:date="2026-10-02T11:00:00Z">
                  <w:rPr>
                    <w:sz w:val="18"/>
                    <w:szCs w:val="18"/>
                  </w:rPr>
                </w:rPrChange>
              </w:rPr>
              <w:t xml:space="preserve">Наслов рада, </w:t>
            </w:r>
            <w:r>
              <w:rPr>
                <w:b/>
                <w:bCs/>
                <w:sz w:val="18"/>
                <w:szCs w:val="18"/>
                <w:lang w:val="sr-Cyrl-RS"/>
                <w:rPrChange w:id="16035" w:author="Milan Stojkov" w:date="2026-10-02T11:00:00Z">
                  <w:rPr>
                    <w:b/>
                    <w:bCs/>
                    <w:sz w:val="18"/>
                    <w:szCs w:val="18"/>
                  </w:rPr>
                </w:rPrChange>
              </w:rPr>
              <w:t>НР</w:t>
            </w:r>
            <w:r>
              <w:rPr>
                <w:sz w:val="18"/>
                <w:szCs w:val="18"/>
                <w:lang w:val="sr-Cyrl-RS"/>
                <w:rPrChange w:id="16036"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A84A105">
            <w:pPr>
              <w:spacing w:before="60"/>
              <w:rPr>
                <w:sz w:val="18"/>
                <w:szCs w:val="18"/>
                <w:lang w:val="sr-Cyrl-RS"/>
                <w:rPrChange w:id="16037" w:author="Milan Stojkov" w:date="2026-10-02T11:00:00Z">
                  <w:rPr>
                    <w:sz w:val="18"/>
                    <w:szCs w:val="18"/>
                  </w:rPr>
                </w:rPrChange>
              </w:rPr>
            </w:pPr>
            <w:ins w:id="16038" w:author="Milan Stojkov" w:date="2026-10-02T13:09:00Z">
              <w:r>
                <w:rPr>
                  <w:i/>
                  <w:iCs/>
                  <w:color w:val="000000"/>
                  <w:sz w:val="18"/>
                  <w:szCs w:val="18"/>
                  <w:lang w:val="en-US"/>
                </w:rPr>
                <w:t>G</w:t>
              </w:r>
            </w:ins>
            <w:r>
              <w:rPr>
                <w:i/>
                <w:iCs/>
                <w:color w:val="000000"/>
                <w:sz w:val="18"/>
                <w:szCs w:val="18"/>
                <w:lang w:val="sr-Cyrl-RS"/>
                <w:rPrChange w:id="16039" w:author="Milan Stojkov" w:date="2026-10-02T11:00:00Z">
                  <w:rPr>
                    <w:i/>
                    <w:iCs/>
                    <w:color w:val="000000"/>
                    <w:sz w:val="18"/>
                    <w:szCs w:val="18"/>
                  </w:rPr>
                </w:rPrChange>
              </w:rPr>
              <w:t xml:space="preserve">ossip overlay </w:t>
            </w:r>
            <w:r>
              <w:rPr>
                <w:color w:val="000000"/>
                <w:sz w:val="18"/>
                <w:szCs w:val="18"/>
                <w:lang w:val="sr-Cyrl-RS"/>
                <w:rPrChange w:id="16040" w:author="Milan Stojkov" w:date="2026-10-02T11:00:00Z">
                  <w:rPr>
                    <w:color w:val="000000"/>
                    <w:sz w:val="18"/>
                    <w:szCs w:val="18"/>
                  </w:rPr>
                </w:rPrChange>
              </w:rPr>
              <w:t>систем</w:t>
            </w:r>
            <w:r>
              <w:rPr>
                <w:color w:val="000000"/>
                <w:sz w:val="18"/>
                <w:szCs w:val="18"/>
                <w:lang w:val="sr-Cyrl-RS"/>
                <w:rPrChange w:id="16041" w:author="Milan Stojkov" w:date="2026-10-02T11:00:00Z">
                  <w:rPr>
                    <w:color w:val="000000"/>
                    <w:sz w:val="18"/>
                    <w:szCs w:val="18"/>
                  </w:rPr>
                </w:rPrChange>
              </w:rPr>
              <w:t xml:space="preserve"> за дистрибуирану агрегацију у присуству комбинованих мрежних и </w:t>
            </w:r>
            <w:r>
              <w:rPr>
                <w:i/>
                <w:iCs/>
                <w:color w:val="000000"/>
                <w:sz w:val="18"/>
                <w:szCs w:val="18"/>
                <w:lang w:val="sr-Cyrl-RS"/>
                <w:rPrChange w:id="16042" w:author="Milan Stojkov" w:date="2026-10-02T11:00:00Z">
                  <w:rPr>
                    <w:i/>
                    <w:iCs/>
                    <w:color w:val="000000"/>
                    <w:sz w:val="18"/>
                    <w:szCs w:val="18"/>
                  </w:rPr>
                </w:rPrChange>
              </w:rPr>
              <w:t xml:space="preserve">Byzantine </w:t>
            </w:r>
            <w:r>
              <w:rPr>
                <w:color w:val="000000"/>
                <w:sz w:val="18"/>
                <w:szCs w:val="18"/>
                <w:lang w:val="sr-Cyrl-RS"/>
                <w:rPrChange w:id="16043" w:author="Milan Stojkov" w:date="2026-10-02T11:00:00Z">
                  <w:rPr>
                    <w:color w:val="000000"/>
                    <w:sz w:val="18"/>
                    <w:szCs w:val="18"/>
                  </w:rPr>
                </w:rPrChange>
              </w:rPr>
              <w:t>напада</w:t>
            </w:r>
          </w:p>
        </w:tc>
      </w:tr>
      <w:tr w14:paraId="23A4B4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E6D4C7B">
            <w:pPr>
              <w:rPr>
                <w:sz w:val="18"/>
                <w:szCs w:val="18"/>
                <w:lang w:val="sr-Cyrl-RS"/>
                <w:rPrChange w:id="16044" w:author="Milan Stojkov" w:date="2026-10-02T11:00:00Z">
                  <w:rPr>
                    <w:sz w:val="18"/>
                    <w:szCs w:val="18"/>
                  </w:rPr>
                </w:rPrChange>
              </w:rPr>
            </w:pPr>
            <w:r>
              <w:rPr>
                <w:sz w:val="18"/>
                <w:szCs w:val="18"/>
                <w:lang w:val="sr-Cyrl-RS"/>
                <w:rPrChange w:id="16045" w:author="Milan Stojkov" w:date="2026-10-02T11:00:00Z">
                  <w:rPr>
                    <w:sz w:val="18"/>
                    <w:szCs w:val="18"/>
                  </w:rPr>
                </w:rPrChange>
              </w:rPr>
              <w:t>Језик публикације,</w:t>
            </w:r>
            <w:r>
              <w:rPr>
                <w:b/>
                <w:bCs/>
                <w:sz w:val="18"/>
                <w:szCs w:val="18"/>
                <w:lang w:val="sr-Cyrl-RS"/>
                <w:rPrChange w:id="16046" w:author="Milan Stojkov" w:date="2026-10-02T11:00:00Z">
                  <w:rPr>
                    <w:b/>
                    <w:bCs/>
                    <w:sz w:val="18"/>
                    <w:szCs w:val="18"/>
                  </w:rPr>
                </w:rPrChange>
              </w:rPr>
              <w:t>ЈП</w:t>
            </w:r>
            <w:r>
              <w:rPr>
                <w:sz w:val="18"/>
                <w:szCs w:val="18"/>
                <w:lang w:val="sr-Cyrl-RS"/>
                <w:rPrChange w:id="16047"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21BE81F">
            <w:pPr>
              <w:rPr>
                <w:sz w:val="18"/>
                <w:szCs w:val="18"/>
                <w:lang w:val="sr-Cyrl-RS"/>
                <w:rPrChange w:id="16048" w:author="Milan Stojkov" w:date="2026-10-02T11:00:00Z">
                  <w:rPr>
                    <w:sz w:val="18"/>
                    <w:szCs w:val="18"/>
                  </w:rPr>
                </w:rPrChange>
              </w:rPr>
            </w:pPr>
            <w:r>
              <w:rPr>
                <w:sz w:val="18"/>
                <w:szCs w:val="18"/>
                <w:lang w:val="sr-Cyrl-RS"/>
                <w:rPrChange w:id="16049" w:author="Milan Stojkov" w:date="2026-10-02T11:00:00Z">
                  <w:rPr>
                    <w:sz w:val="18"/>
                    <w:szCs w:val="18"/>
                  </w:rPr>
                </w:rPrChange>
              </w:rPr>
              <w:t>Српски, ћирилица</w:t>
            </w:r>
          </w:p>
        </w:tc>
      </w:tr>
      <w:tr w14:paraId="53F42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9FC2D7">
            <w:pPr>
              <w:rPr>
                <w:sz w:val="18"/>
                <w:szCs w:val="18"/>
                <w:lang w:val="sr-Cyrl-RS"/>
                <w:rPrChange w:id="16050" w:author="Milan Stojkov" w:date="2026-10-02T11:00:00Z">
                  <w:rPr>
                    <w:sz w:val="18"/>
                    <w:szCs w:val="18"/>
                  </w:rPr>
                </w:rPrChange>
              </w:rPr>
            </w:pPr>
            <w:r>
              <w:rPr>
                <w:sz w:val="18"/>
                <w:szCs w:val="18"/>
                <w:lang w:val="sr-Cyrl-RS"/>
                <w:rPrChange w:id="16051" w:author="Milan Stojkov" w:date="2026-10-02T11:00:00Z">
                  <w:rPr>
                    <w:sz w:val="18"/>
                    <w:szCs w:val="18"/>
                  </w:rPr>
                </w:rPrChange>
              </w:rPr>
              <w:t xml:space="preserve">Језик извода, </w:t>
            </w:r>
            <w:r>
              <w:rPr>
                <w:b/>
                <w:bCs/>
                <w:sz w:val="18"/>
                <w:szCs w:val="18"/>
                <w:lang w:val="sr-Cyrl-RS"/>
                <w:rPrChange w:id="16052" w:author="Milan Stojkov" w:date="2026-10-02T11:00:00Z">
                  <w:rPr>
                    <w:b/>
                    <w:bCs/>
                    <w:sz w:val="18"/>
                    <w:szCs w:val="18"/>
                  </w:rPr>
                </w:rPrChange>
              </w:rPr>
              <w:t>ЈИ</w:t>
            </w:r>
            <w:r>
              <w:rPr>
                <w:sz w:val="18"/>
                <w:szCs w:val="18"/>
                <w:lang w:val="sr-Cyrl-RS"/>
                <w:rPrChange w:id="16053"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C026BF4">
            <w:pPr>
              <w:rPr>
                <w:sz w:val="18"/>
                <w:szCs w:val="18"/>
                <w:lang w:val="sr-Cyrl-RS"/>
                <w:rPrChange w:id="16054" w:author="Milan Stojkov" w:date="2026-10-02T11:00:00Z">
                  <w:rPr>
                    <w:sz w:val="18"/>
                    <w:szCs w:val="18"/>
                  </w:rPr>
                </w:rPrChange>
              </w:rPr>
            </w:pPr>
            <w:r>
              <w:rPr>
                <w:sz w:val="18"/>
                <w:szCs w:val="18"/>
                <w:lang w:val="sr-Cyrl-RS"/>
                <w:rPrChange w:id="16055" w:author="Milan Stojkov" w:date="2026-10-02T11:00:00Z">
                  <w:rPr>
                    <w:sz w:val="18"/>
                    <w:szCs w:val="18"/>
                  </w:rPr>
                </w:rPrChange>
              </w:rPr>
              <w:t>Српски</w:t>
            </w:r>
          </w:p>
        </w:tc>
      </w:tr>
      <w:tr w14:paraId="2CE6C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9418412">
            <w:pPr>
              <w:rPr>
                <w:sz w:val="18"/>
                <w:szCs w:val="18"/>
                <w:lang w:val="sr-Cyrl-RS"/>
                <w:rPrChange w:id="16056" w:author="Milan Stojkov" w:date="2026-10-02T11:00:00Z">
                  <w:rPr>
                    <w:sz w:val="18"/>
                    <w:szCs w:val="18"/>
                  </w:rPr>
                </w:rPrChange>
              </w:rPr>
            </w:pPr>
            <w:r>
              <w:rPr>
                <w:sz w:val="18"/>
                <w:szCs w:val="18"/>
                <w:lang w:val="sr-Cyrl-RS"/>
                <w:rPrChange w:id="16057" w:author="Milan Stojkov" w:date="2026-10-02T11:00:00Z">
                  <w:rPr>
                    <w:sz w:val="18"/>
                    <w:szCs w:val="18"/>
                  </w:rPr>
                </w:rPrChange>
              </w:rPr>
              <w:t xml:space="preserve">Земља публиковања, </w:t>
            </w:r>
            <w:r>
              <w:rPr>
                <w:b/>
                <w:bCs/>
                <w:sz w:val="18"/>
                <w:szCs w:val="18"/>
                <w:lang w:val="sr-Cyrl-RS"/>
                <w:rPrChange w:id="16058" w:author="Milan Stojkov" w:date="2026-10-02T11:00:00Z">
                  <w:rPr>
                    <w:b/>
                    <w:bCs/>
                    <w:sz w:val="18"/>
                    <w:szCs w:val="18"/>
                  </w:rPr>
                </w:rPrChange>
              </w:rPr>
              <w:t>ЗП</w:t>
            </w:r>
            <w:r>
              <w:rPr>
                <w:sz w:val="18"/>
                <w:szCs w:val="18"/>
                <w:lang w:val="sr-Cyrl-RS"/>
                <w:rPrChange w:id="16059"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1747CDB">
            <w:pPr>
              <w:rPr>
                <w:sz w:val="18"/>
                <w:szCs w:val="18"/>
                <w:lang w:val="sr-Cyrl-RS"/>
                <w:rPrChange w:id="16060" w:author="Milan Stojkov" w:date="2026-10-02T11:00:00Z">
                  <w:rPr>
                    <w:sz w:val="18"/>
                    <w:szCs w:val="18"/>
                  </w:rPr>
                </w:rPrChange>
              </w:rPr>
            </w:pPr>
            <w:r>
              <w:rPr>
                <w:sz w:val="18"/>
                <w:szCs w:val="18"/>
                <w:lang w:val="sr-Cyrl-RS"/>
                <w:rPrChange w:id="16061" w:author="Milan Stojkov" w:date="2026-10-02T11:00:00Z">
                  <w:rPr>
                    <w:sz w:val="18"/>
                    <w:szCs w:val="18"/>
                  </w:rPr>
                </w:rPrChange>
              </w:rPr>
              <w:t>Србија</w:t>
            </w:r>
          </w:p>
        </w:tc>
      </w:tr>
      <w:tr w14:paraId="0D309A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B86852D">
            <w:pPr>
              <w:rPr>
                <w:sz w:val="18"/>
                <w:szCs w:val="18"/>
                <w:lang w:val="sr-Cyrl-RS"/>
                <w:rPrChange w:id="16062" w:author="Milan Stojkov" w:date="2026-10-02T11:00:00Z">
                  <w:rPr>
                    <w:sz w:val="18"/>
                    <w:szCs w:val="18"/>
                  </w:rPr>
                </w:rPrChange>
              </w:rPr>
            </w:pPr>
            <w:r>
              <w:rPr>
                <w:sz w:val="18"/>
                <w:szCs w:val="18"/>
                <w:lang w:val="sr-Cyrl-RS"/>
                <w:rPrChange w:id="16063" w:author="Milan Stojkov" w:date="2026-10-02T11:00:00Z">
                  <w:rPr>
                    <w:sz w:val="18"/>
                    <w:szCs w:val="18"/>
                  </w:rPr>
                </w:rPrChange>
              </w:rPr>
              <w:t xml:space="preserve">Уже географско подручје, </w:t>
            </w:r>
            <w:r>
              <w:rPr>
                <w:b/>
                <w:bCs/>
                <w:sz w:val="18"/>
                <w:szCs w:val="18"/>
                <w:lang w:val="sr-Cyrl-RS"/>
                <w:rPrChange w:id="16064" w:author="Milan Stojkov" w:date="2026-10-02T11:00:00Z">
                  <w:rPr>
                    <w:b/>
                    <w:bCs/>
                    <w:sz w:val="18"/>
                    <w:szCs w:val="18"/>
                  </w:rPr>
                </w:rPrChange>
              </w:rPr>
              <w:t>УГП</w:t>
            </w:r>
            <w:r>
              <w:rPr>
                <w:sz w:val="18"/>
                <w:szCs w:val="18"/>
                <w:lang w:val="sr-Cyrl-RS"/>
                <w:rPrChange w:id="16065"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2AFCBF6">
            <w:pPr>
              <w:rPr>
                <w:sz w:val="18"/>
                <w:szCs w:val="18"/>
                <w:lang w:val="sr-Cyrl-RS"/>
                <w:rPrChange w:id="16066" w:author="Milan Stojkov" w:date="2026-10-02T11:00:00Z">
                  <w:rPr>
                    <w:sz w:val="18"/>
                    <w:szCs w:val="18"/>
                  </w:rPr>
                </w:rPrChange>
              </w:rPr>
            </w:pPr>
            <w:r>
              <w:rPr>
                <w:sz w:val="18"/>
                <w:szCs w:val="18"/>
                <w:lang w:val="sr-Cyrl-RS"/>
                <w:rPrChange w:id="16067" w:author="Milan Stojkov" w:date="2026-10-02T11:00:00Z">
                  <w:rPr>
                    <w:sz w:val="18"/>
                    <w:szCs w:val="18"/>
                  </w:rPr>
                </w:rPrChange>
              </w:rPr>
              <w:t>Војводина</w:t>
            </w:r>
          </w:p>
        </w:tc>
      </w:tr>
      <w:tr w14:paraId="1DBBE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CA5C235">
            <w:pPr>
              <w:rPr>
                <w:sz w:val="18"/>
                <w:szCs w:val="18"/>
                <w:lang w:val="sr-Cyrl-RS"/>
                <w:rPrChange w:id="16068" w:author="Milan Stojkov" w:date="2026-10-02T11:00:00Z">
                  <w:rPr>
                    <w:sz w:val="18"/>
                    <w:szCs w:val="18"/>
                  </w:rPr>
                </w:rPrChange>
              </w:rPr>
            </w:pPr>
            <w:r>
              <w:rPr>
                <w:sz w:val="18"/>
                <w:szCs w:val="18"/>
                <w:lang w:val="sr-Cyrl-RS"/>
                <w:rPrChange w:id="16069" w:author="Milan Stojkov" w:date="2026-10-02T11:00:00Z">
                  <w:rPr>
                    <w:sz w:val="18"/>
                    <w:szCs w:val="18"/>
                  </w:rPr>
                </w:rPrChange>
              </w:rPr>
              <w:t xml:space="preserve">Година, </w:t>
            </w:r>
            <w:r>
              <w:rPr>
                <w:b/>
                <w:bCs/>
                <w:sz w:val="18"/>
                <w:szCs w:val="18"/>
                <w:lang w:val="sr-Cyrl-RS"/>
                <w:rPrChange w:id="16070" w:author="Milan Stojkov" w:date="2026-10-02T11:00:00Z">
                  <w:rPr>
                    <w:b/>
                    <w:bCs/>
                    <w:sz w:val="18"/>
                    <w:szCs w:val="18"/>
                  </w:rPr>
                </w:rPrChange>
              </w:rPr>
              <w:t>ГО</w:t>
            </w:r>
            <w:r>
              <w:rPr>
                <w:sz w:val="18"/>
                <w:szCs w:val="18"/>
                <w:lang w:val="sr-Cyrl-RS"/>
                <w:rPrChange w:id="16071"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E181A76">
            <w:pPr>
              <w:rPr>
                <w:sz w:val="18"/>
                <w:szCs w:val="18"/>
                <w:lang w:val="sr-Cyrl-RS"/>
                <w:rPrChange w:id="16072" w:author="Milan Stojkov" w:date="2026-10-02T11:00:00Z">
                  <w:rPr>
                    <w:sz w:val="18"/>
                    <w:szCs w:val="18"/>
                  </w:rPr>
                </w:rPrChange>
              </w:rPr>
            </w:pPr>
            <w:r>
              <w:rPr>
                <w:sz w:val="18"/>
                <w:szCs w:val="18"/>
                <w:lang w:val="sr-Cyrl-RS"/>
                <w:rPrChange w:id="16073" w:author="Milan Stojkov" w:date="2026-10-02T11:00:00Z">
                  <w:rPr>
                    <w:sz w:val="18"/>
                    <w:szCs w:val="18"/>
                  </w:rPr>
                </w:rPrChange>
              </w:rPr>
              <w:t>2026</w:t>
            </w:r>
          </w:p>
        </w:tc>
      </w:tr>
      <w:tr w14:paraId="2972A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C4C28EE">
            <w:pPr>
              <w:rPr>
                <w:sz w:val="18"/>
                <w:szCs w:val="18"/>
                <w:lang w:val="sr-Cyrl-RS"/>
                <w:rPrChange w:id="16074" w:author="Milan Stojkov" w:date="2026-10-02T11:00:00Z">
                  <w:rPr>
                    <w:sz w:val="18"/>
                    <w:szCs w:val="18"/>
                  </w:rPr>
                </w:rPrChange>
              </w:rPr>
            </w:pPr>
            <w:r>
              <w:rPr>
                <w:sz w:val="18"/>
                <w:szCs w:val="18"/>
                <w:lang w:val="sr-Cyrl-RS"/>
                <w:rPrChange w:id="16075" w:author="Milan Stojkov" w:date="2026-10-02T11:00:00Z">
                  <w:rPr>
                    <w:sz w:val="18"/>
                    <w:szCs w:val="18"/>
                  </w:rPr>
                </w:rPrChange>
              </w:rPr>
              <w:t xml:space="preserve">Издавач, </w:t>
            </w:r>
            <w:r>
              <w:rPr>
                <w:b/>
                <w:bCs/>
                <w:sz w:val="18"/>
                <w:szCs w:val="18"/>
                <w:lang w:val="sr-Cyrl-RS"/>
                <w:rPrChange w:id="16076" w:author="Milan Stojkov" w:date="2026-10-02T11:00:00Z">
                  <w:rPr>
                    <w:b/>
                    <w:bCs/>
                    <w:sz w:val="18"/>
                    <w:szCs w:val="18"/>
                  </w:rPr>
                </w:rPrChange>
              </w:rPr>
              <w:t>ИЗ</w:t>
            </w:r>
            <w:r>
              <w:rPr>
                <w:sz w:val="18"/>
                <w:szCs w:val="18"/>
                <w:lang w:val="sr-Cyrl-RS"/>
                <w:rPrChange w:id="16077"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0CB11B2">
            <w:pPr>
              <w:rPr>
                <w:sz w:val="18"/>
                <w:szCs w:val="18"/>
                <w:lang w:val="sr-Cyrl-RS"/>
                <w:rPrChange w:id="16078" w:author="Milan Stojkov" w:date="2026-10-02T11:00:00Z">
                  <w:rPr>
                    <w:sz w:val="18"/>
                    <w:szCs w:val="18"/>
                  </w:rPr>
                </w:rPrChange>
              </w:rPr>
            </w:pPr>
            <w:r>
              <w:rPr>
                <w:sz w:val="18"/>
                <w:szCs w:val="18"/>
                <w:lang w:val="sr-Cyrl-RS"/>
                <w:rPrChange w:id="16079" w:author="Milan Stojkov" w:date="2026-10-02T11:00:00Z">
                  <w:rPr>
                    <w:sz w:val="18"/>
                    <w:szCs w:val="18"/>
                  </w:rPr>
                </w:rPrChange>
              </w:rPr>
              <w:t>ауторски репринт</w:t>
            </w:r>
          </w:p>
        </w:tc>
      </w:tr>
      <w:tr w14:paraId="1C77B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F96D676">
            <w:pPr>
              <w:rPr>
                <w:sz w:val="18"/>
                <w:szCs w:val="18"/>
                <w:lang w:val="sr-Cyrl-RS"/>
                <w:rPrChange w:id="16080" w:author="Milan Stojkov" w:date="2026-10-02T11:00:00Z">
                  <w:rPr>
                    <w:sz w:val="18"/>
                    <w:szCs w:val="18"/>
                  </w:rPr>
                </w:rPrChange>
              </w:rPr>
            </w:pPr>
            <w:r>
              <w:rPr>
                <w:sz w:val="18"/>
                <w:szCs w:val="18"/>
                <w:lang w:val="sr-Cyrl-RS"/>
                <w:rPrChange w:id="16081" w:author="Milan Stojkov" w:date="2026-10-02T11:00:00Z">
                  <w:rPr>
                    <w:sz w:val="18"/>
                    <w:szCs w:val="18"/>
                  </w:rPr>
                </w:rPrChange>
              </w:rPr>
              <w:t xml:space="preserve">Место и адреса, </w:t>
            </w:r>
            <w:r>
              <w:rPr>
                <w:b/>
                <w:bCs/>
                <w:sz w:val="18"/>
                <w:szCs w:val="18"/>
                <w:lang w:val="sr-Cyrl-RS"/>
                <w:rPrChange w:id="16082" w:author="Milan Stojkov" w:date="2026-10-02T11:00:00Z">
                  <w:rPr>
                    <w:b/>
                    <w:bCs/>
                    <w:sz w:val="18"/>
                    <w:szCs w:val="18"/>
                  </w:rPr>
                </w:rPrChange>
              </w:rPr>
              <w:t>МА</w:t>
            </w:r>
            <w:r>
              <w:rPr>
                <w:sz w:val="18"/>
                <w:szCs w:val="18"/>
                <w:lang w:val="sr-Cyrl-RS"/>
                <w:rPrChange w:id="16083"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8AE2FB4">
            <w:pPr>
              <w:rPr>
                <w:sz w:val="18"/>
                <w:szCs w:val="18"/>
                <w:lang w:val="sr-Cyrl-RS"/>
                <w:rPrChange w:id="16084" w:author="Milan Stojkov" w:date="2026-10-02T11:00:00Z">
                  <w:rPr>
                    <w:sz w:val="18"/>
                    <w:szCs w:val="18"/>
                  </w:rPr>
                </w:rPrChange>
              </w:rPr>
            </w:pPr>
            <w:r>
              <w:rPr>
                <w:sz w:val="18"/>
                <w:szCs w:val="18"/>
                <w:lang w:val="sr-Cyrl-RS"/>
                <w:rPrChange w:id="16085" w:author="Milan Stojkov" w:date="2026-10-02T11:00:00Z">
                  <w:rPr>
                    <w:sz w:val="18"/>
                    <w:szCs w:val="18"/>
                  </w:rPr>
                </w:rPrChange>
              </w:rPr>
              <w:t>Нови Сад, Факултет техничких наука,</w:t>
            </w:r>
          </w:p>
          <w:p w14:paraId="5D68E721">
            <w:pPr>
              <w:rPr>
                <w:sz w:val="18"/>
                <w:szCs w:val="18"/>
                <w:lang w:val="sr-Cyrl-RS"/>
                <w:rPrChange w:id="16086" w:author="Milan Stojkov" w:date="2026-10-02T11:00:00Z">
                  <w:rPr>
                    <w:sz w:val="18"/>
                    <w:szCs w:val="18"/>
                  </w:rPr>
                </w:rPrChange>
              </w:rPr>
            </w:pPr>
            <w:r>
              <w:rPr>
                <w:sz w:val="18"/>
                <w:szCs w:val="18"/>
                <w:lang w:val="sr-Cyrl-RS"/>
                <w:rPrChange w:id="16087" w:author="Milan Stojkov" w:date="2026-10-02T11:00:00Z">
                  <w:rPr>
                    <w:sz w:val="18"/>
                    <w:szCs w:val="18"/>
                  </w:rPr>
                </w:rPrChange>
              </w:rPr>
              <w:t>Трг Доситеја Обрадовића 6</w:t>
            </w:r>
          </w:p>
        </w:tc>
      </w:tr>
      <w:tr w14:paraId="54041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6" w:hRule="atLeast"/>
        </w:trPr>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77CD6E3">
            <w:pPr>
              <w:rPr>
                <w:sz w:val="18"/>
                <w:szCs w:val="18"/>
                <w:lang w:val="sr-Cyrl-RS"/>
                <w:rPrChange w:id="16088" w:author="Milan Stojkov" w:date="2026-10-02T11:00:00Z">
                  <w:rPr>
                    <w:sz w:val="18"/>
                    <w:szCs w:val="18"/>
                  </w:rPr>
                </w:rPrChange>
              </w:rPr>
            </w:pPr>
            <w:r>
              <w:rPr>
                <w:sz w:val="18"/>
                <w:szCs w:val="18"/>
                <w:lang w:val="sr-Cyrl-RS"/>
                <w:rPrChange w:id="16089" w:author="Milan Stojkov" w:date="2026-10-02T11:00:00Z">
                  <w:rPr>
                    <w:sz w:val="18"/>
                    <w:szCs w:val="18"/>
                  </w:rPr>
                </w:rPrChange>
              </w:rPr>
              <w:t xml:space="preserve">Физички опис рада, </w:t>
            </w:r>
            <w:r>
              <w:rPr>
                <w:b/>
                <w:bCs/>
                <w:sz w:val="18"/>
                <w:szCs w:val="18"/>
                <w:lang w:val="sr-Cyrl-RS"/>
                <w:rPrChange w:id="16090" w:author="Milan Stojkov" w:date="2026-10-02T11:00:00Z">
                  <w:rPr>
                    <w:b/>
                    <w:bCs/>
                    <w:sz w:val="18"/>
                    <w:szCs w:val="18"/>
                  </w:rPr>
                </w:rPrChange>
              </w:rPr>
              <w:t>ФО</w:t>
            </w:r>
            <w:r>
              <w:rPr>
                <w:sz w:val="18"/>
                <w:szCs w:val="18"/>
                <w:lang w:val="sr-Cyrl-RS"/>
                <w:rPrChange w:id="16091"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B4C952F">
            <w:pPr>
              <w:rPr>
                <w:sz w:val="18"/>
                <w:szCs w:val="18"/>
                <w:lang w:val="sr-Cyrl-RS"/>
                <w:rPrChange w:id="16092" w:author="Milan Stojkov" w:date="2026-10-02T11:00:00Z">
                  <w:rPr>
                    <w:sz w:val="18"/>
                    <w:szCs w:val="18"/>
                  </w:rPr>
                </w:rPrChange>
              </w:rPr>
            </w:pPr>
            <w:r>
              <w:rPr>
                <w:sz w:val="18"/>
                <w:szCs w:val="18"/>
                <w:lang w:val="sr-Cyrl-RS"/>
                <w:rPrChange w:id="16093" w:author="Milan Stojkov" w:date="2026-10-02T11:00:00Z">
                  <w:rPr>
                    <w:sz w:val="18"/>
                    <w:szCs w:val="18"/>
                  </w:rPr>
                </w:rPrChange>
              </w:rPr>
              <w:t>бр. поглавља 9/страница 60/цитата 28/табелa 41/слика 11/графикона /прилога /листинга 27</w:t>
            </w:r>
          </w:p>
        </w:tc>
      </w:tr>
      <w:tr w14:paraId="77D360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C719081">
            <w:pPr>
              <w:rPr>
                <w:sz w:val="18"/>
                <w:szCs w:val="18"/>
                <w:lang w:val="sr-Cyrl-RS"/>
                <w:rPrChange w:id="16094" w:author="Milan Stojkov" w:date="2026-10-02T11:00:00Z">
                  <w:rPr>
                    <w:sz w:val="18"/>
                    <w:szCs w:val="18"/>
                  </w:rPr>
                </w:rPrChange>
              </w:rPr>
            </w:pPr>
            <w:r>
              <w:rPr>
                <w:sz w:val="18"/>
                <w:szCs w:val="18"/>
                <w:lang w:val="sr-Cyrl-RS"/>
                <w:rPrChange w:id="16095" w:author="Milan Stojkov" w:date="2026-10-02T11:00:00Z">
                  <w:rPr>
                    <w:sz w:val="18"/>
                    <w:szCs w:val="18"/>
                  </w:rPr>
                </w:rPrChange>
              </w:rPr>
              <w:t xml:space="preserve">Научна област, </w:t>
            </w:r>
            <w:r>
              <w:rPr>
                <w:b/>
                <w:bCs/>
                <w:sz w:val="18"/>
                <w:szCs w:val="18"/>
                <w:lang w:val="sr-Cyrl-RS"/>
                <w:rPrChange w:id="16096" w:author="Milan Stojkov" w:date="2026-10-02T11:00:00Z">
                  <w:rPr>
                    <w:b/>
                    <w:bCs/>
                    <w:sz w:val="18"/>
                    <w:szCs w:val="18"/>
                  </w:rPr>
                </w:rPrChange>
              </w:rPr>
              <w:t>НО</w:t>
            </w:r>
            <w:r>
              <w:rPr>
                <w:sz w:val="18"/>
                <w:szCs w:val="18"/>
                <w:lang w:val="sr-Cyrl-RS"/>
                <w:rPrChange w:id="16097"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BC175DC">
            <w:pPr>
              <w:rPr>
                <w:sz w:val="18"/>
                <w:szCs w:val="18"/>
                <w:lang w:val="sr-Cyrl-RS"/>
                <w:rPrChange w:id="16098" w:author="Milan Stojkov" w:date="2026-10-02T11:00:00Z">
                  <w:rPr>
                    <w:sz w:val="18"/>
                    <w:szCs w:val="18"/>
                  </w:rPr>
                </w:rPrChange>
              </w:rPr>
            </w:pPr>
            <w:r>
              <w:rPr>
                <w:sz w:val="18"/>
                <w:szCs w:val="18"/>
                <w:lang w:val="sr-Cyrl-RS"/>
                <w:rPrChange w:id="16099" w:author="Milan Stojkov" w:date="2026-10-02T11:00:00Z">
                  <w:rPr>
                    <w:sz w:val="18"/>
                    <w:szCs w:val="18"/>
                  </w:rPr>
                </w:rPrChange>
              </w:rPr>
              <w:t>Софтверско инжењерство</w:t>
            </w:r>
          </w:p>
        </w:tc>
      </w:tr>
      <w:tr w14:paraId="75A6C5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3231D1C">
            <w:pPr>
              <w:rPr>
                <w:sz w:val="18"/>
                <w:szCs w:val="18"/>
                <w:lang w:val="sr-Cyrl-RS"/>
                <w:rPrChange w:id="16100" w:author="Milan Stojkov" w:date="2026-10-02T11:00:00Z">
                  <w:rPr>
                    <w:sz w:val="18"/>
                    <w:szCs w:val="18"/>
                  </w:rPr>
                </w:rPrChange>
              </w:rPr>
            </w:pPr>
            <w:r>
              <w:rPr>
                <w:sz w:val="18"/>
                <w:szCs w:val="18"/>
                <w:lang w:val="sr-Cyrl-RS"/>
                <w:rPrChange w:id="16101" w:author="Milan Stojkov" w:date="2026-10-02T11:00:00Z">
                  <w:rPr>
                    <w:sz w:val="18"/>
                    <w:szCs w:val="18"/>
                  </w:rPr>
                </w:rPrChange>
              </w:rPr>
              <w:t xml:space="preserve">Научна дисциплина, </w:t>
            </w:r>
            <w:r>
              <w:rPr>
                <w:b/>
                <w:bCs/>
                <w:sz w:val="18"/>
                <w:szCs w:val="18"/>
                <w:lang w:val="sr-Cyrl-RS"/>
                <w:rPrChange w:id="16102" w:author="Milan Stojkov" w:date="2026-10-02T11:00:00Z">
                  <w:rPr>
                    <w:b/>
                    <w:bCs/>
                    <w:sz w:val="18"/>
                    <w:szCs w:val="18"/>
                  </w:rPr>
                </w:rPrChange>
              </w:rPr>
              <w:t>НД</w:t>
            </w:r>
            <w:r>
              <w:rPr>
                <w:sz w:val="18"/>
                <w:szCs w:val="18"/>
                <w:lang w:val="sr-Cyrl-RS"/>
                <w:rPrChange w:id="16103"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5205D43">
            <w:pPr>
              <w:rPr>
                <w:sz w:val="18"/>
                <w:szCs w:val="18"/>
                <w:lang w:val="sr-Cyrl-RS"/>
                <w:rPrChange w:id="16104" w:author="Milan Stojkov" w:date="2026-10-02T11:00:00Z">
                  <w:rPr>
                    <w:sz w:val="18"/>
                    <w:szCs w:val="18"/>
                  </w:rPr>
                </w:rPrChange>
              </w:rPr>
            </w:pPr>
            <w:r>
              <w:rPr>
                <w:sz w:val="18"/>
                <w:szCs w:val="18"/>
                <w:lang w:val="sr-Cyrl-RS"/>
                <w:rPrChange w:id="16105" w:author="Milan Stojkov" w:date="2026-10-02T11:00:00Z">
                  <w:rPr>
                    <w:sz w:val="18"/>
                    <w:szCs w:val="18"/>
                  </w:rPr>
                </w:rPrChange>
              </w:rPr>
              <w:t>Информациона безбедност</w:t>
            </w:r>
          </w:p>
        </w:tc>
      </w:tr>
      <w:tr w14:paraId="2F0A8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A061BA8">
            <w:pPr>
              <w:rPr>
                <w:sz w:val="18"/>
                <w:szCs w:val="18"/>
                <w:lang w:val="sr-Cyrl-RS"/>
                <w:rPrChange w:id="16106" w:author="Milan Stojkov" w:date="2026-10-02T11:00:00Z">
                  <w:rPr>
                    <w:sz w:val="18"/>
                    <w:szCs w:val="18"/>
                  </w:rPr>
                </w:rPrChange>
              </w:rPr>
            </w:pPr>
            <w:r>
              <w:rPr>
                <w:sz w:val="18"/>
                <w:szCs w:val="18"/>
                <w:lang w:val="sr-Cyrl-RS"/>
                <w:rPrChange w:id="16107" w:author="Milan Stojkov" w:date="2026-10-02T11:00:00Z">
                  <w:rPr>
                    <w:sz w:val="18"/>
                    <w:szCs w:val="18"/>
                  </w:rPr>
                </w:rPrChange>
              </w:rPr>
              <w:t xml:space="preserve">Предметна одредница/кључне речи, </w:t>
            </w:r>
            <w:r>
              <w:rPr>
                <w:b/>
                <w:bCs/>
                <w:sz w:val="18"/>
                <w:szCs w:val="18"/>
                <w:lang w:val="sr-Cyrl-RS"/>
                <w:rPrChange w:id="16108" w:author="Milan Stojkov" w:date="2026-10-02T11:00:00Z">
                  <w:rPr>
                    <w:b/>
                    <w:bCs/>
                    <w:sz w:val="18"/>
                    <w:szCs w:val="18"/>
                  </w:rPr>
                </w:rPrChange>
              </w:rPr>
              <w:t>ПО</w:t>
            </w:r>
            <w:r>
              <w:rPr>
                <w:sz w:val="18"/>
                <w:szCs w:val="18"/>
                <w:lang w:val="sr-Cyrl-RS"/>
                <w:rPrChange w:id="16109"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75FBE0A">
            <w:pPr>
              <w:rPr>
                <w:sz w:val="18"/>
                <w:szCs w:val="18"/>
                <w:lang w:val="sr-Cyrl-RS"/>
                <w:rPrChange w:id="16110" w:author="Milan Stojkov" w:date="2026-10-02T11:00:00Z">
                  <w:rPr>
                    <w:sz w:val="18"/>
                    <w:szCs w:val="18"/>
                  </w:rPr>
                </w:rPrChange>
              </w:rPr>
            </w:pPr>
            <w:r>
              <w:rPr>
                <w:sz w:val="18"/>
                <w:szCs w:val="18"/>
                <w:lang w:val="sr-Cyrl-RS"/>
                <w:rPrChange w:id="16111" w:author="Milan Stojkov" w:date="2026-10-02T11:00:00Z">
                  <w:rPr>
                    <w:sz w:val="18"/>
                    <w:szCs w:val="18"/>
                  </w:rPr>
                </w:rPrChange>
              </w:rPr>
              <w:t xml:space="preserve">Дистрибуирани системи, </w:t>
            </w:r>
            <w:r>
              <w:rPr>
                <w:i/>
                <w:iCs/>
                <w:sz w:val="18"/>
                <w:szCs w:val="18"/>
                <w:lang w:val="sr-Cyrl-RS"/>
                <w:rPrChange w:id="16112" w:author="Milan Stojkov" w:date="2026-10-02T11:00:00Z">
                  <w:rPr>
                    <w:i/>
                    <w:iCs/>
                    <w:sz w:val="18"/>
                    <w:szCs w:val="18"/>
                  </w:rPr>
                </w:rPrChange>
              </w:rPr>
              <w:t xml:space="preserve">gossip </w:t>
            </w:r>
            <w:r>
              <w:rPr>
                <w:sz w:val="18"/>
                <w:szCs w:val="18"/>
                <w:lang w:val="sr-Cyrl-RS"/>
                <w:rPrChange w:id="16113" w:author="Milan Stojkov" w:date="2026-10-02T11:00:00Z">
                  <w:rPr>
                    <w:sz w:val="18"/>
                    <w:szCs w:val="18"/>
                  </w:rPr>
                </w:rPrChange>
              </w:rPr>
              <w:t xml:space="preserve">протоколи, дистрибуирана агрегација, </w:t>
            </w:r>
            <w:r>
              <w:rPr>
                <w:i/>
                <w:iCs/>
                <w:sz w:val="18"/>
                <w:szCs w:val="18"/>
                <w:lang w:val="sr-Cyrl-RS"/>
                <w:rPrChange w:id="16114" w:author="Milan Stojkov" w:date="2026-10-02T11:00:00Z">
                  <w:rPr>
                    <w:i/>
                    <w:iCs/>
                    <w:sz w:val="18"/>
                    <w:szCs w:val="18"/>
                  </w:rPr>
                </w:rPrChange>
              </w:rPr>
              <w:t xml:space="preserve">Sybil </w:t>
            </w:r>
            <w:r>
              <w:rPr>
                <w:sz w:val="18"/>
                <w:szCs w:val="18"/>
                <w:lang w:val="sr-Cyrl-RS"/>
                <w:rPrChange w:id="16115" w:author="Milan Stojkov" w:date="2026-10-02T11:00:00Z">
                  <w:rPr>
                    <w:sz w:val="18"/>
                    <w:szCs w:val="18"/>
                  </w:rPr>
                </w:rPrChange>
              </w:rPr>
              <w:t xml:space="preserve">напад, </w:t>
            </w:r>
            <w:r>
              <w:rPr>
                <w:i/>
                <w:iCs/>
                <w:sz w:val="18"/>
                <w:szCs w:val="18"/>
                <w:lang w:val="sr-Cyrl-RS"/>
                <w:rPrChange w:id="16116" w:author="Milan Stojkov" w:date="2026-10-02T11:00:00Z">
                  <w:rPr>
                    <w:i/>
                    <w:iCs/>
                    <w:sz w:val="18"/>
                    <w:szCs w:val="18"/>
                  </w:rPr>
                </w:rPrChange>
              </w:rPr>
              <w:t xml:space="preserve">Eclipse </w:t>
            </w:r>
            <w:r>
              <w:rPr>
                <w:sz w:val="18"/>
                <w:szCs w:val="18"/>
                <w:lang w:val="sr-Cyrl-RS"/>
                <w:rPrChange w:id="16117" w:author="Milan Stojkov" w:date="2026-10-02T11:00:00Z">
                  <w:rPr>
                    <w:sz w:val="18"/>
                    <w:szCs w:val="18"/>
                  </w:rPr>
                </w:rPrChange>
              </w:rPr>
              <w:t>напад, византијско понашање, контрола пријема, разноврсност скупа суседа, робусна агрегација, отпорност система</w:t>
            </w:r>
          </w:p>
        </w:tc>
      </w:tr>
      <w:tr w14:paraId="7C331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1E292BC">
            <w:pPr>
              <w:rPr>
                <w:b/>
                <w:bCs/>
                <w:sz w:val="18"/>
                <w:szCs w:val="18"/>
                <w:lang w:val="sr-Cyrl-RS"/>
                <w:rPrChange w:id="16118" w:author="Milan Stojkov" w:date="2026-10-02T11:00:00Z">
                  <w:rPr>
                    <w:b/>
                    <w:bCs/>
                    <w:sz w:val="18"/>
                    <w:szCs w:val="18"/>
                  </w:rPr>
                </w:rPrChange>
              </w:rPr>
            </w:pPr>
            <w:r>
              <w:rPr>
                <w:b/>
                <w:bCs/>
                <w:sz w:val="18"/>
                <w:szCs w:val="18"/>
                <w:lang w:val="sr-Cyrl-RS"/>
                <w:rPrChange w:id="16119" w:author="Milan Stojkov" w:date="2026-10-02T11:00:00Z">
                  <w:rPr>
                    <w:b/>
                    <w:bCs/>
                    <w:sz w:val="18"/>
                    <w:szCs w:val="18"/>
                  </w:rPr>
                </w:rPrChange>
              </w:rPr>
              <w:t>УДК</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C24007A">
            <w:pPr>
              <w:rPr>
                <w:sz w:val="18"/>
                <w:szCs w:val="18"/>
                <w:lang w:val="sr-Cyrl-RS"/>
                <w:rPrChange w:id="16120" w:author="Milan Stojkov" w:date="2026-10-02T11:00:00Z">
                  <w:rPr>
                    <w:sz w:val="18"/>
                    <w:szCs w:val="18"/>
                  </w:rPr>
                </w:rPrChange>
              </w:rPr>
            </w:pPr>
          </w:p>
        </w:tc>
      </w:tr>
      <w:tr w14:paraId="20D3B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FAF9C34">
            <w:pPr>
              <w:rPr>
                <w:sz w:val="18"/>
                <w:szCs w:val="18"/>
                <w:lang w:val="sr-Cyrl-RS"/>
                <w:rPrChange w:id="16121" w:author="Milan Stojkov" w:date="2026-10-02T11:00:00Z">
                  <w:rPr>
                    <w:sz w:val="18"/>
                    <w:szCs w:val="18"/>
                  </w:rPr>
                </w:rPrChange>
              </w:rPr>
            </w:pPr>
            <w:r>
              <w:rPr>
                <w:sz w:val="18"/>
                <w:szCs w:val="18"/>
                <w:lang w:val="sr-Cyrl-RS"/>
                <w:rPrChange w:id="16122" w:author="Milan Stojkov" w:date="2026-10-02T11:00:00Z">
                  <w:rPr>
                    <w:sz w:val="18"/>
                    <w:szCs w:val="18"/>
                  </w:rPr>
                </w:rPrChange>
              </w:rPr>
              <w:t xml:space="preserve">Чува се у, </w:t>
            </w:r>
            <w:r>
              <w:rPr>
                <w:b/>
                <w:bCs/>
                <w:sz w:val="18"/>
                <w:szCs w:val="18"/>
                <w:lang w:val="sr-Cyrl-RS"/>
                <w:rPrChange w:id="16123" w:author="Milan Stojkov" w:date="2026-10-02T11:00:00Z">
                  <w:rPr>
                    <w:b/>
                    <w:bCs/>
                    <w:sz w:val="18"/>
                    <w:szCs w:val="18"/>
                  </w:rPr>
                </w:rPrChange>
              </w:rPr>
              <w:t>ЧУ</w:t>
            </w:r>
            <w:r>
              <w:rPr>
                <w:sz w:val="18"/>
                <w:szCs w:val="18"/>
                <w:lang w:val="sr-Cyrl-RS"/>
                <w:rPrChange w:id="16124"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F0869E8">
            <w:pPr>
              <w:rPr>
                <w:sz w:val="18"/>
                <w:szCs w:val="18"/>
                <w:lang w:val="sr-Cyrl-RS"/>
                <w:rPrChange w:id="16125" w:author="Milan Stojkov" w:date="2026-10-02T11:00:00Z">
                  <w:rPr>
                    <w:sz w:val="18"/>
                    <w:szCs w:val="18"/>
                  </w:rPr>
                </w:rPrChange>
              </w:rPr>
            </w:pPr>
            <w:r>
              <w:rPr>
                <w:sz w:val="18"/>
                <w:szCs w:val="18"/>
                <w:lang w:val="sr-Cyrl-RS"/>
                <w:rPrChange w:id="16126" w:author="Milan Stojkov" w:date="2026-10-02T11:00:00Z">
                  <w:rPr>
                    <w:sz w:val="18"/>
                    <w:szCs w:val="18"/>
                  </w:rPr>
                </w:rPrChange>
              </w:rPr>
              <w:t>Библиотека Факултета техничких наука, Трг Доситеја Обрадовића 6, Нови Сад</w:t>
            </w:r>
          </w:p>
        </w:tc>
      </w:tr>
      <w:tr w14:paraId="7E942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5E5F9F5">
            <w:pPr>
              <w:rPr>
                <w:sz w:val="18"/>
                <w:szCs w:val="18"/>
                <w:lang w:val="sr-Cyrl-RS"/>
                <w:rPrChange w:id="16127" w:author="Milan Stojkov" w:date="2026-10-02T11:00:00Z">
                  <w:rPr>
                    <w:sz w:val="18"/>
                    <w:szCs w:val="18"/>
                  </w:rPr>
                </w:rPrChange>
              </w:rPr>
            </w:pPr>
            <w:r>
              <w:rPr>
                <w:sz w:val="18"/>
                <w:szCs w:val="18"/>
                <w:lang w:val="sr-Cyrl-RS"/>
                <w:rPrChange w:id="16128" w:author="Milan Stojkov" w:date="2026-10-02T11:00:00Z">
                  <w:rPr>
                    <w:sz w:val="18"/>
                    <w:szCs w:val="18"/>
                  </w:rPr>
                </w:rPrChange>
              </w:rPr>
              <w:t xml:space="preserve">Важна напомена, </w:t>
            </w:r>
            <w:r>
              <w:rPr>
                <w:b/>
                <w:bCs/>
                <w:sz w:val="18"/>
                <w:szCs w:val="18"/>
                <w:lang w:val="sr-Cyrl-RS"/>
                <w:rPrChange w:id="16129" w:author="Milan Stojkov" w:date="2026-10-02T11:00:00Z">
                  <w:rPr>
                    <w:b/>
                    <w:bCs/>
                    <w:sz w:val="18"/>
                    <w:szCs w:val="18"/>
                  </w:rPr>
                </w:rPrChange>
              </w:rPr>
              <w:t>ВН</w:t>
            </w:r>
            <w:r>
              <w:rPr>
                <w:sz w:val="18"/>
                <w:szCs w:val="18"/>
                <w:lang w:val="sr-Cyrl-RS"/>
                <w:rPrChange w:id="16130"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2B32B63">
            <w:pPr>
              <w:rPr>
                <w:sz w:val="18"/>
                <w:szCs w:val="18"/>
                <w:lang w:val="sr-Cyrl-RS"/>
                <w:rPrChange w:id="16131" w:author="Milan Stojkov" w:date="2026-10-02T11:00:00Z">
                  <w:rPr>
                    <w:sz w:val="18"/>
                    <w:szCs w:val="18"/>
                  </w:rPr>
                </w:rPrChange>
              </w:rPr>
            </w:pPr>
          </w:p>
        </w:tc>
      </w:tr>
      <w:tr w14:paraId="4BA13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3A9D6B1">
            <w:pPr>
              <w:rPr>
                <w:sz w:val="18"/>
                <w:szCs w:val="18"/>
                <w:lang w:val="sr-Cyrl-RS"/>
                <w:rPrChange w:id="16132" w:author="Milan Stojkov" w:date="2026-10-02T11:00:00Z">
                  <w:rPr>
                    <w:sz w:val="18"/>
                    <w:szCs w:val="18"/>
                  </w:rPr>
                </w:rPrChange>
              </w:rPr>
            </w:pPr>
            <w:r>
              <w:rPr>
                <w:sz w:val="18"/>
                <w:szCs w:val="18"/>
                <w:lang w:val="sr-Cyrl-RS"/>
                <w:rPrChange w:id="16133" w:author="Milan Stojkov" w:date="2026-10-02T11:00:00Z">
                  <w:rPr>
                    <w:sz w:val="18"/>
                    <w:szCs w:val="18"/>
                  </w:rPr>
                </w:rPrChange>
              </w:rPr>
              <w:t xml:space="preserve">Извод, </w:t>
            </w:r>
            <w:r>
              <w:rPr>
                <w:b/>
                <w:bCs/>
                <w:sz w:val="18"/>
                <w:szCs w:val="18"/>
                <w:lang w:val="sr-Cyrl-RS"/>
                <w:rPrChange w:id="16134" w:author="Milan Stojkov" w:date="2026-10-02T11:00:00Z">
                  <w:rPr>
                    <w:b/>
                    <w:bCs/>
                    <w:sz w:val="18"/>
                    <w:szCs w:val="18"/>
                  </w:rPr>
                </w:rPrChange>
              </w:rPr>
              <w:t>ИЗ</w:t>
            </w:r>
            <w:r>
              <w:rPr>
                <w:sz w:val="18"/>
                <w:szCs w:val="18"/>
                <w:lang w:val="sr-Cyrl-RS"/>
                <w:rPrChange w:id="16135"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59E0E8D">
            <w:pPr>
              <w:widowControl w:val="0"/>
              <w:jc w:val="both"/>
              <w:rPr>
                <w:sz w:val="18"/>
                <w:szCs w:val="18"/>
                <w:lang w:val="sr-Cyrl-RS"/>
                <w:rPrChange w:id="16136" w:author="Milan Stojkov" w:date="2026-10-02T11:00:00Z">
                  <w:rPr>
                    <w:sz w:val="18"/>
                    <w:szCs w:val="18"/>
                  </w:rPr>
                </w:rPrChange>
              </w:rPr>
            </w:pPr>
            <w:r>
              <w:rPr>
                <w:sz w:val="18"/>
                <w:szCs w:val="18"/>
                <w:lang w:val="sr-Cyrl-RS"/>
                <w:rPrChange w:id="16137" w:author="Milan Stojkov" w:date="2026-10-02T11:00:00Z">
                  <w:rPr>
                    <w:sz w:val="18"/>
                    <w:szCs w:val="18"/>
                  </w:rPr>
                </w:rPrChange>
              </w:rPr>
              <w:t>Рад испитује gossip overlay систем за дистрибуирану агрегацију отпоран на комбиноване нападе на идентитет, структуру мреже и вредности. Показује се да контрола пријема суседа и робусна агрегација тачност одржавају само заједно.</w:t>
            </w:r>
          </w:p>
        </w:tc>
      </w:tr>
      <w:tr w14:paraId="74E93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2E0C209">
            <w:pPr>
              <w:rPr>
                <w:sz w:val="18"/>
                <w:szCs w:val="18"/>
                <w:lang w:val="sr-Cyrl-RS"/>
                <w:rPrChange w:id="16138" w:author="Milan Stojkov" w:date="2026-10-02T11:00:00Z">
                  <w:rPr>
                    <w:sz w:val="18"/>
                    <w:szCs w:val="18"/>
                  </w:rPr>
                </w:rPrChange>
              </w:rPr>
            </w:pPr>
            <w:r>
              <w:rPr>
                <w:sz w:val="18"/>
                <w:szCs w:val="18"/>
                <w:lang w:val="sr-Cyrl-RS"/>
                <w:rPrChange w:id="16139" w:author="Milan Stojkov" w:date="2026-10-02T11:00:00Z">
                  <w:rPr>
                    <w:sz w:val="18"/>
                    <w:szCs w:val="18"/>
                  </w:rPr>
                </w:rPrChange>
              </w:rPr>
              <w:t xml:space="preserve">Датум прихватања теме, </w:t>
            </w:r>
            <w:r>
              <w:rPr>
                <w:b/>
                <w:bCs/>
                <w:sz w:val="18"/>
                <w:szCs w:val="18"/>
                <w:lang w:val="sr-Cyrl-RS"/>
                <w:rPrChange w:id="16140" w:author="Milan Stojkov" w:date="2026-10-02T11:00:00Z">
                  <w:rPr>
                    <w:b/>
                    <w:bCs/>
                    <w:sz w:val="18"/>
                    <w:szCs w:val="18"/>
                  </w:rPr>
                </w:rPrChange>
              </w:rPr>
              <w:t>ДП</w:t>
            </w:r>
            <w:r>
              <w:rPr>
                <w:sz w:val="18"/>
                <w:szCs w:val="18"/>
                <w:lang w:val="sr-Cyrl-RS"/>
                <w:rPrChange w:id="16141"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38087E0">
            <w:pPr>
              <w:rPr>
                <w:sz w:val="18"/>
                <w:szCs w:val="18"/>
                <w:lang w:val="sr-Cyrl-RS"/>
                <w:rPrChange w:id="16142" w:author="Milan Stojkov" w:date="2026-10-02T11:00:00Z">
                  <w:rPr>
                    <w:sz w:val="18"/>
                    <w:szCs w:val="18"/>
                  </w:rPr>
                </w:rPrChange>
              </w:rPr>
            </w:pPr>
          </w:p>
        </w:tc>
      </w:tr>
      <w:tr w14:paraId="65EFC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2DAA732">
            <w:pPr>
              <w:rPr>
                <w:sz w:val="18"/>
                <w:szCs w:val="18"/>
                <w:lang w:val="sr-Cyrl-RS"/>
                <w:rPrChange w:id="16143" w:author="Milan Stojkov" w:date="2026-10-02T11:00:00Z">
                  <w:rPr>
                    <w:sz w:val="18"/>
                    <w:szCs w:val="18"/>
                  </w:rPr>
                </w:rPrChange>
              </w:rPr>
            </w:pPr>
            <w:r>
              <w:rPr>
                <w:sz w:val="18"/>
                <w:szCs w:val="18"/>
                <w:lang w:val="sr-Cyrl-RS"/>
                <w:rPrChange w:id="16144" w:author="Milan Stojkov" w:date="2026-10-02T11:00:00Z">
                  <w:rPr>
                    <w:sz w:val="18"/>
                    <w:szCs w:val="18"/>
                  </w:rPr>
                </w:rPrChange>
              </w:rPr>
              <w:t xml:space="preserve">Датум одбране, </w:t>
            </w:r>
            <w:r>
              <w:rPr>
                <w:b/>
                <w:bCs/>
                <w:sz w:val="18"/>
                <w:szCs w:val="18"/>
                <w:lang w:val="sr-Cyrl-RS"/>
                <w:rPrChange w:id="16145" w:author="Milan Stojkov" w:date="2026-10-02T11:00:00Z">
                  <w:rPr>
                    <w:b/>
                    <w:bCs/>
                    <w:sz w:val="18"/>
                    <w:szCs w:val="18"/>
                  </w:rPr>
                </w:rPrChange>
              </w:rPr>
              <w:t>ДО</w:t>
            </w:r>
            <w:r>
              <w:rPr>
                <w:sz w:val="18"/>
                <w:szCs w:val="18"/>
                <w:lang w:val="sr-Cyrl-RS"/>
                <w:rPrChange w:id="16146"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94CE4BC">
            <w:pPr>
              <w:rPr>
                <w:sz w:val="18"/>
                <w:szCs w:val="18"/>
                <w:lang w:val="sr-Cyrl-RS"/>
                <w:rPrChange w:id="16147" w:author="Milan Stojkov" w:date="2026-10-02T11:00:00Z">
                  <w:rPr>
                    <w:sz w:val="18"/>
                    <w:szCs w:val="18"/>
                  </w:rPr>
                </w:rPrChange>
              </w:rPr>
            </w:pPr>
          </w:p>
        </w:tc>
      </w:tr>
      <w:tr w14:paraId="37354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A2389D5">
            <w:pPr>
              <w:rPr>
                <w:sz w:val="18"/>
                <w:szCs w:val="18"/>
                <w:lang w:val="sr-Cyrl-RS"/>
                <w:rPrChange w:id="16148" w:author="Milan Stojkov" w:date="2026-10-02T11:00:00Z">
                  <w:rPr>
                    <w:sz w:val="18"/>
                    <w:szCs w:val="18"/>
                  </w:rPr>
                </w:rPrChange>
              </w:rPr>
            </w:pPr>
            <w:r>
              <w:rPr>
                <w:sz w:val="18"/>
                <w:szCs w:val="18"/>
                <w:lang w:val="sr-Cyrl-RS"/>
                <w:rPrChange w:id="16149" w:author="Milan Stojkov" w:date="2026-10-02T11:00:00Z">
                  <w:rPr>
                    <w:sz w:val="18"/>
                    <w:szCs w:val="18"/>
                  </w:rPr>
                </w:rPrChange>
              </w:rPr>
              <w:t xml:space="preserve">Чланови комисије, </w:t>
            </w:r>
            <w:r>
              <w:rPr>
                <w:b/>
                <w:bCs/>
                <w:sz w:val="18"/>
                <w:szCs w:val="18"/>
                <w:lang w:val="sr-Cyrl-RS"/>
                <w:rPrChange w:id="16150" w:author="Milan Stojkov" w:date="2026-10-02T11:00:00Z">
                  <w:rPr>
                    <w:b/>
                    <w:bCs/>
                    <w:sz w:val="18"/>
                    <w:szCs w:val="18"/>
                  </w:rPr>
                </w:rPrChange>
              </w:rPr>
              <w:t>КО</w:t>
            </w:r>
            <w:r>
              <w:rPr>
                <w:sz w:val="18"/>
                <w:szCs w:val="18"/>
                <w:lang w:val="sr-Cyrl-RS"/>
                <w:rPrChange w:id="16151" w:author="Milan Stojkov" w:date="2026-10-02T11:00:00Z">
                  <w:rPr>
                    <w:sz w:val="18"/>
                    <w:szCs w:val="18"/>
                  </w:rPr>
                </w:rPrChange>
              </w:rPr>
              <w:t>:</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6B80B5">
            <w:pPr>
              <w:rPr>
                <w:sz w:val="18"/>
                <w:szCs w:val="18"/>
                <w:lang w:val="sr-Cyrl-RS"/>
                <w:rPrChange w:id="16152" w:author="Milan Stojkov" w:date="2026-10-02T11:00:00Z">
                  <w:rPr>
                    <w:sz w:val="18"/>
                    <w:szCs w:val="18"/>
                  </w:rPr>
                </w:rPrChange>
              </w:rPr>
            </w:pPr>
          </w:p>
        </w:tc>
      </w:tr>
      <w:tr w14:paraId="17A9A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228E2BC">
            <w:pPr>
              <w:rPr>
                <w:sz w:val="18"/>
                <w:szCs w:val="18"/>
                <w:lang w:val="sr-Cyrl-RS"/>
                <w:rPrChange w:id="16153" w:author="Milan Stojkov" w:date="2026-10-02T11:00:00Z">
                  <w:rPr>
                    <w:sz w:val="18"/>
                    <w:szCs w:val="18"/>
                  </w:rPr>
                </w:rPrChange>
              </w:rPr>
            </w:pPr>
            <w:r>
              <w:rPr>
                <w:sz w:val="18"/>
                <w:szCs w:val="18"/>
                <w:lang w:val="sr-Cyrl-RS"/>
                <w:rPrChange w:id="16154" w:author="Milan Stojkov" w:date="2026-10-02T11:00:00Z">
                  <w:rPr>
                    <w:sz w:val="18"/>
                    <w:szCs w:val="18"/>
                  </w:rPr>
                </w:rPrChange>
              </w:rPr>
              <w:t xml:space="preserve">     председник</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58EF068">
            <w:pPr>
              <w:rPr>
                <w:sz w:val="18"/>
                <w:szCs w:val="18"/>
                <w:lang w:val="sr-Cyrl-RS"/>
                <w:rPrChange w:id="16155" w:author="Milan Stojkov" w:date="2026-10-02T11:00:00Z">
                  <w:rPr>
                    <w:sz w:val="18"/>
                    <w:szCs w:val="18"/>
                  </w:rPr>
                </w:rPrChange>
              </w:rPr>
            </w:pPr>
          </w:p>
        </w:tc>
      </w:tr>
      <w:tr w14:paraId="5FC3B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1D62300">
            <w:pPr>
              <w:rPr>
                <w:sz w:val="18"/>
                <w:szCs w:val="18"/>
                <w:lang w:val="sr-Cyrl-RS"/>
                <w:rPrChange w:id="16156" w:author="Milan Stojkov" w:date="2026-10-02T11:00:00Z">
                  <w:rPr>
                    <w:sz w:val="18"/>
                    <w:szCs w:val="18"/>
                  </w:rPr>
                </w:rPrChange>
              </w:rPr>
            </w:pPr>
            <w:r>
              <w:rPr>
                <w:sz w:val="18"/>
                <w:szCs w:val="18"/>
                <w:lang w:val="sr-Cyrl-RS"/>
                <w:rPrChange w:id="16157" w:author="Milan Stojkov" w:date="2026-10-02T11:00:00Z">
                  <w:rPr>
                    <w:sz w:val="18"/>
                    <w:szCs w:val="18"/>
                  </w:rPr>
                </w:rPrChange>
              </w:rPr>
              <w:t xml:space="preserve">     члан</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F09A31E">
            <w:pPr>
              <w:rPr>
                <w:sz w:val="18"/>
                <w:szCs w:val="18"/>
                <w:lang w:val="sr-Cyrl-RS"/>
                <w:rPrChange w:id="16158" w:author="Milan Stojkov" w:date="2026-10-02T11:00:00Z">
                  <w:rPr>
                    <w:sz w:val="18"/>
                    <w:szCs w:val="18"/>
                  </w:rPr>
                </w:rPrChange>
              </w:rPr>
            </w:pPr>
          </w:p>
        </w:tc>
      </w:tr>
      <w:tr w14:paraId="7CA42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5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2CBEE27">
            <w:pPr>
              <w:rPr>
                <w:sz w:val="18"/>
                <w:szCs w:val="18"/>
                <w:lang w:val="sr-Cyrl-RS"/>
                <w:rPrChange w:id="16159" w:author="Milan Stojkov" w:date="2026-10-02T11:00:00Z">
                  <w:rPr>
                    <w:sz w:val="18"/>
                    <w:szCs w:val="18"/>
                  </w:rPr>
                </w:rPrChange>
              </w:rPr>
            </w:pPr>
            <w:r>
              <w:rPr>
                <w:sz w:val="18"/>
                <w:szCs w:val="18"/>
                <w:lang w:val="sr-Cyrl-RS"/>
                <w:rPrChange w:id="16160" w:author="Milan Stojkov" w:date="2026-10-02T11:00:00Z">
                  <w:rPr>
                    <w:sz w:val="18"/>
                    <w:szCs w:val="18"/>
                  </w:rPr>
                </w:rPrChange>
              </w:rPr>
              <w:t xml:space="preserve">     ментор</w:t>
            </w:r>
          </w:p>
        </w:tc>
        <w:tc>
          <w:tcPr>
            <w:tcW w:w="413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47C3905">
            <w:pPr>
              <w:rPr>
                <w:sz w:val="18"/>
                <w:szCs w:val="18"/>
                <w:lang w:val="sr-Cyrl-RS"/>
                <w:rPrChange w:id="16161" w:author="Milan Stojkov" w:date="2026-10-02T11:00:00Z">
                  <w:rPr>
                    <w:sz w:val="18"/>
                    <w:szCs w:val="18"/>
                  </w:rPr>
                </w:rPrChange>
              </w:rPr>
            </w:pPr>
            <w:r>
              <w:rPr>
                <w:sz w:val="18"/>
                <w:szCs w:val="18"/>
                <w:lang w:val="sr-Cyrl-RS"/>
                <w:rPrChange w:id="16162" w:author="Milan Stojkov" w:date="2026-10-02T11:00:00Z">
                  <w:rPr>
                    <w:sz w:val="18"/>
                    <w:szCs w:val="18"/>
                  </w:rPr>
                </w:rPrChange>
              </w:rPr>
              <w:t>др Милан Стојков, доцент</w:t>
            </w:r>
          </w:p>
        </w:tc>
      </w:tr>
      <w:tr w14:paraId="66471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4" w:hRule="atLeast"/>
        </w:trPr>
        <w:tc>
          <w:tcPr>
            <w:tcW w:w="7285" w:type="dxa"/>
            <w:gridSpan w:val="2"/>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0CD155E">
            <w:pPr>
              <w:rPr>
                <w:sz w:val="18"/>
                <w:szCs w:val="18"/>
                <w:lang w:val="sr-Cyrl-RS"/>
                <w:rPrChange w:id="16163" w:author="Milan Stojkov" w:date="2026-10-02T11:00:00Z">
                  <w:rPr>
                    <w:sz w:val="18"/>
                    <w:szCs w:val="18"/>
                  </w:rPr>
                </w:rPrChange>
              </w:rPr>
            </w:pPr>
            <w:r>
              <w:rPr>
                <w:sz w:val="18"/>
                <w:szCs w:val="18"/>
                <w:lang w:val="sr-Cyrl-RS"/>
                <w:rPrChange w:id="16164" w:author="Milan Stojkov" w:date="2026-10-02T11:00:00Z">
                  <w:rPr>
                    <w:sz w:val="18"/>
                    <w:szCs w:val="18"/>
                  </w:rPr>
                </w:rPrChange>
              </w:rPr>
              <w:t>Потпис ментора</w:t>
            </w:r>
          </w:p>
          <w:p w14:paraId="16B9859A">
            <w:pPr>
              <w:rPr>
                <w:sz w:val="18"/>
                <w:szCs w:val="18"/>
                <w:lang w:val="sr-Cyrl-RS"/>
                <w:rPrChange w:id="16165" w:author="Milan Stojkov" w:date="2026-10-02T11:00:00Z">
                  <w:rPr>
                    <w:sz w:val="18"/>
                    <w:szCs w:val="18"/>
                  </w:rPr>
                </w:rPrChange>
              </w:rPr>
            </w:pPr>
          </w:p>
        </w:tc>
      </w:tr>
    </w:tbl>
    <w:p w14:paraId="51864D23">
      <w:pPr>
        <w:spacing w:after="160" w:line="259" w:lineRule="auto"/>
        <w:rPr>
          <w:lang w:val="sr-Cyrl-RS"/>
          <w:rPrChange w:id="16166" w:author="Milan Stojkov" w:date="2026-10-02T11:00:00Z">
            <w:rPr/>
          </w:rPrChange>
        </w:rPr>
      </w:pPr>
      <w:del w:id="16167" w:author="Milica Radić" w:date="2026-10-04T01:40:04Z">
        <w:bookmarkStart w:id="154" w:name="_heading=h.dk9tcgo2ryjy" w:colFirst="0" w:colLast="0"/>
        <w:bookmarkEnd w:id="154"/>
        <w:r>
          <w:rPr>
            <w:lang w:val="sr-Cyrl-RS"/>
            <w:rPrChange w:id="16168" w:author="Milan Stojkov" w:date="2026-10-02T11:00:00Z">
              <w:rPr/>
            </w:rPrChange>
          </w:rPr>
          <w:br w:type="page"/>
        </w:r>
      </w:del>
    </w:p>
    <w:p w14:paraId="284A19B9">
      <w:pPr>
        <w:pStyle w:val="2"/>
        <w:ind w:firstLine="720"/>
        <w:rPr>
          <w:del w:id="16169" w:author="Milica Radić" w:date="2026-10-04T01:41:33Z"/>
          <w:lang w:val="sr-Cyrl-RS"/>
          <w:rPrChange w:id="16170" w:author="Milan Stojkov" w:date="2026-10-02T11:00:00Z">
            <w:rPr>
              <w:del w:id="16171" w:author="Milica Radić" w:date="2026-10-04T01:41:33Z"/>
            </w:rPr>
          </w:rPrChange>
        </w:rPr>
      </w:pPr>
    </w:p>
    <w:p w14:paraId="5E3D0764">
      <w:pPr>
        <w:rPr>
          <w:ins w:id="16172" w:author="Milica Radić" w:date="2026-10-04T01:41:03Z"/>
          <w:lang w:val="sr-Cyrl-RS"/>
        </w:rPr>
        <w:sectPr>
          <w:headerReference r:id="rId13" w:type="first"/>
          <w:footerReference r:id="rId16" w:type="first"/>
          <w:headerReference r:id="rId11" w:type="default"/>
          <w:footerReference r:id="rId14" w:type="default"/>
          <w:headerReference r:id="rId12" w:type="even"/>
          <w:footerReference r:id="rId15" w:type="even"/>
          <w:pgSz w:w="9979" w:h="14169"/>
          <w:pgMar w:top="1440" w:right="1440" w:bottom="1440" w:left="1440" w:header="720" w:footer="720" w:gutter="0"/>
          <w:cols w:space="0" w:num="1"/>
          <w:rtlGutter w:val="0"/>
          <w:docGrid w:linePitch="0" w:charSpace="0"/>
        </w:sectPr>
      </w:pPr>
    </w:p>
    <w:p w14:paraId="1AAFF4AD">
      <w:pPr>
        <w:rPr>
          <w:ins w:id="16173" w:author="Milica Radić" w:date="2026-10-04T01:39:55Z"/>
          <w:lang w:val="sr-Cyrl-RS"/>
        </w:rPr>
        <w:sectPr>
          <w:pgSz w:w="9979" w:h="14169"/>
          <w:pgMar w:top="1440" w:right="1440" w:bottom="1440" w:left="1440" w:header="720" w:footer="720" w:gutter="0"/>
          <w:cols w:space="0" w:num="1"/>
          <w:rtlGutter w:val="0"/>
          <w:docGrid w:linePitch="0" w:charSpace="0"/>
        </w:sectPr>
      </w:pPr>
    </w:p>
    <w:p w14:paraId="3DC99829">
      <w:pPr>
        <w:rPr>
          <w:del w:id="16174" w:author="Milica Radić" w:date="2026-10-04T01:41:13Z"/>
          <w:b/>
          <w:bCs/>
          <w:sz w:val="32"/>
          <w:szCs w:val="32"/>
          <w:lang w:val="sr-Cyrl-RS"/>
          <w:rPrChange w:id="16175" w:author="Milan Stojkov" w:date="2026-10-02T11:00:00Z">
            <w:rPr>
              <w:del w:id="16176" w:author="Milica Radić" w:date="2026-10-04T01:41:13Z"/>
              <w:b/>
              <w:bCs/>
              <w:sz w:val="32"/>
              <w:szCs w:val="32"/>
            </w:rPr>
          </w:rPrChange>
        </w:rPr>
      </w:pPr>
      <w:del w:id="16177" w:author="Milica Radić" w:date="2026-10-04T01:39:36Z">
        <w:r>
          <w:rPr>
            <w:lang w:val="sr-Cyrl-RS"/>
            <w:rPrChange w:id="16178" w:author="Milan Stojkov" w:date="2026-10-02T11:00:00Z">
              <w:rPr/>
            </w:rPrChange>
          </w:rPr>
          <w:br w:type="page"/>
        </w:r>
      </w:del>
    </w:p>
    <w:p w14:paraId="42B53FEC">
      <w:pPr>
        <w:pStyle w:val="2"/>
        <w:ind w:firstLine="720"/>
        <w:rPr>
          <w:lang w:val="sr-Cyrl-RS"/>
          <w:rPrChange w:id="16180" w:author="Milica Radić" w:date="2026-10-04T01:41:29Z">
            <w:rPr/>
          </w:rPrChange>
        </w:rPr>
        <w:pPrChange w:id="16179" w:author="Milica Radić" w:date="2026-10-04T15:55:56Z">
          <w:pPr>
            <w:pStyle w:val="2"/>
            <w:ind w:firstLine="720"/>
          </w:pPr>
        </w:pPrChange>
      </w:pPr>
      <w:bookmarkStart w:id="155" w:name="_heading=h.c2hvufur3uat" w:colFirst="0" w:colLast="0"/>
      <w:bookmarkEnd w:id="155"/>
      <w:bookmarkStart w:id="156" w:name="_Toc2322"/>
      <w:r>
        <w:rPr>
          <w:lang w:val="sr-Cyrl-RS"/>
          <w:rPrChange w:id="16181" w:author="Milica Radić" w:date="2026-10-04T01:41:29Z">
            <w:rPr/>
          </w:rPrChange>
        </w:rPr>
        <w:t>KEY WORDS DOCUMENTATION</w:t>
      </w:r>
      <w:bookmarkEnd w:id="156"/>
    </w:p>
    <w:tbl>
      <w:tblPr>
        <w:tblStyle w:val="119"/>
        <w:tblW w:w="6927"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15"/>
        <w:gridCol w:w="4412"/>
      </w:tblGrid>
      <w:tr w14:paraId="5EE3D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4DEA97B">
            <w:pPr>
              <w:rPr>
                <w:sz w:val="18"/>
                <w:szCs w:val="18"/>
                <w:lang w:val="sr-Cyrl-RS"/>
                <w:rPrChange w:id="16182" w:author="Milan Stojkov" w:date="2026-10-02T11:00:00Z">
                  <w:rPr>
                    <w:sz w:val="18"/>
                    <w:szCs w:val="18"/>
                  </w:rPr>
                </w:rPrChange>
              </w:rPr>
            </w:pPr>
            <w:r>
              <w:rPr>
                <w:sz w:val="18"/>
                <w:szCs w:val="18"/>
                <w:lang w:val="sr-Cyrl-RS"/>
                <w:rPrChange w:id="16183" w:author="Milan Stojkov" w:date="2026-10-02T11:00:00Z">
                  <w:rPr>
                    <w:sz w:val="18"/>
                    <w:szCs w:val="18"/>
                  </w:rPr>
                </w:rPrChange>
              </w:rPr>
              <w:t xml:space="preserve">Accession number, </w:t>
            </w:r>
            <w:r>
              <w:rPr>
                <w:b/>
                <w:bCs/>
                <w:sz w:val="18"/>
                <w:szCs w:val="18"/>
                <w:lang w:val="sr-Cyrl-RS"/>
                <w:rPrChange w:id="16184" w:author="Milan Stojkov" w:date="2026-10-02T11:00:00Z">
                  <w:rPr>
                    <w:b/>
                    <w:bCs/>
                    <w:sz w:val="18"/>
                    <w:szCs w:val="18"/>
                  </w:rPr>
                </w:rPrChange>
              </w:rPr>
              <w:t>ANO</w:t>
            </w:r>
            <w:r>
              <w:rPr>
                <w:sz w:val="18"/>
                <w:szCs w:val="18"/>
                <w:lang w:val="sr-Cyrl-RS"/>
                <w:rPrChange w:id="16185"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D1878EC">
            <w:pPr>
              <w:rPr>
                <w:sz w:val="18"/>
                <w:szCs w:val="18"/>
                <w:lang w:val="sr-Cyrl-RS"/>
                <w:rPrChange w:id="16186" w:author="Milan Stojkov" w:date="2026-10-02T11:00:00Z">
                  <w:rPr>
                    <w:sz w:val="18"/>
                    <w:szCs w:val="18"/>
                  </w:rPr>
                </w:rPrChange>
              </w:rPr>
            </w:pPr>
          </w:p>
        </w:tc>
      </w:tr>
      <w:tr w14:paraId="75FC4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62"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63459D6">
            <w:pPr>
              <w:rPr>
                <w:sz w:val="18"/>
                <w:szCs w:val="18"/>
                <w:lang w:val="sr-Cyrl-RS"/>
                <w:rPrChange w:id="16187" w:author="Milan Stojkov" w:date="2026-10-02T11:00:00Z">
                  <w:rPr>
                    <w:sz w:val="18"/>
                    <w:szCs w:val="18"/>
                  </w:rPr>
                </w:rPrChange>
              </w:rPr>
            </w:pPr>
            <w:r>
              <w:rPr>
                <w:sz w:val="18"/>
                <w:szCs w:val="18"/>
                <w:lang w:val="sr-Cyrl-RS"/>
                <w:rPrChange w:id="16188" w:author="Milan Stojkov" w:date="2026-10-02T11:00:00Z">
                  <w:rPr>
                    <w:sz w:val="18"/>
                    <w:szCs w:val="18"/>
                  </w:rPr>
                </w:rPrChange>
              </w:rPr>
              <w:t xml:space="preserve">Identification number, </w:t>
            </w:r>
            <w:r>
              <w:rPr>
                <w:b/>
                <w:bCs/>
                <w:sz w:val="18"/>
                <w:szCs w:val="18"/>
                <w:lang w:val="sr-Cyrl-RS"/>
                <w:rPrChange w:id="16189" w:author="Milan Stojkov" w:date="2026-10-02T11:00:00Z">
                  <w:rPr>
                    <w:b/>
                    <w:bCs/>
                    <w:sz w:val="18"/>
                    <w:szCs w:val="18"/>
                  </w:rPr>
                </w:rPrChange>
              </w:rPr>
              <w:t>INO</w:t>
            </w:r>
            <w:r>
              <w:rPr>
                <w:sz w:val="18"/>
                <w:szCs w:val="18"/>
                <w:lang w:val="sr-Cyrl-RS"/>
                <w:rPrChange w:id="16190"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16760E1">
            <w:pPr>
              <w:rPr>
                <w:sz w:val="18"/>
                <w:szCs w:val="18"/>
                <w:lang w:val="sr-Cyrl-RS"/>
                <w:rPrChange w:id="16191" w:author="Milan Stojkov" w:date="2026-10-02T11:00:00Z">
                  <w:rPr>
                    <w:sz w:val="18"/>
                    <w:szCs w:val="18"/>
                  </w:rPr>
                </w:rPrChange>
              </w:rPr>
            </w:pPr>
          </w:p>
        </w:tc>
      </w:tr>
      <w:tr w14:paraId="50413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B4B89BD">
            <w:pPr>
              <w:rPr>
                <w:sz w:val="18"/>
                <w:szCs w:val="18"/>
                <w:lang w:val="sr-Cyrl-RS"/>
                <w:rPrChange w:id="16192" w:author="Milan Stojkov" w:date="2026-10-02T11:00:00Z">
                  <w:rPr>
                    <w:sz w:val="18"/>
                    <w:szCs w:val="18"/>
                  </w:rPr>
                </w:rPrChange>
              </w:rPr>
            </w:pPr>
            <w:r>
              <w:rPr>
                <w:sz w:val="18"/>
                <w:szCs w:val="18"/>
                <w:lang w:val="sr-Cyrl-RS"/>
                <w:rPrChange w:id="16193" w:author="Milan Stojkov" w:date="2026-10-02T11:00:00Z">
                  <w:rPr>
                    <w:sz w:val="18"/>
                    <w:szCs w:val="18"/>
                  </w:rPr>
                </w:rPrChange>
              </w:rPr>
              <w:t xml:space="preserve">Document type, </w:t>
            </w:r>
            <w:r>
              <w:rPr>
                <w:b/>
                <w:bCs/>
                <w:sz w:val="18"/>
                <w:szCs w:val="18"/>
                <w:lang w:val="sr-Cyrl-RS"/>
                <w:rPrChange w:id="16194" w:author="Milan Stojkov" w:date="2026-10-02T11:00:00Z">
                  <w:rPr>
                    <w:b/>
                    <w:bCs/>
                    <w:sz w:val="18"/>
                    <w:szCs w:val="18"/>
                  </w:rPr>
                </w:rPrChange>
              </w:rPr>
              <w:t>DT</w:t>
            </w:r>
            <w:r>
              <w:rPr>
                <w:sz w:val="18"/>
                <w:szCs w:val="18"/>
                <w:lang w:val="sr-Cyrl-RS"/>
                <w:rPrChange w:id="16195"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BEFF971">
            <w:pPr>
              <w:rPr>
                <w:sz w:val="18"/>
                <w:szCs w:val="18"/>
                <w:lang w:val="sr-Cyrl-RS"/>
                <w:rPrChange w:id="16196" w:author="Milan Stojkov" w:date="2026-10-02T11:00:00Z">
                  <w:rPr>
                    <w:sz w:val="18"/>
                    <w:szCs w:val="18"/>
                  </w:rPr>
                </w:rPrChange>
              </w:rPr>
            </w:pPr>
            <w:r>
              <w:rPr>
                <w:sz w:val="18"/>
                <w:szCs w:val="18"/>
                <w:lang w:val="sr-Cyrl-RS"/>
                <w:rPrChange w:id="16197" w:author="Milan Stojkov" w:date="2026-10-02T11:00:00Z">
                  <w:rPr>
                    <w:sz w:val="18"/>
                    <w:szCs w:val="18"/>
                  </w:rPr>
                </w:rPrChange>
              </w:rPr>
              <w:t>monographic publication</w:t>
            </w:r>
          </w:p>
        </w:tc>
      </w:tr>
      <w:tr w14:paraId="5B487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22F62A7">
            <w:pPr>
              <w:rPr>
                <w:sz w:val="18"/>
                <w:szCs w:val="18"/>
                <w:lang w:val="sr-Cyrl-RS"/>
                <w:rPrChange w:id="16198" w:author="Milan Stojkov" w:date="2026-10-02T11:00:00Z">
                  <w:rPr>
                    <w:sz w:val="18"/>
                    <w:szCs w:val="18"/>
                  </w:rPr>
                </w:rPrChange>
              </w:rPr>
            </w:pPr>
            <w:r>
              <w:rPr>
                <w:sz w:val="18"/>
                <w:szCs w:val="18"/>
                <w:lang w:val="sr-Cyrl-RS"/>
                <w:rPrChange w:id="16199" w:author="Milan Stojkov" w:date="2026-10-02T11:00:00Z">
                  <w:rPr>
                    <w:sz w:val="18"/>
                    <w:szCs w:val="18"/>
                  </w:rPr>
                </w:rPrChange>
              </w:rPr>
              <w:t xml:space="preserve">Type of record, </w:t>
            </w:r>
            <w:r>
              <w:rPr>
                <w:b/>
                <w:bCs/>
                <w:sz w:val="18"/>
                <w:szCs w:val="18"/>
                <w:lang w:val="sr-Cyrl-RS"/>
                <w:rPrChange w:id="16200" w:author="Milan Stojkov" w:date="2026-10-02T11:00:00Z">
                  <w:rPr>
                    <w:b/>
                    <w:bCs/>
                    <w:sz w:val="18"/>
                    <w:szCs w:val="18"/>
                  </w:rPr>
                </w:rPrChange>
              </w:rPr>
              <w:t>TR</w:t>
            </w:r>
            <w:r>
              <w:rPr>
                <w:sz w:val="18"/>
                <w:szCs w:val="18"/>
                <w:lang w:val="sr-Cyrl-RS"/>
                <w:rPrChange w:id="16201"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EE8927D">
            <w:pPr>
              <w:rPr>
                <w:sz w:val="18"/>
                <w:szCs w:val="18"/>
                <w:lang w:val="sr-Cyrl-RS"/>
                <w:rPrChange w:id="16202" w:author="Milan Stojkov" w:date="2026-10-02T11:00:00Z">
                  <w:rPr>
                    <w:sz w:val="18"/>
                    <w:szCs w:val="18"/>
                  </w:rPr>
                </w:rPrChange>
              </w:rPr>
            </w:pPr>
            <w:r>
              <w:rPr>
                <w:sz w:val="18"/>
                <w:szCs w:val="18"/>
                <w:lang w:val="sr-Cyrl-RS"/>
                <w:rPrChange w:id="16203" w:author="Milan Stojkov" w:date="2026-10-02T11:00:00Z">
                  <w:rPr>
                    <w:sz w:val="18"/>
                    <w:szCs w:val="18"/>
                  </w:rPr>
                </w:rPrChange>
              </w:rPr>
              <w:t>textual material</w:t>
            </w:r>
          </w:p>
        </w:tc>
      </w:tr>
      <w:tr w14:paraId="73042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5D3F3D5">
            <w:pPr>
              <w:rPr>
                <w:sz w:val="18"/>
                <w:szCs w:val="18"/>
                <w:lang w:val="sr-Cyrl-RS"/>
                <w:rPrChange w:id="16204" w:author="Milan Stojkov" w:date="2026-10-02T11:00:00Z">
                  <w:rPr>
                    <w:sz w:val="18"/>
                    <w:szCs w:val="18"/>
                  </w:rPr>
                </w:rPrChange>
              </w:rPr>
            </w:pPr>
            <w:r>
              <w:rPr>
                <w:sz w:val="18"/>
                <w:szCs w:val="18"/>
                <w:lang w:val="sr-Cyrl-RS"/>
                <w:rPrChange w:id="16205" w:author="Milan Stojkov" w:date="2026-10-02T11:00:00Z">
                  <w:rPr>
                    <w:sz w:val="18"/>
                    <w:szCs w:val="18"/>
                  </w:rPr>
                </w:rPrChange>
              </w:rPr>
              <w:t xml:space="preserve">Contents code, </w:t>
            </w:r>
            <w:r>
              <w:rPr>
                <w:b/>
                <w:bCs/>
                <w:sz w:val="18"/>
                <w:szCs w:val="18"/>
                <w:lang w:val="sr-Cyrl-RS"/>
                <w:rPrChange w:id="16206" w:author="Milan Stojkov" w:date="2026-10-02T11:00:00Z">
                  <w:rPr>
                    <w:b/>
                    <w:bCs/>
                    <w:sz w:val="18"/>
                    <w:szCs w:val="18"/>
                  </w:rPr>
                </w:rPrChange>
              </w:rPr>
              <w:t>CC</w:t>
            </w:r>
            <w:r>
              <w:rPr>
                <w:sz w:val="18"/>
                <w:szCs w:val="18"/>
                <w:lang w:val="sr-Cyrl-RS"/>
                <w:rPrChange w:id="16207"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F3DDAEB">
            <w:pPr>
              <w:rPr>
                <w:sz w:val="18"/>
                <w:szCs w:val="18"/>
                <w:lang w:val="sr-Cyrl-RS"/>
                <w:rPrChange w:id="16208" w:author="Milan Stojkov" w:date="2026-10-02T11:00:00Z">
                  <w:rPr>
                    <w:sz w:val="18"/>
                    <w:szCs w:val="18"/>
                  </w:rPr>
                </w:rPrChange>
              </w:rPr>
            </w:pPr>
            <w:r>
              <w:rPr>
                <w:sz w:val="18"/>
                <w:szCs w:val="18"/>
                <w:lang w:val="sr-Cyrl-RS"/>
                <w:rPrChange w:id="16209" w:author="Milan Stojkov" w:date="2026-10-02T11:00:00Z">
                  <w:rPr>
                    <w:sz w:val="18"/>
                    <w:szCs w:val="18"/>
                  </w:rPr>
                </w:rPrChange>
              </w:rPr>
              <w:t>Graduated-Bachelor thesis</w:t>
            </w:r>
          </w:p>
        </w:tc>
      </w:tr>
      <w:tr w14:paraId="02801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15D50CA">
            <w:pPr>
              <w:rPr>
                <w:sz w:val="18"/>
                <w:szCs w:val="18"/>
                <w:lang w:val="sr-Cyrl-RS"/>
                <w:rPrChange w:id="16210" w:author="Milan Stojkov" w:date="2026-10-02T11:00:00Z">
                  <w:rPr>
                    <w:sz w:val="18"/>
                    <w:szCs w:val="18"/>
                  </w:rPr>
                </w:rPrChange>
              </w:rPr>
            </w:pPr>
            <w:r>
              <w:rPr>
                <w:sz w:val="18"/>
                <w:szCs w:val="18"/>
                <w:lang w:val="sr-Cyrl-RS"/>
                <w:rPrChange w:id="16211" w:author="Milan Stojkov" w:date="2026-10-02T11:00:00Z">
                  <w:rPr>
                    <w:sz w:val="18"/>
                    <w:szCs w:val="18"/>
                  </w:rPr>
                </w:rPrChange>
              </w:rPr>
              <w:t xml:space="preserve">Author, </w:t>
            </w:r>
            <w:r>
              <w:rPr>
                <w:b/>
                <w:bCs/>
                <w:sz w:val="18"/>
                <w:szCs w:val="18"/>
                <w:lang w:val="sr-Cyrl-RS"/>
                <w:rPrChange w:id="16212" w:author="Milan Stojkov" w:date="2026-10-02T11:00:00Z">
                  <w:rPr>
                    <w:b/>
                    <w:bCs/>
                    <w:sz w:val="18"/>
                    <w:szCs w:val="18"/>
                  </w:rPr>
                </w:rPrChange>
              </w:rPr>
              <w:t>AU</w:t>
            </w:r>
            <w:r>
              <w:rPr>
                <w:sz w:val="18"/>
                <w:szCs w:val="18"/>
                <w:lang w:val="sr-Cyrl-RS"/>
                <w:rPrChange w:id="16213"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3F11358">
            <w:pPr>
              <w:rPr>
                <w:sz w:val="18"/>
                <w:szCs w:val="18"/>
                <w:lang w:val="sr-Cyrl-RS"/>
                <w:rPrChange w:id="16214" w:author="Milan Stojkov" w:date="2026-10-02T11:00:00Z">
                  <w:rPr>
                    <w:sz w:val="18"/>
                    <w:szCs w:val="18"/>
                  </w:rPr>
                </w:rPrChange>
              </w:rPr>
            </w:pPr>
            <w:r>
              <w:rPr>
                <w:sz w:val="18"/>
                <w:szCs w:val="18"/>
                <w:lang w:val="sr-Cyrl-RS"/>
                <w:rPrChange w:id="16215" w:author="Milan Stojkov" w:date="2026-10-02T11:00:00Z">
                  <w:rPr>
                    <w:sz w:val="18"/>
                    <w:szCs w:val="18"/>
                  </w:rPr>
                </w:rPrChange>
              </w:rPr>
              <w:t>Milica Radić</w:t>
            </w:r>
          </w:p>
        </w:tc>
      </w:tr>
      <w:tr w14:paraId="627EA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844E1D8">
            <w:pPr>
              <w:rPr>
                <w:sz w:val="18"/>
                <w:szCs w:val="18"/>
                <w:lang w:val="sr-Cyrl-RS"/>
                <w:rPrChange w:id="16216" w:author="Milan Stojkov" w:date="2026-10-02T11:00:00Z">
                  <w:rPr>
                    <w:sz w:val="18"/>
                    <w:szCs w:val="18"/>
                  </w:rPr>
                </w:rPrChange>
              </w:rPr>
            </w:pPr>
            <w:r>
              <w:rPr>
                <w:sz w:val="18"/>
                <w:szCs w:val="18"/>
                <w:lang w:val="sr-Cyrl-RS"/>
                <w:rPrChange w:id="16217" w:author="Milan Stojkov" w:date="2026-10-02T11:00:00Z">
                  <w:rPr>
                    <w:sz w:val="18"/>
                    <w:szCs w:val="18"/>
                  </w:rPr>
                </w:rPrChange>
              </w:rPr>
              <w:t xml:space="preserve">Mentor, </w:t>
            </w:r>
            <w:r>
              <w:rPr>
                <w:b/>
                <w:bCs/>
                <w:sz w:val="18"/>
                <w:szCs w:val="18"/>
                <w:lang w:val="sr-Cyrl-RS"/>
                <w:rPrChange w:id="16218" w:author="Milan Stojkov" w:date="2026-10-02T11:00:00Z">
                  <w:rPr>
                    <w:b/>
                    <w:bCs/>
                    <w:sz w:val="18"/>
                    <w:szCs w:val="18"/>
                  </w:rPr>
                </w:rPrChange>
              </w:rPr>
              <w:t>MN</w:t>
            </w:r>
            <w:r>
              <w:rPr>
                <w:sz w:val="18"/>
                <w:szCs w:val="18"/>
                <w:lang w:val="sr-Cyrl-RS"/>
                <w:rPrChange w:id="16219"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598D05F">
            <w:pPr>
              <w:rPr>
                <w:sz w:val="18"/>
                <w:szCs w:val="18"/>
                <w:lang w:val="sr-Cyrl-RS"/>
                <w:rPrChange w:id="16220" w:author="Milan Stojkov" w:date="2026-10-02T11:00:00Z">
                  <w:rPr>
                    <w:sz w:val="18"/>
                    <w:szCs w:val="18"/>
                  </w:rPr>
                </w:rPrChange>
              </w:rPr>
            </w:pPr>
            <w:r>
              <w:rPr>
                <w:sz w:val="18"/>
                <w:szCs w:val="18"/>
                <w:lang w:val="sr-Cyrl-RS"/>
                <w:rPrChange w:id="16221" w:author="Milan Stojkov" w:date="2026-10-02T11:00:00Z">
                  <w:rPr>
                    <w:sz w:val="18"/>
                    <w:szCs w:val="18"/>
                  </w:rPr>
                </w:rPrChange>
              </w:rPr>
              <w:t>Milan Stojkov, PhD, assistant professor</w:t>
            </w:r>
          </w:p>
        </w:tc>
      </w:tr>
      <w:tr w14:paraId="7D48D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5"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ED1AB17">
            <w:pPr>
              <w:rPr>
                <w:sz w:val="18"/>
                <w:szCs w:val="18"/>
                <w:lang w:val="sr-Cyrl-RS"/>
                <w:rPrChange w:id="16222" w:author="Milan Stojkov" w:date="2026-10-02T11:00:00Z">
                  <w:rPr>
                    <w:sz w:val="18"/>
                    <w:szCs w:val="18"/>
                  </w:rPr>
                </w:rPrChange>
              </w:rPr>
            </w:pPr>
            <w:r>
              <w:rPr>
                <w:sz w:val="18"/>
                <w:szCs w:val="18"/>
                <w:lang w:val="sr-Cyrl-RS"/>
                <w:rPrChange w:id="16223" w:author="Milan Stojkov" w:date="2026-10-02T11:00:00Z">
                  <w:rPr>
                    <w:sz w:val="18"/>
                    <w:szCs w:val="18"/>
                  </w:rPr>
                </w:rPrChange>
              </w:rPr>
              <w:t xml:space="preserve">Title, </w:t>
            </w:r>
            <w:r>
              <w:rPr>
                <w:b/>
                <w:bCs/>
                <w:sz w:val="18"/>
                <w:szCs w:val="18"/>
                <w:lang w:val="sr-Cyrl-RS"/>
                <w:rPrChange w:id="16224" w:author="Milan Stojkov" w:date="2026-10-02T11:00:00Z">
                  <w:rPr>
                    <w:b/>
                    <w:bCs/>
                    <w:sz w:val="18"/>
                    <w:szCs w:val="18"/>
                  </w:rPr>
                </w:rPrChange>
              </w:rPr>
              <w:t>TI</w:t>
            </w:r>
            <w:r>
              <w:rPr>
                <w:sz w:val="18"/>
                <w:szCs w:val="18"/>
                <w:lang w:val="sr-Cyrl-RS"/>
                <w:rPrChange w:id="16225"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C9D656D">
            <w:pPr>
              <w:pBdr>
                <w:top w:val="none" w:color="auto" w:sz="0" w:space="0"/>
                <w:left w:val="none" w:color="auto" w:sz="0" w:space="0"/>
                <w:bottom w:val="none" w:color="auto" w:sz="0" w:space="0"/>
                <w:right w:val="none" w:color="auto" w:sz="0" w:space="0"/>
                <w:between w:val="none" w:color="auto" w:sz="0" w:space="0"/>
              </w:pBdr>
              <w:rPr>
                <w:color w:val="000000"/>
                <w:sz w:val="18"/>
                <w:szCs w:val="18"/>
                <w:lang w:val="sr-Cyrl-RS"/>
                <w:rPrChange w:id="16226" w:author="Milan Stojkov" w:date="2026-10-02T11:00:00Z">
                  <w:rPr>
                    <w:color w:val="000000"/>
                    <w:sz w:val="18"/>
                    <w:szCs w:val="18"/>
                  </w:rPr>
                </w:rPrChange>
              </w:rPr>
            </w:pPr>
            <w:r>
              <w:rPr>
                <w:color w:val="000000"/>
                <w:sz w:val="18"/>
                <w:szCs w:val="18"/>
                <w:lang w:val="sr-Cyrl-RS"/>
                <w:rPrChange w:id="16227" w:author="Milan Stojkov" w:date="2026-10-02T11:00:00Z">
                  <w:rPr>
                    <w:color w:val="000000"/>
                    <w:sz w:val="18"/>
                    <w:szCs w:val="18"/>
                  </w:rPr>
                </w:rPrChange>
              </w:rPr>
              <w:t>Gossip Overlay System for Distributed Aggregation in the Presence of Combined Network and Byzantine Attacks</w:t>
            </w:r>
          </w:p>
        </w:tc>
      </w:tr>
      <w:tr w14:paraId="23D92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EB1C78C">
            <w:pPr>
              <w:rPr>
                <w:sz w:val="18"/>
                <w:szCs w:val="18"/>
                <w:lang w:val="sr-Cyrl-RS"/>
                <w:rPrChange w:id="16228" w:author="Milan Stojkov" w:date="2026-10-02T11:00:00Z">
                  <w:rPr>
                    <w:sz w:val="18"/>
                    <w:szCs w:val="18"/>
                  </w:rPr>
                </w:rPrChange>
              </w:rPr>
            </w:pPr>
            <w:r>
              <w:rPr>
                <w:sz w:val="18"/>
                <w:szCs w:val="18"/>
                <w:lang w:val="sr-Cyrl-RS"/>
                <w:rPrChange w:id="16229" w:author="Milan Stojkov" w:date="2026-10-02T11:00:00Z">
                  <w:rPr>
                    <w:sz w:val="18"/>
                    <w:szCs w:val="18"/>
                  </w:rPr>
                </w:rPrChange>
              </w:rPr>
              <w:t xml:space="preserve">Language of text, </w:t>
            </w:r>
            <w:r>
              <w:rPr>
                <w:b/>
                <w:bCs/>
                <w:sz w:val="18"/>
                <w:szCs w:val="18"/>
                <w:lang w:val="sr-Cyrl-RS"/>
                <w:rPrChange w:id="16230" w:author="Milan Stojkov" w:date="2026-10-02T11:00:00Z">
                  <w:rPr>
                    <w:b/>
                    <w:bCs/>
                    <w:sz w:val="18"/>
                    <w:szCs w:val="18"/>
                  </w:rPr>
                </w:rPrChange>
              </w:rPr>
              <w:t>LT</w:t>
            </w:r>
            <w:r>
              <w:rPr>
                <w:sz w:val="18"/>
                <w:szCs w:val="18"/>
                <w:lang w:val="sr-Cyrl-RS"/>
                <w:rPrChange w:id="16231"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54143F7">
            <w:pPr>
              <w:rPr>
                <w:sz w:val="18"/>
                <w:szCs w:val="18"/>
                <w:lang w:val="sr-Cyrl-RS"/>
                <w:rPrChange w:id="16232" w:author="Milan Stojkov" w:date="2026-10-02T11:00:00Z">
                  <w:rPr>
                    <w:sz w:val="18"/>
                    <w:szCs w:val="18"/>
                  </w:rPr>
                </w:rPrChange>
              </w:rPr>
            </w:pPr>
            <w:r>
              <w:rPr>
                <w:sz w:val="18"/>
                <w:szCs w:val="18"/>
                <w:lang w:val="sr-Cyrl-RS"/>
                <w:rPrChange w:id="16233" w:author="Milan Stojkov" w:date="2026-10-02T11:00:00Z">
                  <w:rPr>
                    <w:sz w:val="18"/>
                    <w:szCs w:val="18"/>
                  </w:rPr>
                </w:rPrChange>
              </w:rPr>
              <w:t>Serbian</w:t>
            </w:r>
          </w:p>
        </w:tc>
      </w:tr>
      <w:tr w14:paraId="7183B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53"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D0DAA5E">
            <w:pPr>
              <w:rPr>
                <w:sz w:val="18"/>
                <w:szCs w:val="18"/>
                <w:lang w:val="sr-Cyrl-RS"/>
                <w:rPrChange w:id="16234" w:author="Milan Stojkov" w:date="2026-10-02T11:00:00Z">
                  <w:rPr>
                    <w:sz w:val="18"/>
                    <w:szCs w:val="18"/>
                  </w:rPr>
                </w:rPrChange>
              </w:rPr>
            </w:pPr>
            <w:r>
              <w:rPr>
                <w:sz w:val="18"/>
                <w:szCs w:val="18"/>
                <w:lang w:val="sr-Cyrl-RS"/>
                <w:rPrChange w:id="16235" w:author="Milan Stojkov" w:date="2026-10-02T11:00:00Z">
                  <w:rPr>
                    <w:sz w:val="18"/>
                    <w:szCs w:val="18"/>
                  </w:rPr>
                </w:rPrChange>
              </w:rPr>
              <w:t xml:space="preserve">Language of abstract, </w:t>
            </w:r>
            <w:r>
              <w:rPr>
                <w:b/>
                <w:bCs/>
                <w:sz w:val="18"/>
                <w:szCs w:val="18"/>
                <w:lang w:val="sr-Cyrl-RS"/>
                <w:rPrChange w:id="16236" w:author="Milan Stojkov" w:date="2026-10-02T11:00:00Z">
                  <w:rPr>
                    <w:b/>
                    <w:bCs/>
                    <w:sz w:val="18"/>
                    <w:szCs w:val="18"/>
                  </w:rPr>
                </w:rPrChange>
              </w:rPr>
              <w:t>LA</w:t>
            </w:r>
            <w:r>
              <w:rPr>
                <w:sz w:val="18"/>
                <w:szCs w:val="18"/>
                <w:lang w:val="sr-Cyrl-RS"/>
                <w:rPrChange w:id="16237"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04DBE20">
            <w:pPr>
              <w:rPr>
                <w:sz w:val="18"/>
                <w:szCs w:val="18"/>
                <w:lang w:val="sr-Cyrl-RS"/>
                <w:rPrChange w:id="16238" w:author="Milan Stojkov" w:date="2026-10-02T11:00:00Z">
                  <w:rPr>
                    <w:sz w:val="18"/>
                    <w:szCs w:val="18"/>
                  </w:rPr>
                </w:rPrChange>
              </w:rPr>
            </w:pPr>
            <w:r>
              <w:rPr>
                <w:sz w:val="18"/>
                <w:szCs w:val="18"/>
                <w:lang w:val="sr-Cyrl-RS"/>
                <w:rPrChange w:id="16239" w:author="Milan Stojkov" w:date="2026-10-02T11:00:00Z">
                  <w:rPr>
                    <w:sz w:val="18"/>
                    <w:szCs w:val="18"/>
                  </w:rPr>
                </w:rPrChange>
              </w:rPr>
              <w:t>Serbian</w:t>
            </w:r>
          </w:p>
        </w:tc>
      </w:tr>
      <w:tr w14:paraId="3A4A9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0"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48F17CE">
            <w:pPr>
              <w:rPr>
                <w:sz w:val="18"/>
                <w:szCs w:val="18"/>
                <w:lang w:val="sr-Cyrl-RS"/>
                <w:rPrChange w:id="16240" w:author="Milan Stojkov" w:date="2026-10-02T11:00:00Z">
                  <w:rPr>
                    <w:sz w:val="18"/>
                    <w:szCs w:val="18"/>
                  </w:rPr>
                </w:rPrChange>
              </w:rPr>
            </w:pPr>
            <w:r>
              <w:rPr>
                <w:sz w:val="18"/>
                <w:szCs w:val="18"/>
                <w:lang w:val="sr-Cyrl-RS"/>
                <w:rPrChange w:id="16241" w:author="Milan Stojkov" w:date="2026-10-02T11:00:00Z">
                  <w:rPr>
                    <w:sz w:val="18"/>
                    <w:szCs w:val="18"/>
                  </w:rPr>
                </w:rPrChange>
              </w:rPr>
              <w:t xml:space="preserve">Country of publication, </w:t>
            </w:r>
            <w:r>
              <w:rPr>
                <w:b/>
                <w:bCs/>
                <w:sz w:val="18"/>
                <w:szCs w:val="18"/>
                <w:lang w:val="sr-Cyrl-RS"/>
                <w:rPrChange w:id="16242" w:author="Milan Stojkov" w:date="2026-10-02T11:00:00Z">
                  <w:rPr>
                    <w:b/>
                    <w:bCs/>
                    <w:sz w:val="18"/>
                    <w:szCs w:val="18"/>
                  </w:rPr>
                </w:rPrChange>
              </w:rPr>
              <w:t>CP</w:t>
            </w:r>
            <w:r>
              <w:rPr>
                <w:sz w:val="18"/>
                <w:szCs w:val="18"/>
                <w:lang w:val="sr-Cyrl-RS"/>
                <w:rPrChange w:id="16243"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0911E77">
            <w:pPr>
              <w:rPr>
                <w:sz w:val="18"/>
                <w:szCs w:val="18"/>
                <w:lang w:val="sr-Cyrl-RS"/>
                <w:rPrChange w:id="16244" w:author="Milan Stojkov" w:date="2026-10-02T11:00:00Z">
                  <w:rPr>
                    <w:sz w:val="18"/>
                    <w:szCs w:val="18"/>
                  </w:rPr>
                </w:rPrChange>
              </w:rPr>
            </w:pPr>
            <w:r>
              <w:rPr>
                <w:sz w:val="18"/>
                <w:szCs w:val="18"/>
                <w:lang w:val="sr-Cyrl-RS"/>
                <w:rPrChange w:id="16245" w:author="Milan Stojkov" w:date="2026-10-02T11:00:00Z">
                  <w:rPr>
                    <w:sz w:val="18"/>
                    <w:szCs w:val="18"/>
                  </w:rPr>
                </w:rPrChange>
              </w:rPr>
              <w:t>Serbia</w:t>
            </w:r>
          </w:p>
        </w:tc>
      </w:tr>
      <w:tr w14:paraId="14491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9"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9F248F6">
            <w:pPr>
              <w:rPr>
                <w:sz w:val="18"/>
                <w:szCs w:val="18"/>
                <w:lang w:val="sr-Cyrl-RS"/>
                <w:rPrChange w:id="16246" w:author="Milan Stojkov" w:date="2026-10-02T11:00:00Z">
                  <w:rPr>
                    <w:sz w:val="18"/>
                    <w:szCs w:val="18"/>
                  </w:rPr>
                </w:rPrChange>
              </w:rPr>
            </w:pPr>
            <w:r>
              <w:rPr>
                <w:sz w:val="18"/>
                <w:szCs w:val="18"/>
                <w:lang w:val="sr-Cyrl-RS"/>
                <w:rPrChange w:id="16247" w:author="Milan Stojkov" w:date="2026-10-02T11:00:00Z">
                  <w:rPr>
                    <w:sz w:val="18"/>
                    <w:szCs w:val="18"/>
                  </w:rPr>
                </w:rPrChange>
              </w:rPr>
              <w:t xml:space="preserve">Locality of publication, </w:t>
            </w:r>
            <w:r>
              <w:rPr>
                <w:b/>
                <w:bCs/>
                <w:sz w:val="18"/>
                <w:szCs w:val="18"/>
                <w:lang w:val="sr-Cyrl-RS"/>
                <w:rPrChange w:id="16248" w:author="Milan Stojkov" w:date="2026-10-02T11:00:00Z">
                  <w:rPr>
                    <w:b/>
                    <w:bCs/>
                    <w:sz w:val="18"/>
                    <w:szCs w:val="18"/>
                  </w:rPr>
                </w:rPrChange>
              </w:rPr>
              <w:t>LP</w:t>
            </w:r>
            <w:r>
              <w:rPr>
                <w:sz w:val="18"/>
                <w:szCs w:val="18"/>
                <w:lang w:val="sr-Cyrl-RS"/>
                <w:rPrChange w:id="16249"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EE5E32E">
            <w:pPr>
              <w:rPr>
                <w:sz w:val="18"/>
                <w:szCs w:val="18"/>
                <w:lang w:val="sr-Cyrl-RS"/>
                <w:rPrChange w:id="16250" w:author="Milan Stojkov" w:date="2026-10-02T11:00:00Z">
                  <w:rPr>
                    <w:sz w:val="18"/>
                    <w:szCs w:val="18"/>
                  </w:rPr>
                </w:rPrChange>
              </w:rPr>
            </w:pPr>
            <w:r>
              <w:rPr>
                <w:sz w:val="18"/>
                <w:szCs w:val="18"/>
                <w:lang w:val="sr-Cyrl-RS"/>
                <w:rPrChange w:id="16251" w:author="Milan Stojkov" w:date="2026-10-02T11:00:00Z">
                  <w:rPr>
                    <w:sz w:val="18"/>
                    <w:szCs w:val="18"/>
                  </w:rPr>
                </w:rPrChange>
              </w:rPr>
              <w:t>Vojvodina</w:t>
            </w:r>
          </w:p>
        </w:tc>
      </w:tr>
      <w:tr w14:paraId="4F3A7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439DAB1">
            <w:pPr>
              <w:rPr>
                <w:sz w:val="18"/>
                <w:szCs w:val="18"/>
                <w:lang w:val="sr-Cyrl-RS"/>
                <w:rPrChange w:id="16252" w:author="Milan Stojkov" w:date="2026-10-02T11:00:00Z">
                  <w:rPr>
                    <w:sz w:val="18"/>
                    <w:szCs w:val="18"/>
                  </w:rPr>
                </w:rPrChange>
              </w:rPr>
            </w:pPr>
            <w:r>
              <w:rPr>
                <w:sz w:val="18"/>
                <w:szCs w:val="18"/>
                <w:lang w:val="sr-Cyrl-RS"/>
                <w:rPrChange w:id="16253" w:author="Milan Stojkov" w:date="2026-10-02T11:00:00Z">
                  <w:rPr>
                    <w:sz w:val="18"/>
                    <w:szCs w:val="18"/>
                  </w:rPr>
                </w:rPrChange>
              </w:rPr>
              <w:t xml:space="preserve">Publication year, </w:t>
            </w:r>
            <w:r>
              <w:rPr>
                <w:b/>
                <w:bCs/>
                <w:sz w:val="18"/>
                <w:szCs w:val="18"/>
                <w:lang w:val="sr-Cyrl-RS"/>
                <w:rPrChange w:id="16254" w:author="Milan Stojkov" w:date="2026-10-02T11:00:00Z">
                  <w:rPr>
                    <w:b/>
                    <w:bCs/>
                    <w:sz w:val="18"/>
                    <w:szCs w:val="18"/>
                  </w:rPr>
                </w:rPrChange>
              </w:rPr>
              <w:t>PY</w:t>
            </w:r>
            <w:r>
              <w:rPr>
                <w:sz w:val="18"/>
                <w:szCs w:val="18"/>
                <w:lang w:val="sr-Cyrl-RS"/>
                <w:rPrChange w:id="16255"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A879A62">
            <w:pPr>
              <w:rPr>
                <w:sz w:val="18"/>
                <w:szCs w:val="18"/>
                <w:lang w:val="sr-Cyrl-RS"/>
                <w:rPrChange w:id="16256" w:author="Milan Stojkov" w:date="2026-10-02T11:00:00Z">
                  <w:rPr>
                    <w:sz w:val="18"/>
                    <w:szCs w:val="18"/>
                  </w:rPr>
                </w:rPrChange>
              </w:rPr>
            </w:pPr>
            <w:r>
              <w:rPr>
                <w:sz w:val="18"/>
                <w:szCs w:val="18"/>
                <w:lang w:val="sr-Cyrl-RS"/>
                <w:rPrChange w:id="16257" w:author="Milan Stojkov" w:date="2026-10-02T11:00:00Z">
                  <w:rPr>
                    <w:sz w:val="18"/>
                    <w:szCs w:val="18"/>
                  </w:rPr>
                </w:rPrChange>
              </w:rPr>
              <w:t>2026</w:t>
            </w:r>
          </w:p>
        </w:tc>
      </w:tr>
      <w:tr w14:paraId="146BA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0485F1E">
            <w:pPr>
              <w:rPr>
                <w:sz w:val="18"/>
                <w:szCs w:val="18"/>
                <w:lang w:val="sr-Cyrl-RS"/>
                <w:rPrChange w:id="16258" w:author="Milan Stojkov" w:date="2026-10-02T11:00:00Z">
                  <w:rPr>
                    <w:sz w:val="18"/>
                    <w:szCs w:val="18"/>
                  </w:rPr>
                </w:rPrChange>
              </w:rPr>
            </w:pPr>
            <w:r>
              <w:rPr>
                <w:sz w:val="18"/>
                <w:szCs w:val="18"/>
                <w:lang w:val="sr-Cyrl-RS"/>
                <w:rPrChange w:id="16259" w:author="Milan Stojkov" w:date="2026-10-02T11:00:00Z">
                  <w:rPr>
                    <w:sz w:val="18"/>
                    <w:szCs w:val="18"/>
                  </w:rPr>
                </w:rPrChange>
              </w:rPr>
              <w:t xml:space="preserve">Publisher, </w:t>
            </w:r>
            <w:r>
              <w:rPr>
                <w:b/>
                <w:bCs/>
                <w:sz w:val="18"/>
                <w:szCs w:val="18"/>
                <w:lang w:val="sr-Cyrl-RS"/>
                <w:rPrChange w:id="16260" w:author="Milan Stojkov" w:date="2026-10-02T11:00:00Z">
                  <w:rPr>
                    <w:b/>
                    <w:bCs/>
                    <w:sz w:val="18"/>
                    <w:szCs w:val="18"/>
                  </w:rPr>
                </w:rPrChange>
              </w:rPr>
              <w:t>PB</w:t>
            </w:r>
            <w:r>
              <w:rPr>
                <w:sz w:val="18"/>
                <w:szCs w:val="18"/>
                <w:lang w:val="sr-Cyrl-RS"/>
                <w:rPrChange w:id="16261"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375AC9C">
            <w:pPr>
              <w:rPr>
                <w:sz w:val="18"/>
                <w:szCs w:val="18"/>
                <w:lang w:val="sr-Cyrl-RS"/>
                <w:rPrChange w:id="16262" w:author="Milan Stojkov" w:date="2026-10-02T11:00:00Z">
                  <w:rPr>
                    <w:sz w:val="18"/>
                    <w:szCs w:val="18"/>
                  </w:rPr>
                </w:rPrChange>
              </w:rPr>
            </w:pPr>
            <w:r>
              <w:rPr>
                <w:sz w:val="18"/>
                <w:szCs w:val="18"/>
                <w:lang w:val="sr-Cyrl-RS"/>
                <w:rPrChange w:id="16263" w:author="Milan Stojkov" w:date="2026-10-02T11:00:00Z">
                  <w:rPr>
                    <w:sz w:val="18"/>
                    <w:szCs w:val="18"/>
                  </w:rPr>
                </w:rPrChange>
              </w:rPr>
              <w:t>author’s reprint</w:t>
            </w:r>
          </w:p>
        </w:tc>
      </w:tr>
      <w:tr w14:paraId="63E49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5"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99700C">
            <w:pPr>
              <w:rPr>
                <w:sz w:val="18"/>
                <w:szCs w:val="18"/>
                <w:lang w:val="sr-Cyrl-RS"/>
                <w:rPrChange w:id="16264" w:author="Milan Stojkov" w:date="2026-10-02T11:00:00Z">
                  <w:rPr>
                    <w:sz w:val="18"/>
                    <w:szCs w:val="18"/>
                  </w:rPr>
                </w:rPrChange>
              </w:rPr>
            </w:pPr>
            <w:r>
              <w:rPr>
                <w:sz w:val="18"/>
                <w:szCs w:val="18"/>
                <w:lang w:val="sr-Cyrl-RS"/>
                <w:rPrChange w:id="16265" w:author="Milan Stojkov" w:date="2026-10-02T11:00:00Z">
                  <w:rPr>
                    <w:sz w:val="18"/>
                    <w:szCs w:val="18"/>
                  </w:rPr>
                </w:rPrChange>
              </w:rPr>
              <w:t xml:space="preserve">Publication place, </w:t>
            </w:r>
            <w:r>
              <w:rPr>
                <w:b/>
                <w:bCs/>
                <w:sz w:val="18"/>
                <w:szCs w:val="18"/>
                <w:lang w:val="sr-Cyrl-RS"/>
                <w:rPrChange w:id="16266" w:author="Milan Stojkov" w:date="2026-10-02T11:00:00Z">
                  <w:rPr>
                    <w:b/>
                    <w:bCs/>
                    <w:sz w:val="18"/>
                    <w:szCs w:val="18"/>
                  </w:rPr>
                </w:rPrChange>
              </w:rPr>
              <w:t>PP</w:t>
            </w:r>
            <w:r>
              <w:rPr>
                <w:sz w:val="18"/>
                <w:szCs w:val="18"/>
                <w:lang w:val="sr-Cyrl-RS"/>
                <w:rPrChange w:id="16267"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96C1EC1">
            <w:pPr>
              <w:rPr>
                <w:sz w:val="18"/>
                <w:szCs w:val="18"/>
                <w:lang w:val="sr-Cyrl-RS"/>
                <w:rPrChange w:id="16268" w:author="Milan Stojkov" w:date="2026-10-02T11:00:00Z">
                  <w:rPr>
                    <w:sz w:val="18"/>
                    <w:szCs w:val="18"/>
                  </w:rPr>
                </w:rPrChange>
              </w:rPr>
            </w:pPr>
            <w:r>
              <w:rPr>
                <w:sz w:val="18"/>
                <w:szCs w:val="18"/>
                <w:lang w:val="sr-Cyrl-RS"/>
                <w:rPrChange w:id="16269" w:author="Milan Stojkov" w:date="2026-10-02T11:00:00Z">
                  <w:rPr>
                    <w:sz w:val="18"/>
                    <w:szCs w:val="18"/>
                  </w:rPr>
                </w:rPrChange>
              </w:rPr>
              <w:t>Novi Sad, Faculty of Technical Sciences,</w:t>
            </w:r>
            <w:r>
              <w:rPr>
                <w:sz w:val="18"/>
                <w:szCs w:val="18"/>
                <w:lang w:val="sr-Cyrl-RS"/>
                <w:rPrChange w:id="16270" w:author="Milan Stojkov" w:date="2026-10-02T11:00:00Z">
                  <w:rPr>
                    <w:sz w:val="18"/>
                    <w:szCs w:val="18"/>
                  </w:rPr>
                </w:rPrChange>
              </w:rPr>
              <w:br w:type="textWrapping"/>
            </w:r>
            <w:r>
              <w:rPr>
                <w:sz w:val="18"/>
                <w:szCs w:val="18"/>
                <w:lang w:val="sr-Cyrl-RS"/>
                <w:rPrChange w:id="16271" w:author="Milan Stojkov" w:date="2026-10-02T11:00:00Z">
                  <w:rPr>
                    <w:sz w:val="18"/>
                    <w:szCs w:val="18"/>
                  </w:rPr>
                </w:rPrChange>
              </w:rPr>
              <w:t>Square Dositej Obradović 6</w:t>
            </w:r>
          </w:p>
        </w:tc>
      </w:tr>
      <w:tr w14:paraId="16A09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5"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30AD654">
            <w:pPr>
              <w:rPr>
                <w:sz w:val="18"/>
                <w:szCs w:val="18"/>
                <w:lang w:val="sr-Cyrl-RS"/>
                <w:rPrChange w:id="16272" w:author="Milan Stojkov" w:date="2026-10-02T11:00:00Z">
                  <w:rPr>
                    <w:sz w:val="18"/>
                    <w:szCs w:val="18"/>
                  </w:rPr>
                </w:rPrChange>
              </w:rPr>
            </w:pPr>
            <w:r>
              <w:rPr>
                <w:sz w:val="18"/>
                <w:szCs w:val="18"/>
                <w:lang w:val="sr-Cyrl-RS"/>
                <w:rPrChange w:id="16273" w:author="Milan Stojkov" w:date="2026-10-02T11:00:00Z">
                  <w:rPr>
                    <w:sz w:val="18"/>
                    <w:szCs w:val="18"/>
                  </w:rPr>
                </w:rPrChange>
              </w:rPr>
              <w:t xml:space="preserve">Physical description, </w:t>
            </w:r>
            <w:r>
              <w:rPr>
                <w:b/>
                <w:bCs/>
                <w:sz w:val="18"/>
                <w:szCs w:val="18"/>
                <w:lang w:val="sr-Cyrl-RS"/>
                <w:rPrChange w:id="16274" w:author="Milan Stojkov" w:date="2026-10-02T11:00:00Z">
                  <w:rPr>
                    <w:b/>
                    <w:bCs/>
                    <w:sz w:val="18"/>
                    <w:szCs w:val="18"/>
                  </w:rPr>
                </w:rPrChange>
              </w:rPr>
              <w:t>PD</w:t>
            </w:r>
            <w:r>
              <w:rPr>
                <w:sz w:val="18"/>
                <w:szCs w:val="18"/>
                <w:lang w:val="sr-Cyrl-RS"/>
                <w:rPrChange w:id="16275"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1CD28BC">
            <w:pPr>
              <w:rPr>
                <w:sz w:val="18"/>
                <w:szCs w:val="18"/>
                <w:lang w:val="sr-Cyrl-RS"/>
                <w:rPrChange w:id="16276" w:author="Milan Stojkov" w:date="2026-10-02T11:00:00Z">
                  <w:rPr>
                    <w:sz w:val="18"/>
                    <w:szCs w:val="18"/>
                  </w:rPr>
                </w:rPrChange>
              </w:rPr>
            </w:pPr>
            <w:r>
              <w:rPr>
                <w:sz w:val="18"/>
                <w:szCs w:val="18"/>
                <w:lang w:val="sr-Cyrl-RS"/>
                <w:rPrChange w:id="16277" w:author="Milan Stojkov" w:date="2026-10-02T11:00:00Z">
                  <w:rPr>
                    <w:sz w:val="18"/>
                    <w:szCs w:val="18"/>
                  </w:rPr>
                </w:rPrChange>
              </w:rPr>
              <w:t>no. of chapters 9/ pages 60/ quotes 28/ tables 41/ pictures 11/ graphs / appendix / listings 27</w:t>
            </w:r>
          </w:p>
        </w:tc>
      </w:tr>
      <w:tr w14:paraId="163EA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96B1B86">
            <w:pPr>
              <w:rPr>
                <w:sz w:val="18"/>
                <w:szCs w:val="18"/>
                <w:lang w:val="sr-Cyrl-RS"/>
                <w:rPrChange w:id="16278" w:author="Milan Stojkov" w:date="2026-10-02T11:00:00Z">
                  <w:rPr>
                    <w:sz w:val="18"/>
                    <w:szCs w:val="18"/>
                  </w:rPr>
                </w:rPrChange>
              </w:rPr>
            </w:pPr>
            <w:r>
              <w:rPr>
                <w:sz w:val="18"/>
                <w:szCs w:val="18"/>
                <w:lang w:val="sr-Cyrl-RS"/>
                <w:rPrChange w:id="16279" w:author="Milan Stojkov" w:date="2026-10-02T11:00:00Z">
                  <w:rPr>
                    <w:sz w:val="18"/>
                    <w:szCs w:val="18"/>
                  </w:rPr>
                </w:rPrChange>
              </w:rPr>
              <w:t xml:space="preserve">Scientific field, </w:t>
            </w:r>
            <w:r>
              <w:rPr>
                <w:b/>
                <w:bCs/>
                <w:sz w:val="18"/>
                <w:szCs w:val="18"/>
                <w:lang w:val="sr-Cyrl-RS"/>
                <w:rPrChange w:id="16280" w:author="Milan Stojkov" w:date="2026-10-02T11:00:00Z">
                  <w:rPr>
                    <w:b/>
                    <w:bCs/>
                    <w:sz w:val="18"/>
                    <w:szCs w:val="18"/>
                  </w:rPr>
                </w:rPrChange>
              </w:rPr>
              <w:t>SF</w:t>
            </w:r>
            <w:r>
              <w:rPr>
                <w:sz w:val="18"/>
                <w:szCs w:val="18"/>
                <w:lang w:val="sr-Cyrl-RS"/>
                <w:rPrChange w:id="16281"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D0BBC2C">
            <w:pPr>
              <w:widowControl w:val="0"/>
              <w:spacing w:before="62"/>
              <w:rPr>
                <w:sz w:val="18"/>
                <w:szCs w:val="18"/>
                <w:lang w:val="sr-Cyrl-RS"/>
                <w:rPrChange w:id="16282" w:author="Milan Stojkov" w:date="2026-10-02T11:00:00Z">
                  <w:rPr>
                    <w:sz w:val="18"/>
                    <w:szCs w:val="18"/>
                  </w:rPr>
                </w:rPrChange>
              </w:rPr>
            </w:pPr>
            <w:r>
              <w:rPr>
                <w:sz w:val="18"/>
                <w:szCs w:val="18"/>
                <w:lang w:val="sr-Cyrl-RS"/>
                <w:rPrChange w:id="16283" w:author="Milan Stojkov" w:date="2026-10-02T11:00:00Z">
                  <w:rPr>
                    <w:sz w:val="18"/>
                    <w:szCs w:val="18"/>
                  </w:rPr>
                </w:rPrChange>
              </w:rPr>
              <w:t>Software Engineering</w:t>
            </w:r>
          </w:p>
        </w:tc>
      </w:tr>
      <w:tr w14:paraId="73FB6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08"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D3F1944">
            <w:pPr>
              <w:rPr>
                <w:sz w:val="18"/>
                <w:szCs w:val="18"/>
                <w:lang w:val="sr-Cyrl-RS"/>
                <w:rPrChange w:id="16284" w:author="Milan Stojkov" w:date="2026-10-02T11:00:00Z">
                  <w:rPr>
                    <w:sz w:val="18"/>
                    <w:szCs w:val="18"/>
                  </w:rPr>
                </w:rPrChange>
              </w:rPr>
            </w:pPr>
            <w:r>
              <w:rPr>
                <w:sz w:val="18"/>
                <w:szCs w:val="18"/>
                <w:lang w:val="sr-Cyrl-RS"/>
                <w:rPrChange w:id="16285" w:author="Milan Stojkov" w:date="2026-10-02T11:00:00Z">
                  <w:rPr>
                    <w:sz w:val="18"/>
                    <w:szCs w:val="18"/>
                  </w:rPr>
                </w:rPrChange>
              </w:rPr>
              <w:t xml:space="preserve">Scientific discipline, </w:t>
            </w:r>
            <w:r>
              <w:rPr>
                <w:b/>
                <w:bCs/>
                <w:sz w:val="18"/>
                <w:szCs w:val="18"/>
                <w:lang w:val="sr-Cyrl-RS"/>
                <w:rPrChange w:id="16286" w:author="Milan Stojkov" w:date="2026-10-02T11:00:00Z">
                  <w:rPr>
                    <w:b/>
                    <w:bCs/>
                    <w:sz w:val="18"/>
                    <w:szCs w:val="18"/>
                  </w:rPr>
                </w:rPrChange>
              </w:rPr>
              <w:t>ND</w:t>
            </w:r>
            <w:r>
              <w:rPr>
                <w:sz w:val="18"/>
                <w:szCs w:val="18"/>
                <w:lang w:val="sr-Cyrl-RS"/>
                <w:rPrChange w:id="16287"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8B9338B">
            <w:pPr>
              <w:rPr>
                <w:sz w:val="18"/>
                <w:szCs w:val="18"/>
                <w:lang w:val="sr-Cyrl-RS"/>
                <w:rPrChange w:id="16288" w:author="Milan Stojkov" w:date="2026-10-02T11:00:00Z">
                  <w:rPr>
                    <w:sz w:val="18"/>
                    <w:szCs w:val="18"/>
                  </w:rPr>
                </w:rPrChange>
              </w:rPr>
            </w:pPr>
            <w:r>
              <w:rPr>
                <w:sz w:val="18"/>
                <w:szCs w:val="18"/>
                <w:lang w:val="sr-Cyrl-RS"/>
                <w:rPrChange w:id="16289" w:author="Milan Stojkov" w:date="2026-10-02T11:00:00Z">
                  <w:rPr>
                    <w:sz w:val="18"/>
                    <w:szCs w:val="18"/>
                  </w:rPr>
                </w:rPrChange>
              </w:rPr>
              <w:t>Information security</w:t>
            </w:r>
          </w:p>
        </w:tc>
      </w:tr>
      <w:tr w14:paraId="48AA8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EA320A3">
            <w:pPr>
              <w:rPr>
                <w:sz w:val="18"/>
                <w:szCs w:val="18"/>
                <w:lang w:val="sr-Cyrl-RS"/>
                <w:rPrChange w:id="16290" w:author="Milan Stojkov" w:date="2026-10-02T11:00:00Z">
                  <w:rPr>
                    <w:sz w:val="18"/>
                    <w:szCs w:val="18"/>
                  </w:rPr>
                </w:rPrChange>
              </w:rPr>
            </w:pPr>
            <w:r>
              <w:rPr>
                <w:sz w:val="18"/>
                <w:szCs w:val="18"/>
                <w:lang w:val="sr-Cyrl-RS"/>
                <w:rPrChange w:id="16291" w:author="Milan Stojkov" w:date="2026-10-02T11:00:00Z">
                  <w:rPr>
                    <w:sz w:val="18"/>
                    <w:szCs w:val="18"/>
                  </w:rPr>
                </w:rPrChange>
              </w:rPr>
              <w:t xml:space="preserve">Subject / Keywords, </w:t>
            </w:r>
            <w:r>
              <w:rPr>
                <w:b/>
                <w:bCs/>
                <w:sz w:val="18"/>
                <w:szCs w:val="18"/>
                <w:lang w:val="sr-Cyrl-RS"/>
                <w:rPrChange w:id="16292" w:author="Milan Stojkov" w:date="2026-10-02T11:00:00Z">
                  <w:rPr>
                    <w:b/>
                    <w:bCs/>
                    <w:sz w:val="18"/>
                    <w:szCs w:val="18"/>
                  </w:rPr>
                </w:rPrChange>
              </w:rPr>
              <w:t>S/KW</w:t>
            </w:r>
            <w:r>
              <w:rPr>
                <w:sz w:val="18"/>
                <w:szCs w:val="18"/>
                <w:lang w:val="sr-Cyrl-RS"/>
                <w:rPrChange w:id="16293"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327CB2F">
            <w:pPr>
              <w:rPr>
                <w:sz w:val="18"/>
                <w:szCs w:val="18"/>
                <w:lang w:val="sr-Cyrl-RS"/>
                <w:rPrChange w:id="16294" w:author="Milan Stojkov" w:date="2026-10-02T11:00:00Z">
                  <w:rPr>
                    <w:sz w:val="18"/>
                    <w:szCs w:val="18"/>
                  </w:rPr>
                </w:rPrChange>
              </w:rPr>
            </w:pPr>
            <w:r>
              <w:rPr>
                <w:sz w:val="18"/>
                <w:szCs w:val="18"/>
                <w:lang w:val="sr-Cyrl-RS"/>
                <w:rPrChange w:id="16295" w:author="Milan Stojkov" w:date="2026-10-02T11:00:00Z">
                  <w:rPr>
                    <w:sz w:val="18"/>
                    <w:szCs w:val="18"/>
                  </w:rPr>
                </w:rPrChange>
              </w:rPr>
              <w:t>Distributed systems, gossip protocols, distributed aggregation, Sybil attack, Eclipse attack, Byzantine behaviour, admission control, peer set diversity, robust aggregation, system resilience</w:t>
            </w:r>
          </w:p>
        </w:tc>
      </w:tr>
      <w:tr w14:paraId="78E59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0DE6D8A">
            <w:pPr>
              <w:rPr>
                <w:b/>
                <w:bCs/>
                <w:sz w:val="18"/>
                <w:szCs w:val="18"/>
                <w:lang w:val="sr-Cyrl-RS"/>
                <w:rPrChange w:id="16296" w:author="Milan Stojkov" w:date="2026-10-02T11:00:00Z">
                  <w:rPr>
                    <w:b/>
                    <w:bCs/>
                    <w:sz w:val="18"/>
                    <w:szCs w:val="18"/>
                  </w:rPr>
                </w:rPrChange>
              </w:rPr>
            </w:pPr>
            <w:r>
              <w:rPr>
                <w:b/>
                <w:bCs/>
                <w:sz w:val="18"/>
                <w:szCs w:val="18"/>
                <w:lang w:val="sr-Cyrl-RS"/>
                <w:rPrChange w:id="16297" w:author="Milan Stojkov" w:date="2026-10-02T11:00:00Z">
                  <w:rPr>
                    <w:b/>
                    <w:bCs/>
                    <w:sz w:val="18"/>
                    <w:szCs w:val="18"/>
                  </w:rPr>
                </w:rPrChange>
              </w:rPr>
              <w:t>UDC</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01D2373">
            <w:pPr>
              <w:rPr>
                <w:sz w:val="18"/>
                <w:szCs w:val="18"/>
                <w:lang w:val="sr-Cyrl-RS"/>
                <w:rPrChange w:id="16298" w:author="Milan Stojkov" w:date="2026-10-02T11:00:00Z">
                  <w:rPr>
                    <w:sz w:val="18"/>
                    <w:szCs w:val="18"/>
                  </w:rPr>
                </w:rPrChange>
              </w:rPr>
            </w:pPr>
          </w:p>
        </w:tc>
      </w:tr>
      <w:tr w14:paraId="40E41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5"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BE5EBC6">
            <w:pPr>
              <w:rPr>
                <w:sz w:val="18"/>
                <w:szCs w:val="18"/>
                <w:lang w:val="sr-Cyrl-RS"/>
                <w:rPrChange w:id="16299" w:author="Milan Stojkov" w:date="2026-10-02T11:00:00Z">
                  <w:rPr>
                    <w:sz w:val="18"/>
                    <w:szCs w:val="18"/>
                  </w:rPr>
                </w:rPrChange>
              </w:rPr>
            </w:pPr>
            <w:r>
              <w:rPr>
                <w:sz w:val="18"/>
                <w:szCs w:val="18"/>
                <w:lang w:val="sr-Cyrl-RS"/>
                <w:rPrChange w:id="16300" w:author="Milan Stojkov" w:date="2026-10-02T11:00:00Z">
                  <w:rPr>
                    <w:sz w:val="18"/>
                    <w:szCs w:val="18"/>
                  </w:rPr>
                </w:rPrChange>
              </w:rPr>
              <w:t xml:space="preserve">Holding data, </w:t>
            </w:r>
            <w:r>
              <w:rPr>
                <w:b/>
                <w:bCs/>
                <w:sz w:val="18"/>
                <w:szCs w:val="18"/>
                <w:lang w:val="sr-Cyrl-RS"/>
                <w:rPrChange w:id="16301" w:author="Milan Stojkov" w:date="2026-10-02T11:00:00Z">
                  <w:rPr>
                    <w:b/>
                    <w:bCs/>
                    <w:sz w:val="18"/>
                    <w:szCs w:val="18"/>
                  </w:rPr>
                </w:rPrChange>
              </w:rPr>
              <w:t>HD</w:t>
            </w:r>
            <w:r>
              <w:rPr>
                <w:sz w:val="18"/>
                <w:szCs w:val="18"/>
                <w:lang w:val="sr-Cyrl-RS"/>
                <w:rPrChange w:id="16302"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E92CD8A">
            <w:pPr>
              <w:rPr>
                <w:sz w:val="18"/>
                <w:szCs w:val="18"/>
                <w:lang w:val="sr-Cyrl-RS"/>
                <w:rPrChange w:id="16303" w:author="Milan Stojkov" w:date="2026-10-02T11:00:00Z">
                  <w:rPr>
                    <w:sz w:val="18"/>
                    <w:szCs w:val="18"/>
                  </w:rPr>
                </w:rPrChange>
              </w:rPr>
            </w:pPr>
            <w:r>
              <w:rPr>
                <w:sz w:val="18"/>
                <w:szCs w:val="18"/>
                <w:lang w:val="sr-Cyrl-RS"/>
                <w:rPrChange w:id="16304" w:author="Milan Stojkov" w:date="2026-10-02T11:00:00Z">
                  <w:rPr>
                    <w:sz w:val="18"/>
                    <w:szCs w:val="18"/>
                  </w:rPr>
                </w:rPrChange>
              </w:rPr>
              <w:t>Library of the Faculty of Technical Sciences,</w:t>
            </w:r>
            <w:r>
              <w:rPr>
                <w:sz w:val="18"/>
                <w:szCs w:val="18"/>
                <w:lang w:val="sr-Cyrl-RS"/>
                <w:rPrChange w:id="16305" w:author="Milan Stojkov" w:date="2026-10-02T11:00:00Z">
                  <w:rPr>
                    <w:sz w:val="18"/>
                    <w:szCs w:val="18"/>
                  </w:rPr>
                </w:rPrChange>
              </w:rPr>
              <w:br w:type="textWrapping"/>
            </w:r>
            <w:r>
              <w:rPr>
                <w:sz w:val="18"/>
                <w:szCs w:val="18"/>
                <w:lang w:val="sr-Cyrl-RS"/>
                <w:rPrChange w:id="16306" w:author="Milan Stojkov" w:date="2026-10-02T11:00:00Z">
                  <w:rPr>
                    <w:sz w:val="18"/>
                    <w:szCs w:val="18"/>
                  </w:rPr>
                </w:rPrChange>
              </w:rPr>
              <w:t>Trg Dositeja Obradovića 6, Novi Sad</w:t>
            </w:r>
          </w:p>
        </w:tc>
      </w:tr>
      <w:tr w14:paraId="5CA78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8C66273">
            <w:pPr>
              <w:rPr>
                <w:sz w:val="18"/>
                <w:szCs w:val="18"/>
                <w:lang w:val="sr-Cyrl-RS"/>
                <w:rPrChange w:id="16307" w:author="Milan Stojkov" w:date="2026-10-02T11:00:00Z">
                  <w:rPr>
                    <w:sz w:val="18"/>
                    <w:szCs w:val="18"/>
                  </w:rPr>
                </w:rPrChange>
              </w:rPr>
            </w:pPr>
            <w:r>
              <w:rPr>
                <w:sz w:val="18"/>
                <w:szCs w:val="18"/>
                <w:lang w:val="sr-Cyrl-RS"/>
                <w:rPrChange w:id="16308" w:author="Milan Stojkov" w:date="2026-10-02T11:00:00Z">
                  <w:rPr>
                    <w:sz w:val="18"/>
                    <w:szCs w:val="18"/>
                  </w:rPr>
                </w:rPrChange>
              </w:rPr>
              <w:t xml:space="preserve">Note, </w:t>
            </w:r>
            <w:r>
              <w:rPr>
                <w:b/>
                <w:bCs/>
                <w:sz w:val="18"/>
                <w:szCs w:val="18"/>
                <w:lang w:val="sr-Cyrl-RS"/>
                <w:rPrChange w:id="16309" w:author="Milan Stojkov" w:date="2026-10-02T11:00:00Z">
                  <w:rPr>
                    <w:b/>
                    <w:bCs/>
                    <w:sz w:val="18"/>
                    <w:szCs w:val="18"/>
                  </w:rPr>
                </w:rPrChange>
              </w:rPr>
              <w:t>N</w:t>
            </w:r>
            <w:r>
              <w:rPr>
                <w:sz w:val="18"/>
                <w:szCs w:val="18"/>
                <w:lang w:val="sr-Cyrl-RS"/>
                <w:rPrChange w:id="16310"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DBB7C97">
            <w:pPr>
              <w:rPr>
                <w:sz w:val="18"/>
                <w:szCs w:val="18"/>
                <w:lang w:val="sr-Cyrl-RS"/>
                <w:rPrChange w:id="16311" w:author="Milan Stojkov" w:date="2026-10-02T11:00:00Z">
                  <w:rPr>
                    <w:sz w:val="18"/>
                    <w:szCs w:val="18"/>
                  </w:rPr>
                </w:rPrChange>
              </w:rPr>
            </w:pPr>
          </w:p>
        </w:tc>
      </w:tr>
      <w:tr w14:paraId="7B1A5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9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26B6664">
            <w:pPr>
              <w:rPr>
                <w:sz w:val="18"/>
                <w:szCs w:val="18"/>
                <w:lang w:val="sr-Cyrl-RS"/>
                <w:rPrChange w:id="16312" w:author="Milan Stojkov" w:date="2026-10-02T11:00:00Z">
                  <w:rPr>
                    <w:sz w:val="18"/>
                    <w:szCs w:val="18"/>
                  </w:rPr>
                </w:rPrChange>
              </w:rPr>
            </w:pPr>
            <w:r>
              <w:rPr>
                <w:sz w:val="18"/>
                <w:szCs w:val="18"/>
                <w:lang w:val="sr-Cyrl-RS"/>
                <w:rPrChange w:id="16313" w:author="Milan Stojkov" w:date="2026-10-02T11:00:00Z">
                  <w:rPr>
                    <w:sz w:val="18"/>
                    <w:szCs w:val="18"/>
                  </w:rPr>
                </w:rPrChange>
              </w:rPr>
              <w:t xml:space="preserve">Abstract, </w:t>
            </w:r>
            <w:r>
              <w:rPr>
                <w:b/>
                <w:bCs/>
                <w:sz w:val="18"/>
                <w:szCs w:val="18"/>
                <w:lang w:val="sr-Cyrl-RS"/>
                <w:rPrChange w:id="16314" w:author="Milan Stojkov" w:date="2026-10-02T11:00:00Z">
                  <w:rPr>
                    <w:b/>
                    <w:bCs/>
                    <w:sz w:val="18"/>
                    <w:szCs w:val="18"/>
                  </w:rPr>
                </w:rPrChange>
              </w:rPr>
              <w:t>AB</w:t>
            </w:r>
            <w:r>
              <w:rPr>
                <w:sz w:val="18"/>
                <w:szCs w:val="18"/>
                <w:lang w:val="sr-Cyrl-RS"/>
                <w:rPrChange w:id="16315"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D43BF9B">
            <w:pPr>
              <w:pBdr>
                <w:top w:val="none" w:color="auto" w:sz="0" w:space="0"/>
                <w:left w:val="none" w:color="auto" w:sz="0" w:space="0"/>
                <w:bottom w:val="none" w:color="auto" w:sz="0" w:space="0"/>
                <w:right w:val="none" w:color="auto" w:sz="0" w:space="0"/>
                <w:between w:val="none" w:color="auto" w:sz="0" w:space="0"/>
              </w:pBdr>
              <w:rPr>
                <w:color w:val="000000"/>
                <w:sz w:val="18"/>
                <w:szCs w:val="18"/>
                <w:lang w:val="sr-Cyrl-RS"/>
                <w:rPrChange w:id="16316" w:author="Milan Stojkov" w:date="2026-10-02T11:00:00Z">
                  <w:rPr>
                    <w:color w:val="000000"/>
                    <w:sz w:val="18"/>
                    <w:szCs w:val="18"/>
                  </w:rPr>
                </w:rPrChange>
              </w:rPr>
            </w:pPr>
            <w:r>
              <w:rPr>
                <w:color w:val="000000"/>
                <w:sz w:val="18"/>
                <w:szCs w:val="18"/>
                <w:lang w:val="sr-Cyrl-RS"/>
                <w:rPrChange w:id="16317" w:author="Milan Stojkov" w:date="2026-10-02T11:00:00Z">
                  <w:rPr>
                    <w:color w:val="000000"/>
                    <w:sz w:val="18"/>
                    <w:szCs w:val="18"/>
                  </w:rPr>
                </w:rPrChange>
              </w:rPr>
              <w:t>The paper examines a resilient gossip overlay system for distributed aggregation that withstands combined attacks targeting identities, network structure, and values. It demonstrates that neighbor admission control and robust aggregation maintain accuracy only when used together.</w:t>
            </w:r>
          </w:p>
        </w:tc>
      </w:tr>
      <w:tr w14:paraId="45D73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5"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C7196FE">
            <w:pPr>
              <w:rPr>
                <w:sz w:val="18"/>
                <w:szCs w:val="18"/>
                <w:lang w:val="sr-Cyrl-RS"/>
                <w:rPrChange w:id="16318" w:author="Milan Stojkov" w:date="2026-10-02T11:00:00Z">
                  <w:rPr>
                    <w:sz w:val="18"/>
                    <w:szCs w:val="18"/>
                  </w:rPr>
                </w:rPrChange>
              </w:rPr>
            </w:pPr>
            <w:r>
              <w:rPr>
                <w:sz w:val="18"/>
                <w:szCs w:val="18"/>
                <w:lang w:val="sr-Cyrl-RS"/>
                <w:rPrChange w:id="16319" w:author="Milan Stojkov" w:date="2026-10-02T11:00:00Z">
                  <w:rPr>
                    <w:sz w:val="18"/>
                    <w:szCs w:val="18"/>
                  </w:rPr>
                </w:rPrChange>
              </w:rPr>
              <w:t xml:space="preserve">Accepted by sci. board on, </w:t>
            </w:r>
            <w:r>
              <w:rPr>
                <w:b/>
                <w:bCs/>
                <w:sz w:val="18"/>
                <w:szCs w:val="18"/>
                <w:lang w:val="sr-Cyrl-RS"/>
                <w:rPrChange w:id="16320" w:author="Milan Stojkov" w:date="2026-10-02T11:00:00Z">
                  <w:rPr>
                    <w:b/>
                    <w:bCs/>
                    <w:sz w:val="18"/>
                    <w:szCs w:val="18"/>
                  </w:rPr>
                </w:rPrChange>
              </w:rPr>
              <w:t>ASB</w:t>
            </w:r>
            <w:r>
              <w:rPr>
                <w:sz w:val="18"/>
                <w:szCs w:val="18"/>
                <w:lang w:val="sr-Cyrl-RS"/>
                <w:rPrChange w:id="16321"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CBA6590">
            <w:pPr>
              <w:rPr>
                <w:sz w:val="18"/>
                <w:szCs w:val="18"/>
                <w:lang w:val="sr-Cyrl-RS"/>
                <w:rPrChange w:id="16322" w:author="Milan Stojkov" w:date="2026-10-02T11:00:00Z">
                  <w:rPr>
                    <w:sz w:val="18"/>
                    <w:szCs w:val="18"/>
                  </w:rPr>
                </w:rPrChange>
              </w:rPr>
            </w:pPr>
          </w:p>
        </w:tc>
      </w:tr>
      <w:tr w14:paraId="4D2A5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C56A45C">
            <w:pPr>
              <w:rPr>
                <w:sz w:val="18"/>
                <w:szCs w:val="18"/>
                <w:lang w:val="sr-Cyrl-RS"/>
                <w:rPrChange w:id="16323" w:author="Milan Stojkov" w:date="2026-10-02T11:00:00Z">
                  <w:rPr>
                    <w:sz w:val="18"/>
                    <w:szCs w:val="18"/>
                  </w:rPr>
                </w:rPrChange>
              </w:rPr>
            </w:pPr>
            <w:r>
              <w:rPr>
                <w:sz w:val="18"/>
                <w:szCs w:val="18"/>
                <w:lang w:val="sr-Cyrl-RS"/>
                <w:rPrChange w:id="16324" w:author="Milan Stojkov" w:date="2026-10-02T11:00:00Z">
                  <w:rPr>
                    <w:sz w:val="18"/>
                    <w:szCs w:val="18"/>
                  </w:rPr>
                </w:rPrChange>
              </w:rPr>
              <w:t xml:space="preserve">Defended on, </w:t>
            </w:r>
            <w:r>
              <w:rPr>
                <w:b/>
                <w:bCs/>
                <w:sz w:val="18"/>
                <w:szCs w:val="18"/>
                <w:lang w:val="sr-Cyrl-RS"/>
                <w:rPrChange w:id="16325" w:author="Milan Stojkov" w:date="2026-10-02T11:00:00Z">
                  <w:rPr>
                    <w:b/>
                    <w:bCs/>
                    <w:sz w:val="18"/>
                    <w:szCs w:val="18"/>
                  </w:rPr>
                </w:rPrChange>
              </w:rPr>
              <w:t>DE</w:t>
            </w:r>
            <w:r>
              <w:rPr>
                <w:sz w:val="18"/>
                <w:szCs w:val="18"/>
                <w:lang w:val="sr-Cyrl-RS"/>
                <w:rPrChange w:id="16326"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2EC4546">
            <w:pPr>
              <w:rPr>
                <w:sz w:val="18"/>
                <w:szCs w:val="18"/>
                <w:lang w:val="sr-Cyrl-RS"/>
                <w:rPrChange w:id="16327" w:author="Milan Stojkov" w:date="2026-10-02T11:00:00Z">
                  <w:rPr>
                    <w:sz w:val="18"/>
                    <w:szCs w:val="18"/>
                  </w:rPr>
                </w:rPrChange>
              </w:rPr>
            </w:pPr>
          </w:p>
        </w:tc>
      </w:tr>
      <w:tr w14:paraId="0D5F5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D8A80C6">
            <w:pPr>
              <w:rPr>
                <w:sz w:val="18"/>
                <w:szCs w:val="18"/>
                <w:lang w:val="sr-Cyrl-RS"/>
                <w:rPrChange w:id="16328" w:author="Milan Stojkov" w:date="2026-10-02T11:00:00Z">
                  <w:rPr>
                    <w:sz w:val="18"/>
                    <w:szCs w:val="18"/>
                  </w:rPr>
                </w:rPrChange>
              </w:rPr>
            </w:pPr>
            <w:r>
              <w:rPr>
                <w:sz w:val="18"/>
                <w:szCs w:val="18"/>
                <w:lang w:val="sr-Cyrl-RS"/>
                <w:rPrChange w:id="16329" w:author="Milan Stojkov" w:date="2026-10-02T11:00:00Z">
                  <w:rPr>
                    <w:sz w:val="18"/>
                    <w:szCs w:val="18"/>
                  </w:rPr>
                </w:rPrChange>
              </w:rPr>
              <w:t xml:space="preserve">Defense board, </w:t>
            </w:r>
            <w:r>
              <w:rPr>
                <w:b/>
                <w:bCs/>
                <w:sz w:val="18"/>
                <w:szCs w:val="18"/>
                <w:lang w:val="sr-Cyrl-RS"/>
                <w:rPrChange w:id="16330" w:author="Milan Stojkov" w:date="2026-10-02T11:00:00Z">
                  <w:rPr>
                    <w:b/>
                    <w:bCs/>
                    <w:sz w:val="18"/>
                    <w:szCs w:val="18"/>
                  </w:rPr>
                </w:rPrChange>
              </w:rPr>
              <w:t>DB</w:t>
            </w:r>
            <w:r>
              <w:rPr>
                <w:sz w:val="18"/>
                <w:szCs w:val="18"/>
                <w:lang w:val="sr-Cyrl-RS"/>
                <w:rPrChange w:id="16331" w:author="Milan Stojkov" w:date="2026-10-02T11:00:00Z">
                  <w:rPr>
                    <w:sz w:val="18"/>
                    <w:szCs w:val="18"/>
                  </w:rPr>
                </w:rPrChange>
              </w:rPr>
              <w: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57B119B">
            <w:pPr>
              <w:rPr>
                <w:sz w:val="18"/>
                <w:szCs w:val="18"/>
                <w:lang w:val="sr-Cyrl-RS"/>
                <w:rPrChange w:id="16332" w:author="Milan Stojkov" w:date="2026-10-02T11:00:00Z">
                  <w:rPr>
                    <w:sz w:val="18"/>
                    <w:szCs w:val="18"/>
                  </w:rPr>
                </w:rPrChange>
              </w:rPr>
            </w:pPr>
          </w:p>
        </w:tc>
      </w:tr>
      <w:tr w14:paraId="250DE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D21C039">
            <w:pPr>
              <w:rPr>
                <w:sz w:val="18"/>
                <w:szCs w:val="18"/>
                <w:lang w:val="sr-Cyrl-RS"/>
                <w:rPrChange w:id="16333" w:author="Milan Stojkov" w:date="2026-10-02T11:00:00Z">
                  <w:rPr>
                    <w:sz w:val="18"/>
                    <w:szCs w:val="18"/>
                  </w:rPr>
                </w:rPrChange>
              </w:rPr>
            </w:pPr>
            <w:r>
              <w:rPr>
                <w:sz w:val="18"/>
                <w:szCs w:val="18"/>
                <w:lang w:val="sr-Cyrl-RS"/>
                <w:rPrChange w:id="16334" w:author="Milan Stojkov" w:date="2026-10-02T11:00:00Z">
                  <w:rPr>
                    <w:sz w:val="18"/>
                    <w:szCs w:val="18"/>
                  </w:rPr>
                </w:rPrChange>
              </w:rPr>
              <w:t xml:space="preserve">     president</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2D80A3F">
            <w:pPr>
              <w:rPr>
                <w:sz w:val="18"/>
                <w:szCs w:val="18"/>
                <w:lang w:val="sr-Cyrl-RS"/>
                <w:rPrChange w:id="16335" w:author="Milan Stojkov" w:date="2026-10-02T11:00:00Z">
                  <w:rPr>
                    <w:sz w:val="18"/>
                    <w:szCs w:val="18"/>
                  </w:rPr>
                </w:rPrChange>
              </w:rPr>
            </w:pPr>
          </w:p>
        </w:tc>
      </w:tr>
      <w:tr w14:paraId="7A772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26D6B2D">
            <w:pPr>
              <w:rPr>
                <w:sz w:val="18"/>
                <w:szCs w:val="18"/>
                <w:lang w:val="sr-Cyrl-RS"/>
                <w:rPrChange w:id="16336" w:author="Milan Stojkov" w:date="2026-10-02T11:00:00Z">
                  <w:rPr>
                    <w:sz w:val="18"/>
                    <w:szCs w:val="18"/>
                  </w:rPr>
                </w:rPrChange>
              </w:rPr>
            </w:pPr>
            <w:r>
              <w:rPr>
                <w:sz w:val="18"/>
                <w:szCs w:val="18"/>
                <w:lang w:val="sr-Cyrl-RS"/>
                <w:rPrChange w:id="16337" w:author="Milan Stojkov" w:date="2026-10-02T11:00:00Z">
                  <w:rPr>
                    <w:sz w:val="18"/>
                    <w:szCs w:val="18"/>
                  </w:rPr>
                </w:rPrChange>
              </w:rPr>
              <w:t xml:space="preserve">     member</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AB55B2A">
            <w:pPr>
              <w:rPr>
                <w:sz w:val="18"/>
                <w:szCs w:val="18"/>
                <w:lang w:val="sr-Cyrl-RS"/>
                <w:rPrChange w:id="16338" w:author="Milan Stojkov" w:date="2026-10-02T11:00:00Z">
                  <w:rPr>
                    <w:sz w:val="18"/>
                    <w:szCs w:val="18"/>
                  </w:rPr>
                </w:rPrChange>
              </w:rPr>
            </w:pPr>
          </w:p>
        </w:tc>
      </w:tr>
      <w:tr w14:paraId="00772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17" w:hRule="atLeast"/>
        </w:trPr>
        <w:tc>
          <w:tcPr>
            <w:tcW w:w="251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93EDE74">
            <w:pPr>
              <w:rPr>
                <w:sz w:val="18"/>
                <w:szCs w:val="18"/>
                <w:lang w:val="sr-Cyrl-RS"/>
                <w:rPrChange w:id="16339" w:author="Milan Stojkov" w:date="2026-10-02T11:00:00Z">
                  <w:rPr>
                    <w:sz w:val="18"/>
                    <w:szCs w:val="18"/>
                  </w:rPr>
                </w:rPrChange>
              </w:rPr>
            </w:pPr>
            <w:r>
              <w:rPr>
                <w:sz w:val="18"/>
                <w:szCs w:val="18"/>
                <w:lang w:val="sr-Cyrl-RS"/>
                <w:rPrChange w:id="16340" w:author="Milan Stojkov" w:date="2026-10-02T11:00:00Z">
                  <w:rPr>
                    <w:sz w:val="18"/>
                    <w:szCs w:val="18"/>
                  </w:rPr>
                </w:rPrChange>
              </w:rPr>
              <w:t xml:space="preserve">     mentor</w:t>
            </w:r>
          </w:p>
        </w:tc>
        <w:tc>
          <w:tcPr>
            <w:tcW w:w="44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BE8E3C8">
            <w:pPr>
              <w:rPr>
                <w:sz w:val="18"/>
                <w:szCs w:val="18"/>
                <w:lang w:val="sr-Cyrl-RS"/>
                <w:rPrChange w:id="16341" w:author="Milan Stojkov" w:date="2026-10-02T11:00:00Z">
                  <w:rPr>
                    <w:sz w:val="18"/>
                    <w:szCs w:val="18"/>
                  </w:rPr>
                </w:rPrChange>
              </w:rPr>
            </w:pPr>
            <w:r>
              <w:rPr>
                <w:sz w:val="18"/>
                <w:szCs w:val="18"/>
                <w:lang w:val="sr-Cyrl-RS"/>
                <w:rPrChange w:id="16342" w:author="Milan Stojkov" w:date="2026-10-02T11:00:00Z">
                  <w:rPr>
                    <w:sz w:val="18"/>
                    <w:szCs w:val="18"/>
                  </w:rPr>
                </w:rPrChange>
              </w:rPr>
              <w:t>Milan Stojkov, PhD, assistant professor</w:t>
            </w:r>
          </w:p>
        </w:tc>
      </w:tr>
      <w:tr w14:paraId="574E4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9" w:hRule="atLeast"/>
        </w:trPr>
        <w:tc>
          <w:tcPr>
            <w:tcW w:w="6927" w:type="dxa"/>
            <w:gridSpan w:val="2"/>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6633752">
            <w:pPr>
              <w:rPr>
                <w:sz w:val="18"/>
                <w:szCs w:val="18"/>
                <w:lang w:val="sr-Cyrl-RS"/>
                <w:rPrChange w:id="16343" w:author="Milan Stojkov" w:date="2026-10-02T11:00:00Z">
                  <w:rPr>
                    <w:sz w:val="18"/>
                    <w:szCs w:val="18"/>
                  </w:rPr>
                </w:rPrChange>
              </w:rPr>
            </w:pPr>
            <w:r>
              <w:rPr>
                <w:sz w:val="18"/>
                <w:szCs w:val="18"/>
                <w:lang w:val="sr-Cyrl-RS"/>
                <w:rPrChange w:id="16344" w:author="Milan Stojkov" w:date="2026-10-02T11:00:00Z">
                  <w:rPr>
                    <w:sz w:val="18"/>
                    <w:szCs w:val="18"/>
                  </w:rPr>
                </w:rPrChange>
              </w:rPr>
              <w:t>Mentor’s signature</w:t>
            </w:r>
          </w:p>
        </w:tc>
      </w:tr>
    </w:tbl>
    <w:p w14:paraId="70550602">
      <w:pPr>
        <w:rPr>
          <w:del w:id="16345" w:author="Milica Radić" w:date="2026-10-04T01:31:38Z"/>
          <w:color w:val="000000"/>
          <w:sz w:val="22"/>
          <w:szCs w:val="22"/>
          <w:lang w:val="sr-Cyrl-RS"/>
          <w:rPrChange w:id="16346" w:author="Milan Stojkov" w:date="2026-10-02T11:00:00Z">
            <w:rPr>
              <w:del w:id="16347" w:author="Milica Radić" w:date="2026-10-04T01:31:38Z"/>
              <w:color w:val="000000"/>
              <w:sz w:val="22"/>
              <w:szCs w:val="22"/>
            </w:rPr>
          </w:rPrChange>
        </w:rPr>
      </w:pPr>
    </w:p>
    <w:p w14:paraId="0595899C">
      <w:pPr>
        <w:rPr>
          <w:ins w:id="16348" w:author="Milica Radić" w:date="2026-10-04T15:48:06Z"/>
          <w:lang w:val="sr-Cyrl-RS"/>
        </w:rPr>
      </w:pPr>
      <w:ins w:id="16349" w:author="Milica Radić" w:date="2026-10-04T15:48:06Z">
        <w:r>
          <w:rPr>
            <w:lang w:val="sr-Cyrl-RS"/>
          </w:rPr>
          <w:br w:type="page"/>
        </w:r>
      </w:ins>
    </w:p>
    <w:p w14:paraId="0EE565C1">
      <w:pPr>
        <w:rPr>
          <w:ins w:id="16350" w:author="Milica Radić" w:date="2026-10-04T15:48:07Z"/>
          <w:lang w:val="sr-Cyrl-RS"/>
        </w:rPr>
      </w:pPr>
      <w:ins w:id="16351" w:author="Milica Radić" w:date="2026-10-04T15:48:07Z">
        <w:r>
          <w:rPr>
            <w:lang w:val="sr-Cyrl-RS"/>
          </w:rPr>
          <w:br w:type="page"/>
        </w:r>
      </w:ins>
    </w:p>
    <w:p w14:paraId="529CD1B3">
      <w:pPr>
        <w:rPr>
          <w:ins w:id="16352" w:author="Milica Radić" w:date="2026-10-04T01:31:24Z"/>
          <w:lang w:val="sr-Cyrl-RS"/>
        </w:rPr>
        <w:sectPr>
          <w:type w:val="oddPage"/>
          <w:pgSz w:w="9979" w:h="14169"/>
          <w:pgMar w:top="1440" w:right="1440" w:bottom="1440" w:left="1440" w:header="720" w:footer="720" w:gutter="0"/>
          <w:cols w:space="0" w:num="1"/>
          <w:rtlGutter w:val="0"/>
          <w:docGrid w:linePitch="0" w:charSpace="0"/>
        </w:sectPr>
      </w:pPr>
    </w:p>
    <w:p w14:paraId="08D47038">
      <w:pPr>
        <w:rPr>
          <w:lang w:val="sr-Cyrl-RS"/>
          <w:rPrChange w:id="16353" w:author="Milan Stojkov" w:date="2026-10-02T11:00:00Z">
            <w:rPr/>
          </w:rPrChange>
        </w:rPr>
      </w:pPr>
      <w:del w:id="16354" w:author="Milica Radić" w:date="2026-10-04T01:31:36Z">
        <w:r>
          <w:rPr>
            <w:lang w:val="sr-Cyrl-RS"/>
            <w:rPrChange w:id="16355" w:author="Milan Stojkov" w:date="2026-10-02T11:00:00Z">
              <w:rPr/>
            </w:rPrChange>
          </w:rPr>
          <w:br w:type="page"/>
        </w:r>
      </w:del>
    </w:p>
    <w:tbl>
      <w:tblPr>
        <w:tblStyle w:val="120"/>
        <w:tblW w:w="9293" w:type="dxa"/>
        <w:tblInd w:w="4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1"/>
        <w:gridCol w:w="6279"/>
      </w:tblGrid>
      <w:tr w14:paraId="442A1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45" w:hRule="atLeast"/>
          <w:del w:id="16356" w:author="Milica Radić" w:date="2026-10-04T01:18:36Z"/>
        </w:trPr>
        <w:tc>
          <w:tcPr>
            <w:tcW w:w="1131" w:type="dxa"/>
            <w:vMerge w:val="restart"/>
            <w:tcBorders>
              <w:top w:val="single" w:color="000000" w:sz="12" w:space="0"/>
              <w:left w:val="single" w:color="000000" w:sz="12" w:space="0"/>
              <w:bottom w:val="nil"/>
              <w:right w:val="nil"/>
            </w:tcBorders>
            <w:tcMar>
              <w:top w:w="0" w:type="dxa"/>
              <w:left w:w="0" w:type="dxa"/>
              <w:bottom w:w="0" w:type="dxa"/>
              <w:right w:w="0" w:type="dxa"/>
            </w:tcMar>
            <w:vAlign w:val="center"/>
          </w:tcPr>
          <w:p w14:paraId="58E1C0A0">
            <w:pPr>
              <w:jc w:val="center"/>
              <w:rPr>
                <w:del w:id="16357" w:author="Milica Radić" w:date="2026-10-04T01:18:36Z"/>
                <w:rFonts w:ascii="Arial" w:hAnsi="Arial" w:eastAsia="Arial" w:cs="Arial"/>
                <w:sz w:val="20"/>
                <w:szCs w:val="20"/>
                <w:lang w:val="sr-Cyrl-RS"/>
                <w:rPrChange w:id="16358" w:author="Milan Stojkov" w:date="2026-10-02T11:00:00Z">
                  <w:rPr>
                    <w:del w:id="16359" w:author="Milica Radić" w:date="2026-10-04T01:18:36Z"/>
                    <w:rFonts w:ascii="Arial" w:hAnsi="Arial" w:eastAsia="Arial" w:cs="Arial"/>
                    <w:sz w:val="20"/>
                    <w:szCs w:val="20"/>
                  </w:rPr>
                </w:rPrChange>
              </w:rPr>
            </w:pPr>
            <w:del w:id="16360" w:author="Milica Radić" w:date="2026-10-04T01:22:37Z">
              <w:r>
                <w:rPr>
                  <w:lang w:val="sr-Cyrl-RS"/>
                  <w:rPrChange w:id="16363" w:author="Milan Stojkov" w:date="2026-10-02T11:00:00Z">
                    <w:rPr/>
                  </w:rPrChange>
                </w:rPr>
                <w:drawing>
                  <wp:inline distT="0" distB="0" distL="0" distR="0">
                    <wp:extent cx="781050" cy="857250"/>
                    <wp:effectExtent l="0" t="0" r="0" b="0"/>
                    <wp:docPr id="249180210" name="image13.png"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249180210" name="image13.png" descr="A black and white logo&#10;&#10;AI-generated content may be incorrect."/>
                            <pic:cNvPicPr preferRelativeResize="0"/>
                          </pic:nvPicPr>
                          <pic:blipFill>
                            <a:blip r:embed="rId22"/>
                            <a:srcRect/>
                            <a:stretch>
                              <a:fillRect/>
                            </a:stretch>
                          </pic:blipFill>
                          <pic:spPr>
                            <a:xfrm>
                              <a:off x="0" y="0"/>
                              <a:ext cx="781050" cy="857250"/>
                            </a:xfrm>
                            <a:prstGeom prst="rect">
                              <a:avLst/>
                            </a:prstGeom>
                          </pic:spPr>
                        </pic:pic>
                      </a:graphicData>
                    </a:graphic>
                  </wp:inline>
                </w:drawing>
              </w:r>
            </w:del>
          </w:p>
        </w:tc>
        <w:tc>
          <w:tcPr>
            <w:tcW w:w="6279" w:type="dxa"/>
            <w:vMerge w:val="restart"/>
            <w:tcBorders>
              <w:top w:val="single" w:color="000000" w:sz="12" w:space="0"/>
              <w:left w:val="single" w:color="000000" w:sz="12" w:space="0"/>
              <w:bottom w:val="nil"/>
              <w:right w:val="single" w:color="000000" w:sz="12" w:space="0"/>
            </w:tcBorders>
            <w:tcMar>
              <w:top w:w="0" w:type="dxa"/>
              <w:left w:w="0" w:type="dxa"/>
              <w:bottom w:w="0" w:type="dxa"/>
              <w:right w:w="0" w:type="dxa"/>
            </w:tcMar>
          </w:tcPr>
          <w:p w14:paraId="67A7A160">
            <w:pPr>
              <w:pBdr>
                <w:top w:val="none" w:color="auto" w:sz="0" w:space="0"/>
                <w:left w:val="none" w:color="auto" w:sz="0" w:space="0"/>
                <w:bottom w:val="none" w:color="auto" w:sz="0" w:space="0"/>
                <w:right w:val="none" w:color="auto" w:sz="0" w:space="0"/>
                <w:between w:val="none" w:color="auto" w:sz="0" w:space="0"/>
              </w:pBdr>
              <w:spacing w:before="120"/>
              <w:ind w:left="57" w:right="57"/>
              <w:jc w:val="center"/>
              <w:rPr>
                <w:del w:id="16364" w:author="Milica Radić" w:date="2026-10-04T01:22:37Z"/>
                <w:rFonts w:ascii="Arial" w:hAnsi="Arial" w:eastAsia="Arial" w:cs="Arial"/>
                <w:color w:val="000000"/>
                <w:sz w:val="20"/>
                <w:szCs w:val="20"/>
                <w:lang w:val="sr-Cyrl-RS"/>
                <w:rPrChange w:id="16365" w:author="Milan Stojkov" w:date="2026-10-02T11:00:00Z">
                  <w:rPr>
                    <w:del w:id="16366" w:author="Milica Radić" w:date="2026-10-04T01:22:37Z"/>
                    <w:rFonts w:ascii="Arial" w:hAnsi="Arial" w:eastAsia="Arial" w:cs="Arial"/>
                    <w:color w:val="000000"/>
                    <w:sz w:val="20"/>
                    <w:szCs w:val="20"/>
                  </w:rPr>
                </w:rPrChange>
              </w:rPr>
            </w:pPr>
            <w:del w:id="16367" w:author="Milica Radić" w:date="2026-10-04T01:22:37Z">
              <w:r>
                <w:rPr>
                  <w:rFonts w:ascii="Arial" w:hAnsi="Arial" w:eastAsia="Arial" w:cs="Arial"/>
                  <w:color w:val="000000"/>
                  <w:sz w:val="20"/>
                  <w:szCs w:val="20"/>
                  <w:lang w:val="sr-Cyrl-RS"/>
                  <w:rPrChange w:id="16368" w:author="Milan Stojkov" w:date="2026-10-02T11:00:00Z">
                    <w:rPr>
                      <w:rFonts w:ascii="Arial" w:hAnsi="Arial" w:eastAsia="Arial" w:cs="Arial"/>
                      <w:color w:val="000000"/>
                      <w:sz w:val="20"/>
                      <w:szCs w:val="20"/>
                    </w:rPr>
                  </w:rPrChange>
                </w:rPr>
                <w:delText xml:space="preserve">УНИВЕРЗИТЕТ У НОВОМ САДУ </w:delText>
              </w:r>
            </w:del>
            <w:del w:id="16369" w:author="Milica Radić" w:date="2026-10-04T01:22:37Z">
              <w:r>
                <w:rPr>
                  <w:rFonts w:ascii="Wingdings" w:hAnsi="Wingdings" w:eastAsia="Wingdings" w:cs="Wingdings"/>
                  <w:color w:val="000000"/>
                  <w:sz w:val="16"/>
                  <w:szCs w:val="16"/>
                  <w:lang w:val="sr-Cyrl-RS"/>
                  <w:rPrChange w:id="16370" w:author="Milan Stojkov" w:date="2026-10-02T11:00:00Z">
                    <w:rPr>
                      <w:rFonts w:ascii="Wingdings" w:hAnsi="Wingdings" w:eastAsia="Wingdings" w:cs="Wingdings"/>
                      <w:color w:val="000000"/>
                      <w:sz w:val="16"/>
                      <w:szCs w:val="16"/>
                    </w:rPr>
                  </w:rPrChange>
                </w:rPr>
                <w:delText>●</w:delText>
              </w:r>
            </w:del>
            <w:del w:id="16371" w:author="Milica Radić" w:date="2026-10-04T01:22:37Z">
              <w:r>
                <w:rPr>
                  <w:rFonts w:ascii="Arial" w:hAnsi="Arial" w:eastAsia="Arial" w:cs="Arial"/>
                  <w:color w:val="000000"/>
                  <w:sz w:val="20"/>
                  <w:szCs w:val="20"/>
                  <w:lang w:val="sr-Cyrl-RS"/>
                  <w:rPrChange w:id="16372" w:author="Milan Stojkov" w:date="2026-10-02T11:00:00Z">
                    <w:rPr>
                      <w:rFonts w:ascii="Arial" w:hAnsi="Arial" w:eastAsia="Arial" w:cs="Arial"/>
                      <w:color w:val="000000"/>
                      <w:sz w:val="20"/>
                      <w:szCs w:val="20"/>
                    </w:rPr>
                  </w:rPrChange>
                </w:rPr>
                <w:delText xml:space="preserve"> </w:delText>
              </w:r>
            </w:del>
            <w:del w:id="16373" w:author="Milica Radić" w:date="2026-10-04T01:22:37Z">
              <w:r>
                <w:rPr>
                  <w:rFonts w:ascii="Arial" w:hAnsi="Arial" w:eastAsia="Arial" w:cs="Arial"/>
                  <w:b/>
                  <w:bCs/>
                  <w:color w:val="000000"/>
                  <w:sz w:val="20"/>
                  <w:szCs w:val="20"/>
                  <w:lang w:val="sr-Cyrl-RS"/>
                  <w:rPrChange w:id="16374" w:author="Milan Stojkov" w:date="2026-10-02T11:00:00Z">
                    <w:rPr>
                      <w:rFonts w:ascii="Arial" w:hAnsi="Arial" w:eastAsia="Arial" w:cs="Arial"/>
                      <w:b/>
                      <w:bCs/>
                      <w:color w:val="000000"/>
                      <w:sz w:val="20"/>
                      <w:szCs w:val="20"/>
                    </w:rPr>
                  </w:rPrChange>
                </w:rPr>
                <w:delText>ФАКУЛТЕТ ТЕХНИЧКИХ НАУКА</w:delText>
              </w:r>
            </w:del>
            <w:del w:id="16375" w:author="Milica Radić" w:date="2026-10-04T01:22:37Z">
              <w:r>
                <w:rPr>
                  <w:rFonts w:ascii="Arial" w:hAnsi="Arial" w:eastAsia="Arial" w:cs="Arial"/>
                  <w:color w:val="000000"/>
                  <w:sz w:val="20"/>
                  <w:szCs w:val="20"/>
                  <w:lang w:val="sr-Cyrl-RS"/>
                  <w:rPrChange w:id="16376" w:author="Milan Stojkov" w:date="2026-10-02T11:00:00Z">
                    <w:rPr>
                      <w:rFonts w:ascii="Arial" w:hAnsi="Arial" w:eastAsia="Arial" w:cs="Arial"/>
                      <w:color w:val="000000"/>
                      <w:sz w:val="20"/>
                      <w:szCs w:val="20"/>
                    </w:rPr>
                  </w:rPrChange>
                </w:rPr>
                <w:delText xml:space="preserve"> </w:delText>
              </w:r>
            </w:del>
          </w:p>
          <w:p w14:paraId="24E6C541">
            <w:pPr>
              <w:pBdr>
                <w:top w:val="none" w:color="auto" w:sz="0" w:space="0"/>
                <w:left w:val="none" w:color="auto" w:sz="0" w:space="0"/>
                <w:bottom w:val="none" w:color="auto" w:sz="0" w:space="0"/>
                <w:right w:val="none" w:color="auto" w:sz="0" w:space="0"/>
                <w:between w:val="none" w:color="auto" w:sz="0" w:space="0"/>
              </w:pBdr>
              <w:spacing w:before="20"/>
              <w:ind w:left="142" w:right="142"/>
              <w:jc w:val="center"/>
              <w:rPr>
                <w:del w:id="16377" w:author="Milica Radić" w:date="2026-10-04T01:18:36Z"/>
                <w:rFonts w:ascii="Arial" w:hAnsi="Arial" w:eastAsia="Arial" w:cs="Arial"/>
                <w:color w:val="000000"/>
                <w:sz w:val="20"/>
                <w:szCs w:val="20"/>
                <w:lang w:val="sr-Cyrl-RS"/>
                <w:rPrChange w:id="16378" w:author="Milan Stojkov" w:date="2026-10-02T11:00:00Z">
                  <w:rPr>
                    <w:del w:id="16379" w:author="Milica Radić" w:date="2026-10-04T01:18:36Z"/>
                    <w:rFonts w:ascii="Arial" w:hAnsi="Arial" w:eastAsia="Arial" w:cs="Arial"/>
                    <w:color w:val="000000"/>
                    <w:sz w:val="20"/>
                    <w:szCs w:val="20"/>
                  </w:rPr>
                </w:rPrChange>
              </w:rPr>
            </w:pPr>
            <w:del w:id="16380" w:author="Milica Radić" w:date="2026-10-04T01:22:37Z">
              <w:r>
                <w:rPr>
                  <w:rFonts w:ascii="Arial" w:hAnsi="Arial" w:eastAsia="Arial" w:cs="Arial"/>
                  <w:color w:val="000000"/>
                  <w:sz w:val="20"/>
                  <w:szCs w:val="20"/>
                  <w:lang w:val="sr-Cyrl-RS"/>
                  <w:rPrChange w:id="16381" w:author="Milan Stojkov" w:date="2026-10-02T11:00:00Z">
                    <w:rPr>
                      <w:rFonts w:ascii="Arial" w:hAnsi="Arial" w:eastAsia="Arial" w:cs="Arial"/>
                      <w:color w:val="000000"/>
                      <w:sz w:val="20"/>
                      <w:szCs w:val="20"/>
                    </w:rPr>
                  </w:rPrChange>
                </w:rPr>
                <w:delText>21000 НОВИ САД, Трг Доситеја Обрадовића 6</w:delText>
              </w:r>
            </w:del>
          </w:p>
        </w:tc>
      </w:tr>
      <w:tr w14:paraId="4C8C1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45" w:hRule="atLeast"/>
          <w:del w:id="16382" w:author="Milica Radić" w:date="2026-10-04T01:18:36Z"/>
        </w:trPr>
        <w:tc>
          <w:tcPr>
            <w:tcW w:w="1131" w:type="dxa"/>
            <w:vMerge w:val="continue"/>
            <w:tcBorders>
              <w:top w:val="single" w:color="000000" w:sz="12" w:space="0"/>
              <w:left w:val="single" w:color="000000" w:sz="12" w:space="0"/>
              <w:bottom w:val="nil"/>
              <w:right w:val="nil"/>
            </w:tcBorders>
            <w:tcMar>
              <w:top w:w="0" w:type="dxa"/>
              <w:left w:w="0" w:type="dxa"/>
              <w:bottom w:w="0" w:type="dxa"/>
              <w:right w:w="0" w:type="dxa"/>
            </w:tcMar>
            <w:vAlign w:val="center"/>
          </w:tcPr>
          <w:p w14:paraId="1EFD2BB9">
            <w:pPr>
              <w:widowControl w:val="0"/>
              <w:pBdr>
                <w:top w:val="none" w:color="auto" w:sz="0" w:space="0"/>
                <w:left w:val="none" w:color="auto" w:sz="0" w:space="0"/>
                <w:bottom w:val="none" w:color="auto" w:sz="0" w:space="0"/>
                <w:right w:val="none" w:color="auto" w:sz="0" w:space="0"/>
                <w:between w:val="none" w:color="auto" w:sz="0" w:space="0"/>
              </w:pBdr>
              <w:spacing w:line="276" w:lineRule="auto"/>
              <w:rPr>
                <w:del w:id="16383" w:author="Milica Radić" w:date="2026-10-04T01:18:36Z"/>
                <w:rFonts w:ascii="Arial" w:hAnsi="Arial" w:eastAsia="Arial" w:cs="Arial"/>
                <w:color w:val="000000"/>
                <w:sz w:val="20"/>
                <w:szCs w:val="20"/>
                <w:lang w:val="sr-Cyrl-RS"/>
                <w:rPrChange w:id="16384" w:author="Milan Stojkov" w:date="2026-10-02T11:00:00Z">
                  <w:rPr>
                    <w:del w:id="16385" w:author="Milica Radić" w:date="2026-10-04T01:18:36Z"/>
                    <w:rFonts w:ascii="Arial" w:hAnsi="Arial" w:eastAsia="Arial" w:cs="Arial"/>
                    <w:color w:val="000000"/>
                    <w:sz w:val="20"/>
                    <w:szCs w:val="20"/>
                  </w:rPr>
                </w:rPrChange>
              </w:rPr>
            </w:pPr>
          </w:p>
        </w:tc>
        <w:tc>
          <w:tcPr>
            <w:tcW w:w="6279" w:type="dxa"/>
            <w:vMerge w:val="continue"/>
            <w:tcBorders>
              <w:top w:val="single" w:color="000000" w:sz="12" w:space="0"/>
              <w:left w:val="single" w:color="000000" w:sz="12" w:space="0"/>
              <w:bottom w:val="nil"/>
              <w:right w:val="single" w:color="000000" w:sz="12" w:space="0"/>
            </w:tcBorders>
            <w:tcMar>
              <w:top w:w="0" w:type="dxa"/>
              <w:left w:w="0" w:type="dxa"/>
              <w:bottom w:w="0" w:type="dxa"/>
              <w:right w:w="0" w:type="dxa"/>
            </w:tcMar>
          </w:tcPr>
          <w:p w14:paraId="71831366">
            <w:pPr>
              <w:widowControl w:val="0"/>
              <w:pBdr>
                <w:top w:val="none" w:color="auto" w:sz="0" w:space="0"/>
                <w:left w:val="none" w:color="auto" w:sz="0" w:space="0"/>
                <w:bottom w:val="none" w:color="auto" w:sz="0" w:space="0"/>
                <w:right w:val="none" w:color="auto" w:sz="0" w:space="0"/>
                <w:between w:val="none" w:color="auto" w:sz="0" w:space="0"/>
              </w:pBdr>
              <w:spacing w:line="276" w:lineRule="auto"/>
              <w:rPr>
                <w:del w:id="16386" w:author="Milica Radić" w:date="2026-10-04T01:18:36Z"/>
                <w:rFonts w:ascii="Arial" w:hAnsi="Arial" w:eastAsia="Arial" w:cs="Arial"/>
                <w:color w:val="000000"/>
                <w:sz w:val="20"/>
                <w:szCs w:val="20"/>
                <w:lang w:val="sr-Cyrl-RS"/>
                <w:rPrChange w:id="16387" w:author="Milan Stojkov" w:date="2026-10-02T11:00:00Z">
                  <w:rPr>
                    <w:del w:id="16388" w:author="Milica Radić" w:date="2026-10-04T01:18:36Z"/>
                    <w:rFonts w:ascii="Arial" w:hAnsi="Arial" w:eastAsia="Arial" w:cs="Arial"/>
                    <w:color w:val="000000"/>
                    <w:sz w:val="20"/>
                    <w:szCs w:val="20"/>
                  </w:rPr>
                </w:rPrChange>
              </w:rPr>
            </w:pPr>
          </w:p>
        </w:tc>
      </w:tr>
      <w:tr w14:paraId="54615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45" w:hRule="atLeast"/>
          <w:del w:id="16389" w:author="Milica Radić" w:date="2026-10-04T01:18:36Z"/>
        </w:trPr>
        <w:tc>
          <w:tcPr>
            <w:tcW w:w="1131" w:type="dxa"/>
            <w:vMerge w:val="continue"/>
            <w:tcBorders>
              <w:top w:val="single" w:color="000000" w:sz="12" w:space="0"/>
              <w:left w:val="single" w:color="000000" w:sz="12" w:space="0"/>
              <w:bottom w:val="nil"/>
              <w:right w:val="nil"/>
            </w:tcBorders>
            <w:tcMar>
              <w:top w:w="0" w:type="dxa"/>
              <w:left w:w="0" w:type="dxa"/>
              <w:bottom w:w="0" w:type="dxa"/>
              <w:right w:w="0" w:type="dxa"/>
            </w:tcMar>
            <w:vAlign w:val="center"/>
          </w:tcPr>
          <w:p w14:paraId="363E8717">
            <w:pPr>
              <w:widowControl w:val="0"/>
              <w:pBdr>
                <w:top w:val="none" w:color="auto" w:sz="0" w:space="0"/>
                <w:left w:val="none" w:color="auto" w:sz="0" w:space="0"/>
                <w:bottom w:val="none" w:color="auto" w:sz="0" w:space="0"/>
                <w:right w:val="none" w:color="auto" w:sz="0" w:space="0"/>
                <w:between w:val="none" w:color="auto" w:sz="0" w:space="0"/>
              </w:pBdr>
              <w:spacing w:line="276" w:lineRule="auto"/>
              <w:rPr>
                <w:del w:id="16390" w:author="Milica Radić" w:date="2026-10-04T01:18:36Z"/>
                <w:rFonts w:ascii="Arial" w:hAnsi="Arial" w:eastAsia="Arial" w:cs="Arial"/>
                <w:color w:val="000000"/>
                <w:sz w:val="20"/>
                <w:szCs w:val="20"/>
                <w:lang w:val="sr-Cyrl-RS"/>
                <w:rPrChange w:id="16391" w:author="Milan Stojkov" w:date="2026-10-02T11:00:00Z">
                  <w:rPr>
                    <w:del w:id="16392" w:author="Milica Radić" w:date="2026-10-04T01:18:36Z"/>
                    <w:rFonts w:ascii="Arial" w:hAnsi="Arial" w:eastAsia="Arial" w:cs="Arial"/>
                    <w:color w:val="000000"/>
                    <w:sz w:val="20"/>
                    <w:szCs w:val="20"/>
                  </w:rPr>
                </w:rPrChange>
              </w:rPr>
            </w:pPr>
          </w:p>
        </w:tc>
        <w:tc>
          <w:tcPr>
            <w:tcW w:w="6279" w:type="dxa"/>
            <w:vMerge w:val="restart"/>
            <w:tcBorders>
              <w:top w:val="nil"/>
              <w:left w:val="single" w:color="000000" w:sz="12" w:space="0"/>
              <w:bottom w:val="nil"/>
              <w:right w:val="single" w:color="000000" w:sz="12" w:space="0"/>
            </w:tcBorders>
            <w:shd w:val="clear" w:color="auto" w:fill="E6E6E6"/>
            <w:tcMar>
              <w:top w:w="0" w:type="dxa"/>
              <w:left w:w="0" w:type="dxa"/>
              <w:bottom w:w="0" w:type="dxa"/>
              <w:right w:w="0" w:type="dxa"/>
            </w:tcMar>
            <w:vAlign w:val="center"/>
          </w:tcPr>
          <w:p w14:paraId="17D152C7">
            <w:pPr>
              <w:pBdr>
                <w:top w:val="none" w:color="auto" w:sz="0" w:space="0"/>
                <w:left w:val="none" w:color="auto" w:sz="0" w:space="0"/>
                <w:bottom w:val="none" w:color="auto" w:sz="0" w:space="0"/>
                <w:right w:val="none" w:color="auto" w:sz="0" w:space="0"/>
                <w:between w:val="none" w:color="auto" w:sz="0" w:space="0"/>
              </w:pBdr>
              <w:ind w:left="142" w:right="142"/>
              <w:jc w:val="center"/>
              <w:rPr>
                <w:del w:id="16393" w:author="Milica Radić" w:date="2026-10-04T01:18:36Z"/>
                <w:rFonts w:ascii="Arial" w:hAnsi="Arial" w:eastAsia="Arial" w:cs="Arial"/>
                <w:b/>
                <w:bCs/>
                <w:color w:val="000000"/>
                <w:sz w:val="28"/>
                <w:szCs w:val="28"/>
                <w:lang w:val="sr-Cyrl-RS"/>
                <w:rPrChange w:id="16394" w:author="Milan Stojkov" w:date="2026-10-02T11:00:00Z">
                  <w:rPr>
                    <w:del w:id="16395" w:author="Milica Radić" w:date="2026-10-04T01:18:36Z"/>
                    <w:rFonts w:ascii="Arial" w:hAnsi="Arial" w:eastAsia="Arial" w:cs="Arial"/>
                    <w:b/>
                    <w:bCs/>
                    <w:color w:val="000000"/>
                    <w:sz w:val="28"/>
                    <w:szCs w:val="28"/>
                  </w:rPr>
                </w:rPrChange>
              </w:rPr>
            </w:pPr>
            <w:del w:id="16396" w:author="Milica Radić" w:date="2026-10-04T01:22:37Z">
              <w:r>
                <w:rPr>
                  <w:rFonts w:ascii="Arial" w:hAnsi="Arial" w:eastAsia="Arial" w:cs="Arial"/>
                  <w:b/>
                  <w:bCs/>
                  <w:color w:val="000000"/>
                  <w:sz w:val="28"/>
                  <w:szCs w:val="28"/>
                  <w:lang w:val="sr-Cyrl-RS"/>
                  <w:rPrChange w:id="16397" w:author="Milan Stojkov" w:date="2026-10-02T11:00:00Z">
                    <w:rPr>
                      <w:rFonts w:ascii="Arial" w:hAnsi="Arial" w:eastAsia="Arial" w:cs="Arial"/>
                      <w:b/>
                      <w:bCs/>
                      <w:color w:val="000000"/>
                      <w:sz w:val="28"/>
                      <w:szCs w:val="28"/>
                    </w:rPr>
                  </w:rPrChange>
                </w:rPr>
                <w:delText>ИЗЈАВА О НЕПОСТОЈАЊУ СУКОБА ИНТЕРЕСА</w:delText>
              </w:r>
            </w:del>
          </w:p>
        </w:tc>
      </w:tr>
      <w:tr w14:paraId="747FF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70" w:hRule="atLeast"/>
          <w:del w:id="16398" w:author="Milica Radić" w:date="2026-10-04T01:18:36Z"/>
        </w:trPr>
        <w:tc>
          <w:tcPr>
            <w:tcW w:w="1131" w:type="dxa"/>
            <w:vMerge w:val="continue"/>
            <w:tcBorders>
              <w:top w:val="single" w:color="000000" w:sz="12" w:space="0"/>
              <w:left w:val="single" w:color="000000" w:sz="12" w:space="0"/>
              <w:bottom w:val="nil"/>
              <w:right w:val="nil"/>
            </w:tcBorders>
            <w:tcMar>
              <w:top w:w="0" w:type="dxa"/>
              <w:left w:w="0" w:type="dxa"/>
              <w:bottom w:w="0" w:type="dxa"/>
              <w:right w:w="0" w:type="dxa"/>
            </w:tcMar>
            <w:vAlign w:val="center"/>
          </w:tcPr>
          <w:p w14:paraId="34A58595">
            <w:pPr>
              <w:widowControl w:val="0"/>
              <w:pBdr>
                <w:top w:val="none" w:color="auto" w:sz="0" w:space="0"/>
                <w:left w:val="none" w:color="auto" w:sz="0" w:space="0"/>
                <w:bottom w:val="none" w:color="auto" w:sz="0" w:space="0"/>
                <w:right w:val="none" w:color="auto" w:sz="0" w:space="0"/>
                <w:between w:val="none" w:color="auto" w:sz="0" w:space="0"/>
              </w:pBdr>
              <w:spacing w:line="276" w:lineRule="auto"/>
              <w:rPr>
                <w:del w:id="16399" w:author="Milica Radić" w:date="2026-10-04T01:18:36Z"/>
                <w:rFonts w:ascii="Arial" w:hAnsi="Arial" w:eastAsia="Arial" w:cs="Arial"/>
                <w:b/>
                <w:bCs/>
                <w:color w:val="000000"/>
                <w:sz w:val="28"/>
                <w:szCs w:val="28"/>
                <w:lang w:val="sr-Cyrl-RS"/>
                <w:rPrChange w:id="16400" w:author="Milan Stojkov" w:date="2026-10-02T11:00:00Z">
                  <w:rPr>
                    <w:del w:id="16401" w:author="Milica Radić" w:date="2026-10-04T01:18:36Z"/>
                    <w:rFonts w:ascii="Arial" w:hAnsi="Arial" w:eastAsia="Arial" w:cs="Arial"/>
                    <w:b/>
                    <w:bCs/>
                    <w:color w:val="000000"/>
                    <w:sz w:val="28"/>
                    <w:szCs w:val="28"/>
                  </w:rPr>
                </w:rPrChange>
              </w:rPr>
            </w:pPr>
          </w:p>
        </w:tc>
        <w:tc>
          <w:tcPr>
            <w:tcW w:w="6279" w:type="dxa"/>
            <w:vMerge w:val="continue"/>
            <w:tcBorders>
              <w:top w:val="nil"/>
              <w:left w:val="single" w:color="000000" w:sz="12" w:space="0"/>
              <w:bottom w:val="nil"/>
              <w:right w:val="single" w:color="000000" w:sz="12" w:space="0"/>
            </w:tcBorders>
            <w:shd w:val="clear" w:color="auto" w:fill="E6E6E6"/>
            <w:tcMar>
              <w:top w:w="0" w:type="dxa"/>
              <w:left w:w="0" w:type="dxa"/>
              <w:bottom w:w="0" w:type="dxa"/>
              <w:right w:w="0" w:type="dxa"/>
            </w:tcMar>
            <w:vAlign w:val="center"/>
          </w:tcPr>
          <w:p w14:paraId="4D02839D">
            <w:pPr>
              <w:widowControl w:val="0"/>
              <w:pBdr>
                <w:top w:val="none" w:color="auto" w:sz="0" w:space="0"/>
                <w:left w:val="none" w:color="auto" w:sz="0" w:space="0"/>
                <w:bottom w:val="none" w:color="auto" w:sz="0" w:space="0"/>
                <w:right w:val="none" w:color="auto" w:sz="0" w:space="0"/>
                <w:between w:val="none" w:color="auto" w:sz="0" w:space="0"/>
              </w:pBdr>
              <w:spacing w:line="276" w:lineRule="auto"/>
              <w:rPr>
                <w:del w:id="16402" w:author="Milica Radić" w:date="2026-10-04T01:18:36Z"/>
                <w:rFonts w:ascii="Arial" w:hAnsi="Arial" w:eastAsia="Arial" w:cs="Arial"/>
                <w:b/>
                <w:bCs/>
                <w:color w:val="000000"/>
                <w:sz w:val="28"/>
                <w:szCs w:val="28"/>
                <w:lang w:val="sr-Cyrl-RS"/>
                <w:rPrChange w:id="16403" w:author="Milan Stojkov" w:date="2026-10-02T11:00:00Z">
                  <w:rPr>
                    <w:del w:id="16404" w:author="Milica Radić" w:date="2026-10-04T01:18:36Z"/>
                    <w:rFonts w:ascii="Arial" w:hAnsi="Arial" w:eastAsia="Arial" w:cs="Arial"/>
                    <w:b/>
                    <w:bCs/>
                    <w:color w:val="000000"/>
                    <w:sz w:val="28"/>
                    <w:szCs w:val="28"/>
                  </w:rPr>
                </w:rPrChange>
              </w:rPr>
            </w:pPr>
          </w:p>
        </w:tc>
      </w:tr>
    </w:tbl>
    <w:p w14:paraId="6C9CFAD0">
      <w:pPr>
        <w:spacing w:before="280" w:after="280"/>
        <w:jc w:val="both"/>
        <w:rPr>
          <w:del w:id="16405" w:author="Milica Radić" w:date="2026-10-04T01:18:36Z"/>
          <w:rFonts w:ascii="Arial" w:hAnsi="Arial" w:eastAsia="Arial" w:cs="Arial"/>
          <w:lang w:val="sr-Cyrl-RS"/>
          <w:rPrChange w:id="16406" w:author="Milan Stojkov" w:date="2026-10-02T11:00:00Z">
            <w:rPr>
              <w:del w:id="16407" w:author="Milica Radić" w:date="2026-10-04T01:18:36Z"/>
              <w:rFonts w:ascii="Arial" w:hAnsi="Arial" w:eastAsia="Arial" w:cs="Arial"/>
            </w:rPr>
          </w:rPrChange>
        </w:rPr>
      </w:pPr>
      <w:del w:id="16408" w:author="Milica Radić" w:date="2026-10-04T01:18:36Z">
        <w:r>
          <w:rPr>
            <w:rFonts w:ascii="Arial" w:hAnsi="Arial" w:eastAsia="Arial" w:cs="Arial"/>
            <w:lang w:val="sr-Cyrl-RS"/>
            <w:rPrChange w:id="16409" w:author="Milan Stojkov" w:date="2026-10-02T11:00:00Z">
              <w:rPr>
                <w:rFonts w:ascii="Arial" w:hAnsi="Arial" w:eastAsia="Arial" w:cs="Arial"/>
              </w:rPr>
            </w:rPrChange>
          </w:rPr>
          <w:delText>Изјављујем да нисам у сукобу интереса у односу ментор – кандидат и да нисам 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ментор-кандидат.</w:delText>
        </w:r>
      </w:del>
    </w:p>
    <w:p w14:paraId="5D4EE317">
      <w:pPr>
        <w:spacing w:before="280" w:after="280"/>
        <w:jc w:val="both"/>
        <w:rPr>
          <w:del w:id="16410" w:author="Milica Radić" w:date="2026-10-04T01:18:36Z"/>
          <w:rFonts w:ascii="Arial" w:hAnsi="Arial" w:eastAsia="Arial" w:cs="Arial"/>
          <w:lang w:val="sr-Cyrl-RS"/>
          <w:rPrChange w:id="16411" w:author="Milan Stojkov" w:date="2026-10-02T11:00:00Z">
            <w:rPr>
              <w:del w:id="16412" w:author="Milica Radić" w:date="2026-10-04T01:18:36Z"/>
              <w:rFonts w:ascii="Arial" w:hAnsi="Arial" w:eastAsia="Arial" w:cs="Arial"/>
            </w:rPr>
          </w:rPrChange>
        </w:rPr>
      </w:pPr>
      <w:del w:id="16413" w:author="Milica Radić" w:date="2026-10-04T01:18:36Z">
        <w:r>
          <w:rPr>
            <w:rFonts w:ascii="Arial" w:hAnsi="Arial" w:eastAsia="Arial" w:cs="Arial"/>
            <w:lang w:val="sr-Cyrl-RS"/>
            <w:rPrChange w:id="16414" w:author="Milan Stojkov" w:date="2026-10-02T11:00:00Z">
              <w:rPr>
                <w:rFonts w:ascii="Arial" w:hAnsi="Arial" w:eastAsia="Arial" w:cs="Arial"/>
              </w:rPr>
            </w:rPrChange>
          </w:rPr>
          <w:delText> </w:delText>
        </w:r>
      </w:del>
    </w:p>
    <w:p w14:paraId="366AC7FE">
      <w:pPr>
        <w:spacing w:before="280" w:after="280"/>
        <w:jc w:val="both"/>
        <w:rPr>
          <w:del w:id="16415" w:author="Milica Radić" w:date="2026-10-04T01:18:36Z"/>
          <w:rFonts w:ascii="Arial" w:hAnsi="Arial" w:eastAsia="Arial" w:cs="Arial"/>
          <w:lang w:val="sr-Cyrl-RS"/>
          <w:rPrChange w:id="16416" w:author="Milan Stojkov" w:date="2026-10-02T11:00:00Z">
            <w:rPr>
              <w:del w:id="16417" w:author="Milica Radić" w:date="2026-10-04T01:18:36Z"/>
              <w:rFonts w:ascii="Arial" w:hAnsi="Arial" w:eastAsia="Arial" w:cs="Arial"/>
            </w:rPr>
          </w:rPrChange>
        </w:rPr>
      </w:pPr>
      <w:del w:id="16418" w:author="Milica Radić" w:date="2026-10-04T01:18:36Z">
        <w:r>
          <w:rPr>
            <w:rFonts w:ascii="Arial" w:hAnsi="Arial" w:eastAsia="Arial" w:cs="Arial"/>
            <w:lang w:val="sr-Cyrl-RS"/>
            <w:rPrChange w:id="16419" w:author="Milan Stojkov" w:date="2026-10-02T11:00:00Z">
              <w:rPr>
                <w:rFonts w:ascii="Arial" w:hAnsi="Arial" w:eastAsia="Arial" w:cs="Arial"/>
              </w:rPr>
            </w:rPrChange>
          </w:rPr>
          <w:delText>У Новом Саду, дана ____________</w:delText>
        </w:r>
      </w:del>
    </w:p>
    <w:tbl>
      <w:tblPr>
        <w:tblStyle w:val="9"/>
        <w:tblW w:w="0" w:type="auto"/>
        <w:tblInd w:w="467"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131"/>
        <w:gridCol w:w="6279"/>
      </w:tblGrid>
      <w:tr w14:paraId="2C0D21B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44" w:hRule="atLeast"/>
          <w:ins w:id="16420" w:author="Milica Radić" w:date="2026-10-04T01:26:34Z"/>
        </w:trPr>
        <w:tc>
          <w:tcPr>
            <w:tcW w:w="1131" w:type="dxa"/>
            <w:vMerge w:val="restart"/>
          </w:tcPr>
          <w:p w14:paraId="66C5D0B7">
            <w:pPr>
              <w:pStyle w:val="125"/>
              <w:spacing w:before="0"/>
              <w:ind w:left="78" w:right="-15"/>
              <w:rPr>
                <w:ins w:id="16421" w:author="Milica Radić" w:date="2026-10-04T01:26:34Z"/>
                <w:rFonts w:ascii="Calibri"/>
                <w:sz w:val="20"/>
              </w:rPr>
            </w:pPr>
            <w:ins w:id="16422" w:author="Milica Radić" w:date="2026-10-04T01:26:34Z">
              <w:r>
                <w:rPr>
                  <w:rFonts w:ascii="Calibri"/>
                  <w:sz w:val="20"/>
                </w:rPr>
                <w:drawing>
                  <wp:inline distT="0" distB="0" distL="0" distR="0">
                    <wp:extent cx="630555" cy="690245"/>
                    <wp:effectExtent l="0" t="0" r="4445" b="8255"/>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630566" cy="690752"/>
                            </a:xfrm>
                            <a:prstGeom prst="rect">
                              <a:avLst/>
                            </a:prstGeom>
                          </pic:spPr>
                        </pic:pic>
                      </a:graphicData>
                    </a:graphic>
                  </wp:inline>
                </w:drawing>
              </w:r>
            </w:ins>
          </w:p>
        </w:tc>
        <w:tc>
          <w:tcPr>
            <w:tcW w:w="6279" w:type="dxa"/>
          </w:tcPr>
          <w:p w14:paraId="6408797D">
            <w:pPr>
              <w:pStyle w:val="125"/>
              <w:spacing w:before="92"/>
              <w:ind w:left="38"/>
              <w:jc w:val="center"/>
              <w:rPr>
                <w:ins w:id="16424" w:author="Milica Radić" w:date="2026-10-04T01:26:34Z"/>
                <w:b/>
                <w:sz w:val="16"/>
              </w:rPr>
            </w:pPr>
            <w:ins w:id="16425" w:author="Milica Radić" w:date="2026-10-04T01:26:34Z">
              <w:r>
                <w:rPr>
                  <w:spacing w:val="-6"/>
                  <w:sz w:val="16"/>
                </w:rPr>
                <w:t>УНИВЕРЗИТЕТ</w:t>
              </w:r>
            </w:ins>
            <w:ins w:id="16426" w:author="Milica Radić" w:date="2026-10-04T01:26:34Z">
              <w:r>
                <w:rPr>
                  <w:spacing w:val="-11"/>
                  <w:sz w:val="16"/>
                </w:rPr>
                <w:t xml:space="preserve"> </w:t>
              </w:r>
            </w:ins>
            <w:ins w:id="16427" w:author="Milica Radić" w:date="2026-10-04T01:26:34Z">
              <w:r>
                <w:rPr>
                  <w:spacing w:val="-6"/>
                  <w:sz w:val="16"/>
                </w:rPr>
                <w:t>У</w:t>
              </w:r>
            </w:ins>
            <w:ins w:id="16428" w:author="Milica Radić" w:date="2026-10-04T01:26:34Z">
              <w:r>
                <w:rPr>
                  <w:spacing w:val="-9"/>
                  <w:sz w:val="16"/>
                </w:rPr>
                <w:t xml:space="preserve"> </w:t>
              </w:r>
            </w:ins>
            <w:ins w:id="16429" w:author="Milica Radić" w:date="2026-10-04T01:26:34Z">
              <w:r>
                <w:rPr>
                  <w:spacing w:val="-6"/>
                  <w:sz w:val="16"/>
                </w:rPr>
                <w:t>НОВОМ</w:t>
              </w:r>
            </w:ins>
            <w:ins w:id="16430" w:author="Milica Radić" w:date="2026-10-04T01:26:34Z">
              <w:r>
                <w:rPr>
                  <w:spacing w:val="-10"/>
                  <w:sz w:val="16"/>
                </w:rPr>
                <w:t xml:space="preserve"> </w:t>
              </w:r>
            </w:ins>
            <w:ins w:id="16431" w:author="Milica Radić" w:date="2026-10-04T01:26:34Z">
              <w:r>
                <w:rPr>
                  <w:spacing w:val="-6"/>
                  <w:sz w:val="16"/>
                </w:rPr>
                <w:t>САДУ</w:t>
              </w:r>
            </w:ins>
            <w:ins w:id="16432" w:author="Milica Radić" w:date="2026-10-04T01:26:34Z">
              <w:r>
                <w:rPr>
                  <w:spacing w:val="-3"/>
                  <w:sz w:val="16"/>
                </w:rPr>
                <w:t xml:space="preserve"> </w:t>
              </w:r>
            </w:ins>
            <w:ins w:id="16433" w:author="Milica Radić" w:date="2026-10-04T01:26:34Z">
              <w:r>
                <w:rPr>
                  <w:spacing w:val="-6"/>
                  <w:sz w:val="12"/>
                </w:rPr>
                <w:t>●</w:t>
              </w:r>
            </w:ins>
            <w:ins w:id="16434" w:author="Milica Radić" w:date="2026-10-04T01:26:34Z">
              <w:r>
                <w:rPr>
                  <w:spacing w:val="16"/>
                  <w:sz w:val="12"/>
                </w:rPr>
                <w:t xml:space="preserve"> </w:t>
              </w:r>
            </w:ins>
            <w:ins w:id="16435" w:author="Milica Radić" w:date="2026-10-04T01:26:34Z">
              <w:r>
                <w:rPr>
                  <w:b/>
                  <w:spacing w:val="-6"/>
                  <w:sz w:val="16"/>
                </w:rPr>
                <w:t>ФАКУЛТЕТ</w:t>
              </w:r>
            </w:ins>
            <w:ins w:id="16436" w:author="Milica Radić" w:date="2026-10-04T01:26:34Z">
              <w:r>
                <w:rPr>
                  <w:b/>
                  <w:spacing w:val="-10"/>
                  <w:sz w:val="16"/>
                </w:rPr>
                <w:t xml:space="preserve"> </w:t>
              </w:r>
            </w:ins>
            <w:ins w:id="16437" w:author="Milica Radić" w:date="2026-10-04T01:26:34Z">
              <w:r>
                <w:rPr>
                  <w:b/>
                  <w:spacing w:val="-6"/>
                  <w:sz w:val="16"/>
                </w:rPr>
                <w:t>ТЕХНИЧКИХ</w:t>
              </w:r>
            </w:ins>
            <w:ins w:id="16438" w:author="Milica Radić" w:date="2026-10-04T01:26:34Z">
              <w:r>
                <w:rPr>
                  <w:b/>
                  <w:spacing w:val="-9"/>
                  <w:sz w:val="16"/>
                </w:rPr>
                <w:t xml:space="preserve"> </w:t>
              </w:r>
            </w:ins>
            <w:ins w:id="16439" w:author="Milica Radić" w:date="2026-10-04T01:26:34Z">
              <w:r>
                <w:rPr>
                  <w:b/>
                  <w:spacing w:val="-6"/>
                  <w:sz w:val="16"/>
                </w:rPr>
                <w:t>НАУКА</w:t>
              </w:r>
            </w:ins>
          </w:p>
          <w:p w14:paraId="1CD069D3">
            <w:pPr>
              <w:pStyle w:val="125"/>
              <w:spacing w:before="16"/>
              <w:ind w:left="38" w:right="2"/>
              <w:jc w:val="center"/>
              <w:rPr>
                <w:ins w:id="16440" w:author="Milica Radić" w:date="2026-10-04T01:26:34Z"/>
                <w:sz w:val="16"/>
              </w:rPr>
            </w:pPr>
            <w:ins w:id="16441" w:author="Milica Radić" w:date="2026-10-04T01:26:34Z">
              <w:r>
                <w:rPr>
                  <w:sz w:val="16"/>
                </w:rPr>
                <w:t>2</w:t>
              </w:r>
            </w:ins>
            <w:ins w:id="16442" w:author="Milica Radić" w:date="2026-10-04T01:26:34Z">
              <w:r>
                <w:rPr>
                  <w:spacing w:val="-25"/>
                  <w:sz w:val="16"/>
                </w:rPr>
                <w:t xml:space="preserve"> </w:t>
              </w:r>
            </w:ins>
            <w:ins w:id="16443" w:author="Milica Radić" w:date="2026-10-04T01:26:34Z">
              <w:r>
                <w:rPr>
                  <w:sz w:val="16"/>
                </w:rPr>
                <w:t>1</w:t>
              </w:r>
            </w:ins>
            <w:ins w:id="16444" w:author="Milica Radić" w:date="2026-10-04T01:26:34Z">
              <w:r>
                <w:rPr>
                  <w:spacing w:val="-25"/>
                  <w:sz w:val="16"/>
                </w:rPr>
                <w:t xml:space="preserve"> </w:t>
              </w:r>
            </w:ins>
            <w:ins w:id="16445" w:author="Milica Radić" w:date="2026-10-04T01:26:34Z">
              <w:r>
                <w:rPr>
                  <w:sz w:val="16"/>
                </w:rPr>
                <w:t>0</w:t>
              </w:r>
            </w:ins>
            <w:ins w:id="16446" w:author="Milica Radić" w:date="2026-10-04T01:26:34Z">
              <w:r>
                <w:rPr>
                  <w:spacing w:val="-25"/>
                  <w:sz w:val="16"/>
                </w:rPr>
                <w:t xml:space="preserve"> </w:t>
              </w:r>
            </w:ins>
            <w:ins w:id="16447" w:author="Milica Radić" w:date="2026-10-04T01:26:34Z">
              <w:r>
                <w:rPr>
                  <w:sz w:val="16"/>
                </w:rPr>
                <w:t>0</w:t>
              </w:r>
            </w:ins>
            <w:ins w:id="16448" w:author="Milica Radić" w:date="2026-10-04T01:26:34Z">
              <w:r>
                <w:rPr>
                  <w:spacing w:val="-24"/>
                  <w:sz w:val="16"/>
                </w:rPr>
                <w:t xml:space="preserve"> </w:t>
              </w:r>
            </w:ins>
            <w:ins w:id="16449" w:author="Milica Radić" w:date="2026-10-04T01:26:34Z">
              <w:r>
                <w:rPr>
                  <w:sz w:val="16"/>
                </w:rPr>
                <w:t>0</w:t>
              </w:r>
            </w:ins>
            <w:ins w:id="16450" w:author="Milica Radić" w:date="2026-10-04T01:26:34Z">
              <w:r>
                <w:rPr>
                  <w:spacing w:val="41"/>
                  <w:sz w:val="16"/>
                </w:rPr>
                <w:t xml:space="preserve"> </w:t>
              </w:r>
            </w:ins>
            <w:ins w:id="16451" w:author="Milica Radić" w:date="2026-10-04T01:26:34Z">
              <w:r>
                <w:rPr>
                  <w:sz w:val="16"/>
                </w:rPr>
                <w:t>Н</w:t>
              </w:r>
            </w:ins>
            <w:ins w:id="16452" w:author="Milica Radić" w:date="2026-10-04T01:26:34Z">
              <w:r>
                <w:rPr>
                  <w:spacing w:val="-24"/>
                  <w:sz w:val="16"/>
                </w:rPr>
                <w:t xml:space="preserve"> </w:t>
              </w:r>
            </w:ins>
            <w:ins w:id="16453" w:author="Milica Radić" w:date="2026-10-04T01:26:34Z">
              <w:r>
                <w:rPr>
                  <w:sz w:val="16"/>
                </w:rPr>
                <w:t>О</w:t>
              </w:r>
            </w:ins>
            <w:ins w:id="16454" w:author="Milica Radić" w:date="2026-10-04T01:26:34Z">
              <w:r>
                <w:rPr>
                  <w:spacing w:val="-25"/>
                  <w:sz w:val="16"/>
                </w:rPr>
                <w:t xml:space="preserve"> </w:t>
              </w:r>
            </w:ins>
            <w:ins w:id="16455" w:author="Milica Radić" w:date="2026-10-04T01:26:34Z">
              <w:r>
                <w:rPr>
                  <w:sz w:val="16"/>
                </w:rPr>
                <w:t>В</w:t>
              </w:r>
            </w:ins>
            <w:ins w:id="16456" w:author="Milica Radić" w:date="2026-10-04T01:26:34Z">
              <w:r>
                <w:rPr>
                  <w:spacing w:val="-23"/>
                  <w:sz w:val="16"/>
                </w:rPr>
                <w:t xml:space="preserve"> </w:t>
              </w:r>
            </w:ins>
            <w:ins w:id="16457" w:author="Milica Radić" w:date="2026-10-04T01:26:34Z">
              <w:r>
                <w:rPr>
                  <w:sz w:val="16"/>
                </w:rPr>
                <w:t>И</w:t>
              </w:r>
            </w:ins>
            <w:ins w:id="16458" w:author="Milica Radić" w:date="2026-10-04T01:26:34Z">
              <w:r>
                <w:rPr>
                  <w:spacing w:val="41"/>
                  <w:sz w:val="16"/>
                </w:rPr>
                <w:t xml:space="preserve"> </w:t>
              </w:r>
            </w:ins>
            <w:ins w:id="16459" w:author="Milica Radić" w:date="2026-10-04T01:26:34Z">
              <w:r>
                <w:rPr>
                  <w:sz w:val="16"/>
                </w:rPr>
                <w:t>СА</w:t>
              </w:r>
            </w:ins>
            <w:ins w:id="16460" w:author="Milica Radić" w:date="2026-10-04T01:26:34Z">
              <w:r>
                <w:rPr>
                  <w:spacing w:val="-19"/>
                  <w:sz w:val="16"/>
                </w:rPr>
                <w:t xml:space="preserve"> </w:t>
              </w:r>
            </w:ins>
            <w:ins w:id="16461" w:author="Milica Radić" w:date="2026-10-04T01:26:34Z">
              <w:r>
                <w:rPr>
                  <w:sz w:val="16"/>
                </w:rPr>
                <w:t>Д</w:t>
              </w:r>
            </w:ins>
            <w:ins w:id="16462" w:author="Milica Radić" w:date="2026-10-04T01:26:34Z">
              <w:r>
                <w:rPr>
                  <w:spacing w:val="-24"/>
                  <w:sz w:val="16"/>
                </w:rPr>
                <w:t xml:space="preserve"> </w:t>
              </w:r>
            </w:ins>
            <w:ins w:id="16463" w:author="Milica Radić" w:date="2026-10-04T01:26:34Z">
              <w:r>
                <w:rPr>
                  <w:sz w:val="16"/>
                </w:rPr>
                <w:t>,</w:t>
              </w:r>
            </w:ins>
            <w:ins w:id="16464" w:author="Milica Radić" w:date="2026-10-04T01:26:34Z">
              <w:r>
                <w:rPr>
                  <w:spacing w:val="42"/>
                  <w:sz w:val="16"/>
                </w:rPr>
                <w:t xml:space="preserve"> </w:t>
              </w:r>
            </w:ins>
            <w:ins w:id="16465" w:author="Milica Radić" w:date="2026-10-04T01:26:34Z">
              <w:r>
                <w:rPr>
                  <w:sz w:val="16"/>
                </w:rPr>
                <w:t>Тр</w:t>
              </w:r>
            </w:ins>
            <w:ins w:id="16466" w:author="Milica Radić" w:date="2026-10-04T01:26:34Z">
              <w:r>
                <w:rPr>
                  <w:spacing w:val="-25"/>
                  <w:sz w:val="16"/>
                </w:rPr>
                <w:t xml:space="preserve"> </w:t>
              </w:r>
            </w:ins>
            <w:ins w:id="16467" w:author="Milica Radić" w:date="2026-10-04T01:26:34Z">
              <w:r>
                <w:rPr>
                  <w:sz w:val="16"/>
                </w:rPr>
                <w:t>г</w:t>
              </w:r>
            </w:ins>
            <w:ins w:id="16468" w:author="Milica Radić" w:date="2026-10-04T01:26:34Z">
              <w:r>
                <w:rPr>
                  <w:spacing w:val="41"/>
                  <w:sz w:val="16"/>
                </w:rPr>
                <w:t xml:space="preserve"> </w:t>
              </w:r>
            </w:ins>
            <w:ins w:id="16469" w:author="Milica Radić" w:date="2026-10-04T01:26:34Z">
              <w:r>
                <w:rPr>
                  <w:sz w:val="16"/>
                </w:rPr>
                <w:t>Д</w:t>
              </w:r>
            </w:ins>
            <w:ins w:id="16470" w:author="Milica Radić" w:date="2026-10-04T01:26:34Z">
              <w:r>
                <w:rPr>
                  <w:spacing w:val="-21"/>
                  <w:sz w:val="16"/>
                </w:rPr>
                <w:t xml:space="preserve"> </w:t>
              </w:r>
            </w:ins>
            <w:ins w:id="16471" w:author="Milica Radić" w:date="2026-10-04T01:26:34Z">
              <w:r>
                <w:rPr>
                  <w:sz w:val="16"/>
                </w:rPr>
                <w:t>о</w:t>
              </w:r>
            </w:ins>
            <w:ins w:id="16472" w:author="Milica Radić" w:date="2026-10-04T01:26:34Z">
              <w:r>
                <w:rPr>
                  <w:spacing w:val="-25"/>
                  <w:sz w:val="16"/>
                </w:rPr>
                <w:t xml:space="preserve"> </w:t>
              </w:r>
            </w:ins>
            <w:ins w:id="16473" w:author="Milica Radić" w:date="2026-10-04T01:26:34Z">
              <w:r>
                <w:rPr>
                  <w:sz w:val="16"/>
                </w:rPr>
                <w:t>с</w:t>
              </w:r>
            </w:ins>
            <w:ins w:id="16474" w:author="Milica Radić" w:date="2026-10-04T01:26:34Z">
              <w:r>
                <w:rPr>
                  <w:spacing w:val="-24"/>
                  <w:sz w:val="16"/>
                </w:rPr>
                <w:t xml:space="preserve"> </w:t>
              </w:r>
            </w:ins>
            <w:ins w:id="16475" w:author="Milica Radić" w:date="2026-10-04T01:26:34Z">
              <w:r>
                <w:rPr>
                  <w:sz w:val="16"/>
                </w:rPr>
                <w:t>и</w:t>
              </w:r>
            </w:ins>
            <w:ins w:id="16476" w:author="Milica Radić" w:date="2026-10-04T01:26:34Z">
              <w:r>
                <w:rPr>
                  <w:spacing w:val="-23"/>
                  <w:sz w:val="16"/>
                </w:rPr>
                <w:t xml:space="preserve"> </w:t>
              </w:r>
            </w:ins>
            <w:ins w:id="16477" w:author="Milica Radić" w:date="2026-10-04T01:26:34Z">
              <w:r>
                <w:rPr>
                  <w:sz w:val="16"/>
                </w:rPr>
                <w:t>те</w:t>
              </w:r>
            </w:ins>
            <w:ins w:id="16478" w:author="Milica Radić" w:date="2026-10-04T01:26:34Z">
              <w:r>
                <w:rPr>
                  <w:spacing w:val="-24"/>
                  <w:sz w:val="16"/>
                </w:rPr>
                <w:t xml:space="preserve"> </w:t>
              </w:r>
            </w:ins>
            <w:ins w:id="16479" w:author="Milica Radić" w:date="2026-10-04T01:26:34Z">
              <w:r>
                <w:rPr>
                  <w:sz w:val="16"/>
                </w:rPr>
                <w:t>ј</w:t>
              </w:r>
            </w:ins>
            <w:ins w:id="16480" w:author="Milica Radić" w:date="2026-10-04T01:26:34Z">
              <w:r>
                <w:rPr>
                  <w:spacing w:val="-25"/>
                  <w:sz w:val="16"/>
                </w:rPr>
                <w:t xml:space="preserve"> </w:t>
              </w:r>
            </w:ins>
            <w:ins w:id="16481" w:author="Milica Radić" w:date="2026-10-04T01:26:34Z">
              <w:r>
                <w:rPr>
                  <w:sz w:val="16"/>
                </w:rPr>
                <w:t>а</w:t>
              </w:r>
            </w:ins>
            <w:ins w:id="16482" w:author="Milica Radić" w:date="2026-10-04T01:26:34Z">
              <w:r>
                <w:rPr>
                  <w:spacing w:val="41"/>
                  <w:sz w:val="16"/>
                </w:rPr>
                <w:t xml:space="preserve"> </w:t>
              </w:r>
            </w:ins>
            <w:ins w:id="16483" w:author="Milica Radić" w:date="2026-10-04T01:26:34Z">
              <w:r>
                <w:rPr>
                  <w:sz w:val="16"/>
                </w:rPr>
                <w:t>О</w:t>
              </w:r>
            </w:ins>
            <w:ins w:id="16484" w:author="Milica Radić" w:date="2026-10-04T01:26:34Z">
              <w:r>
                <w:rPr>
                  <w:spacing w:val="-24"/>
                  <w:sz w:val="16"/>
                </w:rPr>
                <w:t xml:space="preserve"> </w:t>
              </w:r>
            </w:ins>
            <w:ins w:id="16485" w:author="Milica Radić" w:date="2026-10-04T01:26:34Z">
              <w:r>
                <w:rPr>
                  <w:sz w:val="16"/>
                </w:rPr>
                <w:t>б</w:t>
              </w:r>
            </w:ins>
            <w:ins w:id="16486" w:author="Milica Radić" w:date="2026-10-04T01:26:34Z">
              <w:r>
                <w:rPr>
                  <w:spacing w:val="-24"/>
                  <w:sz w:val="16"/>
                </w:rPr>
                <w:t xml:space="preserve"> </w:t>
              </w:r>
            </w:ins>
            <w:ins w:id="16487" w:author="Milica Radić" w:date="2026-10-04T01:26:34Z">
              <w:r>
                <w:rPr>
                  <w:sz w:val="16"/>
                </w:rPr>
                <w:t>р</w:t>
              </w:r>
            </w:ins>
            <w:ins w:id="16488" w:author="Milica Radić" w:date="2026-10-04T01:26:34Z">
              <w:r>
                <w:rPr>
                  <w:spacing w:val="-25"/>
                  <w:sz w:val="16"/>
                </w:rPr>
                <w:t xml:space="preserve"> </w:t>
              </w:r>
            </w:ins>
            <w:ins w:id="16489" w:author="Milica Radić" w:date="2026-10-04T01:26:34Z">
              <w:r>
                <w:rPr>
                  <w:sz w:val="16"/>
                </w:rPr>
                <w:t>а</w:t>
              </w:r>
            </w:ins>
            <w:ins w:id="16490" w:author="Milica Radić" w:date="2026-10-04T01:26:34Z">
              <w:r>
                <w:rPr>
                  <w:spacing w:val="-24"/>
                  <w:sz w:val="16"/>
                </w:rPr>
                <w:t xml:space="preserve"> </w:t>
              </w:r>
            </w:ins>
            <w:ins w:id="16491" w:author="Milica Radić" w:date="2026-10-04T01:26:34Z">
              <w:r>
                <w:rPr>
                  <w:sz w:val="16"/>
                </w:rPr>
                <w:t>д</w:t>
              </w:r>
            </w:ins>
            <w:ins w:id="16492" w:author="Milica Radić" w:date="2026-10-04T01:26:34Z">
              <w:r>
                <w:rPr>
                  <w:spacing w:val="-24"/>
                  <w:sz w:val="16"/>
                </w:rPr>
                <w:t xml:space="preserve"> </w:t>
              </w:r>
            </w:ins>
            <w:ins w:id="16493" w:author="Milica Radić" w:date="2026-10-04T01:26:34Z">
              <w:r>
                <w:rPr>
                  <w:sz w:val="16"/>
                </w:rPr>
                <w:t>о</w:t>
              </w:r>
            </w:ins>
            <w:ins w:id="16494" w:author="Milica Radić" w:date="2026-10-04T01:26:34Z">
              <w:r>
                <w:rPr>
                  <w:spacing w:val="-25"/>
                  <w:sz w:val="16"/>
                </w:rPr>
                <w:t xml:space="preserve"> </w:t>
              </w:r>
            </w:ins>
            <w:ins w:id="16495" w:author="Milica Radić" w:date="2026-10-04T01:26:34Z">
              <w:r>
                <w:rPr>
                  <w:sz w:val="16"/>
                </w:rPr>
                <w:t>в</w:t>
              </w:r>
            </w:ins>
            <w:ins w:id="16496" w:author="Milica Radić" w:date="2026-10-04T01:26:34Z">
              <w:r>
                <w:rPr>
                  <w:spacing w:val="-24"/>
                  <w:sz w:val="16"/>
                </w:rPr>
                <w:t xml:space="preserve"> </w:t>
              </w:r>
            </w:ins>
            <w:ins w:id="16497" w:author="Milica Radić" w:date="2026-10-04T01:26:34Z">
              <w:r>
                <w:rPr>
                  <w:sz w:val="16"/>
                </w:rPr>
                <w:t>и</w:t>
              </w:r>
            </w:ins>
            <w:ins w:id="16498" w:author="Milica Radić" w:date="2026-10-04T01:26:34Z">
              <w:r>
                <w:rPr>
                  <w:spacing w:val="-18"/>
                  <w:sz w:val="16"/>
                </w:rPr>
                <w:t xml:space="preserve"> </w:t>
              </w:r>
            </w:ins>
            <w:ins w:id="16499" w:author="Milica Radić" w:date="2026-10-04T01:26:34Z">
              <w:r>
                <w:rPr>
                  <w:sz w:val="16"/>
                </w:rPr>
                <w:t>ћ</w:t>
              </w:r>
            </w:ins>
            <w:ins w:id="16500" w:author="Milica Radić" w:date="2026-10-04T01:26:34Z">
              <w:r>
                <w:rPr>
                  <w:spacing w:val="-24"/>
                  <w:sz w:val="16"/>
                </w:rPr>
                <w:t xml:space="preserve"> </w:t>
              </w:r>
            </w:ins>
            <w:ins w:id="16501" w:author="Milica Radić" w:date="2026-10-04T01:26:34Z">
              <w:r>
                <w:rPr>
                  <w:sz w:val="16"/>
                </w:rPr>
                <w:t>а</w:t>
              </w:r>
            </w:ins>
            <w:ins w:id="16502" w:author="Milica Radić" w:date="2026-10-04T01:26:34Z">
              <w:r>
                <w:rPr>
                  <w:spacing w:val="40"/>
                  <w:sz w:val="16"/>
                </w:rPr>
                <w:t xml:space="preserve"> </w:t>
              </w:r>
            </w:ins>
            <w:ins w:id="16503" w:author="Milica Radić" w:date="2026-10-04T01:26:34Z">
              <w:r>
                <w:rPr>
                  <w:spacing w:val="-10"/>
                  <w:sz w:val="16"/>
                </w:rPr>
                <w:t>6</w:t>
              </w:r>
            </w:ins>
          </w:p>
        </w:tc>
      </w:tr>
      <w:tr w14:paraId="7645D54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31" w:hRule="atLeast"/>
          <w:ins w:id="16504" w:author="Milica Radić" w:date="2026-10-04T01:26:34Z"/>
        </w:trPr>
        <w:tc>
          <w:tcPr>
            <w:tcW w:w="1131" w:type="dxa"/>
            <w:vMerge w:val="continue"/>
            <w:tcBorders>
              <w:top w:val="nil"/>
            </w:tcBorders>
          </w:tcPr>
          <w:p w14:paraId="53FF629C">
            <w:pPr>
              <w:rPr>
                <w:ins w:id="16505" w:author="Milica Radić" w:date="2026-10-04T01:26:34Z"/>
                <w:sz w:val="2"/>
                <w:szCs w:val="2"/>
              </w:rPr>
            </w:pPr>
          </w:p>
        </w:tc>
        <w:tc>
          <w:tcPr>
            <w:tcW w:w="6279" w:type="dxa"/>
            <w:shd w:val="clear" w:color="auto" w:fill="E4E4E4"/>
          </w:tcPr>
          <w:p w14:paraId="2A57E76B">
            <w:pPr>
              <w:pStyle w:val="125"/>
              <w:spacing w:before="140"/>
              <w:ind w:left="584"/>
              <w:rPr>
                <w:ins w:id="16506" w:author="Milica Radić" w:date="2026-10-04T01:26:34Z"/>
                <w:b/>
                <w:sz w:val="22"/>
              </w:rPr>
            </w:pPr>
            <w:ins w:id="16507" w:author="Milica Radić" w:date="2026-10-04T01:26:34Z">
              <w:r>
                <w:rPr>
                  <w:b/>
                  <w:spacing w:val="-2"/>
                  <w:sz w:val="22"/>
                </w:rPr>
                <w:t>ИЗЈАВА</w:t>
              </w:r>
            </w:ins>
            <w:ins w:id="16508" w:author="Milica Radić" w:date="2026-10-04T01:26:34Z">
              <w:r>
                <w:rPr>
                  <w:b/>
                  <w:spacing w:val="-12"/>
                  <w:sz w:val="22"/>
                </w:rPr>
                <w:t xml:space="preserve"> </w:t>
              </w:r>
            </w:ins>
            <w:ins w:id="16509" w:author="Milica Radić" w:date="2026-10-04T01:26:34Z">
              <w:r>
                <w:rPr>
                  <w:b/>
                  <w:spacing w:val="-2"/>
                  <w:sz w:val="22"/>
                </w:rPr>
                <w:t>О</w:t>
              </w:r>
            </w:ins>
            <w:ins w:id="16510" w:author="Milica Radić" w:date="2026-10-04T01:26:34Z">
              <w:r>
                <w:rPr>
                  <w:b/>
                  <w:spacing w:val="-12"/>
                  <w:sz w:val="22"/>
                </w:rPr>
                <w:t xml:space="preserve"> </w:t>
              </w:r>
            </w:ins>
            <w:ins w:id="16511" w:author="Milica Radić" w:date="2026-10-04T01:26:34Z">
              <w:r>
                <w:rPr>
                  <w:b/>
                  <w:spacing w:val="-2"/>
                  <w:sz w:val="22"/>
                </w:rPr>
                <w:t>НЕПОСТОЈАЊУ</w:t>
              </w:r>
            </w:ins>
            <w:ins w:id="16512" w:author="Milica Radić" w:date="2026-10-04T01:26:34Z">
              <w:r>
                <w:rPr>
                  <w:b/>
                  <w:spacing w:val="-12"/>
                  <w:sz w:val="22"/>
                </w:rPr>
                <w:t xml:space="preserve"> </w:t>
              </w:r>
            </w:ins>
            <w:ins w:id="16513" w:author="Milica Radić" w:date="2026-10-04T01:26:34Z">
              <w:r>
                <w:rPr>
                  <w:b/>
                  <w:spacing w:val="-2"/>
                  <w:sz w:val="22"/>
                </w:rPr>
                <w:t>СУКОБА</w:t>
              </w:r>
            </w:ins>
            <w:ins w:id="16514" w:author="Milica Radić" w:date="2026-10-04T01:26:34Z">
              <w:r>
                <w:rPr>
                  <w:b/>
                  <w:spacing w:val="-12"/>
                  <w:sz w:val="22"/>
                </w:rPr>
                <w:t xml:space="preserve"> </w:t>
              </w:r>
            </w:ins>
            <w:ins w:id="16515" w:author="Milica Radić" w:date="2026-10-04T01:26:34Z">
              <w:r>
                <w:rPr>
                  <w:b/>
                  <w:spacing w:val="-2"/>
                  <w:sz w:val="22"/>
                </w:rPr>
                <w:t>ИНТЕРЕСА</w:t>
              </w:r>
            </w:ins>
          </w:p>
        </w:tc>
      </w:tr>
    </w:tbl>
    <w:p w14:paraId="02BC8312">
      <w:pPr>
        <w:pStyle w:val="10"/>
        <w:rPr>
          <w:ins w:id="16516" w:author="Milica Radić" w:date="2026-10-04T01:26:34Z"/>
          <w:rFonts w:ascii="Calibri"/>
          <w:sz w:val="19"/>
        </w:rPr>
      </w:pPr>
    </w:p>
    <w:p w14:paraId="57734088">
      <w:pPr>
        <w:pStyle w:val="10"/>
        <w:rPr>
          <w:ins w:id="16517" w:author="Milica Radić" w:date="2026-10-04T01:26:34Z"/>
          <w:rFonts w:ascii="Calibri"/>
          <w:sz w:val="19"/>
        </w:rPr>
      </w:pPr>
    </w:p>
    <w:p w14:paraId="2A4B5ADE">
      <w:pPr>
        <w:pStyle w:val="10"/>
        <w:spacing w:before="148"/>
        <w:rPr>
          <w:ins w:id="16518" w:author="Milica Radić" w:date="2026-10-04T01:26:34Z"/>
          <w:rFonts w:ascii="Calibri"/>
          <w:sz w:val="19"/>
        </w:rPr>
      </w:pPr>
    </w:p>
    <w:p w14:paraId="16D1FB2A">
      <w:pPr>
        <w:spacing w:before="0" w:line="314" w:lineRule="auto"/>
        <w:ind w:left="427" w:right="671" w:firstLine="0"/>
        <w:jc w:val="both"/>
        <w:rPr>
          <w:ins w:id="16519" w:author="Milica Radić" w:date="2026-10-04T01:26:34Z"/>
          <w:rFonts w:ascii="Arial" w:hAnsi="Arial"/>
          <w:sz w:val="24"/>
          <w:szCs w:val="40"/>
          <w:rPrChange w:id="16520" w:author="Milica Radić" w:date="2026-10-04T01:27:19Z">
            <w:rPr>
              <w:ins w:id="16521" w:author="Milica Radić" w:date="2026-10-04T01:26:34Z"/>
              <w:rFonts w:ascii="Arial" w:hAnsi="Arial"/>
              <w:sz w:val="19"/>
            </w:rPr>
          </w:rPrChange>
        </w:rPr>
      </w:pPr>
      <w:ins w:id="16522" w:author="Milica Radić" w:date="2026-10-04T01:26:34Z">
        <w:r>
          <w:rPr>
            <w:rFonts w:ascii="Arial" w:hAnsi="Arial"/>
            <w:sz w:val="24"/>
            <w:szCs w:val="40"/>
            <w:rPrChange w:id="16523" w:author="Milica Radić" w:date="2026-10-04T01:27:19Z">
              <w:rPr>
                <w:rFonts w:ascii="Arial" w:hAnsi="Arial"/>
                <w:sz w:val="19"/>
              </w:rPr>
            </w:rPrChange>
          </w:rPr>
          <w:t>Изјављујем</w:t>
        </w:r>
      </w:ins>
      <w:ins w:id="16524" w:author="Milica Radić" w:date="2026-10-04T01:26:34Z">
        <w:r>
          <w:rPr>
            <w:rFonts w:ascii="Arial" w:hAnsi="Arial"/>
            <w:spacing w:val="-11"/>
            <w:sz w:val="24"/>
            <w:szCs w:val="40"/>
            <w:rPrChange w:id="16525" w:author="Milica Radić" w:date="2026-10-04T01:27:19Z">
              <w:rPr>
                <w:rFonts w:ascii="Arial" w:hAnsi="Arial"/>
                <w:spacing w:val="-11"/>
                <w:sz w:val="19"/>
              </w:rPr>
            </w:rPrChange>
          </w:rPr>
          <w:t xml:space="preserve"> </w:t>
        </w:r>
      </w:ins>
      <w:ins w:id="16526" w:author="Milica Radić" w:date="2026-10-04T01:26:34Z">
        <w:r>
          <w:rPr>
            <w:rFonts w:ascii="Arial" w:hAnsi="Arial"/>
            <w:sz w:val="24"/>
            <w:szCs w:val="40"/>
            <w:rPrChange w:id="16527" w:author="Milica Radić" w:date="2026-10-04T01:27:19Z">
              <w:rPr>
                <w:rFonts w:ascii="Arial" w:hAnsi="Arial"/>
                <w:sz w:val="19"/>
              </w:rPr>
            </w:rPrChange>
          </w:rPr>
          <w:t>да</w:t>
        </w:r>
      </w:ins>
      <w:ins w:id="16528" w:author="Milica Radić" w:date="2026-10-04T01:26:34Z">
        <w:r>
          <w:rPr>
            <w:rFonts w:ascii="Arial" w:hAnsi="Arial"/>
            <w:spacing w:val="-10"/>
            <w:sz w:val="24"/>
            <w:szCs w:val="40"/>
            <w:rPrChange w:id="16529" w:author="Milica Radić" w:date="2026-10-04T01:27:19Z">
              <w:rPr>
                <w:rFonts w:ascii="Arial" w:hAnsi="Arial"/>
                <w:spacing w:val="-10"/>
                <w:sz w:val="19"/>
              </w:rPr>
            </w:rPrChange>
          </w:rPr>
          <w:t xml:space="preserve"> </w:t>
        </w:r>
      </w:ins>
      <w:ins w:id="16530" w:author="Milica Radić" w:date="2026-10-04T01:26:34Z">
        <w:r>
          <w:rPr>
            <w:rFonts w:ascii="Arial" w:hAnsi="Arial"/>
            <w:sz w:val="24"/>
            <w:szCs w:val="40"/>
            <w:rPrChange w:id="16531" w:author="Milica Radić" w:date="2026-10-04T01:27:19Z">
              <w:rPr>
                <w:rFonts w:ascii="Arial" w:hAnsi="Arial"/>
                <w:sz w:val="19"/>
              </w:rPr>
            </w:rPrChange>
          </w:rPr>
          <w:t>нисам</w:t>
        </w:r>
      </w:ins>
      <w:ins w:id="16532" w:author="Milica Radić" w:date="2026-10-04T01:26:34Z">
        <w:r>
          <w:rPr>
            <w:rFonts w:ascii="Arial" w:hAnsi="Arial"/>
            <w:spacing w:val="-11"/>
            <w:sz w:val="24"/>
            <w:szCs w:val="40"/>
            <w:rPrChange w:id="16533" w:author="Milica Radić" w:date="2026-10-04T01:27:19Z">
              <w:rPr>
                <w:rFonts w:ascii="Arial" w:hAnsi="Arial"/>
                <w:spacing w:val="-11"/>
                <w:sz w:val="19"/>
              </w:rPr>
            </w:rPrChange>
          </w:rPr>
          <w:t xml:space="preserve"> </w:t>
        </w:r>
      </w:ins>
      <w:ins w:id="16534" w:author="Milica Radić" w:date="2026-10-04T01:26:34Z">
        <w:r>
          <w:rPr>
            <w:rFonts w:ascii="Arial" w:hAnsi="Arial"/>
            <w:sz w:val="24"/>
            <w:szCs w:val="40"/>
            <w:rPrChange w:id="16535" w:author="Milica Radić" w:date="2026-10-04T01:27:19Z">
              <w:rPr>
                <w:rFonts w:ascii="Arial" w:hAnsi="Arial"/>
                <w:sz w:val="19"/>
              </w:rPr>
            </w:rPrChange>
          </w:rPr>
          <w:t>у</w:t>
        </w:r>
      </w:ins>
      <w:ins w:id="16536" w:author="Milica Radić" w:date="2026-10-04T01:26:34Z">
        <w:r>
          <w:rPr>
            <w:rFonts w:ascii="Arial" w:hAnsi="Arial"/>
            <w:spacing w:val="-10"/>
            <w:sz w:val="24"/>
            <w:szCs w:val="40"/>
            <w:rPrChange w:id="16537" w:author="Milica Radić" w:date="2026-10-04T01:27:19Z">
              <w:rPr>
                <w:rFonts w:ascii="Arial" w:hAnsi="Arial"/>
                <w:spacing w:val="-10"/>
                <w:sz w:val="19"/>
              </w:rPr>
            </w:rPrChange>
          </w:rPr>
          <w:t xml:space="preserve"> </w:t>
        </w:r>
      </w:ins>
      <w:ins w:id="16538" w:author="Milica Radić" w:date="2026-10-04T01:26:34Z">
        <w:r>
          <w:rPr>
            <w:rFonts w:ascii="Arial" w:hAnsi="Arial"/>
            <w:sz w:val="24"/>
            <w:szCs w:val="40"/>
            <w:rPrChange w:id="16539" w:author="Milica Radić" w:date="2026-10-04T01:27:19Z">
              <w:rPr>
                <w:rFonts w:ascii="Arial" w:hAnsi="Arial"/>
                <w:sz w:val="19"/>
              </w:rPr>
            </w:rPrChange>
          </w:rPr>
          <w:t>сукобу</w:t>
        </w:r>
      </w:ins>
      <w:ins w:id="16540" w:author="Milica Radić" w:date="2026-10-04T01:26:34Z">
        <w:r>
          <w:rPr>
            <w:rFonts w:ascii="Arial" w:hAnsi="Arial"/>
            <w:spacing w:val="-10"/>
            <w:sz w:val="24"/>
            <w:szCs w:val="40"/>
            <w:rPrChange w:id="16541" w:author="Milica Radić" w:date="2026-10-04T01:27:19Z">
              <w:rPr>
                <w:rFonts w:ascii="Arial" w:hAnsi="Arial"/>
                <w:spacing w:val="-10"/>
                <w:sz w:val="19"/>
              </w:rPr>
            </w:rPrChange>
          </w:rPr>
          <w:t xml:space="preserve"> </w:t>
        </w:r>
      </w:ins>
      <w:ins w:id="16542" w:author="Milica Radić" w:date="2026-10-04T01:26:34Z">
        <w:r>
          <w:rPr>
            <w:rFonts w:ascii="Arial" w:hAnsi="Arial"/>
            <w:sz w:val="24"/>
            <w:szCs w:val="40"/>
            <w:rPrChange w:id="16543" w:author="Milica Radić" w:date="2026-10-04T01:27:19Z">
              <w:rPr>
                <w:rFonts w:ascii="Arial" w:hAnsi="Arial"/>
                <w:sz w:val="19"/>
              </w:rPr>
            </w:rPrChange>
          </w:rPr>
          <w:t>интереса</w:t>
        </w:r>
      </w:ins>
      <w:ins w:id="16544" w:author="Milica Radić" w:date="2026-10-04T01:26:34Z">
        <w:r>
          <w:rPr>
            <w:rFonts w:ascii="Arial" w:hAnsi="Arial"/>
            <w:spacing w:val="-10"/>
            <w:sz w:val="24"/>
            <w:szCs w:val="40"/>
            <w:rPrChange w:id="16545" w:author="Milica Radić" w:date="2026-10-04T01:27:19Z">
              <w:rPr>
                <w:rFonts w:ascii="Arial" w:hAnsi="Arial"/>
                <w:spacing w:val="-10"/>
                <w:sz w:val="19"/>
              </w:rPr>
            </w:rPrChange>
          </w:rPr>
          <w:t xml:space="preserve"> </w:t>
        </w:r>
      </w:ins>
      <w:ins w:id="16546" w:author="Milica Radić" w:date="2026-10-04T01:26:34Z">
        <w:r>
          <w:rPr>
            <w:rFonts w:ascii="Arial" w:hAnsi="Arial"/>
            <w:sz w:val="24"/>
            <w:szCs w:val="40"/>
            <w:rPrChange w:id="16547" w:author="Milica Radić" w:date="2026-10-04T01:27:19Z">
              <w:rPr>
                <w:rFonts w:ascii="Arial" w:hAnsi="Arial"/>
                <w:sz w:val="19"/>
              </w:rPr>
            </w:rPrChange>
          </w:rPr>
          <w:t>у</w:t>
        </w:r>
      </w:ins>
      <w:ins w:id="16548" w:author="Milica Radić" w:date="2026-10-04T01:26:34Z">
        <w:r>
          <w:rPr>
            <w:rFonts w:ascii="Arial" w:hAnsi="Arial"/>
            <w:spacing w:val="-11"/>
            <w:sz w:val="24"/>
            <w:szCs w:val="40"/>
            <w:rPrChange w:id="16549" w:author="Milica Radić" w:date="2026-10-04T01:27:19Z">
              <w:rPr>
                <w:rFonts w:ascii="Arial" w:hAnsi="Arial"/>
                <w:spacing w:val="-11"/>
                <w:sz w:val="19"/>
              </w:rPr>
            </w:rPrChange>
          </w:rPr>
          <w:t xml:space="preserve"> </w:t>
        </w:r>
      </w:ins>
      <w:ins w:id="16550" w:author="Milica Radić" w:date="2026-10-04T01:26:34Z">
        <w:r>
          <w:rPr>
            <w:rFonts w:ascii="Arial" w:hAnsi="Arial"/>
            <w:sz w:val="24"/>
            <w:szCs w:val="40"/>
            <w:rPrChange w:id="16551" w:author="Milica Radić" w:date="2026-10-04T01:27:19Z">
              <w:rPr>
                <w:rFonts w:ascii="Arial" w:hAnsi="Arial"/>
                <w:sz w:val="19"/>
              </w:rPr>
            </w:rPrChange>
          </w:rPr>
          <w:t>односу</w:t>
        </w:r>
      </w:ins>
      <w:ins w:id="16552" w:author="Milica Radić" w:date="2026-10-04T01:26:34Z">
        <w:r>
          <w:rPr>
            <w:rFonts w:ascii="Arial" w:hAnsi="Arial"/>
            <w:spacing w:val="-10"/>
            <w:sz w:val="24"/>
            <w:szCs w:val="40"/>
            <w:rPrChange w:id="16553" w:author="Milica Radić" w:date="2026-10-04T01:27:19Z">
              <w:rPr>
                <w:rFonts w:ascii="Arial" w:hAnsi="Arial"/>
                <w:spacing w:val="-10"/>
                <w:sz w:val="19"/>
              </w:rPr>
            </w:rPrChange>
          </w:rPr>
          <w:t xml:space="preserve"> </w:t>
        </w:r>
      </w:ins>
      <w:ins w:id="16554" w:author="Milica Radić" w:date="2026-10-04T01:26:34Z">
        <w:r>
          <w:rPr>
            <w:rFonts w:ascii="Arial" w:hAnsi="Arial"/>
            <w:sz w:val="24"/>
            <w:szCs w:val="40"/>
            <w:rPrChange w:id="16555" w:author="Milica Radić" w:date="2026-10-04T01:27:19Z">
              <w:rPr>
                <w:rFonts w:ascii="Arial" w:hAnsi="Arial"/>
                <w:sz w:val="19"/>
              </w:rPr>
            </w:rPrChange>
          </w:rPr>
          <w:t>ментор</w:t>
        </w:r>
      </w:ins>
      <w:ins w:id="16556" w:author="Milica Radić" w:date="2026-10-04T01:26:34Z">
        <w:r>
          <w:rPr>
            <w:rFonts w:ascii="Arial" w:hAnsi="Arial"/>
            <w:spacing w:val="-10"/>
            <w:sz w:val="24"/>
            <w:szCs w:val="40"/>
            <w:rPrChange w:id="16557" w:author="Milica Radić" w:date="2026-10-04T01:27:19Z">
              <w:rPr>
                <w:rFonts w:ascii="Arial" w:hAnsi="Arial"/>
                <w:spacing w:val="-10"/>
                <w:sz w:val="19"/>
              </w:rPr>
            </w:rPrChange>
          </w:rPr>
          <w:t xml:space="preserve"> </w:t>
        </w:r>
      </w:ins>
      <w:ins w:id="16558" w:author="Milica Radić" w:date="2026-10-04T01:26:34Z">
        <w:r>
          <w:rPr>
            <w:rFonts w:ascii="Arial" w:hAnsi="Arial"/>
            <w:sz w:val="24"/>
            <w:szCs w:val="40"/>
            <w:rPrChange w:id="16559" w:author="Milica Radić" w:date="2026-10-04T01:27:19Z">
              <w:rPr>
                <w:rFonts w:ascii="Arial" w:hAnsi="Arial"/>
                <w:sz w:val="19"/>
              </w:rPr>
            </w:rPrChange>
          </w:rPr>
          <w:t>–</w:t>
        </w:r>
      </w:ins>
      <w:ins w:id="16560" w:author="Milica Radić" w:date="2026-10-04T01:26:34Z">
        <w:r>
          <w:rPr>
            <w:rFonts w:ascii="Arial" w:hAnsi="Arial"/>
            <w:spacing w:val="-10"/>
            <w:sz w:val="24"/>
            <w:szCs w:val="40"/>
            <w:rPrChange w:id="16561" w:author="Milica Radić" w:date="2026-10-04T01:27:19Z">
              <w:rPr>
                <w:rFonts w:ascii="Arial" w:hAnsi="Arial"/>
                <w:spacing w:val="-10"/>
                <w:sz w:val="19"/>
              </w:rPr>
            </w:rPrChange>
          </w:rPr>
          <w:t xml:space="preserve"> </w:t>
        </w:r>
      </w:ins>
      <w:ins w:id="16562" w:author="Milica Radić" w:date="2026-10-04T01:26:34Z">
        <w:r>
          <w:rPr>
            <w:rFonts w:ascii="Arial" w:hAnsi="Arial"/>
            <w:sz w:val="24"/>
            <w:szCs w:val="40"/>
            <w:rPrChange w:id="16563" w:author="Milica Radić" w:date="2026-10-04T01:27:19Z">
              <w:rPr>
                <w:rFonts w:ascii="Arial" w:hAnsi="Arial"/>
                <w:sz w:val="19"/>
              </w:rPr>
            </w:rPrChange>
          </w:rPr>
          <w:t>кандидат</w:t>
        </w:r>
      </w:ins>
      <w:ins w:id="16564" w:author="Milica Radić" w:date="2026-10-04T01:26:34Z">
        <w:r>
          <w:rPr>
            <w:rFonts w:ascii="Arial" w:hAnsi="Arial"/>
            <w:spacing w:val="-10"/>
            <w:sz w:val="24"/>
            <w:szCs w:val="40"/>
            <w:rPrChange w:id="16565" w:author="Milica Radić" w:date="2026-10-04T01:27:19Z">
              <w:rPr>
                <w:rFonts w:ascii="Arial" w:hAnsi="Arial"/>
                <w:spacing w:val="-10"/>
                <w:sz w:val="19"/>
              </w:rPr>
            </w:rPrChange>
          </w:rPr>
          <w:t xml:space="preserve"> </w:t>
        </w:r>
      </w:ins>
      <w:ins w:id="16566" w:author="Milica Radić" w:date="2026-10-04T01:26:34Z">
        <w:r>
          <w:rPr>
            <w:rFonts w:ascii="Arial" w:hAnsi="Arial"/>
            <w:sz w:val="24"/>
            <w:szCs w:val="40"/>
            <w:rPrChange w:id="16567" w:author="Milica Radić" w:date="2026-10-04T01:27:19Z">
              <w:rPr>
                <w:rFonts w:ascii="Arial" w:hAnsi="Arial"/>
                <w:sz w:val="19"/>
              </w:rPr>
            </w:rPrChange>
          </w:rPr>
          <w:t>и</w:t>
        </w:r>
      </w:ins>
      <w:ins w:id="16568" w:author="Milica Radić" w:date="2026-10-04T01:26:34Z">
        <w:r>
          <w:rPr>
            <w:rFonts w:ascii="Arial" w:hAnsi="Arial"/>
            <w:spacing w:val="-11"/>
            <w:sz w:val="24"/>
            <w:szCs w:val="40"/>
            <w:rPrChange w:id="16569" w:author="Milica Radić" w:date="2026-10-04T01:27:19Z">
              <w:rPr>
                <w:rFonts w:ascii="Arial" w:hAnsi="Arial"/>
                <w:spacing w:val="-11"/>
                <w:sz w:val="19"/>
              </w:rPr>
            </w:rPrChange>
          </w:rPr>
          <w:t xml:space="preserve"> </w:t>
        </w:r>
      </w:ins>
      <w:ins w:id="16570" w:author="Milica Radić" w:date="2026-10-04T01:26:34Z">
        <w:r>
          <w:rPr>
            <w:rFonts w:ascii="Arial" w:hAnsi="Arial"/>
            <w:sz w:val="24"/>
            <w:szCs w:val="40"/>
            <w:rPrChange w:id="16571" w:author="Milica Radić" w:date="2026-10-04T01:27:19Z">
              <w:rPr>
                <w:rFonts w:ascii="Arial" w:hAnsi="Arial"/>
                <w:sz w:val="19"/>
              </w:rPr>
            </w:rPrChange>
          </w:rPr>
          <w:t>да</w:t>
        </w:r>
      </w:ins>
      <w:ins w:id="16572" w:author="Milica Radić" w:date="2026-10-04T01:26:34Z">
        <w:r>
          <w:rPr>
            <w:rFonts w:ascii="Arial" w:hAnsi="Arial"/>
            <w:spacing w:val="-10"/>
            <w:sz w:val="24"/>
            <w:szCs w:val="40"/>
            <w:rPrChange w:id="16573" w:author="Milica Radić" w:date="2026-10-04T01:27:19Z">
              <w:rPr>
                <w:rFonts w:ascii="Arial" w:hAnsi="Arial"/>
                <w:spacing w:val="-10"/>
                <w:sz w:val="19"/>
              </w:rPr>
            </w:rPrChange>
          </w:rPr>
          <w:t xml:space="preserve"> </w:t>
        </w:r>
      </w:ins>
      <w:ins w:id="16574" w:author="Milica Radić" w:date="2026-10-04T01:26:34Z">
        <w:r>
          <w:rPr>
            <w:rFonts w:ascii="Arial" w:hAnsi="Arial"/>
            <w:sz w:val="24"/>
            <w:szCs w:val="40"/>
            <w:rPrChange w:id="16575" w:author="Milica Radić" w:date="2026-10-04T01:27:19Z">
              <w:rPr>
                <w:rFonts w:ascii="Arial" w:hAnsi="Arial"/>
                <w:sz w:val="19"/>
              </w:rPr>
            </w:rPrChange>
          </w:rPr>
          <w:t>нисам</w:t>
        </w:r>
      </w:ins>
      <w:ins w:id="16576" w:author="Milica Radić" w:date="2026-10-04T01:26:34Z">
        <w:r>
          <w:rPr>
            <w:rFonts w:ascii="Arial" w:hAnsi="Arial"/>
            <w:spacing w:val="-11"/>
            <w:sz w:val="24"/>
            <w:szCs w:val="40"/>
            <w:rPrChange w:id="16577" w:author="Milica Radić" w:date="2026-10-04T01:27:19Z">
              <w:rPr>
                <w:rFonts w:ascii="Arial" w:hAnsi="Arial"/>
                <w:spacing w:val="-11"/>
                <w:sz w:val="19"/>
              </w:rPr>
            </w:rPrChange>
          </w:rPr>
          <w:t xml:space="preserve"> </w:t>
        </w:r>
      </w:ins>
      <w:ins w:id="16578" w:author="Milica Radić" w:date="2026-10-04T01:26:34Z">
        <w:r>
          <w:rPr>
            <w:rFonts w:ascii="Arial" w:hAnsi="Arial"/>
            <w:sz w:val="24"/>
            <w:szCs w:val="40"/>
            <w:rPrChange w:id="16579" w:author="Milica Radić" w:date="2026-10-04T01:27:19Z">
              <w:rPr>
                <w:rFonts w:ascii="Arial" w:hAnsi="Arial"/>
                <w:sz w:val="19"/>
              </w:rPr>
            </w:rPrChange>
          </w:rPr>
          <w:t>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w:t>
        </w:r>
      </w:ins>
      <w:ins w:id="16580" w:author="Milica Radić" w:date="2026-10-04T01:26:34Z">
        <w:r>
          <w:rPr>
            <w:rFonts w:ascii="Arial" w:hAnsi="Arial"/>
            <w:spacing w:val="-2"/>
            <w:sz w:val="24"/>
            <w:szCs w:val="40"/>
            <w:rPrChange w:id="16581" w:author="Milica Radić" w:date="2026-10-04T01:27:19Z">
              <w:rPr>
                <w:rFonts w:ascii="Arial" w:hAnsi="Arial"/>
                <w:spacing w:val="-2"/>
                <w:sz w:val="19"/>
              </w:rPr>
            </w:rPrChange>
          </w:rPr>
          <w:t>кандидат.</w:t>
        </w:r>
      </w:ins>
    </w:p>
    <w:p w14:paraId="1A4C6B68">
      <w:pPr>
        <w:pStyle w:val="10"/>
        <w:spacing w:before="87"/>
        <w:rPr>
          <w:ins w:id="16582" w:author="Milica Radić" w:date="2026-10-04T01:26:34Z"/>
          <w:rFonts w:ascii="Arial"/>
          <w:sz w:val="24"/>
          <w:szCs w:val="36"/>
          <w:rPrChange w:id="16583" w:author="Milica Radić" w:date="2026-10-04T01:27:19Z">
            <w:rPr>
              <w:ins w:id="16584" w:author="Milica Radić" w:date="2026-10-04T01:26:34Z"/>
              <w:rFonts w:ascii="Arial"/>
              <w:sz w:val="19"/>
            </w:rPr>
          </w:rPrChange>
        </w:rPr>
      </w:pPr>
    </w:p>
    <w:p w14:paraId="78E7DA1D">
      <w:pPr>
        <w:tabs>
          <w:tab w:val="left" w:pos="3598"/>
        </w:tabs>
        <w:ind w:left="427"/>
        <w:jc w:val="both"/>
        <w:rPr>
          <w:ins w:id="16586" w:author="Milica Radić" w:date="2026-10-04T01:18:43Z"/>
          <w:rFonts w:ascii="Arial"/>
          <w:sz w:val="24"/>
          <w:szCs w:val="24"/>
          <w:rPrChange w:id="16587" w:author="Milica Radić" w:date="2026-10-04T01:19:28Z">
            <w:rPr>
              <w:ins w:id="16588" w:author="Milica Radić" w:date="2026-10-04T01:18:43Z"/>
              <w:rFonts w:ascii="Arial"/>
              <w:sz w:val="19"/>
            </w:rPr>
          </w:rPrChange>
        </w:rPr>
        <w:pPrChange w:id="16585" w:author="Milica Radić" w:date="2026-10-04T01:32:28Z">
          <w:pPr>
            <w:pStyle w:val="10"/>
          </w:pPr>
        </w:pPrChange>
      </w:pPr>
      <w:ins w:id="16589" w:author="Milica Radić" w:date="2026-10-04T01:26:34Z">
        <w:r>
          <w:rPr>
            <w:rFonts w:ascii="Arial" w:hAnsi="Arial"/>
            <w:sz w:val="24"/>
            <w:szCs w:val="40"/>
            <w:rPrChange w:id="16590" w:author="Milica Radić" w:date="2026-10-04T01:27:19Z">
              <w:rPr>
                <w:rFonts w:ascii="Arial" w:hAnsi="Arial"/>
                <w:sz w:val="19"/>
              </w:rPr>
            </w:rPrChange>
          </w:rPr>
          <w:t xml:space="preserve">У Новом Саду, дана </w:t>
        </w:r>
      </w:ins>
      <w:ins w:id="16591" w:author="Milica Radić" w:date="2026-10-04T01:26:34Z">
        <w:r>
          <w:rPr>
            <w:sz w:val="24"/>
            <w:szCs w:val="40"/>
            <w:u w:val="single"/>
            <w:rPrChange w:id="16592" w:author="Milica Radić" w:date="2026-10-04T01:27:19Z">
              <w:rPr>
                <w:sz w:val="19"/>
                <w:u w:val="single"/>
              </w:rPr>
            </w:rPrChange>
          </w:rPr>
          <w:tab/>
        </w:r>
      </w:ins>
    </w:p>
    <w:p w14:paraId="39871E8F">
      <w:pPr>
        <w:spacing w:before="280" w:after="280"/>
        <w:jc w:val="both"/>
        <w:rPr>
          <w:del w:id="16593" w:author="Milica Radić" w:date="2026-10-04T01:31:46Z"/>
          <w:rFonts w:ascii="Arial" w:hAnsi="Arial" w:eastAsia="Arial" w:cs="Arial"/>
          <w:lang w:val="sr-Cyrl-RS"/>
          <w:rPrChange w:id="16594" w:author="Milan Stojkov" w:date="2026-10-02T11:00:00Z">
            <w:rPr>
              <w:del w:id="16595" w:author="Milica Radić" w:date="2026-10-04T01:31:46Z"/>
              <w:rFonts w:ascii="Arial" w:hAnsi="Arial" w:eastAsia="Arial" w:cs="Arial"/>
            </w:rPr>
          </w:rPrChange>
        </w:rPr>
      </w:pPr>
      <w:del w:id="16596" w:author="Milica Radić" w:date="2026-10-04T01:31:46Z">
        <w:r>
          <w:rPr>
            <w:rFonts w:ascii="Arial" w:hAnsi="Arial" w:eastAsia="Arial" w:cs="Arial"/>
            <w:lang w:val="sr-Cyrl-RS"/>
            <w:rPrChange w:id="16597" w:author="Milan Stojkov" w:date="2026-10-02T11:00:00Z">
              <w:rPr>
                <w:rFonts w:ascii="Arial" w:hAnsi="Arial" w:eastAsia="Arial" w:cs="Arial"/>
              </w:rPr>
            </w:rPrChange>
          </w:rPr>
          <w:delText> </w:delText>
        </w:r>
      </w:del>
    </w:p>
    <w:p w14:paraId="0FAC3223">
      <w:pPr>
        <w:spacing w:before="280" w:after="280"/>
        <w:jc w:val="right"/>
        <w:rPr>
          <w:del w:id="16598" w:author="Milica Radić" w:date="2026-10-04T01:31:52Z"/>
          <w:rFonts w:ascii="Arial" w:hAnsi="Arial" w:eastAsia="Arial" w:cs="Arial"/>
          <w:lang w:val="sr-Cyrl-RS"/>
          <w:rPrChange w:id="16599" w:author="Milan Stojkov" w:date="2026-10-02T11:00:00Z">
            <w:rPr>
              <w:del w:id="16600" w:author="Milica Radić" w:date="2026-10-04T01:31:52Z"/>
              <w:rFonts w:ascii="Arial" w:hAnsi="Arial" w:eastAsia="Arial" w:cs="Arial"/>
            </w:rPr>
          </w:rPrChange>
        </w:rPr>
      </w:pPr>
      <w:r>
        <w:rPr>
          <w:rFonts w:ascii="Arial" w:hAnsi="Arial" w:eastAsia="Arial" w:cs="Arial"/>
          <w:lang w:val="sr-Cyrl-RS"/>
          <w:rPrChange w:id="16601" w:author="Milan Stojkov" w:date="2026-10-02T11:00:00Z">
            <w:rPr>
              <w:rFonts w:ascii="Arial" w:hAnsi="Arial" w:eastAsia="Arial" w:cs="Arial"/>
            </w:rPr>
          </w:rPrChange>
        </w:rPr>
        <w:t>Ментор</w:t>
      </w:r>
    </w:p>
    <w:p w14:paraId="11902FBA">
      <w:pPr>
        <w:spacing w:before="280" w:after="280"/>
        <w:jc w:val="right"/>
        <w:rPr>
          <w:rFonts w:ascii="Arial" w:hAnsi="Arial" w:eastAsia="Arial" w:cs="Arial"/>
          <w:lang w:val="sr-Cyrl-RS"/>
          <w:rPrChange w:id="16602" w:author="Milan Stojkov" w:date="2026-10-02T11:00:00Z">
            <w:rPr>
              <w:rFonts w:ascii="Arial" w:hAnsi="Arial" w:eastAsia="Arial" w:cs="Arial"/>
            </w:rPr>
          </w:rPrChange>
        </w:rPr>
      </w:pPr>
      <w:r>
        <w:rPr>
          <w:rFonts w:ascii="Arial" w:hAnsi="Arial" w:eastAsia="Arial" w:cs="Arial"/>
          <w:lang w:val="sr-Cyrl-RS"/>
          <w:rPrChange w:id="16603" w:author="Milan Stojkov" w:date="2026-10-02T11:00:00Z">
            <w:rPr>
              <w:rFonts w:ascii="Arial" w:hAnsi="Arial" w:eastAsia="Arial" w:cs="Arial"/>
            </w:rPr>
          </w:rPrChange>
        </w:rPr>
        <w:t> </w:t>
      </w:r>
    </w:p>
    <w:p w14:paraId="597CA022">
      <w:pPr>
        <w:spacing w:before="280" w:after="280"/>
        <w:jc w:val="right"/>
        <w:rPr>
          <w:rFonts w:ascii="Arial" w:hAnsi="Arial" w:eastAsia="Arial" w:cs="Arial"/>
          <w:lang w:val="sr-Cyrl-RS"/>
          <w:rPrChange w:id="16604" w:author="Milan Stojkov" w:date="2026-10-02T11:00:00Z">
            <w:rPr>
              <w:rFonts w:ascii="Arial" w:hAnsi="Arial" w:eastAsia="Arial" w:cs="Arial"/>
            </w:rPr>
          </w:rPrChange>
        </w:rPr>
      </w:pPr>
      <w:r>
        <w:rPr>
          <w:rFonts w:ascii="Arial" w:hAnsi="Arial" w:eastAsia="Arial" w:cs="Arial"/>
          <w:lang w:val="sr-Cyrl-RS"/>
          <w:rPrChange w:id="16605" w:author="Milan Stojkov" w:date="2026-10-02T11:00:00Z">
            <w:rPr>
              <w:rFonts w:ascii="Arial" w:hAnsi="Arial" w:eastAsia="Arial" w:cs="Arial"/>
            </w:rPr>
          </w:rPrChange>
        </w:rPr>
        <w:t>_______________________________</w:t>
      </w:r>
    </w:p>
    <w:p w14:paraId="1D181C4F">
      <w:pPr>
        <w:spacing w:before="280" w:after="280"/>
        <w:jc w:val="right"/>
        <w:rPr>
          <w:rFonts w:ascii="Arial" w:hAnsi="Arial" w:eastAsia="Arial" w:cs="Arial"/>
          <w:lang w:val="sr-Cyrl-RS"/>
          <w:rPrChange w:id="16606" w:author="Milan Stojkov" w:date="2026-10-02T11:00:00Z">
            <w:rPr>
              <w:rFonts w:ascii="Arial" w:hAnsi="Arial" w:eastAsia="Arial" w:cs="Arial"/>
            </w:rPr>
          </w:rPrChange>
        </w:rPr>
      </w:pPr>
      <w:r>
        <w:rPr>
          <w:rFonts w:ascii="Arial" w:hAnsi="Arial" w:eastAsia="Arial" w:cs="Arial"/>
          <w:lang w:val="sr-Cyrl-RS"/>
          <w:rPrChange w:id="16607" w:author="Milan Stojkov" w:date="2026-10-02T11:00:00Z">
            <w:rPr>
              <w:rFonts w:ascii="Arial" w:hAnsi="Arial" w:eastAsia="Arial" w:cs="Arial"/>
            </w:rPr>
          </w:rPrChange>
        </w:rPr>
        <w:t>                                                                   </w:t>
      </w:r>
      <w:del w:id="16608" w:author="Milica Radić" w:date="2026-10-04T01:32:36Z">
        <w:r>
          <w:rPr>
            <w:rFonts w:ascii="Arial" w:hAnsi="Arial" w:eastAsia="Arial" w:cs="Arial"/>
            <w:lang w:val="sr-Cyrl-RS"/>
            <w:rPrChange w:id="16609" w:author="Milan Stojkov" w:date="2026-10-02T11:00:00Z">
              <w:rPr>
                <w:rFonts w:ascii="Arial" w:hAnsi="Arial" w:eastAsia="Arial" w:cs="Arial"/>
              </w:rPr>
            </w:rPrChange>
          </w:rPr>
          <w:delText> </w:delText>
        </w:r>
      </w:del>
      <w:del w:id="16610" w:author="Milica Radić" w:date="2026-10-04T01:32:37Z">
        <w:r>
          <w:rPr>
            <w:rFonts w:ascii="Arial" w:hAnsi="Arial" w:eastAsia="Arial" w:cs="Arial"/>
            <w:lang w:val="sr-Cyrl-RS"/>
            <w:rPrChange w:id="16611" w:author="Milan Stojkov" w:date="2026-10-02T11:00:00Z">
              <w:rPr>
                <w:rFonts w:ascii="Arial" w:hAnsi="Arial" w:eastAsia="Arial" w:cs="Arial"/>
              </w:rPr>
            </w:rPrChange>
          </w:rPr>
          <w:delText> </w:delText>
        </w:r>
      </w:del>
      <w:r>
        <w:rPr>
          <w:rFonts w:ascii="Arial" w:hAnsi="Arial" w:eastAsia="Arial" w:cs="Arial"/>
          <w:lang w:val="sr-Cyrl-RS"/>
          <w:rPrChange w:id="16612" w:author="Milan Stojkov" w:date="2026-10-02T11:00:00Z">
            <w:rPr>
              <w:rFonts w:ascii="Arial" w:hAnsi="Arial" w:eastAsia="Arial" w:cs="Arial"/>
            </w:rPr>
          </w:rPrChange>
        </w:rPr>
        <w:t>                        </w:t>
      </w:r>
    </w:p>
    <w:p w14:paraId="4102C204">
      <w:pPr>
        <w:spacing w:before="280" w:after="280"/>
        <w:jc w:val="right"/>
        <w:rPr>
          <w:rFonts w:ascii="Arial" w:hAnsi="Arial" w:eastAsia="Arial" w:cs="Arial"/>
          <w:lang w:val="sr-Cyrl-RS"/>
          <w:rPrChange w:id="16613" w:author="Milan Stojkov" w:date="2026-10-02T11:00:00Z">
            <w:rPr>
              <w:rFonts w:ascii="Arial" w:hAnsi="Arial" w:eastAsia="Arial" w:cs="Arial"/>
            </w:rPr>
          </w:rPrChange>
        </w:rPr>
      </w:pPr>
      <w:r>
        <w:rPr>
          <w:rFonts w:ascii="Arial" w:hAnsi="Arial" w:eastAsia="Arial" w:cs="Arial"/>
          <w:lang w:val="sr-Cyrl-RS"/>
          <w:rPrChange w:id="16614" w:author="Milan Stojkov" w:date="2026-10-02T11:00:00Z">
            <w:rPr>
              <w:rFonts w:ascii="Arial" w:hAnsi="Arial" w:eastAsia="Arial" w:cs="Arial"/>
            </w:rPr>
          </w:rPrChange>
        </w:rPr>
        <w:t>Кандидат</w:t>
      </w:r>
    </w:p>
    <w:p w14:paraId="21D9D997">
      <w:pPr>
        <w:jc w:val="right"/>
        <w:rPr>
          <w:del w:id="16615" w:author="Milica Radić" w:date="2026-10-04T01:32:40Z"/>
          <w:rFonts w:ascii="Arial" w:hAnsi="Arial" w:eastAsia="Arial" w:cs="Arial"/>
          <w:b/>
          <w:bCs/>
          <w:lang w:val="sr-Cyrl-RS"/>
          <w:rPrChange w:id="16616" w:author="Milan Stojkov" w:date="2026-10-02T11:00:00Z">
            <w:rPr>
              <w:del w:id="16617" w:author="Milica Radić" w:date="2026-10-04T01:32:40Z"/>
              <w:rFonts w:ascii="Arial" w:hAnsi="Arial" w:eastAsia="Arial" w:cs="Arial"/>
              <w:b/>
              <w:bCs/>
            </w:rPr>
          </w:rPrChange>
        </w:rPr>
      </w:pPr>
    </w:p>
    <w:p w14:paraId="3D7D29EE">
      <w:pPr>
        <w:spacing w:before="280" w:after="280"/>
        <w:jc w:val="right"/>
        <w:rPr>
          <w:del w:id="16618" w:author="Milica Radić" w:date="2026-10-04T01:42:39Z"/>
          <w:rFonts w:ascii="Arial" w:hAnsi="Arial" w:eastAsia="Arial" w:cs="Arial"/>
          <w:lang w:val="sr-Cyrl-RS"/>
          <w:rPrChange w:id="16619" w:author="Milan Stojkov" w:date="2026-10-02T11:00:00Z">
            <w:rPr>
              <w:del w:id="16620" w:author="Milica Radić" w:date="2026-10-04T01:42:39Z"/>
              <w:rFonts w:ascii="Arial" w:hAnsi="Arial" w:eastAsia="Arial" w:cs="Arial"/>
            </w:rPr>
          </w:rPrChange>
        </w:rPr>
      </w:pPr>
      <w:r>
        <w:rPr>
          <w:rFonts w:ascii="Arial" w:hAnsi="Arial" w:eastAsia="Arial" w:cs="Arial"/>
          <w:lang w:val="sr-Cyrl-RS"/>
          <w:rPrChange w:id="16621" w:author="Milan Stojkov" w:date="2026-10-02T11:00:00Z">
            <w:rPr>
              <w:rFonts w:ascii="Arial" w:hAnsi="Arial" w:eastAsia="Arial" w:cs="Arial"/>
            </w:rPr>
          </w:rPrChange>
        </w:rPr>
        <w:t>_______________________________</w:t>
      </w:r>
    </w:p>
    <w:p w14:paraId="1A89481F">
      <w:pPr>
        <w:spacing w:before="280" w:after="280"/>
        <w:jc w:val="right"/>
        <w:rPr>
          <w:del w:id="16623" w:author="Milica Radić" w:date="2026-10-04T01:42:39Z"/>
          <w:rFonts w:ascii="Arial" w:hAnsi="Arial" w:eastAsia="Arial" w:cs="Arial"/>
          <w:b/>
          <w:bCs/>
          <w:lang w:val="sr-Cyrl-RS"/>
          <w:rPrChange w:id="16624" w:author="Milan Stojkov" w:date="2026-10-02T11:00:00Z">
            <w:rPr>
              <w:del w:id="16625" w:author="Milica Radić" w:date="2026-10-04T01:42:39Z"/>
              <w:rFonts w:ascii="Arial" w:hAnsi="Arial" w:eastAsia="Arial" w:cs="Arial"/>
              <w:b/>
              <w:bCs/>
            </w:rPr>
          </w:rPrChange>
        </w:rPr>
        <w:pPrChange w:id="16622" w:author="Milica Radić" w:date="2026-10-04T01:42:39Z">
          <w:pPr>
            <w:jc w:val="both"/>
          </w:pPr>
        </w:pPrChange>
      </w:pPr>
    </w:p>
    <w:p w14:paraId="412081FC">
      <w:pPr>
        <w:spacing w:before="280" w:after="280"/>
        <w:jc w:val="right"/>
        <w:rPr>
          <w:lang w:val="sr-Cyrl-RS"/>
          <w:rPrChange w:id="16627" w:author="Milan Stojkov" w:date="2026-10-02T11:00:00Z">
            <w:rPr/>
          </w:rPrChange>
        </w:rPr>
        <w:pPrChange w:id="16626" w:author="Milica Radić" w:date="2026-10-04T01:42:39Z">
          <w:pPr/>
        </w:pPrChange>
      </w:pPr>
    </w:p>
    <w:sectPr>
      <w:pgSz w:w="9979" w:h="14169"/>
      <w:pgMar w:top="1440" w:right="706" w:bottom="1440" w:left="706" w:header="720" w:footer="720" w:gutter="0"/>
      <w:cols w:space="0" w:num="1"/>
      <w:rtlGutter w:val="0"/>
      <w:docGrid w:linePitch="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lica Radić" w:date="2026-10-02T19:27:11Z" w:initials="">
    <w:p w14:paraId="79B2AB2C">
      <w:pPr>
        <w:pStyle w:val="13"/>
        <w:rPr>
          <w:rFonts w:hint="default"/>
          <w:lang w:val="sr-Cyrl-RS"/>
        </w:rPr>
      </w:pPr>
      <w:r>
        <w:rPr>
          <w:rFonts w:hint="default"/>
          <w:lang w:val="sr-Cyrl-RS"/>
        </w:rPr>
        <w:t>Задатак и насловна страна из упуства  дати су на А4 формату. Формат Б5 је пореметио елементе па сам прилагодила раду шаблон професора Дејановића који су ми колеге проследиле.</w:t>
      </w:r>
    </w:p>
  </w:comment>
  <w:comment w:id="1" w:author="Milan Stojkov" w:date="2026-10-02T13:14:00Z" w:initials="">
    <w:p w14:paraId="1C26B9B0">
      <w:r>
        <w:rPr>
          <w:sz w:val="20"/>
          <w:szCs w:val="20"/>
        </w:rPr>
        <w:t>Ова страница не сме да има нумерацију у горњем десном углу :)</w:t>
      </w:r>
    </w:p>
  </w:comment>
  <w:comment w:id="2" w:author="Milan Stojkov" w:date="2026-10-02T13:13:00Z" w:initials="">
    <w:p w14:paraId="3752B4D8">
      <w:r>
        <w:rPr>
          <w:sz w:val="20"/>
          <w:szCs w:val="20"/>
        </w:rPr>
        <w:t>На крају проверити да је рад форматиран у Б5 формату. Свака страница формулара (нпр. текст задатка, кључна документација на српском, кључна документација на енглеском, формулар за сукоб интереса) мора заузимати једну страницу и бити на непарној страници. Почетак садржаја мора бити на непарној страници. Свака прва страна поглавља мора почети на непарној страници. Сваки листинг, слика и табела се морају прво поменути у тексту пре навођења. Сваки листинг слика или табела морају бити цели на истој страници и њихов наслов мора ићи заједно са њима на истој страници. Између слике, листинга или табеле и остатка текста пре и после треба да постоји размак, да не буде све слепљено.</w:t>
      </w:r>
    </w:p>
  </w:comment>
  <w:comment w:id="3" w:author="Milan Stojkov" w:date="2026-10-02T13:41:00Z" w:initials="">
    <w:p w14:paraId="6D30D758">
      <w:r>
        <w:rPr>
          <w:sz w:val="20"/>
          <w:szCs w:val="20"/>
        </w:rPr>
        <w:t>Нигде није објашњено шта је Ерел</w:t>
      </w:r>
    </w:p>
  </w:comment>
  <w:comment w:id="4" w:author="Milan Stojkov" w:date="2026-10-02T11:56:00Z" w:initials="">
    <w:p w14:paraId="1262D3BD">
      <w:r>
        <w:rPr>
          <w:sz w:val="20"/>
          <w:szCs w:val="20"/>
        </w:rPr>
        <w:t>Референцирање сваке табеле, слике и листинга мора да се деси кроз реченицу или део реченице пре њиховог навођења.</w:t>
      </w:r>
    </w:p>
  </w:comment>
  <w:comment w:id="5" w:author="Milan Stojkov" w:date="2026-10-02T11:58:00Z" w:initials="">
    <w:p w14:paraId="626CCD1C">
      <w:r>
        <w:rPr>
          <w:sz w:val="20"/>
          <w:szCs w:val="20"/>
        </w:rPr>
        <w:t>Нацртајте поново у draw.io, ова слика је генерисана</w:t>
      </w:r>
    </w:p>
  </w:comment>
  <w:comment w:id="6" w:author="Milan Stojkov" w:date="2026-10-02T11:58:00Z" w:initials="">
    <w:p w14:paraId="2B9D4532">
      <w:r>
        <w:rPr>
          <w:sz w:val="20"/>
          <w:szCs w:val="20"/>
        </w:rPr>
        <w:t>Референцирање сваке табеле, слике и листинга мора да се деси кроз реченицу или део реченице пре њиховог навођења.</w:t>
      </w:r>
    </w:p>
  </w:comment>
  <w:comment w:id="7" w:author="Milan Stojkov" w:date="2026-10-02T11:59:00Z" w:initials="">
    <w:p w14:paraId="387A3E81">
      <w:r>
        <w:rPr>
          <w:sz w:val="20"/>
          <w:szCs w:val="20"/>
        </w:rPr>
        <w:t>из чега??</w:t>
      </w:r>
    </w:p>
  </w:comment>
  <w:comment w:id="8" w:author="Milan Stojkov" w:date="2026-10-02T13:44:00Z" w:initials="">
    <w:p w14:paraId="6164E375">
      <w:r>
        <w:rPr>
          <w:sz w:val="20"/>
          <w:szCs w:val="20"/>
        </w:rPr>
        <w:t>Није објашњено шта су велико и мало А</w:t>
      </w:r>
    </w:p>
  </w:comment>
  <w:comment w:id="9" w:author="Milan Stojkov" w:date="2026-10-02T12:14:00Z" w:initials="">
    <w:p w14:paraId="1991826A">
      <w:r>
        <w:rPr>
          <w:sz w:val="20"/>
          <w:szCs w:val="20"/>
        </w:rPr>
        <w:t>Цео листинг мора бити на истој страни и његов цаптион мора бити на истој страни. Исто важи и за слике и табеле</w:t>
      </w:r>
    </w:p>
  </w:comment>
  <w:comment w:id="10" w:author="Milan Stojkov" w:date="2026-10-02T12:11:00Z" w:initials="">
    <w:p w14:paraId="03FC6760">
      <w:r>
        <w:rPr>
          <w:sz w:val="20"/>
          <w:szCs w:val="20"/>
        </w:rPr>
        <w:t>Референцирање сваке табеле, слике и листинга мора да се деси кроз реченицу или део реченице пре њиховог навођења.</w:t>
      </w:r>
    </w:p>
  </w:comment>
  <w:comment w:id="11" w:author="Milan Stojkov" w:date="2026-10-02T13:01:00Z" w:initials="">
    <w:p w14:paraId="478C0EC0">
      <w:r>
        <w:rPr>
          <w:sz w:val="20"/>
          <w:szCs w:val="20"/>
        </w:rPr>
        <w:t>Вештачко форматирање заглавља креће од 6</w:t>
      </w:r>
    </w:p>
  </w:comment>
  <w:comment w:id="12" w:author="Milan Stojkov" w:date="2026-10-02T12:17:00Z" w:initials="">
    <w:p w14:paraId="5EE572AA">
      <w:r>
        <w:rPr>
          <w:sz w:val="20"/>
          <w:szCs w:val="20"/>
        </w:rPr>
        <w:t>У свим табелама не ваља стил, фали ивица са леве стране у заглављу.</w:t>
      </w:r>
    </w:p>
  </w:comment>
  <w:comment w:id="13" w:author="Milan Stojkov" w:date="2026-10-02T14:47:00Z" w:initials="">
    <w:p w14:paraId="52FC617B">
      <w:r>
        <w:rPr>
          <w:sz w:val="20"/>
          <w:szCs w:val="20"/>
        </w:rPr>
        <w:t>Резултати морају бити боље објашњени, да се лакше испрати шта која табела приказује и шта која колона треба да прикаже и објасни.</w:t>
      </w:r>
    </w:p>
  </w:comment>
  <w:comment w:id="14" w:author="Milan Stojkov" w:date="2026-10-02T12:20:00Z" w:initials="">
    <w:p w14:paraId="08AF3D9E">
      <w:r>
        <w:rPr>
          <w:sz w:val="20"/>
          <w:szCs w:val="20"/>
        </w:rPr>
        <w:t>Већа слика мора бити, ништа се не види</w:t>
      </w:r>
    </w:p>
  </w:comment>
  <w:comment w:id="15" w:author="Milan Stojkov" w:date="2026-10-02T12:25:00Z" w:initials="">
    <w:p w14:paraId="16B8C899">
      <w:r>
        <w:rPr>
          <w:sz w:val="20"/>
          <w:szCs w:val="20"/>
        </w:rPr>
        <w:t>усагласите заглавља да свуда онда буде велико почетно слово</w:t>
      </w:r>
    </w:p>
  </w:comment>
  <w:comment w:id="16" w:author="Milan Stojkov" w:date="2026-10-02T12:25:00Z" w:initials="">
    <w:p w14:paraId="13CBBF36">
      <w:r>
        <w:rPr>
          <w:sz w:val="20"/>
          <w:szCs w:val="20"/>
        </w:rPr>
        <w:t>Већа слика</w:t>
      </w:r>
    </w:p>
  </w:comment>
  <w:comment w:id="17" w:author="Milan Stojkov" w:date="2026-10-02T12:44:00Z" w:initials="">
    <w:p w14:paraId="7280B1FF">
      <w:r>
        <w:rPr>
          <w:sz w:val="20"/>
          <w:szCs w:val="20"/>
        </w:rPr>
        <w:t>Па ови бројеви нису добри, и одакле су?</w:t>
      </w:r>
    </w:p>
  </w:comment>
  <w:comment w:id="18" w:author="Milan Stojkov" w:date="2026-10-02T12:27:00Z" w:initials="">
    <w:p w14:paraId="5CA339E9">
      <w:r>
        <w:rPr>
          <w:sz w:val="20"/>
          <w:szCs w:val="20"/>
        </w:rPr>
        <w:t>Већа слика</w:t>
      </w:r>
    </w:p>
  </w:comment>
  <w:comment w:id="19" w:author="Milan Stojkov" w:date="2026-10-02T12:27:00Z" w:initials="">
    <w:p w14:paraId="35FD6167">
      <w:r>
        <w:rPr>
          <w:sz w:val="20"/>
          <w:szCs w:val="20"/>
        </w:rPr>
        <w:t>Већа слика</w:t>
      </w:r>
    </w:p>
  </w:comment>
  <w:comment w:id="20" w:author="Milan Stojkov" w:date="2026-10-02T13:00:00Z" w:initials="">
    <w:p w14:paraId="06530660">
      <w:r>
        <w:rPr>
          <w:sz w:val="20"/>
          <w:szCs w:val="20"/>
        </w:rPr>
        <w:t>Фали слика 7.9</w:t>
      </w:r>
    </w:p>
  </w:comment>
  <w:comment w:id="21" w:author="Milan Stojkov" w:date="2026-10-02T12:53:00Z" w:initials="">
    <w:p w14:paraId="5EA93C88">
      <w:pPr>
        <w:ind w:firstLine="720" w:firstLineChars="0"/>
      </w:pPr>
      <w:r>
        <w:rPr>
          <w:sz w:val="20"/>
          <w:szCs w:val="20"/>
        </w:rPr>
        <w:t>За радове не требају УРЛ а ако се УРЛ наводи не може бити хиперлинковано</w:t>
      </w:r>
    </w:p>
  </w:comment>
  <w:comment w:id="22" w:author="Milan Stojkov" w:date="2026-10-02T13:03:00Z" w:initials="">
    <w:p w14:paraId="6E6473B2">
      <w:r>
        <w:rPr>
          <w:sz w:val="20"/>
          <w:szCs w:val="20"/>
        </w:rPr>
        <w:t>Чак ни датуми приступа нису наведени у истом формату??</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9B2AB2C" w15:done="0"/>
  <w15:commentEx w15:paraId="1C26B9B0" w15:done="1"/>
  <w15:commentEx w15:paraId="3752B4D8" w15:done="0"/>
  <w15:commentEx w15:paraId="6D30D758" w15:done="1"/>
  <w15:commentEx w15:paraId="1262D3BD" w15:done="1"/>
  <w15:commentEx w15:paraId="626CCD1C" w15:done="1"/>
  <w15:commentEx w15:paraId="2B9D4532" w15:done="1" w15:paraIdParent="626CCD1C"/>
  <w15:commentEx w15:paraId="387A3E81" w15:done="1"/>
  <w15:commentEx w15:paraId="6164E375" w15:done="1"/>
  <w15:commentEx w15:paraId="1991826A" w15:done="1"/>
  <w15:commentEx w15:paraId="03FC6760" w15:done="1"/>
  <w15:commentEx w15:paraId="478C0EC0" w15:done="1"/>
  <w15:commentEx w15:paraId="5EE572AA" w15:done="1"/>
  <w15:commentEx w15:paraId="52FC617B" w15:done="0"/>
  <w15:commentEx w15:paraId="08AF3D9E" w15:done="1"/>
  <w15:commentEx w15:paraId="16B8C899" w15:done="1"/>
  <w15:commentEx w15:paraId="13CBBF36" w15:done="0"/>
  <w15:commentEx w15:paraId="7280B1FF" w15:done="0"/>
  <w15:commentEx w15:paraId="5CA339E9" w15:done="1"/>
  <w15:commentEx w15:paraId="35FD6167" w15:done="1"/>
  <w15:commentEx w15:paraId="06530660" w15:done="1"/>
  <w15:commentEx w15:paraId="5EA93C88" w15:done="1"/>
  <w15:commentEx w15:paraId="6E6473B2" w15:done="1" w15:paraIdParent="5EA93C88"/>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A5DDEBD-A51E-46A1-B2BF-E9D3C00B6A9A}"/>
  </w:font>
  <w:font w:name="Arial">
    <w:panose1 w:val="020B0604020202020204"/>
    <w:charset w:val="00"/>
    <w:family w:val="swiss"/>
    <w:pitch w:val="default"/>
    <w:sig w:usb0="E0002EFF" w:usb1="C000785B" w:usb2="00000009" w:usb3="00000000" w:csb0="400001FF" w:csb1="FFFF0000"/>
    <w:embedRegular r:id="rId2" w:fontKey="{4D591FF1-CAF0-4454-99F1-F76F4389763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4392D38-F8BB-4ABB-81C0-3C7882D44ED9}"/>
  </w:font>
  <w:font w:name="Wingdings">
    <w:panose1 w:val="05000000000000000000"/>
    <w:charset w:val="02"/>
    <w:family w:val="auto"/>
    <w:pitch w:val="default"/>
    <w:sig w:usb0="00000000" w:usb1="00000000" w:usb2="00000000" w:usb3="00000000" w:csb0="80000000" w:csb1="00000000"/>
    <w:embedRegular r:id="rId4" w:fontKey="{3C2DDADB-C0B1-4E43-AFA3-17A6682B508D}"/>
  </w:font>
  <w:font w:name="Calibri">
    <w:panose1 w:val="020F0502020204030204"/>
    <w:charset w:val="00"/>
    <w:family w:val="swiss"/>
    <w:pitch w:val="default"/>
    <w:sig w:usb0="E4002EFF" w:usb1="C200247B" w:usb2="00000009" w:usb3="00000000" w:csb0="200001FF" w:csb1="00000000"/>
    <w:embedRegular r:id="rId5" w:fontKey="{761348D5-2EFB-4DCD-B990-09A0947E15E6}"/>
  </w:font>
  <w:font w:name="等线">
    <w:altName w:val="Microsoft YaHei"/>
    <w:panose1 w:val="00000000000000000000"/>
    <w:charset w:val="86"/>
    <w:family w:val="auto"/>
    <w:pitch w:val="default"/>
    <w:sig w:usb0="00000000" w:usb1="00000000" w:usb2="00000000" w:usb3="00000000" w:csb0="00000000" w:csb1="00000000"/>
  </w:font>
  <w:font w:name="SimHei">
    <w:altName w:val="SimSun"/>
    <w:panose1 w:val="02010609060101010101"/>
    <w:charset w:val="86"/>
    <w:family w:val="modern"/>
    <w:pitch w:val="default"/>
    <w:sig w:usb0="00000000" w:usb1="00000000" w:usb2="00000016" w:usb3="00000000" w:csb0="00040001" w:csb1="00000000"/>
  </w:font>
  <w:font w:name="Georgia">
    <w:panose1 w:val="02040502050405020303"/>
    <w:charset w:val="00"/>
    <w:family w:val="roman"/>
    <w:pitch w:val="default"/>
    <w:sig w:usb0="00000287" w:usb1="00000000" w:usb2="00000000" w:usb3="00000000" w:csb0="2000009F" w:csb1="00000000"/>
    <w:embedRegular r:id="rId6" w:fontKey="{A4767F1E-A0B9-4290-ADFA-EEF1C10B16C4}"/>
  </w:font>
  <w:font w:name="CHelvItalic">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DD140DA5-FE56-401B-811A-F78BCA20DF4A}"/>
  </w:font>
  <w:font w:name="VogueBold">
    <w:altName w:val="Cambria"/>
    <w:panose1 w:val="020B0604020202020204"/>
    <w:charset w:val="00"/>
    <w:family w:val="roman"/>
    <w:pitch w:val="default"/>
    <w:sig w:usb0="00000000" w:usb1="00000000" w:usb2="00000000" w:usb3="00000000" w:csb0="00000000" w:csb1="00000000"/>
  </w:font>
  <w:font w:name="TimesRoman">
    <w:altName w:val="Times New Roman"/>
    <w:panose1 w:val="020B0604020202020204"/>
    <w:charset w:val="00"/>
    <w:family w:val="roman"/>
    <w:pitch w:val="default"/>
    <w:sig w:usb0="00000000" w:usb1="00000000" w:usb2="00000000" w:usb3="00000000" w:csb0="00000000" w:csb1="00000000"/>
  </w:font>
  <w:font w:name="Palatino Linotype">
    <w:panose1 w:val="02040502050505030304"/>
    <w:charset w:val="00"/>
    <w:family w:val="roman"/>
    <w:pitch w:val="default"/>
    <w:sig w:usb0="E0000287" w:usb1="40000013" w:usb2="00000000" w:usb3="00000000" w:csb0="2000019F" w:csb1="00000000"/>
    <w:embedRegular r:id="rId8" w:fontKey="{C4053C60-FBBB-4404-AEAB-0C623924361A}"/>
  </w:font>
  <w:font w:name="Times">
    <w:altName w:val="Times New Roman"/>
    <w:panose1 w:val="00000500000000020000"/>
    <w:charset w:val="00"/>
    <w:family w:val="auto"/>
    <w:pitch w:val="default"/>
    <w:sig w:usb0="00000000" w:usb1="00000000" w:usb2="00000000" w:usb3="00000000" w:csb0="00000000" w:csb1="00000000"/>
    <w:embedRegular r:id="rId9" w:fontKey="{2CC628F6-FD18-4501-8495-310FA7550E2D}"/>
  </w:font>
  <w:font w:name="Noto Sans Symbols">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10" w:fontKey="{2C78EAC6-87A2-47CB-A513-7180CF9A032A}"/>
  </w:font>
  <w:font w:name="ZapfDingbats BT">
    <w:altName w:val="Calibri"/>
    <w:panose1 w:val="020B0604020202020204"/>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embedRegular r:id="rId11" w:fontKey="{891EB10A-23ED-4731-B024-F2EC0FA5CE8C}"/>
  </w:font>
  <w:font w:name="Symbol">
    <w:panose1 w:val="05050102010706020507"/>
    <w:charset w:val="02"/>
    <w:family w:val="decorative"/>
    <w:pitch w:val="default"/>
    <w:sig w:usb0="00000000" w:usb1="00000000" w:usb2="00000000" w:usb3="00000000" w:csb0="80000000" w:csb1="00000000"/>
    <w:embedRegular r:id="rId12" w:fontKey="{6D11DB24-FEF2-4453-8D45-6DBC9C056AEC}"/>
  </w:font>
  <w:font w:name="Gungsuh">
    <w:panose1 w:val="02030600000101010101"/>
    <w:charset w:val="81"/>
    <w:family w:val="roman"/>
    <w:pitch w:val="default"/>
    <w:sig w:usb0="B00002AF" w:usb1="69D77CFB" w:usb2="00000030" w:usb3="00000000" w:csb0="4008009F" w:csb1="DFD70000"/>
    <w:embedRegular r:id="rId13" w:fontKey="{B1E9EFED-6392-45E3-93C6-3DBD1A54E6DD}"/>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Helvetica">
    <w:altName w:val="Arial"/>
    <w:panose1 w:val="00000000000000000000"/>
    <w:charset w:val="00"/>
    <w:family w:val="auto"/>
    <w:pitch w:val="default"/>
    <w:sig w:usb0="00000000" w:usb1="00000000" w:usb2="00000000" w:usb3="00000000" w:csb0="00000000" w:csb1="00000000"/>
    <w:embedRegular r:id="rId14" w:fontKey="{4C52F5DA-28FC-4EF2-858A-D697C04E7B4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C275D">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ind w:right="36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26DB2"/>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F34B6"/>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EDFAD">
    <w:pPr>
      <w:pBdr>
        <w:top w:val="none" w:color="000000" w:sz="0" w:space="0"/>
        <w:left w:val="none" w:color="000000" w:sz="0" w:space="0"/>
        <w:bottom w:val="none" w:color="000000" w:sz="0" w:space="0"/>
        <w:right w:val="none" w:color="000000" w:sz="0" w:space="0"/>
        <w:between w:val="none" w:color="000000" w:sz="0" w:space="0"/>
      </w:pBdr>
      <w:tabs>
        <w:tab w:val="center" w:pos="4320"/>
        <w:tab w:val="right" w:pos="8640"/>
      </w:tabs>
      <w:jc w:val="right"/>
      <w:rPr>
        <w:color w:val="000000"/>
        <w:sz w:val="20"/>
        <w:szCs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EBD52"/>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D25D8">
    <w:pPr>
      <w:pBdr>
        <w:top w:val="none" w:color="000000" w:sz="0" w:space="0"/>
        <w:left w:val="none" w:color="000000" w:sz="0" w:space="0"/>
        <w:bottom w:val="none" w:color="000000" w:sz="0" w:space="0"/>
        <w:right w:val="none" w:color="000000" w:sz="0" w:space="0"/>
        <w:between w:val="none" w:color="000000" w:sz="0" w:space="0"/>
      </w:pBdr>
      <w:tabs>
        <w:tab w:val="center" w:pos="4320"/>
        <w:tab w:val="right" w:pos="8640"/>
      </w:tabs>
      <w:rPr>
        <w:color w:val="000000"/>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676EA">
    <w:pPr>
      <w:jc w:val="right"/>
    </w:pPr>
    <w:del w:id="0" w:author="Milica Radić" w:date="2026-10-02T16:37:22Z">
      <w:r>
        <w:rPr/>
        <w:fldChar w:fldCharType="begin"/>
      </w:r>
    </w:del>
    <w:del w:id="1" w:author="Milica Radić" w:date="2026-10-02T16:37:22Z">
      <w:r>
        <w:rPr/>
        <w:delInstrText xml:space="preserve">PAGE</w:delInstrText>
      </w:r>
    </w:del>
    <w:del w:id="2" w:author="Milica Radić" w:date="2026-10-02T16:37:22Z">
      <w:r>
        <w:rPr/>
        <w:fldChar w:fldCharType="separate"/>
      </w:r>
    </w:del>
    <w:del w:id="3" w:author="Milica Radić" w:date="2026-10-02T16:37:22Z">
      <w:r>
        <w:rPr/>
        <w:delText>1</w:delText>
      </w:r>
    </w:del>
    <w:del w:id="4" w:author="Milica Radić" w:date="2026-10-02T16:37:22Z">
      <w:r>
        <w:rPr/>
        <w:fldChar w:fldCharType="end"/>
      </w:r>
    </w:del>
  </w:p>
  <w:p w14:paraId="112CE4E0">
    <w:pPr>
      <w:widowControl w:val="0"/>
      <w:pBdr>
        <w:top w:val="none" w:color="000000" w:sz="0" w:space="0"/>
        <w:left w:val="none" w:color="000000" w:sz="0" w:space="0"/>
        <w:bottom w:val="none" w:color="000000" w:sz="0" w:space="0"/>
        <w:right w:val="none" w:color="000000" w:sz="0" w:space="0"/>
        <w:between w:val="none" w:color="000000" w:sz="0" w:space="0"/>
      </w:pBdr>
      <w:spacing w:line="276"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D58EA">
    <w:pPr>
      <w:jc w:val="right"/>
    </w:pPr>
    <w:r>
      <w:fldChar w:fldCharType="begin"/>
    </w:r>
    <w:r>
      <w:instrText xml:space="preserve">PAGE</w:instrText>
    </w:r>
    <w:r>
      <w:fldChar w:fldCharType="separate"/>
    </w:r>
    <w:r>
      <w:t>1</w:t>
    </w:r>
    <w:r>
      <w:fldChar w:fldCharType="end"/>
    </w:r>
  </w:p>
  <w:p w14:paraId="763148B2">
    <w:pPr>
      <w:widowControl w:val="0"/>
      <w:pBdr>
        <w:top w:val="none" w:color="000000" w:sz="0" w:space="0"/>
        <w:left w:val="none" w:color="000000" w:sz="0" w:space="0"/>
        <w:bottom w:val="none" w:color="000000" w:sz="0" w:space="0"/>
        <w:right w:val="none" w:color="000000" w:sz="0" w:space="0"/>
        <w:between w:val="none" w:color="000000" w:sz="0" w:space="0"/>
      </w:pBdr>
      <w:spacing w:line="276" w:lineRule="aut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E51DE">
    <w:pPr>
      <w:jc w:val="right"/>
    </w:pPr>
    <w:r>
      <w:fldChar w:fldCharType="begin"/>
    </w:r>
    <w:r>
      <w:instrText xml:space="preserve">PAGE</w:instrText>
    </w:r>
    <w:r>
      <w:fldChar w:fldCharType="separate"/>
    </w:r>
    <w:r>
      <w:t>4</w:t>
    </w:r>
    <w:r>
      <w:fldChar w:fldCharType="end"/>
    </w:r>
  </w:p>
  <w:p w14:paraId="0CA77935">
    <w:pPr>
      <w:widowControl w:val="0"/>
      <w:pBdr>
        <w:top w:val="none" w:color="000000" w:sz="0" w:space="0"/>
        <w:left w:val="none" w:color="000000" w:sz="0" w:space="0"/>
        <w:bottom w:val="none" w:color="000000" w:sz="0" w:space="0"/>
        <w:right w:val="none" w:color="000000" w:sz="0" w:space="0"/>
        <w:between w:val="none" w:color="000000" w:sz="0" w:space="0"/>
      </w:pBdr>
      <w:spacing w:line="276" w:lineRule="aut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C0158">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56</w:t>
    </w:r>
    <w:r>
      <w:rPr>
        <w:color w:val="000000"/>
      </w:rPr>
      <w:fldChar w:fldCharType="end"/>
    </w:r>
  </w:p>
  <w:p w14:paraId="22DC77D2">
    <w:pPr>
      <w:pBdr>
        <w:top w:val="none" w:color="000000" w:sz="0" w:space="0"/>
        <w:left w:val="none" w:color="000000" w:sz="0" w:space="0"/>
        <w:bottom w:val="none" w:color="000000" w:sz="0" w:space="0"/>
        <w:right w:val="none" w:color="000000" w:sz="0" w:space="0"/>
        <w:between w:val="none" w:color="000000" w:sz="0" w:space="0"/>
      </w:pBdr>
      <w:tabs>
        <w:tab w:val="center" w:pos="4320"/>
        <w:tab w:val="right" w:pos="8640"/>
      </w:tabs>
      <w:ind w:right="360" w:firstLine="360"/>
      <w:jc w:val="right"/>
      <w:rPr>
        <w:sz w:val="20"/>
        <w:szCs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F11EA">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jc w:val="right"/>
      <w:rPr>
        <w:color w:val="000000"/>
      </w:rPr>
    </w:pPr>
  </w:p>
  <w:p w14:paraId="504F202A">
    <w:pPr>
      <w:ind w:right="360"/>
    </w:pPr>
  </w:p>
  <w:p w14:paraId="0691C327">
    <w:pPr>
      <w:widowControl w:val="0"/>
      <w:pBdr>
        <w:top w:val="none" w:color="000000" w:sz="0" w:space="0"/>
        <w:left w:val="none" w:color="000000" w:sz="0" w:space="0"/>
        <w:bottom w:val="none" w:color="000000" w:sz="0" w:space="0"/>
        <w:right w:val="none" w:color="000000" w:sz="0" w:space="0"/>
        <w:between w:val="none" w:color="000000" w:sz="0" w:space="0"/>
      </w:pBdr>
      <w:spacing w:line="276" w:lineRule="auto"/>
      <w:rPr>
        <w:color w:val="000000"/>
      </w:rPr>
    </w:pPr>
    <w:r>
      <w:rPr>
        <w:color w:val="000000"/>
      </w:rPr>
      <w:fldChar w:fldCharType="begin"/>
    </w:r>
    <w:r>
      <w:rPr>
        <w:color w:val="000000"/>
      </w:rPr>
      <w:instrText xml:space="preserve">PAGE</w:instrText>
    </w:r>
    <w:r>
      <w:rPr>
        <w:color w:val="000000"/>
      </w:rPr>
      <w:fldChar w:fldCharType="separate"/>
    </w:r>
    <w:r>
      <w:rPr>
        <w:color w:val="000000"/>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11581">
    <w:pPr>
      <w:pBdr>
        <w:top w:val="none" w:color="000000" w:sz="0" w:space="0"/>
        <w:left w:val="none" w:color="000000" w:sz="0" w:space="0"/>
        <w:bottom w:val="none" w:color="000000" w:sz="0" w:space="0"/>
        <w:right w:val="none" w:color="000000" w:sz="0" w:space="0"/>
        <w:between w:val="none" w:color="000000" w:sz="0" w:space="0"/>
      </w:pBdr>
      <w:tabs>
        <w:tab w:val="center" w:pos="4320"/>
        <w:tab w:val="right" w:pos="8640"/>
      </w:tabs>
      <w:ind w:right="360" w:firstLine="360"/>
      <w:rPr>
        <w:color w:val="000000"/>
        <w:sz w:val="20"/>
        <w:szCs w:val="20"/>
      </w:rPr>
    </w:pPr>
    <w:r>
      <mc:AlternateContent>
        <mc:Choice Requires="wps">
          <w:drawing>
            <wp:anchor distT="0" distB="0" distL="0" distR="0" simplePos="0" relativeHeight="251660288" behindDoc="0" locked="0" layoutInCell="1" allowOverlap="1">
              <wp:simplePos x="0" y="0"/>
              <wp:positionH relativeFrom="column">
                <wp:posOffset>-4445</wp:posOffset>
              </wp:positionH>
              <wp:positionV relativeFrom="paragraph">
                <wp:posOffset>-4445</wp:posOffset>
              </wp:positionV>
              <wp:extent cx="209550" cy="191770"/>
              <wp:effectExtent l="0" t="0" r="0" b="0"/>
              <wp:wrapSquare wrapText="bothSides"/>
              <wp:docPr id="249180196" name="Rectangle 249180196"/>
              <wp:cNvGraphicFramePr/>
              <a:graphic xmlns:a="http://schemas.openxmlformats.org/drawingml/2006/main">
                <a:graphicData uri="http://schemas.microsoft.com/office/word/2010/wordprocessingShape">
                  <wps:wsp>
                    <wps:cNvSpPr/>
                    <wps:spPr>
                      <a:xfrm>
                        <a:off x="5265038" y="3707928"/>
                        <a:ext cx="161925" cy="144145"/>
                      </a:xfrm>
                      <a:prstGeom prst="rect">
                        <a:avLst/>
                      </a:prstGeom>
                      <a:solidFill>
                        <a:srgbClr val="FFFFFF">
                          <a:alpha val="0"/>
                        </a:srgbClr>
                      </a:solidFill>
                      <a:ln>
                        <a:noFill/>
                      </a:ln>
                    </wps:spPr>
                    <wps:txbx>
                      <w:txbxContent>
                        <w:p w14:paraId="5EB45E11">
                          <w:r>
                            <w:rPr>
                              <w:color w:val="000000"/>
                              <w:sz w:val="20"/>
                            </w:rPr>
                            <w:t xml:space="preserve"> PAGE 7</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0.35pt;margin-top:-0.35pt;height:15.1pt;width:16.5pt;mso-wrap-distance-bottom:0pt;mso-wrap-distance-left:0pt;mso-wrap-distance-right:0pt;mso-wrap-distance-top:0pt;z-index:251660288;mso-width-relative:page;mso-height-relative:page;" fillcolor="#FFFFFF" filled="t" stroked="f" coordsize="21600,21600" o:gfxdata="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ua0l99QAAAAFAQAADwAAAAAAAAABACAAAAAiAAAAZHJzL2Rv&#10;d25yZXYueG1sUEsBAhQAFAAAAAgAh07iQPZumCAFAgAAEwQAAA4AAAAAAAAAAQAgAAAAIwEAAGRy&#10;cy9lMm9Eb2MueG1sUEsFBgAAAAAGAAYAWQEAAJoFAAAAAA==&#10;">
              <v:fill on="t" opacity="0f" focussize="0,0"/>
              <v:stroke on="f"/>
              <v:imagedata o:title=""/>
              <o:lock v:ext="edit" aspectratio="f"/>
              <v:textbox inset="0mm,0mm,0mm,0mm">
                <w:txbxContent>
                  <w:p w14:paraId="5EB45E11">
                    <w:r>
                      <w:rPr>
                        <w:color w:val="000000"/>
                        <w:sz w:val="20"/>
                      </w:rPr>
                      <w:t xml:space="preserve"> PAGE 7</w:t>
                    </w:r>
                  </w:p>
                </w:txbxContent>
              </v:textbox>
              <w10:wrap type="square"/>
            </v:rect>
          </w:pict>
        </mc:Fallback>
      </mc:AlternateContent>
    </w:r>
  </w:p>
  <w:p w14:paraId="4C22BC12">
    <w:pPr>
      <w:pBdr>
        <w:top w:val="none" w:color="000000" w:sz="0" w:space="0"/>
        <w:left w:val="none" w:color="000000" w:sz="0" w:space="0"/>
        <w:bottom w:val="none" w:color="000000" w:sz="0" w:space="0"/>
        <w:right w:val="none" w:color="000000" w:sz="0" w:space="0"/>
        <w:between w:val="none" w:color="000000" w:sz="0" w:space="0"/>
      </w:pBdr>
      <w:tabs>
        <w:tab w:val="center" w:pos="4320"/>
        <w:tab w:val="right" w:pos="8640"/>
      </w:tabs>
      <w:ind w:right="360" w:firstLine="360"/>
      <w:rPr>
        <w:color w:val="000000"/>
        <w:sz w:val="20"/>
        <w:szCs w:val="20"/>
      </w:rPr>
    </w:pPr>
    <w:r>
      <w:rPr>
        <w:color w:val="000000"/>
        <w:sz w:val="20"/>
        <w:szCs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663" w:hanging="289"/>
      </w:pPr>
      <w:rPr>
        <w:rFonts w:hint="default" w:ascii="Arial" w:hAnsi="Arial" w:eastAsia="Arial" w:cs="Arial"/>
        <w:b w:val="0"/>
        <w:bCs w:val="0"/>
        <w:i w:val="0"/>
        <w:iCs w:val="0"/>
        <w:spacing w:val="0"/>
        <w:w w:val="100"/>
        <w:sz w:val="16"/>
        <w:szCs w:val="16"/>
        <w:lang w:val="zh-CN" w:eastAsia="en-US" w:bidi="ar-SA"/>
      </w:rPr>
    </w:lvl>
    <w:lvl w:ilvl="1" w:tentative="0">
      <w:start w:val="0"/>
      <w:numFmt w:val="bullet"/>
      <w:lvlText w:val="•"/>
      <w:lvlJc w:val="left"/>
      <w:pPr>
        <w:ind w:left="1387" w:hanging="289"/>
      </w:pPr>
      <w:rPr>
        <w:rFonts w:hint="default"/>
        <w:lang w:val="zh-CN" w:eastAsia="en-US" w:bidi="ar-SA"/>
      </w:rPr>
    </w:lvl>
    <w:lvl w:ilvl="2" w:tentative="0">
      <w:start w:val="0"/>
      <w:numFmt w:val="bullet"/>
      <w:lvlText w:val="•"/>
      <w:lvlJc w:val="left"/>
      <w:pPr>
        <w:ind w:left="2114" w:hanging="289"/>
      </w:pPr>
      <w:rPr>
        <w:rFonts w:hint="default"/>
        <w:lang w:val="zh-CN" w:eastAsia="en-US" w:bidi="ar-SA"/>
      </w:rPr>
    </w:lvl>
    <w:lvl w:ilvl="3" w:tentative="0">
      <w:start w:val="0"/>
      <w:numFmt w:val="bullet"/>
      <w:lvlText w:val="•"/>
      <w:lvlJc w:val="left"/>
      <w:pPr>
        <w:ind w:left="2842" w:hanging="289"/>
      </w:pPr>
      <w:rPr>
        <w:rFonts w:hint="default"/>
        <w:lang w:val="zh-CN" w:eastAsia="en-US" w:bidi="ar-SA"/>
      </w:rPr>
    </w:lvl>
    <w:lvl w:ilvl="4" w:tentative="0">
      <w:start w:val="0"/>
      <w:numFmt w:val="bullet"/>
      <w:lvlText w:val="•"/>
      <w:lvlJc w:val="left"/>
      <w:pPr>
        <w:ind w:left="3569" w:hanging="289"/>
      </w:pPr>
      <w:rPr>
        <w:rFonts w:hint="default"/>
        <w:lang w:val="zh-CN" w:eastAsia="en-US" w:bidi="ar-SA"/>
      </w:rPr>
    </w:lvl>
    <w:lvl w:ilvl="5" w:tentative="0">
      <w:start w:val="0"/>
      <w:numFmt w:val="bullet"/>
      <w:lvlText w:val="•"/>
      <w:lvlJc w:val="left"/>
      <w:pPr>
        <w:ind w:left="4297" w:hanging="289"/>
      </w:pPr>
      <w:rPr>
        <w:rFonts w:hint="default"/>
        <w:lang w:val="zh-CN" w:eastAsia="en-US" w:bidi="ar-SA"/>
      </w:rPr>
    </w:lvl>
    <w:lvl w:ilvl="6" w:tentative="0">
      <w:start w:val="0"/>
      <w:numFmt w:val="bullet"/>
      <w:lvlText w:val="•"/>
      <w:lvlJc w:val="left"/>
      <w:pPr>
        <w:ind w:left="5024" w:hanging="289"/>
      </w:pPr>
      <w:rPr>
        <w:rFonts w:hint="default"/>
        <w:lang w:val="zh-CN" w:eastAsia="en-US" w:bidi="ar-SA"/>
      </w:rPr>
    </w:lvl>
    <w:lvl w:ilvl="7" w:tentative="0">
      <w:start w:val="0"/>
      <w:numFmt w:val="bullet"/>
      <w:lvlText w:val="•"/>
      <w:lvlJc w:val="left"/>
      <w:pPr>
        <w:ind w:left="5751" w:hanging="289"/>
      </w:pPr>
      <w:rPr>
        <w:rFonts w:hint="default"/>
        <w:lang w:val="zh-CN" w:eastAsia="en-US" w:bidi="ar-SA"/>
      </w:rPr>
    </w:lvl>
    <w:lvl w:ilvl="8" w:tentative="0">
      <w:start w:val="0"/>
      <w:numFmt w:val="bullet"/>
      <w:lvlText w:val="•"/>
      <w:lvlJc w:val="left"/>
      <w:pPr>
        <w:ind w:left="6479" w:hanging="289"/>
      </w:pPr>
      <w:rPr>
        <w:rFonts w:hint="default"/>
        <w:lang w:val="zh-CN" w:eastAsia="en-US" w:bidi="ar-SA"/>
      </w:rPr>
    </w:lvl>
  </w:abstractNum>
  <w:abstractNum w:abstractNumId="1">
    <w:nsid w:val="04EA3E45"/>
    <w:multiLevelType w:val="multilevel"/>
    <w:tmpl w:val="04EA3E45"/>
    <w:lvl w:ilvl="0" w:tentative="0">
      <w:start w:val="0"/>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0520452F"/>
    <w:multiLevelType w:val="multilevel"/>
    <w:tmpl w:val="0520452F"/>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
    <w:nsid w:val="0705732E"/>
    <w:multiLevelType w:val="multilevel"/>
    <w:tmpl w:val="070573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51C68D4"/>
    <w:multiLevelType w:val="multilevel"/>
    <w:tmpl w:val="251C68D4"/>
    <w:lvl w:ilvl="0" w:tentative="0">
      <w:start w:val="1"/>
      <w:numFmt w:val="decimal"/>
      <w:pStyle w:val="37"/>
      <w:lvlText w:val="[%1]"/>
      <w:lvlJc w:val="left"/>
      <w:pPr>
        <w:ind w:left="360" w:hanging="360"/>
      </w:pPr>
      <w:rPr>
        <w:rFonts w:ascii="Times New Roman" w:hAnsi="Times New Roman" w:eastAsia="Times New Roman" w:cs="Times New Roman"/>
        <w:b w:val="0"/>
        <w:bCs w:val="0"/>
        <w:i w:val="0"/>
        <w:iCs w:val="0"/>
        <w:sz w:val="16"/>
        <w:szCs w:val="16"/>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
    <w:nsid w:val="60A67AC4"/>
    <w:multiLevelType w:val="multilevel"/>
    <w:tmpl w:val="60A67AC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AD943AB"/>
    <w:multiLevelType w:val="multilevel"/>
    <w:tmpl w:val="6AD943AB"/>
    <w:lvl w:ilvl="0" w:tentative="0">
      <w:start w:val="1"/>
      <w:numFmt w:val="decimal"/>
      <w:lvlText w:val="%1."/>
      <w:lvlJc w:val="left"/>
      <w:pPr>
        <w:ind w:left="720" w:hanging="360"/>
      </w:pPr>
      <w:rPr>
        <w:rFonts w:ascii="Times New Roman" w:hAnsi="Times New Roman" w:eastAsia="Times New Roman" w:cs="Times New Roman"/>
        <w:b/>
        <w:bCs/>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4"/>
  </w:num>
  <w:num w:numId="2">
    <w:abstractNumId w:val="0"/>
  </w:num>
  <w:num w:numId="3">
    <w:abstractNumId w:val="1"/>
  </w:num>
  <w:num w:numId="4">
    <w:abstractNumId w:val="6"/>
  </w:num>
  <w:num w:numId="5">
    <w:abstractNumId w:val="3"/>
  </w:num>
  <w:num w:numId="6">
    <w:abstractNumId w:val="5"/>
  </w:num>
  <w:num w:numId="7">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lan Stojkov">
    <w15:presenceInfo w15:providerId="Windows Live" w15:userId="412618c1c344484d"/>
  </w15:person>
  <w15:person w15:author="Milica Radić">
    <w15:presenceInfo w15:providerId="WPS Office" w15:userId="42365592599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TrueTypeFonts/>
  <w:bordersDoNotSurroundHeader w:val="0"/>
  <w:bordersDoNotSurroundFooter w:val="0"/>
  <w:revisionView w:markup="0"/>
  <w:trackRevisions w:val="1"/>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13D"/>
    <w:rsid w:val="000968A2"/>
    <w:rsid w:val="00181D00"/>
    <w:rsid w:val="001F734A"/>
    <w:rsid w:val="0021013D"/>
    <w:rsid w:val="002421F1"/>
    <w:rsid w:val="002F129A"/>
    <w:rsid w:val="00330343"/>
    <w:rsid w:val="00347159"/>
    <w:rsid w:val="003850A7"/>
    <w:rsid w:val="003A775D"/>
    <w:rsid w:val="00404EE1"/>
    <w:rsid w:val="00421BF4"/>
    <w:rsid w:val="004333B1"/>
    <w:rsid w:val="004C45E4"/>
    <w:rsid w:val="00586ABD"/>
    <w:rsid w:val="005F143B"/>
    <w:rsid w:val="006751A1"/>
    <w:rsid w:val="006A70EE"/>
    <w:rsid w:val="00723F12"/>
    <w:rsid w:val="00757B29"/>
    <w:rsid w:val="007C0036"/>
    <w:rsid w:val="008209A4"/>
    <w:rsid w:val="00844CA7"/>
    <w:rsid w:val="00881185"/>
    <w:rsid w:val="008B7571"/>
    <w:rsid w:val="009D35DD"/>
    <w:rsid w:val="00A845F7"/>
    <w:rsid w:val="00A875DA"/>
    <w:rsid w:val="00AE6138"/>
    <w:rsid w:val="00B14AFF"/>
    <w:rsid w:val="00B20088"/>
    <w:rsid w:val="00B203B8"/>
    <w:rsid w:val="00B717DC"/>
    <w:rsid w:val="00B93B26"/>
    <w:rsid w:val="00B95EFF"/>
    <w:rsid w:val="00BD56BD"/>
    <w:rsid w:val="00CD1FB9"/>
    <w:rsid w:val="00CD69E6"/>
    <w:rsid w:val="00CF4145"/>
    <w:rsid w:val="00CF489E"/>
    <w:rsid w:val="00D73011"/>
    <w:rsid w:val="00DE42C0"/>
    <w:rsid w:val="00E11C6F"/>
    <w:rsid w:val="00F21C84"/>
    <w:rsid w:val="012339ED"/>
    <w:rsid w:val="018C4316"/>
    <w:rsid w:val="023D389C"/>
    <w:rsid w:val="03101F14"/>
    <w:rsid w:val="031035DB"/>
    <w:rsid w:val="03AF4968"/>
    <w:rsid w:val="04212673"/>
    <w:rsid w:val="04A8688D"/>
    <w:rsid w:val="05257400"/>
    <w:rsid w:val="05B16FE4"/>
    <w:rsid w:val="06A56427"/>
    <w:rsid w:val="06A86F66"/>
    <w:rsid w:val="06D80D2F"/>
    <w:rsid w:val="099915D5"/>
    <w:rsid w:val="09A331CF"/>
    <w:rsid w:val="09AE656F"/>
    <w:rsid w:val="09D73B2A"/>
    <w:rsid w:val="0A472BA5"/>
    <w:rsid w:val="0ABE28BC"/>
    <w:rsid w:val="0C347213"/>
    <w:rsid w:val="0C483CB5"/>
    <w:rsid w:val="0C506B43"/>
    <w:rsid w:val="0C5145C5"/>
    <w:rsid w:val="0CB642E9"/>
    <w:rsid w:val="0D8920C3"/>
    <w:rsid w:val="0DEA2ACC"/>
    <w:rsid w:val="0DF471F4"/>
    <w:rsid w:val="0E871008"/>
    <w:rsid w:val="0F6E6A60"/>
    <w:rsid w:val="0FB748D6"/>
    <w:rsid w:val="0FD72C0C"/>
    <w:rsid w:val="102B6E13"/>
    <w:rsid w:val="104C7395"/>
    <w:rsid w:val="10AB2BE5"/>
    <w:rsid w:val="11954F90"/>
    <w:rsid w:val="13220EF9"/>
    <w:rsid w:val="13C25E98"/>
    <w:rsid w:val="13CE280D"/>
    <w:rsid w:val="14AC5473"/>
    <w:rsid w:val="154B7F96"/>
    <w:rsid w:val="15A853E3"/>
    <w:rsid w:val="15F32541"/>
    <w:rsid w:val="164B3BF7"/>
    <w:rsid w:val="16AD73C2"/>
    <w:rsid w:val="16CB4E96"/>
    <w:rsid w:val="170D4B57"/>
    <w:rsid w:val="17422542"/>
    <w:rsid w:val="174F6BCB"/>
    <w:rsid w:val="181920C4"/>
    <w:rsid w:val="18A30FB0"/>
    <w:rsid w:val="18D16C80"/>
    <w:rsid w:val="193D3012"/>
    <w:rsid w:val="1998580B"/>
    <w:rsid w:val="1AA71E8D"/>
    <w:rsid w:val="1ACD248F"/>
    <w:rsid w:val="1B6260FC"/>
    <w:rsid w:val="1BE31B4D"/>
    <w:rsid w:val="1C966C3B"/>
    <w:rsid w:val="1D554797"/>
    <w:rsid w:val="1D797A17"/>
    <w:rsid w:val="1DB2580B"/>
    <w:rsid w:val="1EA33C4F"/>
    <w:rsid w:val="1EAF0D2E"/>
    <w:rsid w:val="1EB52C70"/>
    <w:rsid w:val="1F9F6E56"/>
    <w:rsid w:val="20546ECF"/>
    <w:rsid w:val="21BC76E5"/>
    <w:rsid w:val="21DE0F1E"/>
    <w:rsid w:val="21F8754A"/>
    <w:rsid w:val="221A55CD"/>
    <w:rsid w:val="229D7CA8"/>
    <w:rsid w:val="229E6069"/>
    <w:rsid w:val="22A805E7"/>
    <w:rsid w:val="230B610D"/>
    <w:rsid w:val="248655F9"/>
    <w:rsid w:val="24EA3120"/>
    <w:rsid w:val="26060621"/>
    <w:rsid w:val="26574739"/>
    <w:rsid w:val="26E72BE8"/>
    <w:rsid w:val="26FF2F0E"/>
    <w:rsid w:val="27921D79"/>
    <w:rsid w:val="287370C1"/>
    <w:rsid w:val="289D64D0"/>
    <w:rsid w:val="28C56122"/>
    <w:rsid w:val="29003B10"/>
    <w:rsid w:val="293B68B2"/>
    <w:rsid w:val="2A0D248D"/>
    <w:rsid w:val="2A4C3B14"/>
    <w:rsid w:val="2A583806"/>
    <w:rsid w:val="2B8B5C80"/>
    <w:rsid w:val="2C2F340C"/>
    <w:rsid w:val="2C352F43"/>
    <w:rsid w:val="2C734DFA"/>
    <w:rsid w:val="2DE63773"/>
    <w:rsid w:val="2EDA2FEB"/>
    <w:rsid w:val="2EFE7D27"/>
    <w:rsid w:val="2F3F6DE7"/>
    <w:rsid w:val="2FFC14FB"/>
    <w:rsid w:val="2FFF062C"/>
    <w:rsid w:val="305D1CF8"/>
    <w:rsid w:val="30EC48CC"/>
    <w:rsid w:val="31137412"/>
    <w:rsid w:val="311C22A0"/>
    <w:rsid w:val="311C59DD"/>
    <w:rsid w:val="31783C63"/>
    <w:rsid w:val="318C6AF1"/>
    <w:rsid w:val="31951AD9"/>
    <w:rsid w:val="31D929D5"/>
    <w:rsid w:val="32072410"/>
    <w:rsid w:val="326D44D2"/>
    <w:rsid w:val="32EA1597"/>
    <w:rsid w:val="33E80641"/>
    <w:rsid w:val="344A7F80"/>
    <w:rsid w:val="34F63E7E"/>
    <w:rsid w:val="357D5F15"/>
    <w:rsid w:val="358F5862"/>
    <w:rsid w:val="35F20724"/>
    <w:rsid w:val="362551E1"/>
    <w:rsid w:val="362D006F"/>
    <w:rsid w:val="365302AE"/>
    <w:rsid w:val="36962AB3"/>
    <w:rsid w:val="369C6124"/>
    <w:rsid w:val="36CD016C"/>
    <w:rsid w:val="36F13630"/>
    <w:rsid w:val="37417F37"/>
    <w:rsid w:val="37743B32"/>
    <w:rsid w:val="38136B82"/>
    <w:rsid w:val="38F12F1B"/>
    <w:rsid w:val="39B41D2A"/>
    <w:rsid w:val="3A263172"/>
    <w:rsid w:val="3A3A5696"/>
    <w:rsid w:val="3A6C02BF"/>
    <w:rsid w:val="3A8238E0"/>
    <w:rsid w:val="3A8C1063"/>
    <w:rsid w:val="3A9835B2"/>
    <w:rsid w:val="3A9F7D62"/>
    <w:rsid w:val="3C076F0B"/>
    <w:rsid w:val="3C1D7E9C"/>
    <w:rsid w:val="3C52700B"/>
    <w:rsid w:val="3C577F8F"/>
    <w:rsid w:val="3C7E5DCE"/>
    <w:rsid w:val="3C985175"/>
    <w:rsid w:val="3CB61A62"/>
    <w:rsid w:val="3D5D053C"/>
    <w:rsid w:val="3ECF45B5"/>
    <w:rsid w:val="3F8D2FD4"/>
    <w:rsid w:val="40752B90"/>
    <w:rsid w:val="40C907D4"/>
    <w:rsid w:val="41244FE2"/>
    <w:rsid w:val="412E6E7D"/>
    <w:rsid w:val="413E276C"/>
    <w:rsid w:val="41553A5F"/>
    <w:rsid w:val="41A448BE"/>
    <w:rsid w:val="41FD6251"/>
    <w:rsid w:val="424469C5"/>
    <w:rsid w:val="42E3258D"/>
    <w:rsid w:val="44954C10"/>
    <w:rsid w:val="45577525"/>
    <w:rsid w:val="46112BA7"/>
    <w:rsid w:val="46271B24"/>
    <w:rsid w:val="46957F62"/>
    <w:rsid w:val="46987BF8"/>
    <w:rsid w:val="47051512"/>
    <w:rsid w:val="477F52B0"/>
    <w:rsid w:val="48A4175A"/>
    <w:rsid w:val="48A64365"/>
    <w:rsid w:val="49574017"/>
    <w:rsid w:val="49677E2C"/>
    <w:rsid w:val="497C7AEE"/>
    <w:rsid w:val="49BF3AEB"/>
    <w:rsid w:val="4A125911"/>
    <w:rsid w:val="4AEC68F9"/>
    <w:rsid w:val="4B5230F5"/>
    <w:rsid w:val="4C0360C1"/>
    <w:rsid w:val="4CE17CAE"/>
    <w:rsid w:val="4D2B4C2A"/>
    <w:rsid w:val="4D567C6D"/>
    <w:rsid w:val="4D5B7978"/>
    <w:rsid w:val="4E0B1608"/>
    <w:rsid w:val="4E974060"/>
    <w:rsid w:val="4F8415A4"/>
    <w:rsid w:val="4FEC035A"/>
    <w:rsid w:val="50074FD7"/>
    <w:rsid w:val="50E41142"/>
    <w:rsid w:val="519643FB"/>
    <w:rsid w:val="528E6F80"/>
    <w:rsid w:val="53237DB3"/>
    <w:rsid w:val="53636CBE"/>
    <w:rsid w:val="53676C63"/>
    <w:rsid w:val="538F7E27"/>
    <w:rsid w:val="53BB19B4"/>
    <w:rsid w:val="54342B34"/>
    <w:rsid w:val="5457012B"/>
    <w:rsid w:val="54BE4EE4"/>
    <w:rsid w:val="565422DF"/>
    <w:rsid w:val="56EF622F"/>
    <w:rsid w:val="584F166F"/>
    <w:rsid w:val="59774954"/>
    <w:rsid w:val="59833FEA"/>
    <w:rsid w:val="5A2F1C8C"/>
    <w:rsid w:val="5ACE278E"/>
    <w:rsid w:val="5B845F6E"/>
    <w:rsid w:val="5B876AF2"/>
    <w:rsid w:val="5C104619"/>
    <w:rsid w:val="5C447D0F"/>
    <w:rsid w:val="5C5B7BF6"/>
    <w:rsid w:val="5CBA122E"/>
    <w:rsid w:val="5CD10E53"/>
    <w:rsid w:val="5CEE2982"/>
    <w:rsid w:val="5D37407B"/>
    <w:rsid w:val="5D6C6AD3"/>
    <w:rsid w:val="5DF75DF1"/>
    <w:rsid w:val="5E9B2132"/>
    <w:rsid w:val="5F180FE5"/>
    <w:rsid w:val="5F291B28"/>
    <w:rsid w:val="5FDC26E3"/>
    <w:rsid w:val="5FE552B9"/>
    <w:rsid w:val="60083E99"/>
    <w:rsid w:val="60596221"/>
    <w:rsid w:val="605A0420"/>
    <w:rsid w:val="608E786E"/>
    <w:rsid w:val="60920174"/>
    <w:rsid w:val="61F249AE"/>
    <w:rsid w:val="620C4073"/>
    <w:rsid w:val="62135F81"/>
    <w:rsid w:val="62FA54F0"/>
    <w:rsid w:val="63063B9A"/>
    <w:rsid w:val="63234D84"/>
    <w:rsid w:val="632B1543"/>
    <w:rsid w:val="653B6D24"/>
    <w:rsid w:val="65B740EF"/>
    <w:rsid w:val="65BD1A26"/>
    <w:rsid w:val="65F070A5"/>
    <w:rsid w:val="682057E3"/>
    <w:rsid w:val="68285F93"/>
    <w:rsid w:val="683B3E0E"/>
    <w:rsid w:val="683D43BC"/>
    <w:rsid w:val="68680304"/>
    <w:rsid w:val="68DA4C11"/>
    <w:rsid w:val="69334495"/>
    <w:rsid w:val="694420C2"/>
    <w:rsid w:val="695E2C6C"/>
    <w:rsid w:val="6971708A"/>
    <w:rsid w:val="699B2AD1"/>
    <w:rsid w:val="69C73FDA"/>
    <w:rsid w:val="69D5086F"/>
    <w:rsid w:val="6A7E61D7"/>
    <w:rsid w:val="6A9B2674"/>
    <w:rsid w:val="6ABA1044"/>
    <w:rsid w:val="6AD12B4E"/>
    <w:rsid w:val="6AD17727"/>
    <w:rsid w:val="6B000FE7"/>
    <w:rsid w:val="6C1D4D6E"/>
    <w:rsid w:val="6C3119E6"/>
    <w:rsid w:val="6D1E2392"/>
    <w:rsid w:val="6D696F8E"/>
    <w:rsid w:val="6D806BB4"/>
    <w:rsid w:val="6E056E0D"/>
    <w:rsid w:val="6E9C3343"/>
    <w:rsid w:val="6EAA06E6"/>
    <w:rsid w:val="6F181253"/>
    <w:rsid w:val="6F8B03CE"/>
    <w:rsid w:val="6FB1014D"/>
    <w:rsid w:val="70452BBF"/>
    <w:rsid w:val="721C4D44"/>
    <w:rsid w:val="72427E54"/>
    <w:rsid w:val="73271CAC"/>
    <w:rsid w:val="739B1A3B"/>
    <w:rsid w:val="745F4900"/>
    <w:rsid w:val="74812CE4"/>
    <w:rsid w:val="748C076C"/>
    <w:rsid w:val="74917CCB"/>
    <w:rsid w:val="75297D1C"/>
    <w:rsid w:val="75761242"/>
    <w:rsid w:val="75845FDA"/>
    <w:rsid w:val="75972E93"/>
    <w:rsid w:val="76BE4A5D"/>
    <w:rsid w:val="76EF302D"/>
    <w:rsid w:val="78340C7E"/>
    <w:rsid w:val="787B0F5A"/>
    <w:rsid w:val="78CF226D"/>
    <w:rsid w:val="79484702"/>
    <w:rsid w:val="79795F5A"/>
    <w:rsid w:val="79821188"/>
    <w:rsid w:val="7A073FF5"/>
    <w:rsid w:val="7A1F7DB6"/>
    <w:rsid w:val="7A82098B"/>
    <w:rsid w:val="7B867B20"/>
    <w:rsid w:val="7BC57ABD"/>
    <w:rsid w:val="7BEF6963"/>
    <w:rsid w:val="7C132397"/>
    <w:rsid w:val="7C2F613C"/>
    <w:rsid w:val="7D3166CF"/>
    <w:rsid w:val="7E0C345B"/>
    <w:rsid w:val="7EB1793B"/>
    <w:rsid w:val="7F7B0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uiPriority="99"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 w:eastAsia="en-US" w:bidi="ar-SA"/>
    </w:rPr>
  </w:style>
  <w:style w:type="paragraph" w:styleId="2">
    <w:name w:val="heading 1"/>
    <w:basedOn w:val="1"/>
    <w:next w:val="1"/>
    <w:qFormat/>
    <w:uiPriority w:val="9"/>
    <w:pPr>
      <w:keepNext/>
      <w:spacing w:before="360" w:after="120"/>
      <w:ind w:left="360"/>
      <w:outlineLvl w:val="0"/>
    </w:pPr>
    <w:rPr>
      <w:b/>
      <w:bCs/>
      <w:sz w:val="32"/>
      <w:szCs w:val="32"/>
    </w:rPr>
  </w:style>
  <w:style w:type="paragraph" w:styleId="3">
    <w:name w:val="heading 2"/>
    <w:basedOn w:val="1"/>
    <w:next w:val="1"/>
    <w:unhideWhenUsed/>
    <w:qFormat/>
    <w:uiPriority w:val="9"/>
    <w:pPr>
      <w:keepNext/>
      <w:spacing w:before="240" w:after="120"/>
      <w:ind w:left="851" w:hanging="491"/>
      <w:outlineLvl w:val="1"/>
    </w:pPr>
    <w:rPr>
      <w:rFonts w:ascii="Arial" w:hAnsi="Arial" w:eastAsia="Arial" w:cs="Arial"/>
      <w:b/>
      <w:bCs/>
      <w:sz w:val="28"/>
      <w:szCs w:val="28"/>
    </w:rPr>
  </w:style>
  <w:style w:type="paragraph" w:styleId="4">
    <w:name w:val="heading 3"/>
    <w:basedOn w:val="1"/>
    <w:next w:val="1"/>
    <w:unhideWhenUsed/>
    <w:qFormat/>
    <w:uiPriority w:val="9"/>
    <w:pPr>
      <w:keepNext/>
      <w:spacing w:before="240" w:after="120"/>
      <w:outlineLvl w:val="2"/>
    </w:pPr>
    <w:rPr>
      <w:b/>
      <w:bCs/>
    </w:rPr>
  </w:style>
  <w:style w:type="paragraph" w:styleId="5">
    <w:name w:val="heading 4"/>
    <w:basedOn w:val="1"/>
    <w:next w:val="1"/>
    <w:semiHidden/>
    <w:unhideWhenUsed/>
    <w:qFormat/>
    <w:uiPriority w:val="9"/>
    <w:pPr>
      <w:keepNext/>
      <w:keepLines/>
      <w:spacing w:before="240" w:after="40"/>
      <w:outlineLvl w:val="3"/>
    </w:pPr>
    <w:rPr>
      <w:b/>
      <w:bCs/>
    </w:rPr>
  </w:style>
  <w:style w:type="paragraph" w:styleId="6">
    <w:name w:val="heading 5"/>
    <w:basedOn w:val="1"/>
    <w:next w:val="1"/>
    <w:semiHidden/>
    <w:unhideWhenUsed/>
    <w:qFormat/>
    <w:uiPriority w:val="9"/>
    <w:pPr>
      <w:keepNext/>
      <w:keepLines/>
      <w:spacing w:before="220" w:after="40"/>
      <w:outlineLvl w:val="4"/>
    </w:pPr>
    <w:rPr>
      <w:b/>
      <w:bCs/>
      <w:sz w:val="22"/>
      <w:szCs w:val="22"/>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sz w:val="22"/>
      <w:szCs w:val="22"/>
      <w:lang w:val="zh-CN" w:eastAsia="en-US" w:bidi="ar-SA"/>
    </w:rPr>
  </w:style>
  <w:style w:type="paragraph" w:styleId="11">
    <w:name w:val="caption"/>
    <w:semiHidden/>
    <w:unhideWhenUsed/>
    <w:qFormat/>
    <w:uiPriority w:val="0"/>
    <w:rPr>
      <w:rFonts w:ascii="Arial" w:hAnsi="Arial" w:eastAsia="SimHei" w:cs="Arial"/>
      <w:sz w:val="20"/>
      <w:szCs w:val="24"/>
      <w:lang w:val="en" w:eastAsia="en-US" w:bidi="ar-SA"/>
    </w:rPr>
  </w:style>
  <w:style w:type="character" w:styleId="12">
    <w:name w:val="annotation reference"/>
    <w:basedOn w:val="8"/>
    <w:semiHidden/>
    <w:unhideWhenUsed/>
    <w:qFormat/>
    <w:uiPriority w:val="99"/>
    <w:rPr>
      <w:sz w:val="16"/>
      <w:szCs w:val="16"/>
    </w:rPr>
  </w:style>
  <w:style w:type="paragraph" w:styleId="13">
    <w:name w:val="annotation text"/>
    <w:basedOn w:val="1"/>
    <w:link w:val="122"/>
    <w:semiHidden/>
    <w:unhideWhenUsed/>
    <w:qFormat/>
    <w:uiPriority w:val="99"/>
    <w:rPr>
      <w:sz w:val="20"/>
      <w:szCs w:val="20"/>
    </w:rPr>
  </w:style>
  <w:style w:type="paragraph" w:styleId="14">
    <w:name w:val="annotation subject"/>
    <w:basedOn w:val="13"/>
    <w:next w:val="13"/>
    <w:link w:val="123"/>
    <w:semiHidden/>
    <w:unhideWhenUsed/>
    <w:qFormat/>
    <w:uiPriority w:val="99"/>
    <w:rPr>
      <w:b/>
      <w:bCs/>
    </w:rPr>
  </w:style>
  <w:style w:type="paragraph" w:styleId="15">
    <w:name w:val="header"/>
    <w:qFormat/>
    <w:uiPriority w:val="0"/>
    <w:pPr>
      <w:tabs>
        <w:tab w:val="center" w:pos="4153"/>
        <w:tab w:val="right" w:pos="8306"/>
      </w:tabs>
      <w:snapToGrid w:val="0"/>
    </w:pPr>
    <w:rPr>
      <w:rFonts w:ascii="Times New Roman" w:hAnsi="Times New Roman" w:eastAsia="Times New Roman" w:cs="Times New Roman"/>
      <w:sz w:val="18"/>
      <w:szCs w:val="18"/>
      <w:lang w:val="en" w:eastAsia="en-US" w:bidi="ar-SA"/>
    </w:rPr>
  </w:style>
  <w:style w:type="character" w:styleId="16">
    <w:name w:val="HTML Code"/>
    <w:basedOn w:val="8"/>
    <w:qFormat/>
    <w:uiPriority w:val="0"/>
    <w:rPr>
      <w:rFonts w:ascii="Courier New" w:hAnsi="Courier New" w:cs="Courier New"/>
      <w:sz w:val="20"/>
      <w:szCs w:val="20"/>
    </w:rPr>
  </w:style>
  <w:style w:type="paragraph" w:styleId="1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8">
    <w:name w:val="Hyperlink"/>
    <w:basedOn w:val="8"/>
    <w:qFormat/>
    <w:uiPriority w:val="0"/>
    <w:rPr>
      <w:color w:val="0000FF"/>
      <w:u w:val="single"/>
    </w:rPr>
  </w:style>
  <w:style w:type="paragraph" w:styleId="19">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20">
    <w:name w:val="Strong"/>
    <w:basedOn w:val="8"/>
    <w:qFormat/>
    <w:uiPriority w:val="0"/>
    <w:rPr>
      <w:b/>
      <w:bCs/>
    </w:rPr>
  </w:style>
  <w:style w:type="paragraph" w:styleId="21">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22">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qFormat/>
    <w:uiPriority w:val="10"/>
    <w:pPr>
      <w:keepNext/>
      <w:keepLines/>
      <w:spacing w:before="480" w:after="120"/>
    </w:pPr>
    <w:rPr>
      <w:b/>
      <w:bCs/>
      <w:sz w:val="72"/>
      <w:szCs w:val="72"/>
    </w:rPr>
  </w:style>
  <w:style w:type="paragraph" w:styleId="24">
    <w:name w:val="toc 1"/>
    <w:basedOn w:val="1"/>
    <w:next w:val="1"/>
    <w:semiHidden/>
    <w:unhideWhenUsed/>
    <w:uiPriority w:val="39"/>
  </w:style>
  <w:style w:type="paragraph" w:styleId="25">
    <w:name w:val="toc 2"/>
    <w:basedOn w:val="1"/>
    <w:next w:val="1"/>
    <w:semiHidden/>
    <w:unhideWhenUsed/>
    <w:uiPriority w:val="39"/>
    <w:pPr>
      <w:ind w:left="420" w:leftChars="200"/>
    </w:pPr>
  </w:style>
  <w:style w:type="paragraph" w:styleId="26">
    <w:name w:val="toc 3"/>
    <w:basedOn w:val="1"/>
    <w:next w:val="1"/>
    <w:semiHidden/>
    <w:unhideWhenUsed/>
    <w:uiPriority w:val="39"/>
    <w:pPr>
      <w:ind w:left="840" w:leftChars="400"/>
    </w:pPr>
  </w:style>
  <w:style w:type="table" w:customStyle="1" w:styleId="27">
    <w:name w:val="TableNormal"/>
    <w:qFormat/>
    <w:uiPriority w:val="0"/>
    <w:tblPr>
      <w:tblCellMar>
        <w:top w:w="100" w:type="dxa"/>
        <w:left w:w="100" w:type="dxa"/>
        <w:bottom w:w="100" w:type="dxa"/>
        <w:right w:w="100" w:type="dxa"/>
      </w:tblCellMar>
    </w:tblPr>
  </w:style>
  <w:style w:type="table" w:customStyle="1" w:styleId="28">
    <w:name w:val="_Style 11"/>
    <w:basedOn w:val="9"/>
    <w:qFormat/>
    <w:uiPriority w:val="0"/>
    <w:tblPr>
      <w:tblCellMar>
        <w:left w:w="115" w:type="dxa"/>
        <w:right w:w="115" w:type="dxa"/>
      </w:tblCellMar>
    </w:tblPr>
  </w:style>
  <w:style w:type="table" w:customStyle="1" w:styleId="29">
    <w:name w:val="_Style 12"/>
    <w:basedOn w:val="9"/>
    <w:qFormat/>
    <w:uiPriority w:val="0"/>
    <w:tblPr>
      <w:tblCellMar>
        <w:left w:w="115" w:type="dxa"/>
        <w:right w:w="115" w:type="dxa"/>
      </w:tblCellMar>
    </w:tblPr>
  </w:style>
  <w:style w:type="table" w:customStyle="1" w:styleId="30">
    <w:name w:val="_Style 13"/>
    <w:basedOn w:val="9"/>
    <w:qFormat/>
    <w:uiPriority w:val="0"/>
    <w:tblPr>
      <w:tblCellMar>
        <w:left w:w="115" w:type="dxa"/>
        <w:right w:w="115" w:type="dxa"/>
      </w:tblCellMar>
    </w:tblPr>
  </w:style>
  <w:style w:type="table" w:customStyle="1" w:styleId="31">
    <w:name w:val="_Style 14"/>
    <w:basedOn w:val="9"/>
    <w:qFormat/>
    <w:uiPriority w:val="0"/>
    <w:tblPr>
      <w:tblCellMar>
        <w:left w:w="115" w:type="dxa"/>
        <w:right w:w="115" w:type="dxa"/>
      </w:tblCellMar>
    </w:tblPr>
  </w:style>
  <w:style w:type="table" w:customStyle="1" w:styleId="32">
    <w:name w:val="_Style 15"/>
    <w:basedOn w:val="9"/>
    <w:qFormat/>
    <w:uiPriority w:val="0"/>
    <w:tblPr>
      <w:tblCellMar>
        <w:left w:w="115" w:type="dxa"/>
        <w:right w:w="115" w:type="dxa"/>
      </w:tblCellMar>
    </w:tblPr>
  </w:style>
  <w:style w:type="table" w:customStyle="1" w:styleId="33">
    <w:name w:val="_Style 16"/>
    <w:basedOn w:val="9"/>
    <w:qFormat/>
    <w:uiPriority w:val="0"/>
    <w:tblPr>
      <w:tblCellMar>
        <w:left w:w="115" w:type="dxa"/>
        <w:right w:w="115" w:type="dxa"/>
      </w:tblCellMar>
    </w:tblPr>
  </w:style>
  <w:style w:type="table" w:customStyle="1" w:styleId="34">
    <w:name w:val="_Style 17"/>
    <w:basedOn w:val="9"/>
    <w:qFormat/>
    <w:uiPriority w:val="0"/>
    <w:tblPr>
      <w:tblCellMar>
        <w:left w:w="115" w:type="dxa"/>
        <w:right w:w="115" w:type="dxa"/>
      </w:tblCellMar>
    </w:tblPr>
  </w:style>
  <w:style w:type="table" w:customStyle="1" w:styleId="35">
    <w:name w:val="_Style 18"/>
    <w:basedOn w:val="9"/>
    <w:qFormat/>
    <w:uiPriority w:val="0"/>
    <w:tblPr>
      <w:tblCellMar>
        <w:left w:w="115" w:type="dxa"/>
        <w:right w:w="115" w:type="dxa"/>
      </w:tblCellMar>
    </w:tblPr>
  </w:style>
  <w:style w:type="table" w:customStyle="1" w:styleId="36">
    <w:name w:val="_Style 19"/>
    <w:basedOn w:val="9"/>
    <w:qFormat/>
    <w:uiPriority w:val="0"/>
    <w:tblPr>
      <w:tblCellMar>
        <w:left w:w="115" w:type="dxa"/>
        <w:right w:w="115" w:type="dxa"/>
      </w:tblCellMar>
    </w:tblPr>
  </w:style>
  <w:style w:type="paragraph" w:customStyle="1" w:styleId="37">
    <w:name w:val="references"/>
    <w:qFormat/>
    <w:uiPriority w:val="0"/>
    <w:pPr>
      <w:numPr>
        <w:ilvl w:val="0"/>
        <w:numId w:val="1"/>
      </w:numPr>
    </w:pPr>
    <w:rPr>
      <w:rFonts w:ascii="Times New Roman" w:hAnsi="Times New Roman" w:eastAsia="Times New Roman" w:cs="Times New Roman"/>
      <w:sz w:val="24"/>
      <w:szCs w:val="24"/>
      <w:lang w:val="en" w:eastAsia="en-US" w:bidi="ar-SA"/>
    </w:rPr>
  </w:style>
  <w:style w:type="paragraph" w:customStyle="1" w:styleId="38">
    <w:name w:val="Tabela"/>
    <w:basedOn w:val="39"/>
    <w:qFormat/>
    <w:uiPriority w:val="0"/>
    <w:pPr>
      <w:spacing w:after="60"/>
      <w:ind w:left="142" w:right="142"/>
      <w:jc w:val="right"/>
    </w:pPr>
    <w:rPr>
      <w:rFonts w:ascii="CHelvItalic" w:hAnsi="CHelvItalic"/>
      <w:sz w:val="22"/>
    </w:rPr>
  </w:style>
  <w:style w:type="paragraph" w:customStyle="1" w:styleId="39">
    <w:name w:val="Tekst"/>
    <w:qFormat/>
    <w:uiPriority w:val="0"/>
    <w:pPr>
      <w:spacing w:before="120"/>
    </w:pPr>
    <w:rPr>
      <w:rFonts w:ascii="Times New Roman" w:hAnsi="Times New Roman" w:eastAsia="Times New Roman" w:cs="Times New Roman"/>
      <w:sz w:val="24"/>
      <w:szCs w:val="24"/>
      <w:lang w:val="en" w:eastAsia="en-US" w:bidi="ar-SA"/>
    </w:rPr>
  </w:style>
  <w:style w:type="paragraph" w:customStyle="1" w:styleId="40">
    <w:name w:val="ime"/>
    <w:basedOn w:val="41"/>
    <w:qFormat/>
    <w:uiPriority w:val="0"/>
    <w:pPr>
      <w:spacing w:before="1440"/>
    </w:pPr>
  </w:style>
  <w:style w:type="paragraph" w:customStyle="1" w:styleId="41">
    <w:name w:val="ime1"/>
    <w:qFormat/>
    <w:uiPriority w:val="0"/>
    <w:pPr>
      <w:spacing w:before="168"/>
      <w:jc w:val="center"/>
    </w:pPr>
    <w:rPr>
      <w:rFonts w:ascii="VogueBold" w:hAnsi="VogueBold" w:eastAsia="Times New Roman" w:cs="Times New Roman"/>
      <w:sz w:val="30"/>
      <w:szCs w:val="24"/>
      <w:lang w:val="en" w:eastAsia="en-US" w:bidi="ar-SA"/>
    </w:rPr>
  </w:style>
  <w:style w:type="paragraph" w:customStyle="1" w:styleId="42">
    <w:name w:val="tab"/>
    <w:qFormat/>
    <w:uiPriority w:val="0"/>
    <w:pPr>
      <w:spacing w:before="60" w:after="120"/>
      <w:jc w:val="both"/>
    </w:pPr>
    <w:rPr>
      <w:rFonts w:ascii="TimesRoman" w:hAnsi="TimesRoman" w:eastAsia="Times New Roman" w:cs="Times New Roman"/>
      <w:kern w:val="20"/>
      <w:sz w:val="20"/>
      <w:szCs w:val="24"/>
      <w:lang w:val="en-US" w:eastAsia="en-US" w:bidi="ar-SA"/>
    </w:rPr>
  </w:style>
  <w:style w:type="table" w:customStyle="1" w:styleId="43">
    <w:name w:val="_Style 35"/>
    <w:basedOn w:val="27"/>
    <w:qFormat/>
    <w:uiPriority w:val="0"/>
    <w:tblPr>
      <w:tblCellMar>
        <w:top w:w="0" w:type="dxa"/>
        <w:left w:w="108" w:type="dxa"/>
        <w:bottom w:w="0" w:type="dxa"/>
        <w:right w:w="108" w:type="dxa"/>
      </w:tblCellMar>
    </w:tblPr>
  </w:style>
  <w:style w:type="table" w:customStyle="1" w:styleId="44">
    <w:name w:val="_Style 36"/>
    <w:basedOn w:val="27"/>
    <w:qFormat/>
    <w:uiPriority w:val="0"/>
    <w:tblPr>
      <w:tblCellMar>
        <w:top w:w="0" w:type="dxa"/>
        <w:left w:w="0" w:type="dxa"/>
        <w:bottom w:w="0" w:type="dxa"/>
        <w:right w:w="0" w:type="dxa"/>
      </w:tblCellMar>
    </w:tblPr>
  </w:style>
  <w:style w:type="table" w:customStyle="1" w:styleId="45">
    <w:name w:val="_Style 37"/>
    <w:basedOn w:val="27"/>
    <w:qFormat/>
    <w:uiPriority w:val="0"/>
    <w:tblPr>
      <w:tblCellMar>
        <w:top w:w="0" w:type="dxa"/>
        <w:left w:w="108" w:type="dxa"/>
        <w:bottom w:w="0" w:type="dxa"/>
        <w:right w:w="108" w:type="dxa"/>
      </w:tblCellMar>
    </w:tblPr>
  </w:style>
  <w:style w:type="table" w:customStyle="1" w:styleId="46">
    <w:name w:val="_Style 38"/>
    <w:basedOn w:val="27"/>
    <w:qFormat/>
    <w:uiPriority w:val="0"/>
    <w:tblPr>
      <w:tblCellMar>
        <w:top w:w="0" w:type="dxa"/>
        <w:left w:w="108" w:type="dxa"/>
        <w:bottom w:w="0" w:type="dxa"/>
        <w:right w:w="108" w:type="dxa"/>
      </w:tblCellMar>
    </w:tblPr>
  </w:style>
  <w:style w:type="table" w:customStyle="1" w:styleId="47">
    <w:name w:val="_Style 39"/>
    <w:basedOn w:val="27"/>
    <w:qFormat/>
    <w:uiPriority w:val="0"/>
    <w:tblPr>
      <w:tblCellMar>
        <w:top w:w="0" w:type="dxa"/>
        <w:left w:w="108" w:type="dxa"/>
        <w:bottom w:w="0" w:type="dxa"/>
        <w:right w:w="108" w:type="dxa"/>
      </w:tblCellMar>
    </w:tblPr>
  </w:style>
  <w:style w:type="table" w:customStyle="1" w:styleId="48">
    <w:name w:val="_Style 40"/>
    <w:basedOn w:val="27"/>
    <w:qFormat/>
    <w:uiPriority w:val="0"/>
    <w:tblPr>
      <w:tblCellMar>
        <w:top w:w="0" w:type="dxa"/>
        <w:left w:w="108" w:type="dxa"/>
        <w:bottom w:w="0" w:type="dxa"/>
        <w:right w:w="108" w:type="dxa"/>
      </w:tblCellMar>
    </w:tblPr>
  </w:style>
  <w:style w:type="table" w:customStyle="1" w:styleId="49">
    <w:name w:val="_Style 41"/>
    <w:basedOn w:val="27"/>
    <w:qFormat/>
    <w:uiPriority w:val="0"/>
    <w:tblPr>
      <w:tblCellMar>
        <w:top w:w="0" w:type="dxa"/>
        <w:left w:w="108" w:type="dxa"/>
        <w:bottom w:w="0" w:type="dxa"/>
        <w:right w:w="108" w:type="dxa"/>
      </w:tblCellMar>
    </w:tblPr>
  </w:style>
  <w:style w:type="table" w:customStyle="1" w:styleId="50">
    <w:name w:val="_Style 42"/>
    <w:basedOn w:val="27"/>
    <w:qFormat/>
    <w:uiPriority w:val="0"/>
    <w:tblPr>
      <w:tblCellMar>
        <w:top w:w="15" w:type="dxa"/>
        <w:left w:w="15" w:type="dxa"/>
        <w:bottom w:w="15" w:type="dxa"/>
        <w:right w:w="15" w:type="dxa"/>
      </w:tblCellMar>
    </w:tblPr>
  </w:style>
  <w:style w:type="table" w:customStyle="1" w:styleId="51">
    <w:name w:val="_Style 43"/>
    <w:basedOn w:val="27"/>
    <w:qFormat/>
    <w:uiPriority w:val="0"/>
    <w:tblPr>
      <w:tblCellMar>
        <w:top w:w="15" w:type="dxa"/>
        <w:left w:w="15" w:type="dxa"/>
        <w:bottom w:w="15" w:type="dxa"/>
        <w:right w:w="15" w:type="dxa"/>
      </w:tblCellMar>
    </w:tblPr>
  </w:style>
  <w:style w:type="table" w:customStyle="1" w:styleId="52">
    <w:name w:val="_Style 44"/>
    <w:basedOn w:val="27"/>
    <w:qFormat/>
    <w:uiPriority w:val="0"/>
    <w:pPr>
      <w:widowControl w:val="0"/>
      <w:jc w:val="both"/>
    </w:pPr>
    <w:tblPr>
      <w:tblCellMar>
        <w:top w:w="0" w:type="dxa"/>
        <w:left w:w="108" w:type="dxa"/>
        <w:bottom w:w="0" w:type="dxa"/>
        <w:right w:w="108" w:type="dxa"/>
      </w:tblCellMar>
    </w:tblPr>
  </w:style>
  <w:style w:type="table" w:customStyle="1" w:styleId="53">
    <w:name w:val="_Style 45"/>
    <w:basedOn w:val="27"/>
    <w:qFormat/>
    <w:uiPriority w:val="0"/>
    <w:pPr>
      <w:widowControl w:val="0"/>
      <w:jc w:val="both"/>
    </w:pPr>
    <w:tblPr>
      <w:tblCellMar>
        <w:top w:w="0" w:type="dxa"/>
        <w:left w:w="108" w:type="dxa"/>
        <w:bottom w:w="0" w:type="dxa"/>
        <w:right w:w="108" w:type="dxa"/>
      </w:tblCellMar>
    </w:tblPr>
  </w:style>
  <w:style w:type="table" w:customStyle="1" w:styleId="54">
    <w:name w:val="_Style 46"/>
    <w:basedOn w:val="27"/>
    <w:qFormat/>
    <w:uiPriority w:val="0"/>
    <w:pPr>
      <w:widowControl w:val="0"/>
      <w:jc w:val="both"/>
    </w:pPr>
    <w:tblPr>
      <w:tblCellMar>
        <w:top w:w="0" w:type="dxa"/>
        <w:left w:w="108" w:type="dxa"/>
        <w:bottom w:w="0" w:type="dxa"/>
        <w:right w:w="108" w:type="dxa"/>
      </w:tblCellMar>
    </w:tblPr>
  </w:style>
  <w:style w:type="table" w:customStyle="1" w:styleId="55">
    <w:name w:val="_Style 47"/>
    <w:basedOn w:val="27"/>
    <w:qFormat/>
    <w:uiPriority w:val="0"/>
    <w:tblPr>
      <w:tblCellMar>
        <w:top w:w="15" w:type="dxa"/>
        <w:left w:w="15" w:type="dxa"/>
        <w:bottom w:w="15" w:type="dxa"/>
        <w:right w:w="15" w:type="dxa"/>
      </w:tblCellMar>
    </w:tblPr>
  </w:style>
  <w:style w:type="table" w:customStyle="1" w:styleId="56">
    <w:name w:val="_Style 48"/>
    <w:basedOn w:val="27"/>
    <w:qFormat/>
    <w:uiPriority w:val="0"/>
    <w:pPr>
      <w:widowControl w:val="0"/>
      <w:jc w:val="both"/>
    </w:pPr>
    <w:tblPr>
      <w:tblCellMar>
        <w:top w:w="0" w:type="dxa"/>
        <w:left w:w="108" w:type="dxa"/>
        <w:bottom w:w="0" w:type="dxa"/>
        <w:right w:w="108" w:type="dxa"/>
      </w:tblCellMar>
    </w:tblPr>
  </w:style>
  <w:style w:type="table" w:customStyle="1" w:styleId="57">
    <w:name w:val="_Style 49"/>
    <w:basedOn w:val="27"/>
    <w:qFormat/>
    <w:uiPriority w:val="0"/>
    <w:pPr>
      <w:widowControl w:val="0"/>
      <w:jc w:val="both"/>
    </w:pPr>
    <w:tblPr>
      <w:tblCellMar>
        <w:top w:w="0" w:type="dxa"/>
        <w:left w:w="108" w:type="dxa"/>
        <w:bottom w:w="0" w:type="dxa"/>
        <w:right w:w="108" w:type="dxa"/>
      </w:tblCellMar>
    </w:tblPr>
  </w:style>
  <w:style w:type="table" w:customStyle="1" w:styleId="58">
    <w:name w:val="_Style 50"/>
    <w:basedOn w:val="27"/>
    <w:qFormat/>
    <w:uiPriority w:val="0"/>
    <w:pPr>
      <w:widowControl w:val="0"/>
      <w:jc w:val="both"/>
    </w:pPr>
    <w:tblPr>
      <w:tblCellMar>
        <w:top w:w="0" w:type="dxa"/>
        <w:left w:w="108" w:type="dxa"/>
        <w:bottom w:w="0" w:type="dxa"/>
        <w:right w:w="108" w:type="dxa"/>
      </w:tblCellMar>
    </w:tblPr>
  </w:style>
  <w:style w:type="table" w:customStyle="1" w:styleId="59">
    <w:name w:val="_Style 51"/>
    <w:basedOn w:val="27"/>
    <w:qFormat/>
    <w:uiPriority w:val="0"/>
    <w:pPr>
      <w:widowControl w:val="0"/>
      <w:jc w:val="both"/>
    </w:pPr>
    <w:tblPr>
      <w:tblCellMar>
        <w:top w:w="0" w:type="dxa"/>
        <w:left w:w="108" w:type="dxa"/>
        <w:bottom w:w="0" w:type="dxa"/>
        <w:right w:w="108" w:type="dxa"/>
      </w:tblCellMar>
    </w:tblPr>
  </w:style>
  <w:style w:type="table" w:customStyle="1" w:styleId="60">
    <w:name w:val="_Style 52"/>
    <w:basedOn w:val="27"/>
    <w:qFormat/>
    <w:uiPriority w:val="0"/>
    <w:pPr>
      <w:widowControl w:val="0"/>
      <w:jc w:val="both"/>
    </w:pPr>
    <w:tblPr>
      <w:tblCellMar>
        <w:top w:w="0" w:type="dxa"/>
        <w:left w:w="108" w:type="dxa"/>
        <w:bottom w:w="0" w:type="dxa"/>
        <w:right w:w="108" w:type="dxa"/>
      </w:tblCellMar>
    </w:tblPr>
  </w:style>
  <w:style w:type="table" w:customStyle="1" w:styleId="61">
    <w:name w:val="_Style 53"/>
    <w:basedOn w:val="27"/>
    <w:qFormat/>
    <w:uiPriority w:val="0"/>
    <w:pPr>
      <w:widowControl w:val="0"/>
      <w:jc w:val="both"/>
    </w:pPr>
    <w:tblPr>
      <w:tblCellMar>
        <w:top w:w="0" w:type="dxa"/>
        <w:left w:w="108" w:type="dxa"/>
        <w:bottom w:w="0" w:type="dxa"/>
        <w:right w:w="108" w:type="dxa"/>
      </w:tblCellMar>
    </w:tblPr>
  </w:style>
  <w:style w:type="table" w:customStyle="1" w:styleId="62">
    <w:name w:val="_Style 54"/>
    <w:basedOn w:val="27"/>
    <w:qFormat/>
    <w:uiPriority w:val="0"/>
    <w:pPr>
      <w:widowControl w:val="0"/>
      <w:jc w:val="both"/>
    </w:pPr>
    <w:tblPr>
      <w:tblCellMar>
        <w:top w:w="0" w:type="dxa"/>
        <w:left w:w="108" w:type="dxa"/>
        <w:bottom w:w="0" w:type="dxa"/>
        <w:right w:w="108" w:type="dxa"/>
      </w:tblCellMar>
    </w:tblPr>
  </w:style>
  <w:style w:type="table" w:customStyle="1" w:styleId="63">
    <w:name w:val="_Style 55"/>
    <w:basedOn w:val="27"/>
    <w:qFormat/>
    <w:uiPriority w:val="0"/>
    <w:pPr>
      <w:widowControl w:val="0"/>
      <w:jc w:val="both"/>
    </w:pPr>
    <w:tblPr>
      <w:tblCellMar>
        <w:top w:w="0" w:type="dxa"/>
        <w:left w:w="108" w:type="dxa"/>
        <w:bottom w:w="0" w:type="dxa"/>
        <w:right w:w="108" w:type="dxa"/>
      </w:tblCellMar>
    </w:tblPr>
  </w:style>
  <w:style w:type="table" w:customStyle="1" w:styleId="64">
    <w:name w:val="_Style 56"/>
    <w:basedOn w:val="27"/>
    <w:qFormat/>
    <w:uiPriority w:val="0"/>
    <w:pPr>
      <w:widowControl w:val="0"/>
      <w:jc w:val="both"/>
    </w:pPr>
    <w:tblPr>
      <w:tblCellMar>
        <w:top w:w="0" w:type="dxa"/>
        <w:left w:w="108" w:type="dxa"/>
        <w:bottom w:w="0" w:type="dxa"/>
        <w:right w:w="108" w:type="dxa"/>
      </w:tblCellMar>
    </w:tblPr>
  </w:style>
  <w:style w:type="table" w:customStyle="1" w:styleId="65">
    <w:name w:val="_Style 57"/>
    <w:basedOn w:val="27"/>
    <w:qFormat/>
    <w:uiPriority w:val="0"/>
    <w:pPr>
      <w:widowControl w:val="0"/>
      <w:jc w:val="both"/>
    </w:pPr>
    <w:tblPr>
      <w:tblCellMar>
        <w:top w:w="0" w:type="dxa"/>
        <w:left w:w="108" w:type="dxa"/>
        <w:bottom w:w="0" w:type="dxa"/>
        <w:right w:w="108" w:type="dxa"/>
      </w:tblCellMar>
    </w:tblPr>
  </w:style>
  <w:style w:type="table" w:customStyle="1" w:styleId="66">
    <w:name w:val="_Style 58"/>
    <w:basedOn w:val="27"/>
    <w:qFormat/>
    <w:uiPriority w:val="0"/>
    <w:pPr>
      <w:widowControl w:val="0"/>
      <w:jc w:val="both"/>
    </w:pPr>
    <w:tblPr>
      <w:tblCellMar>
        <w:top w:w="0" w:type="dxa"/>
        <w:left w:w="108" w:type="dxa"/>
        <w:bottom w:w="0" w:type="dxa"/>
        <w:right w:w="108" w:type="dxa"/>
      </w:tblCellMar>
    </w:tblPr>
  </w:style>
  <w:style w:type="table" w:customStyle="1" w:styleId="67">
    <w:name w:val="_Style 59"/>
    <w:basedOn w:val="27"/>
    <w:qFormat/>
    <w:uiPriority w:val="0"/>
    <w:pPr>
      <w:widowControl w:val="0"/>
      <w:jc w:val="both"/>
    </w:pPr>
    <w:tblPr>
      <w:tblCellMar>
        <w:top w:w="0" w:type="dxa"/>
        <w:left w:w="108" w:type="dxa"/>
        <w:bottom w:w="0" w:type="dxa"/>
        <w:right w:w="108" w:type="dxa"/>
      </w:tblCellMar>
    </w:tblPr>
  </w:style>
  <w:style w:type="table" w:customStyle="1" w:styleId="68">
    <w:name w:val="_Style 60"/>
    <w:basedOn w:val="27"/>
    <w:qFormat/>
    <w:uiPriority w:val="0"/>
    <w:pPr>
      <w:widowControl w:val="0"/>
      <w:jc w:val="both"/>
    </w:pPr>
    <w:tblPr>
      <w:tblCellMar>
        <w:top w:w="0" w:type="dxa"/>
        <w:left w:w="108" w:type="dxa"/>
        <w:bottom w:w="0" w:type="dxa"/>
        <w:right w:w="108" w:type="dxa"/>
      </w:tblCellMar>
    </w:tblPr>
  </w:style>
  <w:style w:type="table" w:customStyle="1" w:styleId="69">
    <w:name w:val="_Style 61"/>
    <w:basedOn w:val="27"/>
    <w:qFormat/>
    <w:uiPriority w:val="0"/>
    <w:pPr>
      <w:widowControl w:val="0"/>
      <w:jc w:val="both"/>
    </w:pPr>
    <w:tblPr>
      <w:tblCellMar>
        <w:top w:w="0" w:type="dxa"/>
        <w:left w:w="108" w:type="dxa"/>
        <w:bottom w:w="0" w:type="dxa"/>
        <w:right w:w="108" w:type="dxa"/>
      </w:tblCellMar>
    </w:tblPr>
  </w:style>
  <w:style w:type="table" w:customStyle="1" w:styleId="70">
    <w:name w:val="_Style 62"/>
    <w:basedOn w:val="27"/>
    <w:qFormat/>
    <w:uiPriority w:val="0"/>
    <w:pPr>
      <w:widowControl w:val="0"/>
      <w:jc w:val="both"/>
    </w:pPr>
    <w:tblPr>
      <w:tblCellMar>
        <w:top w:w="0" w:type="dxa"/>
        <w:left w:w="108" w:type="dxa"/>
        <w:bottom w:w="0" w:type="dxa"/>
        <w:right w:w="108" w:type="dxa"/>
      </w:tblCellMar>
    </w:tblPr>
  </w:style>
  <w:style w:type="table" w:customStyle="1" w:styleId="71">
    <w:name w:val="_Style 63"/>
    <w:basedOn w:val="27"/>
    <w:qFormat/>
    <w:uiPriority w:val="0"/>
    <w:pPr>
      <w:widowControl w:val="0"/>
      <w:jc w:val="both"/>
    </w:pPr>
    <w:tblPr>
      <w:tblCellMar>
        <w:top w:w="0" w:type="dxa"/>
        <w:left w:w="108" w:type="dxa"/>
        <w:bottom w:w="0" w:type="dxa"/>
        <w:right w:w="108" w:type="dxa"/>
      </w:tblCellMar>
    </w:tblPr>
  </w:style>
  <w:style w:type="table" w:customStyle="1" w:styleId="72">
    <w:name w:val="_Style 64"/>
    <w:basedOn w:val="27"/>
    <w:qFormat/>
    <w:uiPriority w:val="0"/>
    <w:pPr>
      <w:widowControl w:val="0"/>
      <w:jc w:val="both"/>
    </w:pPr>
    <w:tblPr>
      <w:tblCellMar>
        <w:top w:w="0" w:type="dxa"/>
        <w:left w:w="108" w:type="dxa"/>
        <w:bottom w:w="0" w:type="dxa"/>
        <w:right w:w="108" w:type="dxa"/>
      </w:tblCellMar>
    </w:tblPr>
  </w:style>
  <w:style w:type="table" w:customStyle="1" w:styleId="73">
    <w:name w:val="_Style 65"/>
    <w:basedOn w:val="27"/>
    <w:qFormat/>
    <w:uiPriority w:val="0"/>
    <w:pPr>
      <w:widowControl w:val="0"/>
      <w:jc w:val="both"/>
    </w:pPr>
    <w:tblPr>
      <w:tblCellMar>
        <w:top w:w="0" w:type="dxa"/>
        <w:left w:w="108" w:type="dxa"/>
        <w:bottom w:w="0" w:type="dxa"/>
        <w:right w:w="108" w:type="dxa"/>
      </w:tblCellMar>
    </w:tblPr>
  </w:style>
  <w:style w:type="table" w:customStyle="1" w:styleId="74">
    <w:name w:val="_Style 66"/>
    <w:basedOn w:val="27"/>
    <w:qFormat/>
    <w:uiPriority w:val="0"/>
    <w:pPr>
      <w:widowControl w:val="0"/>
      <w:jc w:val="both"/>
    </w:pPr>
    <w:tblPr>
      <w:tblCellMar>
        <w:top w:w="0" w:type="dxa"/>
        <w:left w:w="108" w:type="dxa"/>
        <w:bottom w:w="0" w:type="dxa"/>
        <w:right w:w="108" w:type="dxa"/>
      </w:tblCellMar>
    </w:tblPr>
  </w:style>
  <w:style w:type="table" w:customStyle="1" w:styleId="75">
    <w:name w:val="_Style 67"/>
    <w:basedOn w:val="27"/>
    <w:qFormat/>
    <w:uiPriority w:val="0"/>
    <w:pPr>
      <w:widowControl w:val="0"/>
      <w:jc w:val="both"/>
    </w:pPr>
    <w:tblPr>
      <w:tblCellMar>
        <w:top w:w="0" w:type="dxa"/>
        <w:left w:w="108" w:type="dxa"/>
        <w:bottom w:w="0" w:type="dxa"/>
        <w:right w:w="108" w:type="dxa"/>
      </w:tblCellMar>
    </w:tblPr>
  </w:style>
  <w:style w:type="table" w:customStyle="1" w:styleId="76">
    <w:name w:val="_Style 68"/>
    <w:basedOn w:val="27"/>
    <w:qFormat/>
    <w:uiPriority w:val="0"/>
    <w:pPr>
      <w:widowControl w:val="0"/>
      <w:jc w:val="both"/>
    </w:pPr>
    <w:tblPr>
      <w:tblCellMar>
        <w:top w:w="0" w:type="dxa"/>
        <w:left w:w="108" w:type="dxa"/>
        <w:bottom w:w="0" w:type="dxa"/>
        <w:right w:w="108" w:type="dxa"/>
      </w:tblCellMar>
    </w:tblPr>
  </w:style>
  <w:style w:type="table" w:customStyle="1" w:styleId="77">
    <w:name w:val="_Style 69"/>
    <w:basedOn w:val="27"/>
    <w:qFormat/>
    <w:uiPriority w:val="0"/>
    <w:pPr>
      <w:widowControl w:val="0"/>
      <w:jc w:val="both"/>
    </w:pPr>
    <w:tblPr>
      <w:tblCellMar>
        <w:top w:w="0" w:type="dxa"/>
        <w:left w:w="108" w:type="dxa"/>
        <w:bottom w:w="0" w:type="dxa"/>
        <w:right w:w="108" w:type="dxa"/>
      </w:tblCellMar>
    </w:tblPr>
  </w:style>
  <w:style w:type="table" w:customStyle="1" w:styleId="78">
    <w:name w:val="_Style 70"/>
    <w:basedOn w:val="27"/>
    <w:qFormat/>
    <w:uiPriority w:val="0"/>
    <w:pPr>
      <w:widowControl w:val="0"/>
      <w:jc w:val="both"/>
    </w:pPr>
    <w:tblPr>
      <w:tblCellMar>
        <w:top w:w="0" w:type="dxa"/>
        <w:left w:w="108" w:type="dxa"/>
        <w:bottom w:w="0" w:type="dxa"/>
        <w:right w:w="108" w:type="dxa"/>
      </w:tblCellMar>
    </w:tblPr>
  </w:style>
  <w:style w:type="table" w:customStyle="1" w:styleId="79">
    <w:name w:val="_Style 71"/>
    <w:basedOn w:val="27"/>
    <w:qFormat/>
    <w:uiPriority w:val="0"/>
    <w:pPr>
      <w:widowControl w:val="0"/>
      <w:jc w:val="both"/>
    </w:pPr>
    <w:tblPr>
      <w:tblCellMar>
        <w:top w:w="0" w:type="dxa"/>
        <w:left w:w="108" w:type="dxa"/>
        <w:bottom w:w="0" w:type="dxa"/>
        <w:right w:w="108" w:type="dxa"/>
      </w:tblCellMar>
    </w:tblPr>
  </w:style>
  <w:style w:type="table" w:customStyle="1" w:styleId="80">
    <w:name w:val="_Style 72"/>
    <w:basedOn w:val="27"/>
    <w:qFormat/>
    <w:uiPriority w:val="0"/>
    <w:tblPr>
      <w:tblCellMar>
        <w:top w:w="15" w:type="dxa"/>
        <w:left w:w="15" w:type="dxa"/>
        <w:bottom w:w="15" w:type="dxa"/>
        <w:right w:w="15" w:type="dxa"/>
      </w:tblCellMar>
    </w:tblPr>
  </w:style>
  <w:style w:type="table" w:customStyle="1" w:styleId="81">
    <w:name w:val="_Style 73"/>
    <w:basedOn w:val="27"/>
    <w:qFormat/>
    <w:uiPriority w:val="0"/>
    <w:tblPr>
      <w:tblCellMar>
        <w:top w:w="15" w:type="dxa"/>
        <w:left w:w="15" w:type="dxa"/>
        <w:bottom w:w="15" w:type="dxa"/>
        <w:right w:w="15" w:type="dxa"/>
      </w:tblCellMar>
    </w:tblPr>
  </w:style>
  <w:style w:type="table" w:customStyle="1" w:styleId="82">
    <w:name w:val="_Style 74"/>
    <w:basedOn w:val="27"/>
    <w:qFormat/>
    <w:uiPriority w:val="0"/>
    <w:tblPr>
      <w:tblCellMar>
        <w:top w:w="15" w:type="dxa"/>
        <w:left w:w="15" w:type="dxa"/>
        <w:bottom w:w="15" w:type="dxa"/>
        <w:right w:w="15" w:type="dxa"/>
      </w:tblCellMar>
    </w:tblPr>
  </w:style>
  <w:style w:type="table" w:customStyle="1" w:styleId="83">
    <w:name w:val="_Style 75"/>
    <w:basedOn w:val="27"/>
    <w:qFormat/>
    <w:uiPriority w:val="0"/>
    <w:tblPr>
      <w:tblCellMar>
        <w:top w:w="15" w:type="dxa"/>
        <w:left w:w="15" w:type="dxa"/>
        <w:bottom w:w="15" w:type="dxa"/>
        <w:right w:w="15" w:type="dxa"/>
      </w:tblCellMar>
    </w:tblPr>
  </w:style>
  <w:style w:type="table" w:customStyle="1" w:styleId="84">
    <w:name w:val="_Style 76"/>
    <w:basedOn w:val="27"/>
    <w:qFormat/>
    <w:uiPriority w:val="0"/>
    <w:tblPr>
      <w:tblCellMar>
        <w:top w:w="15" w:type="dxa"/>
        <w:left w:w="15" w:type="dxa"/>
        <w:bottom w:w="15" w:type="dxa"/>
        <w:right w:w="15" w:type="dxa"/>
      </w:tblCellMar>
    </w:tblPr>
  </w:style>
  <w:style w:type="table" w:customStyle="1" w:styleId="85">
    <w:name w:val="_Style 77"/>
    <w:basedOn w:val="27"/>
    <w:qFormat/>
    <w:uiPriority w:val="0"/>
    <w:tblPr>
      <w:tblCellMar>
        <w:top w:w="15" w:type="dxa"/>
        <w:left w:w="15" w:type="dxa"/>
        <w:bottom w:w="15" w:type="dxa"/>
        <w:right w:w="15" w:type="dxa"/>
      </w:tblCellMar>
    </w:tblPr>
  </w:style>
  <w:style w:type="table" w:customStyle="1" w:styleId="86">
    <w:name w:val="_Style 78"/>
    <w:basedOn w:val="27"/>
    <w:qFormat/>
    <w:uiPriority w:val="0"/>
    <w:tblPr>
      <w:tblCellMar>
        <w:top w:w="15" w:type="dxa"/>
        <w:left w:w="15" w:type="dxa"/>
        <w:bottom w:w="15" w:type="dxa"/>
        <w:right w:w="15" w:type="dxa"/>
      </w:tblCellMar>
    </w:tblPr>
  </w:style>
  <w:style w:type="table" w:customStyle="1" w:styleId="87">
    <w:name w:val="_Style 79"/>
    <w:basedOn w:val="27"/>
    <w:qFormat/>
    <w:uiPriority w:val="0"/>
    <w:tblPr>
      <w:tblCellMar>
        <w:top w:w="15" w:type="dxa"/>
        <w:left w:w="15" w:type="dxa"/>
        <w:bottom w:w="15" w:type="dxa"/>
        <w:right w:w="15" w:type="dxa"/>
      </w:tblCellMar>
    </w:tblPr>
  </w:style>
  <w:style w:type="table" w:customStyle="1" w:styleId="88">
    <w:name w:val="_Style 80"/>
    <w:basedOn w:val="27"/>
    <w:qFormat/>
    <w:uiPriority w:val="0"/>
    <w:tblPr>
      <w:tblCellMar>
        <w:top w:w="15" w:type="dxa"/>
        <w:left w:w="15" w:type="dxa"/>
        <w:bottom w:w="15" w:type="dxa"/>
        <w:right w:w="15" w:type="dxa"/>
      </w:tblCellMar>
    </w:tblPr>
  </w:style>
  <w:style w:type="table" w:customStyle="1" w:styleId="89">
    <w:name w:val="_Style 81"/>
    <w:basedOn w:val="27"/>
    <w:qFormat/>
    <w:uiPriority w:val="0"/>
    <w:tblPr>
      <w:tblCellMar>
        <w:top w:w="15" w:type="dxa"/>
        <w:left w:w="15" w:type="dxa"/>
        <w:bottom w:w="15" w:type="dxa"/>
        <w:right w:w="15" w:type="dxa"/>
      </w:tblCellMar>
    </w:tblPr>
  </w:style>
  <w:style w:type="table" w:customStyle="1" w:styleId="90">
    <w:name w:val="_Style 82"/>
    <w:basedOn w:val="27"/>
    <w:qFormat/>
    <w:uiPriority w:val="0"/>
    <w:tblPr>
      <w:tblCellMar>
        <w:top w:w="15" w:type="dxa"/>
        <w:left w:w="15" w:type="dxa"/>
        <w:bottom w:w="15" w:type="dxa"/>
        <w:right w:w="15" w:type="dxa"/>
      </w:tblCellMar>
    </w:tblPr>
  </w:style>
  <w:style w:type="table" w:customStyle="1" w:styleId="91">
    <w:name w:val="_Style 83"/>
    <w:basedOn w:val="27"/>
    <w:qFormat/>
    <w:uiPriority w:val="0"/>
    <w:tblPr>
      <w:tblCellMar>
        <w:top w:w="15" w:type="dxa"/>
        <w:left w:w="15" w:type="dxa"/>
        <w:bottom w:w="15" w:type="dxa"/>
        <w:right w:w="15" w:type="dxa"/>
      </w:tblCellMar>
    </w:tblPr>
  </w:style>
  <w:style w:type="table" w:customStyle="1" w:styleId="92">
    <w:name w:val="_Style 84"/>
    <w:basedOn w:val="27"/>
    <w:qFormat/>
    <w:uiPriority w:val="0"/>
    <w:tblPr>
      <w:tblCellMar>
        <w:top w:w="15" w:type="dxa"/>
        <w:left w:w="15" w:type="dxa"/>
        <w:bottom w:w="15" w:type="dxa"/>
        <w:right w:w="15" w:type="dxa"/>
      </w:tblCellMar>
    </w:tblPr>
  </w:style>
  <w:style w:type="table" w:customStyle="1" w:styleId="93">
    <w:name w:val="_Style 85"/>
    <w:basedOn w:val="27"/>
    <w:qFormat/>
    <w:uiPriority w:val="0"/>
    <w:tblPr>
      <w:tblCellMar>
        <w:top w:w="15" w:type="dxa"/>
        <w:left w:w="15" w:type="dxa"/>
        <w:bottom w:w="15" w:type="dxa"/>
        <w:right w:w="15" w:type="dxa"/>
      </w:tblCellMar>
    </w:tblPr>
  </w:style>
  <w:style w:type="table" w:customStyle="1" w:styleId="94">
    <w:name w:val="_Style 86"/>
    <w:basedOn w:val="27"/>
    <w:qFormat/>
    <w:uiPriority w:val="0"/>
    <w:tblPr>
      <w:tblCellMar>
        <w:top w:w="15" w:type="dxa"/>
        <w:left w:w="15" w:type="dxa"/>
        <w:bottom w:w="15" w:type="dxa"/>
        <w:right w:w="15" w:type="dxa"/>
      </w:tblCellMar>
    </w:tblPr>
  </w:style>
  <w:style w:type="table" w:customStyle="1" w:styleId="95">
    <w:name w:val="_Style 87"/>
    <w:basedOn w:val="27"/>
    <w:qFormat/>
    <w:uiPriority w:val="0"/>
    <w:tblPr>
      <w:tblCellMar>
        <w:top w:w="15" w:type="dxa"/>
        <w:left w:w="15" w:type="dxa"/>
        <w:bottom w:w="15" w:type="dxa"/>
        <w:right w:w="15" w:type="dxa"/>
      </w:tblCellMar>
    </w:tblPr>
  </w:style>
  <w:style w:type="table" w:customStyle="1" w:styleId="96">
    <w:name w:val="_Style 88"/>
    <w:basedOn w:val="27"/>
    <w:qFormat/>
    <w:uiPriority w:val="0"/>
    <w:tblPr>
      <w:tblCellMar>
        <w:top w:w="15" w:type="dxa"/>
        <w:left w:w="15" w:type="dxa"/>
        <w:bottom w:w="15" w:type="dxa"/>
        <w:right w:w="15" w:type="dxa"/>
      </w:tblCellMar>
    </w:tblPr>
  </w:style>
  <w:style w:type="table" w:customStyle="1" w:styleId="97">
    <w:name w:val="_Style 89"/>
    <w:basedOn w:val="27"/>
    <w:qFormat/>
    <w:uiPriority w:val="0"/>
    <w:tblPr>
      <w:tblCellMar>
        <w:top w:w="15" w:type="dxa"/>
        <w:left w:w="15" w:type="dxa"/>
        <w:bottom w:w="15" w:type="dxa"/>
        <w:right w:w="15" w:type="dxa"/>
      </w:tblCellMar>
    </w:tblPr>
  </w:style>
  <w:style w:type="table" w:customStyle="1" w:styleId="98">
    <w:name w:val="_Style 90"/>
    <w:basedOn w:val="27"/>
    <w:qFormat/>
    <w:uiPriority w:val="0"/>
    <w:tblPr>
      <w:tblCellMar>
        <w:top w:w="15" w:type="dxa"/>
        <w:left w:w="15" w:type="dxa"/>
        <w:bottom w:w="15" w:type="dxa"/>
        <w:right w:w="15" w:type="dxa"/>
      </w:tblCellMar>
    </w:tblPr>
  </w:style>
  <w:style w:type="table" w:customStyle="1" w:styleId="99">
    <w:name w:val="_Style 91"/>
    <w:basedOn w:val="27"/>
    <w:qFormat/>
    <w:uiPriority w:val="0"/>
    <w:tblPr>
      <w:tblCellMar>
        <w:top w:w="15" w:type="dxa"/>
        <w:left w:w="15" w:type="dxa"/>
        <w:bottom w:w="15" w:type="dxa"/>
        <w:right w:w="15" w:type="dxa"/>
      </w:tblCellMar>
    </w:tblPr>
  </w:style>
  <w:style w:type="table" w:customStyle="1" w:styleId="100">
    <w:name w:val="_Style 92"/>
    <w:basedOn w:val="27"/>
    <w:qFormat/>
    <w:uiPriority w:val="0"/>
    <w:tblPr>
      <w:tblCellMar>
        <w:top w:w="15" w:type="dxa"/>
        <w:left w:w="15" w:type="dxa"/>
        <w:bottom w:w="15" w:type="dxa"/>
        <w:right w:w="15" w:type="dxa"/>
      </w:tblCellMar>
    </w:tblPr>
  </w:style>
  <w:style w:type="table" w:customStyle="1" w:styleId="101">
    <w:name w:val="_Style 93"/>
    <w:basedOn w:val="27"/>
    <w:qFormat/>
    <w:uiPriority w:val="0"/>
    <w:tblPr>
      <w:tblCellMar>
        <w:top w:w="15" w:type="dxa"/>
        <w:left w:w="15" w:type="dxa"/>
        <w:bottom w:w="15" w:type="dxa"/>
        <w:right w:w="15" w:type="dxa"/>
      </w:tblCellMar>
    </w:tblPr>
  </w:style>
  <w:style w:type="table" w:customStyle="1" w:styleId="102">
    <w:name w:val="_Style 94"/>
    <w:basedOn w:val="27"/>
    <w:qFormat/>
    <w:uiPriority w:val="0"/>
    <w:tblPr>
      <w:tblCellMar>
        <w:top w:w="15" w:type="dxa"/>
        <w:left w:w="15" w:type="dxa"/>
        <w:bottom w:w="15" w:type="dxa"/>
        <w:right w:w="15" w:type="dxa"/>
      </w:tblCellMar>
    </w:tblPr>
  </w:style>
  <w:style w:type="table" w:customStyle="1" w:styleId="103">
    <w:name w:val="_Style 95"/>
    <w:basedOn w:val="27"/>
    <w:qFormat/>
    <w:uiPriority w:val="0"/>
    <w:tblPr>
      <w:tblCellMar>
        <w:top w:w="15" w:type="dxa"/>
        <w:left w:w="15" w:type="dxa"/>
        <w:bottom w:w="15" w:type="dxa"/>
        <w:right w:w="15" w:type="dxa"/>
      </w:tblCellMar>
    </w:tblPr>
  </w:style>
  <w:style w:type="table" w:customStyle="1" w:styleId="104">
    <w:name w:val="_Style 96"/>
    <w:basedOn w:val="27"/>
    <w:qFormat/>
    <w:uiPriority w:val="0"/>
    <w:tblPr>
      <w:tblCellMar>
        <w:top w:w="15" w:type="dxa"/>
        <w:left w:w="15" w:type="dxa"/>
        <w:bottom w:w="15" w:type="dxa"/>
        <w:right w:w="15" w:type="dxa"/>
      </w:tblCellMar>
    </w:tblPr>
  </w:style>
  <w:style w:type="table" w:customStyle="1" w:styleId="105">
    <w:name w:val="_Style 97"/>
    <w:basedOn w:val="27"/>
    <w:qFormat/>
    <w:uiPriority w:val="0"/>
    <w:tblPr>
      <w:tblCellMar>
        <w:top w:w="15" w:type="dxa"/>
        <w:left w:w="15" w:type="dxa"/>
        <w:bottom w:w="15" w:type="dxa"/>
        <w:right w:w="15" w:type="dxa"/>
      </w:tblCellMar>
    </w:tblPr>
  </w:style>
  <w:style w:type="table" w:customStyle="1" w:styleId="106">
    <w:name w:val="_Style 98"/>
    <w:basedOn w:val="27"/>
    <w:qFormat/>
    <w:uiPriority w:val="0"/>
    <w:tblPr>
      <w:tblCellMar>
        <w:top w:w="15" w:type="dxa"/>
        <w:left w:w="15" w:type="dxa"/>
        <w:bottom w:w="15" w:type="dxa"/>
        <w:right w:w="15" w:type="dxa"/>
      </w:tblCellMar>
    </w:tblPr>
  </w:style>
  <w:style w:type="table" w:customStyle="1" w:styleId="107">
    <w:name w:val="_Style 99"/>
    <w:basedOn w:val="27"/>
    <w:qFormat/>
    <w:uiPriority w:val="0"/>
    <w:tblPr>
      <w:tblCellMar>
        <w:top w:w="15" w:type="dxa"/>
        <w:left w:w="15" w:type="dxa"/>
        <w:bottom w:w="15" w:type="dxa"/>
        <w:right w:w="15" w:type="dxa"/>
      </w:tblCellMar>
    </w:tblPr>
  </w:style>
  <w:style w:type="table" w:customStyle="1" w:styleId="108">
    <w:name w:val="_Style 100"/>
    <w:basedOn w:val="27"/>
    <w:qFormat/>
    <w:uiPriority w:val="0"/>
    <w:tblPr>
      <w:tblCellMar>
        <w:top w:w="15" w:type="dxa"/>
        <w:left w:w="15" w:type="dxa"/>
        <w:bottom w:w="15" w:type="dxa"/>
        <w:right w:w="15" w:type="dxa"/>
      </w:tblCellMar>
    </w:tblPr>
  </w:style>
  <w:style w:type="table" w:customStyle="1" w:styleId="109">
    <w:name w:val="_Style 101"/>
    <w:basedOn w:val="27"/>
    <w:qFormat/>
    <w:uiPriority w:val="0"/>
    <w:tblPr>
      <w:tblCellMar>
        <w:top w:w="15" w:type="dxa"/>
        <w:left w:w="15" w:type="dxa"/>
        <w:bottom w:w="15" w:type="dxa"/>
        <w:right w:w="15" w:type="dxa"/>
      </w:tblCellMar>
    </w:tblPr>
  </w:style>
  <w:style w:type="table" w:customStyle="1" w:styleId="110">
    <w:name w:val="_Style 102"/>
    <w:basedOn w:val="27"/>
    <w:qFormat/>
    <w:uiPriority w:val="0"/>
    <w:tblPr>
      <w:tblCellMar>
        <w:top w:w="15" w:type="dxa"/>
        <w:left w:w="15" w:type="dxa"/>
        <w:bottom w:w="15" w:type="dxa"/>
        <w:right w:w="15" w:type="dxa"/>
      </w:tblCellMar>
    </w:tblPr>
  </w:style>
  <w:style w:type="table" w:customStyle="1" w:styleId="111">
    <w:name w:val="_Style 103"/>
    <w:basedOn w:val="27"/>
    <w:qFormat/>
    <w:uiPriority w:val="0"/>
    <w:tblPr>
      <w:tblCellMar>
        <w:top w:w="15" w:type="dxa"/>
        <w:left w:w="15" w:type="dxa"/>
        <w:bottom w:w="15" w:type="dxa"/>
        <w:right w:w="15" w:type="dxa"/>
      </w:tblCellMar>
    </w:tblPr>
  </w:style>
  <w:style w:type="table" w:customStyle="1" w:styleId="112">
    <w:name w:val="_Style 104"/>
    <w:basedOn w:val="27"/>
    <w:qFormat/>
    <w:uiPriority w:val="0"/>
    <w:tblPr>
      <w:tblCellMar>
        <w:top w:w="15" w:type="dxa"/>
        <w:left w:w="15" w:type="dxa"/>
        <w:bottom w:w="15" w:type="dxa"/>
        <w:right w:w="15" w:type="dxa"/>
      </w:tblCellMar>
    </w:tblPr>
  </w:style>
  <w:style w:type="table" w:customStyle="1" w:styleId="113">
    <w:name w:val="_Style 105"/>
    <w:basedOn w:val="27"/>
    <w:qFormat/>
    <w:uiPriority w:val="0"/>
    <w:tblPr>
      <w:tblCellMar>
        <w:top w:w="15" w:type="dxa"/>
        <w:left w:w="15" w:type="dxa"/>
        <w:bottom w:w="15" w:type="dxa"/>
        <w:right w:w="15" w:type="dxa"/>
      </w:tblCellMar>
    </w:tblPr>
  </w:style>
  <w:style w:type="table" w:customStyle="1" w:styleId="114">
    <w:name w:val="_Style 106"/>
    <w:basedOn w:val="27"/>
    <w:qFormat/>
    <w:uiPriority w:val="0"/>
    <w:tblPr>
      <w:tblCellMar>
        <w:top w:w="15" w:type="dxa"/>
        <w:left w:w="15" w:type="dxa"/>
        <w:bottom w:w="15" w:type="dxa"/>
        <w:right w:w="15" w:type="dxa"/>
      </w:tblCellMar>
    </w:tblPr>
  </w:style>
  <w:style w:type="table" w:customStyle="1" w:styleId="115">
    <w:name w:val="_Style 107"/>
    <w:basedOn w:val="27"/>
    <w:qFormat/>
    <w:uiPriority w:val="0"/>
    <w:tblPr>
      <w:tblCellMar>
        <w:top w:w="15" w:type="dxa"/>
        <w:left w:w="15" w:type="dxa"/>
        <w:bottom w:w="15" w:type="dxa"/>
        <w:right w:w="15" w:type="dxa"/>
      </w:tblCellMar>
    </w:tblPr>
  </w:style>
  <w:style w:type="table" w:customStyle="1" w:styleId="116">
    <w:name w:val="_Style 108"/>
    <w:basedOn w:val="27"/>
    <w:qFormat/>
    <w:uiPriority w:val="0"/>
    <w:tblPr>
      <w:tblCellMar>
        <w:top w:w="15" w:type="dxa"/>
        <w:left w:w="15" w:type="dxa"/>
        <w:bottom w:w="15" w:type="dxa"/>
        <w:right w:w="15" w:type="dxa"/>
      </w:tblCellMar>
    </w:tblPr>
  </w:style>
  <w:style w:type="table" w:customStyle="1" w:styleId="117">
    <w:name w:val="_Style 109"/>
    <w:basedOn w:val="27"/>
    <w:qFormat/>
    <w:uiPriority w:val="0"/>
    <w:tblPr>
      <w:tblCellMar>
        <w:top w:w="15" w:type="dxa"/>
        <w:left w:w="15" w:type="dxa"/>
        <w:bottom w:w="15" w:type="dxa"/>
        <w:right w:w="15" w:type="dxa"/>
      </w:tblCellMar>
    </w:tblPr>
  </w:style>
  <w:style w:type="table" w:customStyle="1" w:styleId="118">
    <w:name w:val="_Style 110"/>
    <w:basedOn w:val="27"/>
    <w:qFormat/>
    <w:uiPriority w:val="0"/>
    <w:tblPr>
      <w:tblCellMar>
        <w:top w:w="0" w:type="dxa"/>
        <w:left w:w="115" w:type="dxa"/>
        <w:bottom w:w="0" w:type="dxa"/>
        <w:right w:w="115" w:type="dxa"/>
      </w:tblCellMar>
    </w:tblPr>
  </w:style>
  <w:style w:type="table" w:customStyle="1" w:styleId="119">
    <w:name w:val="_Style 111"/>
    <w:basedOn w:val="27"/>
    <w:qFormat/>
    <w:uiPriority w:val="0"/>
    <w:tblPr>
      <w:tblCellMar>
        <w:top w:w="0" w:type="dxa"/>
        <w:left w:w="115" w:type="dxa"/>
        <w:bottom w:w="0" w:type="dxa"/>
        <w:right w:w="115" w:type="dxa"/>
      </w:tblCellMar>
    </w:tblPr>
  </w:style>
  <w:style w:type="table" w:customStyle="1" w:styleId="120">
    <w:name w:val="_Style 112"/>
    <w:basedOn w:val="27"/>
    <w:qFormat/>
    <w:uiPriority w:val="0"/>
    <w:tblPr>
      <w:tblCellMar>
        <w:top w:w="0" w:type="dxa"/>
        <w:left w:w="0" w:type="dxa"/>
        <w:bottom w:w="0" w:type="dxa"/>
        <w:right w:w="0" w:type="dxa"/>
      </w:tblCellMar>
    </w:tblPr>
  </w:style>
  <w:style w:type="paragraph" w:customStyle="1" w:styleId="121">
    <w:name w:val="Revision"/>
    <w:hidden/>
    <w:semiHidden/>
    <w:qFormat/>
    <w:uiPriority w:val="99"/>
    <w:rPr>
      <w:rFonts w:ascii="Times New Roman" w:hAnsi="Times New Roman" w:eastAsia="Times New Roman" w:cs="Times New Roman"/>
      <w:sz w:val="24"/>
      <w:szCs w:val="24"/>
      <w:lang w:val="en" w:eastAsia="en-US" w:bidi="ar-SA"/>
    </w:rPr>
  </w:style>
  <w:style w:type="character" w:customStyle="1" w:styleId="122">
    <w:name w:val="Comment Text Char"/>
    <w:basedOn w:val="8"/>
    <w:link w:val="13"/>
    <w:semiHidden/>
    <w:qFormat/>
    <w:uiPriority w:val="99"/>
    <w:rPr>
      <w:sz w:val="20"/>
      <w:szCs w:val="20"/>
    </w:rPr>
  </w:style>
  <w:style w:type="character" w:customStyle="1" w:styleId="123">
    <w:name w:val="Comment Subject Char"/>
    <w:basedOn w:val="122"/>
    <w:link w:val="14"/>
    <w:semiHidden/>
    <w:qFormat/>
    <w:uiPriority w:val="99"/>
    <w:rPr>
      <w:b/>
      <w:bCs/>
      <w:sz w:val="20"/>
      <w:szCs w:val="20"/>
    </w:rPr>
  </w:style>
  <w:style w:type="paragraph" w:styleId="124">
    <w:name w:val="List Paragraph"/>
    <w:basedOn w:val="1"/>
    <w:qFormat/>
    <w:uiPriority w:val="34"/>
    <w:pPr>
      <w:ind w:left="720"/>
      <w:contextualSpacing/>
    </w:pPr>
  </w:style>
  <w:style w:type="paragraph" w:customStyle="1" w:styleId="125">
    <w:name w:val="Table Paragraph"/>
    <w:basedOn w:val="1"/>
    <w:qFormat/>
    <w:uiPriority w:val="1"/>
    <w:pPr>
      <w:spacing w:before="49"/>
      <w:ind w:left="93"/>
    </w:pPr>
    <w:rPr>
      <w:rFonts w:ascii="Arial" w:hAnsi="Arial" w:eastAsia="Arial" w:cs="Arial"/>
      <w:lang w:val="zh-CN"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0" Type="http://schemas.microsoft.com/office/2011/relationships/people" Target="people.xml"/><Relationship Id="rId4" Type="http://schemas.microsoft.com/office/2011/relationships/commentsExtended" Target="commentsExtended.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comments" Target="comment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w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cQxdDsdtTLJS4FndvuHVV68GqQ==">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81</Pages>
  <Words>20620</Words>
  <Characters>120035</Characters>
  <Lines>2964</Lines>
  <Paragraphs>1152</Paragraphs>
  <TotalTime>6</TotalTime>
  <ScaleCrop>false</ScaleCrop>
  <LinksUpToDate>false</LinksUpToDate>
  <CharactersWithSpaces>140184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2026-09-18T18:28:00Z</dcterms:created>
  <dc:creator>Milica Radić</dc:creator>
  <cp:lastModifiedBy>Milica Radić</cp:lastModifiedBy>
  <dcterms:modified xsi:type="dcterms:W3CDTF">2026-10-04T13:56:31Z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AFD8CBE0B21949AD9A3C1748CA1C1847_13</vt:lpwstr>
  </property>
  <property fmtid="{D5CDD505-2E9C-101B-9397-08002B2CF9AE}" pid="4" name="KSOTemplateDocerSaveRecord">
    <vt:lpwstr>eyJoZGlkIjoiNDY2NjZiODA5Yzc0OGUwZTMxOWFkNjU1ODMzZWFlYzkiLCJ1c2VySWQiOiI4MTA4ODk5MzY3MzI0In0=</vt:lpwstr>
  </property>
</Properties>
</file>